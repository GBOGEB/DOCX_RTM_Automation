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4F1AC" w14:textId="37B62814" w:rsidR="001A691B" w:rsidRPr="009A5060" w:rsidRDefault="001A691B" w:rsidP="00C179E5">
      <w:pPr>
        <w:spacing w:line="240" w:lineRule="auto"/>
      </w:pPr>
    </w:p>
    <w:p w14:paraId="642819D7" w14:textId="77777777" w:rsidR="001A691B" w:rsidRPr="009A5060" w:rsidRDefault="001A691B" w:rsidP="00C179E5">
      <w:pPr>
        <w:spacing w:line="240" w:lineRule="auto"/>
      </w:pPr>
    </w:p>
    <w:p w14:paraId="71743C72" w14:textId="0FCB1752" w:rsidR="00CC6880" w:rsidRPr="009A5060" w:rsidRDefault="0085540D" w:rsidP="00C179E5">
      <w:pPr>
        <w:spacing w:line="240" w:lineRule="auto"/>
      </w:pPr>
      <w:r w:rsidRPr="009A5060">
        <w:t>SCK CEN</w:t>
      </w:r>
      <w:r w:rsidR="00CC6880" w:rsidRPr="009A5060">
        <w:t xml:space="preserve"> Ref.: </w:t>
      </w:r>
      <w:fldSimple w:instr=" DOCPROPERTY  &quot;Common Attributes_Short Reference&quot;  \* MERGEFORMAT ">
        <w:r w:rsidR="00041F61">
          <w:t>SCK CEN/90508872</w:t>
        </w:r>
      </w:fldSimple>
    </w:p>
    <w:p w14:paraId="14468194" w14:textId="77777777" w:rsidR="00CC6880" w:rsidRPr="009A5060" w:rsidRDefault="00CC6880" w:rsidP="00C179E5">
      <w:pPr>
        <w:spacing w:line="240" w:lineRule="auto"/>
      </w:pPr>
    </w:p>
    <w:p w14:paraId="6FE5D864" w14:textId="77777777" w:rsidR="001A691B" w:rsidRPr="009A5060" w:rsidRDefault="001A691B" w:rsidP="00C179E5">
      <w:pPr>
        <w:spacing w:line="240" w:lineRule="auto"/>
      </w:pPr>
    </w:p>
    <w:p w14:paraId="5FAB550F" w14:textId="77777777" w:rsidR="001A691B" w:rsidRPr="009A5060" w:rsidRDefault="001A691B" w:rsidP="00C179E5">
      <w:pPr>
        <w:spacing w:line="240" w:lineRule="auto"/>
      </w:pPr>
    </w:p>
    <w:p w14:paraId="4AEB0D78" w14:textId="288AB5FB" w:rsidR="00CC6880" w:rsidRPr="009A5060" w:rsidRDefault="00CC6880" w:rsidP="00C179E5">
      <w:pPr>
        <w:spacing w:line="240" w:lineRule="auto"/>
        <w:rPr>
          <w:color w:val="562873"/>
          <w:sz w:val="40"/>
          <w:szCs w:val="40"/>
        </w:rPr>
      </w:pPr>
      <w:r w:rsidRPr="009A5060">
        <w:rPr>
          <w:color w:val="562873"/>
          <w:sz w:val="40"/>
          <w:szCs w:val="40"/>
        </w:rPr>
        <w:fldChar w:fldCharType="begin"/>
      </w:r>
      <w:r w:rsidRPr="009A5060">
        <w:rPr>
          <w:color w:val="562873"/>
          <w:sz w:val="40"/>
          <w:szCs w:val="40"/>
        </w:rPr>
        <w:instrText xml:space="preserve"> DOCPROPERTY  Name  \* MERGEFORMAT </w:instrText>
      </w:r>
      <w:r w:rsidRPr="009A5060">
        <w:rPr>
          <w:color w:val="562873"/>
          <w:sz w:val="40"/>
          <w:szCs w:val="40"/>
        </w:rPr>
        <w:fldChar w:fldCharType="separate"/>
      </w:r>
      <w:r w:rsidR="00041F61">
        <w:rPr>
          <w:color w:val="562873"/>
          <w:sz w:val="40"/>
          <w:szCs w:val="40"/>
        </w:rPr>
        <w:t>Addendum II -  Cryoplant Technical Requirements</w:t>
      </w:r>
      <w:r w:rsidRPr="009A5060">
        <w:rPr>
          <w:color w:val="562873"/>
          <w:sz w:val="40"/>
          <w:szCs w:val="40"/>
        </w:rPr>
        <w:fldChar w:fldCharType="end"/>
      </w:r>
    </w:p>
    <w:p w14:paraId="36709973" w14:textId="36100E26" w:rsidR="00CC6880" w:rsidRPr="009A5060" w:rsidRDefault="001A691B" w:rsidP="00C179E5">
      <w:pPr>
        <w:spacing w:line="240" w:lineRule="auto"/>
        <w:rPr>
          <w:color w:val="984A9C"/>
          <w:sz w:val="28"/>
          <w:szCs w:val="28"/>
        </w:rPr>
      </w:pPr>
      <w:r w:rsidRPr="009A5060">
        <w:rPr>
          <w:color w:val="984A9C"/>
          <w:sz w:val="28"/>
          <w:szCs w:val="28"/>
        </w:rPr>
        <w:t>Technical Specifications and Project Requirement</w:t>
      </w:r>
    </w:p>
    <w:p w14:paraId="18BB96FD" w14:textId="77777777" w:rsidR="00CC6880" w:rsidRPr="009A5060" w:rsidRDefault="00CC6880" w:rsidP="00C179E5">
      <w:pPr>
        <w:spacing w:line="240" w:lineRule="auto"/>
      </w:pPr>
    </w:p>
    <w:p w14:paraId="6F9C22F3" w14:textId="77777777" w:rsidR="001A691B" w:rsidRPr="009A5060" w:rsidRDefault="001A691B" w:rsidP="00C179E5">
      <w:pPr>
        <w:spacing w:line="240" w:lineRule="auto"/>
      </w:pPr>
      <w:r w:rsidRPr="009A5060">
        <w:rPr>
          <w:rStyle w:val="NormalsemiboldChar"/>
        </w:rPr>
        <w:t>Tender reference:</w:t>
      </w:r>
      <w:r w:rsidRPr="009A5060">
        <w:t xml:space="preserve"> 2024-106-IVE</w:t>
      </w:r>
    </w:p>
    <w:p w14:paraId="53F5C993" w14:textId="77777777" w:rsidR="00CC6880" w:rsidRPr="009A5060" w:rsidRDefault="00CC6880" w:rsidP="00C179E5">
      <w:pPr>
        <w:spacing w:line="240" w:lineRule="auto"/>
        <w:rPr>
          <w:sz w:val="18"/>
          <w:szCs w:val="18"/>
        </w:rPr>
      </w:pPr>
    </w:p>
    <w:p w14:paraId="1742EBA4" w14:textId="77777777" w:rsidR="00CC6880" w:rsidRPr="009A5060" w:rsidRDefault="00CC6880" w:rsidP="00C179E5">
      <w:pPr>
        <w:spacing w:line="240" w:lineRule="auto"/>
        <w:rPr>
          <w:b/>
          <w:sz w:val="18"/>
          <w:szCs w:val="18"/>
        </w:rPr>
      </w:pPr>
      <w:r w:rsidRPr="009A5060">
        <w:rPr>
          <w:sz w:val="18"/>
          <w:szCs w:val="18"/>
        </w:rPr>
        <w:t xml:space="preserve">© </w:t>
      </w:r>
      <w:r w:rsidR="0085540D" w:rsidRPr="009A5060">
        <w:rPr>
          <w:sz w:val="18"/>
          <w:szCs w:val="18"/>
        </w:rPr>
        <w:t>SCK CEN</w:t>
      </w:r>
      <w:r w:rsidR="0031633E" w:rsidRPr="009A5060">
        <w:rPr>
          <w:sz w:val="18"/>
          <w:szCs w:val="18"/>
        </w:rPr>
        <w:t xml:space="preserve"> - </w:t>
      </w:r>
      <w:r w:rsidRPr="009A5060">
        <w:rPr>
          <w:sz w:val="18"/>
          <w:szCs w:val="18"/>
        </w:rPr>
        <w:t>Stichting van Openbaar Nut – Fondation d'Utilité Publique ‐ Foundation of Public Utility</w:t>
      </w:r>
      <w:r w:rsidRPr="009A5060">
        <w:rPr>
          <w:sz w:val="18"/>
          <w:szCs w:val="18"/>
        </w:rPr>
        <w:br/>
      </w:r>
      <w:r w:rsidRPr="009A5060">
        <w:rPr>
          <w:b/>
          <w:sz w:val="18"/>
          <w:szCs w:val="18"/>
        </w:rPr>
        <w:t>Registered Office:</w:t>
      </w:r>
      <w:r w:rsidR="0031633E" w:rsidRPr="009A5060">
        <w:rPr>
          <w:b/>
          <w:sz w:val="18"/>
          <w:szCs w:val="18"/>
        </w:rPr>
        <w:t xml:space="preserve"> </w:t>
      </w:r>
      <w:r w:rsidRPr="009A5060">
        <w:rPr>
          <w:sz w:val="18"/>
          <w:szCs w:val="18"/>
        </w:rPr>
        <w:t>Avenue Herrmann Debroux 40 – BE‐1160 BRUSSEL</w:t>
      </w:r>
      <w:r w:rsidRPr="009A5060">
        <w:rPr>
          <w:sz w:val="18"/>
          <w:szCs w:val="18"/>
        </w:rPr>
        <w:br/>
      </w:r>
      <w:r w:rsidRPr="009A5060">
        <w:rPr>
          <w:b/>
          <w:sz w:val="18"/>
          <w:szCs w:val="18"/>
        </w:rPr>
        <w:t>Research Centres:</w:t>
      </w:r>
    </w:p>
    <w:p w14:paraId="7D56A0E1" w14:textId="77777777" w:rsidR="00CC6880" w:rsidRPr="009A5060" w:rsidRDefault="00CC6880" w:rsidP="00C179E5">
      <w:pPr>
        <w:spacing w:line="240" w:lineRule="auto"/>
        <w:rPr>
          <w:sz w:val="18"/>
          <w:szCs w:val="18"/>
        </w:rPr>
      </w:pPr>
      <w:r w:rsidRPr="009A5060">
        <w:rPr>
          <w:sz w:val="18"/>
          <w:szCs w:val="18"/>
        </w:rPr>
        <w:t>Boeretang 200 - 2400 MOL – Belgium</w:t>
      </w:r>
    </w:p>
    <w:p w14:paraId="7F66E1AD" w14:textId="77777777" w:rsidR="00CC6880" w:rsidRPr="009A5060" w:rsidRDefault="00CC6880" w:rsidP="00C179E5">
      <w:pPr>
        <w:spacing w:line="240" w:lineRule="auto"/>
        <w:rPr>
          <w:sz w:val="18"/>
          <w:szCs w:val="18"/>
        </w:rPr>
      </w:pPr>
      <w:r w:rsidRPr="009A5060">
        <w:rPr>
          <w:sz w:val="18"/>
          <w:szCs w:val="18"/>
        </w:rPr>
        <w:t>Chemin du Cyclotron 6 - 1348 Ottignies-Louvain-la-Neuve – Belgium</w:t>
      </w:r>
    </w:p>
    <w:p w14:paraId="28ECB97D" w14:textId="02F6A0E4" w:rsidR="00CC6880" w:rsidRPr="009A5060" w:rsidRDefault="00CC6880" w:rsidP="00C179E5">
      <w:pPr>
        <w:spacing w:line="240" w:lineRule="auto"/>
        <w:rPr>
          <w:sz w:val="18"/>
          <w:szCs w:val="18"/>
        </w:rPr>
      </w:pPr>
      <w:hyperlink r:id="rId11" w:history="1">
        <w:r w:rsidRPr="009A5060">
          <w:rPr>
            <w:rStyle w:val="Hyperlink"/>
            <w:sz w:val="18"/>
            <w:szCs w:val="18"/>
          </w:rPr>
          <w:t>www.sckcen.be</w:t>
        </w:r>
      </w:hyperlink>
    </w:p>
    <w:p w14:paraId="1C94ABD5" w14:textId="77777777" w:rsidR="00CC6880" w:rsidRPr="009A5060" w:rsidRDefault="00CC6880" w:rsidP="00C179E5">
      <w:pPr>
        <w:spacing w:line="240" w:lineRule="auto"/>
        <w:rPr>
          <w:sz w:val="18"/>
          <w:szCs w:val="18"/>
        </w:rPr>
      </w:pPr>
    </w:p>
    <w:p w14:paraId="0E90BF6E" w14:textId="77777777" w:rsidR="00CC6880" w:rsidRPr="009A5060" w:rsidRDefault="00CC6880" w:rsidP="00C179E5">
      <w:pPr>
        <w:spacing w:line="240" w:lineRule="auto"/>
      </w:pPr>
      <w:r w:rsidRPr="009A5060">
        <w:t>Copyright Rules</w:t>
      </w:r>
    </w:p>
    <w:p w14:paraId="620CA983" w14:textId="77777777" w:rsidR="00CC6880" w:rsidRPr="009A5060" w:rsidRDefault="00CC6880" w:rsidP="00C179E5">
      <w:pPr>
        <w:spacing w:line="240" w:lineRule="auto"/>
        <w:rPr>
          <w:sz w:val="18"/>
          <w:szCs w:val="18"/>
        </w:rPr>
      </w:pPr>
      <w:r w:rsidRPr="009A5060">
        <w:rPr>
          <w:sz w:val="18"/>
          <w:szCs w:val="18"/>
        </w:rPr>
        <w:t xml:space="preserve">All property rights and copyright are reserved to </w:t>
      </w:r>
      <w:r w:rsidR="0085540D" w:rsidRPr="009A5060">
        <w:rPr>
          <w:sz w:val="18"/>
          <w:szCs w:val="18"/>
        </w:rPr>
        <w:t xml:space="preserve">SCK </w:t>
      </w:r>
      <w:r w:rsidR="007A2C67" w:rsidRPr="009A5060">
        <w:rPr>
          <w:sz w:val="18"/>
          <w:szCs w:val="18"/>
        </w:rPr>
        <w:t xml:space="preserve">CEN.  </w:t>
      </w:r>
      <w:r w:rsidRPr="009A5060">
        <w:rPr>
          <w:sz w:val="18"/>
          <w:szCs w:val="18"/>
        </w:rPr>
        <w:t xml:space="preserve">In case of a contractual arrangement with </w:t>
      </w:r>
      <w:r w:rsidR="0085540D" w:rsidRPr="009A5060">
        <w:rPr>
          <w:sz w:val="18"/>
          <w:szCs w:val="18"/>
        </w:rPr>
        <w:t>SCK CEN</w:t>
      </w:r>
      <w:r w:rsidRPr="009A5060">
        <w:rPr>
          <w:sz w:val="18"/>
          <w:szCs w:val="18"/>
        </w:rPr>
        <w:t xml:space="preserve">, the use of this information by a Third Party, or for any purpose other than for which it is intended </w:t>
      </w:r>
      <w:r w:rsidR="0085540D" w:rsidRPr="009A5060">
        <w:rPr>
          <w:sz w:val="18"/>
          <w:szCs w:val="18"/>
        </w:rPr>
        <w:t>based on</w:t>
      </w:r>
      <w:r w:rsidRPr="009A5060">
        <w:rPr>
          <w:sz w:val="18"/>
          <w:szCs w:val="18"/>
        </w:rPr>
        <w:t xml:space="preserve"> the contract, is not authorized</w:t>
      </w:r>
      <w:r w:rsidR="007A2C67" w:rsidRPr="009A5060">
        <w:rPr>
          <w:sz w:val="18"/>
          <w:szCs w:val="18"/>
        </w:rPr>
        <w:t xml:space="preserve">.  </w:t>
      </w:r>
      <w:r w:rsidRPr="009A5060">
        <w:rPr>
          <w:sz w:val="18"/>
          <w:szCs w:val="18"/>
        </w:rPr>
        <w:t xml:space="preserve">With respect to any unauthorized use, </w:t>
      </w:r>
      <w:r w:rsidR="0085540D" w:rsidRPr="009A5060">
        <w:rPr>
          <w:sz w:val="18"/>
          <w:szCs w:val="18"/>
        </w:rPr>
        <w:t>SCK CEN</w:t>
      </w:r>
      <w:r w:rsidRPr="009A5060">
        <w:rPr>
          <w:sz w:val="18"/>
          <w:szCs w:val="18"/>
        </w:rPr>
        <w:t xml:space="preserve"> makes no representation or warranty, expressed or implied, and assumes no liability as to the completeness, accuracy or usefulness of the information contained in this document, or that its use may not infringe privately owned rights.</w:t>
      </w:r>
    </w:p>
    <w:p w14:paraId="1ACFFC88" w14:textId="77777777" w:rsidR="00CC6880" w:rsidRPr="009A5060" w:rsidRDefault="00CC6880" w:rsidP="00C179E5">
      <w:pPr>
        <w:spacing w:line="240" w:lineRule="auto"/>
        <w:rPr>
          <w:sz w:val="18"/>
          <w:szCs w:val="18"/>
        </w:rPr>
      </w:pPr>
    </w:p>
    <w:p w14:paraId="38179D23" w14:textId="77777777" w:rsidR="00094F3D" w:rsidRPr="009A5060" w:rsidRDefault="00CC6880" w:rsidP="00C179E5">
      <w:pPr>
        <w:spacing w:line="240" w:lineRule="auto"/>
        <w:rPr>
          <w:sz w:val="18"/>
          <w:szCs w:val="18"/>
        </w:rPr>
      </w:pPr>
      <w:r w:rsidRPr="009A5060">
        <w:rPr>
          <w:noProof/>
          <w:sz w:val="18"/>
          <w:szCs w:val="18"/>
        </w:rPr>
        <w:drawing>
          <wp:inline distT="0" distB="0" distL="0" distR="0" wp14:anchorId="08827677" wp14:editId="720F7CBE">
            <wp:extent cx="6035722" cy="1304014"/>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mail logo sck cen.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93516" cy="1316500"/>
                    </a:xfrm>
                    <a:prstGeom prst="rect">
                      <a:avLst/>
                    </a:prstGeom>
                  </pic:spPr>
                </pic:pic>
              </a:graphicData>
            </a:graphic>
          </wp:inline>
        </w:drawing>
      </w:r>
    </w:p>
    <w:p w14:paraId="7CF4163C" w14:textId="77777777" w:rsidR="001A691B" w:rsidRPr="009A5060" w:rsidRDefault="001A691B" w:rsidP="00C179E5">
      <w:pPr>
        <w:spacing w:line="240" w:lineRule="auto"/>
      </w:pPr>
      <w:r w:rsidRPr="009A5060">
        <w:br w:type="page"/>
      </w:r>
    </w:p>
    <w:bookmarkStart w:id="0" w:name="_Toc202536065" w:displacedByCustomXml="next"/>
    <w:bookmarkStart w:id="1" w:name="_Toc200491754" w:displacedByCustomXml="next"/>
    <w:bookmarkStart w:id="2" w:name="_Toc188541024" w:displacedByCustomXml="next"/>
    <w:bookmarkStart w:id="3" w:name="_Toc175324093" w:displacedByCustomXml="next"/>
    <w:sdt>
      <w:sdtPr>
        <w:rPr>
          <w:rFonts w:ascii="Segoe UI" w:eastAsia="Calibri" w:hAnsi="Segoe UI" w:cs="Times New Roman"/>
          <w:color w:val="auto"/>
          <w:sz w:val="20"/>
          <w:szCs w:val="22"/>
          <w:lang w:val="en-GB"/>
        </w:rPr>
        <w:id w:val="1043873490"/>
        <w:docPartObj>
          <w:docPartGallery w:val="Table of Contents"/>
          <w:docPartUnique/>
        </w:docPartObj>
      </w:sdtPr>
      <w:sdtEndPr>
        <w:rPr>
          <w:b/>
          <w:bCs/>
        </w:rPr>
      </w:sdtEndPr>
      <w:sdtContent>
        <w:p w14:paraId="0451BFFF" w14:textId="649D7980" w:rsidR="00BE12A9" w:rsidRPr="009A5060" w:rsidRDefault="00543D02" w:rsidP="00C179E5">
          <w:pPr>
            <w:pStyle w:val="TOCHeading"/>
            <w:spacing w:line="240" w:lineRule="auto"/>
            <w:rPr>
              <w:lang w:val="en-GB"/>
            </w:rPr>
          </w:pPr>
          <w:r w:rsidRPr="009A5060">
            <w:rPr>
              <w:lang w:val="en-GB"/>
            </w:rPr>
            <w:t>Table of Contents</w:t>
          </w:r>
        </w:p>
        <w:p w14:paraId="20EAEC5F" w14:textId="3DC4BBD3" w:rsidR="00B65B0D" w:rsidRDefault="00BE12A9" w:rsidP="00C179E5">
          <w:pPr>
            <w:pStyle w:val="TOC2"/>
            <w:tabs>
              <w:tab w:val="left" w:pos="800"/>
              <w:tab w:val="right" w:leader="dot" w:pos="9730"/>
            </w:tabs>
            <w:spacing w:line="240" w:lineRule="auto"/>
            <w:rPr>
              <w:rFonts w:eastAsiaTheme="minorEastAsia" w:cstheme="minorBidi"/>
              <w:smallCaps w:val="0"/>
              <w:noProof/>
              <w:kern w:val="2"/>
              <w:sz w:val="24"/>
              <w:szCs w:val="24"/>
              <w:lang w:val="en-US"/>
              <w14:ligatures w14:val="standardContextual"/>
            </w:rPr>
          </w:pPr>
          <w:r w:rsidRPr="009A5060">
            <w:fldChar w:fldCharType="begin"/>
          </w:r>
          <w:r w:rsidRPr="009A5060">
            <w:instrText xml:space="preserve"> TOC \o "1-3" \h \z \u </w:instrText>
          </w:r>
          <w:r w:rsidRPr="009A5060">
            <w:fldChar w:fldCharType="separate"/>
          </w:r>
          <w:hyperlink w:anchor="_Toc216340906" w:history="1">
            <w:r w:rsidR="00B65B0D" w:rsidRPr="00370B50">
              <w:rPr>
                <w:rStyle w:val="Hyperlink"/>
                <w:noProof/>
              </w:rPr>
              <w:t>I.1</w:t>
            </w:r>
            <w:r w:rsidR="00B65B0D">
              <w:rPr>
                <w:rFonts w:eastAsiaTheme="minorEastAsia" w:cstheme="minorBidi"/>
                <w:smallCaps w:val="0"/>
                <w:noProof/>
                <w:kern w:val="2"/>
                <w:sz w:val="24"/>
                <w:szCs w:val="24"/>
                <w:lang w:val="en-US"/>
                <w14:ligatures w14:val="standardContextual"/>
              </w:rPr>
              <w:tab/>
            </w:r>
            <w:r w:rsidR="00B65B0D" w:rsidRPr="00370B50">
              <w:rPr>
                <w:rStyle w:val="Hyperlink"/>
                <w:noProof/>
              </w:rPr>
              <w:t>Abbreviations</w:t>
            </w:r>
            <w:r w:rsidR="00B65B0D">
              <w:rPr>
                <w:noProof/>
                <w:webHidden/>
              </w:rPr>
              <w:tab/>
            </w:r>
            <w:r w:rsidR="00B65B0D">
              <w:rPr>
                <w:noProof/>
                <w:webHidden/>
              </w:rPr>
              <w:fldChar w:fldCharType="begin"/>
            </w:r>
            <w:r w:rsidR="00B65B0D">
              <w:rPr>
                <w:noProof/>
                <w:webHidden/>
              </w:rPr>
              <w:instrText xml:space="preserve"> PAGEREF _Toc216340906 \h </w:instrText>
            </w:r>
            <w:r w:rsidR="00B65B0D">
              <w:rPr>
                <w:noProof/>
                <w:webHidden/>
              </w:rPr>
            </w:r>
            <w:r w:rsidR="00B65B0D">
              <w:rPr>
                <w:noProof/>
                <w:webHidden/>
              </w:rPr>
              <w:fldChar w:fldCharType="separate"/>
            </w:r>
            <w:r w:rsidR="00041F61">
              <w:rPr>
                <w:noProof/>
                <w:webHidden/>
              </w:rPr>
              <w:t>5</w:t>
            </w:r>
            <w:r w:rsidR="00B65B0D">
              <w:rPr>
                <w:noProof/>
                <w:webHidden/>
              </w:rPr>
              <w:fldChar w:fldCharType="end"/>
            </w:r>
          </w:hyperlink>
        </w:p>
        <w:p w14:paraId="6F7AB5F3" w14:textId="53D43E84" w:rsidR="00B65B0D" w:rsidRDefault="00B65B0D" w:rsidP="00C179E5">
          <w:pPr>
            <w:pStyle w:val="TOC2"/>
            <w:tabs>
              <w:tab w:val="left" w:pos="8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0907" w:history="1">
            <w:r w:rsidRPr="00370B50">
              <w:rPr>
                <w:rStyle w:val="Hyperlink"/>
                <w:noProof/>
              </w:rPr>
              <w:t>I.2</w:t>
            </w:r>
            <w:r>
              <w:rPr>
                <w:rFonts w:eastAsiaTheme="minorEastAsia" w:cstheme="minorBidi"/>
                <w:smallCaps w:val="0"/>
                <w:noProof/>
                <w:kern w:val="2"/>
                <w:sz w:val="24"/>
                <w:szCs w:val="24"/>
                <w:lang w:val="en-US"/>
                <w14:ligatures w14:val="standardContextual"/>
              </w:rPr>
              <w:tab/>
            </w:r>
            <w:r w:rsidRPr="00370B50">
              <w:rPr>
                <w:rStyle w:val="Hyperlink"/>
                <w:noProof/>
              </w:rPr>
              <w:t>Terms and Definitions</w:t>
            </w:r>
            <w:r>
              <w:rPr>
                <w:noProof/>
                <w:webHidden/>
              </w:rPr>
              <w:tab/>
            </w:r>
            <w:r>
              <w:rPr>
                <w:noProof/>
                <w:webHidden/>
              </w:rPr>
              <w:fldChar w:fldCharType="begin"/>
            </w:r>
            <w:r>
              <w:rPr>
                <w:noProof/>
                <w:webHidden/>
              </w:rPr>
              <w:instrText xml:space="preserve"> PAGEREF _Toc216340907 \h </w:instrText>
            </w:r>
            <w:r>
              <w:rPr>
                <w:noProof/>
                <w:webHidden/>
              </w:rPr>
            </w:r>
            <w:r>
              <w:rPr>
                <w:noProof/>
                <w:webHidden/>
              </w:rPr>
              <w:fldChar w:fldCharType="separate"/>
            </w:r>
            <w:r w:rsidR="00041F61">
              <w:rPr>
                <w:noProof/>
                <w:webHidden/>
              </w:rPr>
              <w:t>6</w:t>
            </w:r>
            <w:r>
              <w:rPr>
                <w:noProof/>
                <w:webHidden/>
              </w:rPr>
              <w:fldChar w:fldCharType="end"/>
            </w:r>
          </w:hyperlink>
        </w:p>
        <w:p w14:paraId="51A32962" w14:textId="16F3FEC7" w:rsidR="00B65B0D" w:rsidRDefault="00B65B0D" w:rsidP="00C179E5">
          <w:pPr>
            <w:pStyle w:val="TOC2"/>
            <w:tabs>
              <w:tab w:val="left" w:pos="8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0908" w:history="1">
            <w:r w:rsidRPr="00370B50">
              <w:rPr>
                <w:rStyle w:val="Hyperlink"/>
                <w:noProof/>
              </w:rPr>
              <w:t>I.3</w:t>
            </w:r>
            <w:r>
              <w:rPr>
                <w:rFonts w:eastAsiaTheme="minorEastAsia" w:cstheme="minorBidi"/>
                <w:smallCaps w:val="0"/>
                <w:noProof/>
                <w:kern w:val="2"/>
                <w:sz w:val="24"/>
                <w:szCs w:val="24"/>
                <w:lang w:val="en-US"/>
                <w14:ligatures w14:val="standardContextual"/>
              </w:rPr>
              <w:tab/>
            </w:r>
            <w:r w:rsidRPr="00370B50">
              <w:rPr>
                <w:rStyle w:val="Hyperlink"/>
                <w:noProof/>
              </w:rPr>
              <w:t>Table of Figures</w:t>
            </w:r>
            <w:r>
              <w:rPr>
                <w:noProof/>
                <w:webHidden/>
              </w:rPr>
              <w:tab/>
            </w:r>
            <w:r>
              <w:rPr>
                <w:noProof/>
                <w:webHidden/>
              </w:rPr>
              <w:fldChar w:fldCharType="begin"/>
            </w:r>
            <w:r>
              <w:rPr>
                <w:noProof/>
                <w:webHidden/>
              </w:rPr>
              <w:instrText xml:space="preserve"> PAGEREF _Toc216340908 \h </w:instrText>
            </w:r>
            <w:r>
              <w:rPr>
                <w:noProof/>
                <w:webHidden/>
              </w:rPr>
            </w:r>
            <w:r>
              <w:rPr>
                <w:noProof/>
                <w:webHidden/>
              </w:rPr>
              <w:fldChar w:fldCharType="separate"/>
            </w:r>
            <w:r w:rsidR="00041F61">
              <w:rPr>
                <w:noProof/>
                <w:webHidden/>
              </w:rPr>
              <w:t>9</w:t>
            </w:r>
            <w:r>
              <w:rPr>
                <w:noProof/>
                <w:webHidden/>
              </w:rPr>
              <w:fldChar w:fldCharType="end"/>
            </w:r>
          </w:hyperlink>
        </w:p>
        <w:p w14:paraId="7B77630C" w14:textId="75BD7BDA" w:rsidR="00B65B0D" w:rsidRDefault="00B65B0D" w:rsidP="00C179E5">
          <w:pPr>
            <w:pStyle w:val="TOC2"/>
            <w:tabs>
              <w:tab w:val="left" w:pos="8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0909" w:history="1">
            <w:r w:rsidRPr="00370B50">
              <w:rPr>
                <w:rStyle w:val="Hyperlink"/>
                <w:noProof/>
              </w:rPr>
              <w:t>I.4</w:t>
            </w:r>
            <w:r>
              <w:rPr>
                <w:rFonts w:eastAsiaTheme="minorEastAsia" w:cstheme="minorBidi"/>
                <w:smallCaps w:val="0"/>
                <w:noProof/>
                <w:kern w:val="2"/>
                <w:sz w:val="24"/>
                <w:szCs w:val="24"/>
                <w:lang w:val="en-US"/>
                <w14:ligatures w14:val="standardContextual"/>
              </w:rPr>
              <w:tab/>
            </w:r>
            <w:r w:rsidRPr="00370B50">
              <w:rPr>
                <w:rStyle w:val="Hyperlink"/>
                <w:noProof/>
              </w:rPr>
              <w:t>Table of Tables</w:t>
            </w:r>
            <w:r>
              <w:rPr>
                <w:noProof/>
                <w:webHidden/>
              </w:rPr>
              <w:tab/>
            </w:r>
            <w:r>
              <w:rPr>
                <w:noProof/>
                <w:webHidden/>
              </w:rPr>
              <w:fldChar w:fldCharType="begin"/>
            </w:r>
            <w:r>
              <w:rPr>
                <w:noProof/>
                <w:webHidden/>
              </w:rPr>
              <w:instrText xml:space="preserve"> PAGEREF _Toc216340909 \h </w:instrText>
            </w:r>
            <w:r>
              <w:rPr>
                <w:noProof/>
                <w:webHidden/>
              </w:rPr>
            </w:r>
            <w:r>
              <w:rPr>
                <w:noProof/>
                <w:webHidden/>
              </w:rPr>
              <w:fldChar w:fldCharType="separate"/>
            </w:r>
            <w:r w:rsidR="00041F61">
              <w:rPr>
                <w:noProof/>
                <w:webHidden/>
              </w:rPr>
              <w:t>10</w:t>
            </w:r>
            <w:r>
              <w:rPr>
                <w:noProof/>
                <w:webHidden/>
              </w:rPr>
              <w:fldChar w:fldCharType="end"/>
            </w:r>
          </w:hyperlink>
        </w:p>
        <w:p w14:paraId="2E1FCA62" w14:textId="5D1707E3" w:rsidR="00B65B0D" w:rsidRDefault="00B65B0D" w:rsidP="00C179E5">
          <w:pPr>
            <w:pStyle w:val="TOC1"/>
            <w:tabs>
              <w:tab w:val="left" w:pos="400"/>
              <w:tab w:val="right" w:leader="dot" w:pos="9730"/>
            </w:tabs>
            <w:spacing w:line="240" w:lineRule="auto"/>
            <w:rPr>
              <w:rFonts w:eastAsiaTheme="minorEastAsia" w:cstheme="minorBidi"/>
              <w:b w:val="0"/>
              <w:bCs w:val="0"/>
              <w:caps w:val="0"/>
              <w:noProof/>
              <w:kern w:val="2"/>
              <w:sz w:val="24"/>
              <w:szCs w:val="24"/>
              <w:lang w:val="en-US"/>
              <w14:ligatures w14:val="standardContextual"/>
            </w:rPr>
          </w:pPr>
          <w:hyperlink w:anchor="_Toc216340910" w:history="1">
            <w:r w:rsidRPr="00370B50">
              <w:rPr>
                <w:rStyle w:val="Hyperlink"/>
                <w:noProof/>
              </w:rPr>
              <w:t>1</w:t>
            </w:r>
            <w:r>
              <w:rPr>
                <w:rFonts w:eastAsiaTheme="minorEastAsia" w:cstheme="minorBidi"/>
                <w:b w:val="0"/>
                <w:bCs w:val="0"/>
                <w:caps w:val="0"/>
                <w:noProof/>
                <w:kern w:val="2"/>
                <w:sz w:val="24"/>
                <w:szCs w:val="24"/>
                <w:lang w:val="en-US"/>
                <w14:ligatures w14:val="standardContextual"/>
              </w:rPr>
              <w:tab/>
            </w:r>
            <w:r w:rsidRPr="00370B50">
              <w:rPr>
                <w:rStyle w:val="Hyperlink"/>
                <w:noProof/>
              </w:rPr>
              <w:t>Introduction</w:t>
            </w:r>
            <w:r>
              <w:rPr>
                <w:noProof/>
                <w:webHidden/>
              </w:rPr>
              <w:tab/>
            </w:r>
            <w:r>
              <w:rPr>
                <w:noProof/>
                <w:webHidden/>
              </w:rPr>
              <w:fldChar w:fldCharType="begin"/>
            </w:r>
            <w:r>
              <w:rPr>
                <w:noProof/>
                <w:webHidden/>
              </w:rPr>
              <w:instrText xml:space="preserve"> PAGEREF _Toc216340910 \h </w:instrText>
            </w:r>
            <w:r>
              <w:rPr>
                <w:noProof/>
                <w:webHidden/>
              </w:rPr>
            </w:r>
            <w:r>
              <w:rPr>
                <w:noProof/>
                <w:webHidden/>
              </w:rPr>
              <w:fldChar w:fldCharType="separate"/>
            </w:r>
            <w:r w:rsidR="00041F61">
              <w:rPr>
                <w:noProof/>
                <w:webHidden/>
              </w:rPr>
              <w:t>12</w:t>
            </w:r>
            <w:r>
              <w:rPr>
                <w:noProof/>
                <w:webHidden/>
              </w:rPr>
              <w:fldChar w:fldCharType="end"/>
            </w:r>
          </w:hyperlink>
        </w:p>
        <w:p w14:paraId="14A3D15E" w14:textId="40D40CA7" w:rsidR="00B65B0D" w:rsidRDefault="00B65B0D" w:rsidP="00C179E5">
          <w:pPr>
            <w:pStyle w:val="TOC2"/>
            <w:tabs>
              <w:tab w:val="left" w:pos="8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0911" w:history="1">
            <w:r w:rsidRPr="00370B50">
              <w:rPr>
                <w:rStyle w:val="Hyperlink"/>
                <w:noProof/>
              </w:rPr>
              <w:t>1.1</w:t>
            </w:r>
            <w:r>
              <w:rPr>
                <w:rFonts w:eastAsiaTheme="minorEastAsia" w:cstheme="minorBidi"/>
                <w:smallCaps w:val="0"/>
                <w:noProof/>
                <w:kern w:val="2"/>
                <w:sz w:val="24"/>
                <w:szCs w:val="24"/>
                <w:lang w:val="en-US"/>
                <w14:ligatures w14:val="standardContextual"/>
              </w:rPr>
              <w:tab/>
            </w:r>
            <w:r w:rsidRPr="00370B50">
              <w:rPr>
                <w:rStyle w:val="Hyperlink"/>
                <w:noProof/>
              </w:rPr>
              <w:t>The LINAC</w:t>
            </w:r>
            <w:r>
              <w:rPr>
                <w:noProof/>
                <w:webHidden/>
              </w:rPr>
              <w:tab/>
            </w:r>
            <w:r>
              <w:rPr>
                <w:noProof/>
                <w:webHidden/>
              </w:rPr>
              <w:fldChar w:fldCharType="begin"/>
            </w:r>
            <w:r>
              <w:rPr>
                <w:noProof/>
                <w:webHidden/>
              </w:rPr>
              <w:instrText xml:space="preserve"> PAGEREF _Toc216340911 \h </w:instrText>
            </w:r>
            <w:r>
              <w:rPr>
                <w:noProof/>
                <w:webHidden/>
              </w:rPr>
            </w:r>
            <w:r>
              <w:rPr>
                <w:noProof/>
                <w:webHidden/>
              </w:rPr>
              <w:fldChar w:fldCharType="separate"/>
            </w:r>
            <w:r w:rsidR="00041F61">
              <w:rPr>
                <w:noProof/>
                <w:webHidden/>
              </w:rPr>
              <w:t>12</w:t>
            </w:r>
            <w:r>
              <w:rPr>
                <w:noProof/>
                <w:webHidden/>
              </w:rPr>
              <w:fldChar w:fldCharType="end"/>
            </w:r>
          </w:hyperlink>
        </w:p>
        <w:p w14:paraId="6BA3CCBA" w14:textId="7E2B9C84" w:rsidR="00B65B0D" w:rsidRDefault="00B65B0D" w:rsidP="00C179E5">
          <w:pPr>
            <w:pStyle w:val="TOC2"/>
            <w:tabs>
              <w:tab w:val="left" w:pos="8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0912" w:history="1">
            <w:r w:rsidRPr="00370B50">
              <w:rPr>
                <w:rStyle w:val="Hyperlink"/>
                <w:noProof/>
              </w:rPr>
              <w:t>1.2</w:t>
            </w:r>
            <w:r>
              <w:rPr>
                <w:rFonts w:eastAsiaTheme="minorEastAsia" w:cstheme="minorBidi"/>
                <w:smallCaps w:val="0"/>
                <w:noProof/>
                <w:kern w:val="2"/>
                <w:sz w:val="24"/>
                <w:szCs w:val="24"/>
                <w:lang w:val="en-US"/>
                <w14:ligatures w14:val="standardContextual"/>
              </w:rPr>
              <w:tab/>
            </w:r>
            <w:r w:rsidRPr="00370B50">
              <w:rPr>
                <w:rStyle w:val="Hyperlink"/>
                <w:noProof/>
              </w:rPr>
              <w:t>Cryogenic System</w:t>
            </w:r>
            <w:r>
              <w:rPr>
                <w:noProof/>
                <w:webHidden/>
              </w:rPr>
              <w:tab/>
            </w:r>
            <w:r>
              <w:rPr>
                <w:noProof/>
                <w:webHidden/>
              </w:rPr>
              <w:fldChar w:fldCharType="begin"/>
            </w:r>
            <w:r>
              <w:rPr>
                <w:noProof/>
                <w:webHidden/>
              </w:rPr>
              <w:instrText xml:space="preserve"> PAGEREF _Toc216340912 \h </w:instrText>
            </w:r>
            <w:r>
              <w:rPr>
                <w:noProof/>
                <w:webHidden/>
              </w:rPr>
            </w:r>
            <w:r>
              <w:rPr>
                <w:noProof/>
                <w:webHidden/>
              </w:rPr>
              <w:fldChar w:fldCharType="separate"/>
            </w:r>
            <w:r w:rsidR="00041F61">
              <w:rPr>
                <w:noProof/>
                <w:webHidden/>
              </w:rPr>
              <w:t>12</w:t>
            </w:r>
            <w:r>
              <w:rPr>
                <w:noProof/>
                <w:webHidden/>
              </w:rPr>
              <w:fldChar w:fldCharType="end"/>
            </w:r>
          </w:hyperlink>
        </w:p>
        <w:p w14:paraId="05F1E3A6" w14:textId="7A0F3489" w:rsidR="00B65B0D" w:rsidRDefault="00B65B0D" w:rsidP="00C179E5">
          <w:pPr>
            <w:pStyle w:val="TOC2"/>
            <w:tabs>
              <w:tab w:val="left" w:pos="8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0913" w:history="1">
            <w:r w:rsidRPr="00370B50">
              <w:rPr>
                <w:rStyle w:val="Hyperlink"/>
                <w:noProof/>
              </w:rPr>
              <w:t>1.3</w:t>
            </w:r>
            <w:r>
              <w:rPr>
                <w:rFonts w:eastAsiaTheme="minorEastAsia" w:cstheme="minorBidi"/>
                <w:smallCaps w:val="0"/>
                <w:noProof/>
                <w:kern w:val="2"/>
                <w:sz w:val="24"/>
                <w:szCs w:val="24"/>
                <w:lang w:val="en-US"/>
                <w14:ligatures w14:val="standardContextual"/>
              </w:rPr>
              <w:tab/>
            </w:r>
            <w:r w:rsidRPr="00370B50">
              <w:rPr>
                <w:rStyle w:val="Hyperlink"/>
                <w:noProof/>
              </w:rPr>
              <w:t>Cryogenic Users</w:t>
            </w:r>
            <w:r>
              <w:rPr>
                <w:noProof/>
                <w:webHidden/>
              </w:rPr>
              <w:tab/>
            </w:r>
            <w:r>
              <w:rPr>
                <w:noProof/>
                <w:webHidden/>
              </w:rPr>
              <w:fldChar w:fldCharType="begin"/>
            </w:r>
            <w:r>
              <w:rPr>
                <w:noProof/>
                <w:webHidden/>
              </w:rPr>
              <w:instrText xml:space="preserve"> PAGEREF _Toc216340913 \h </w:instrText>
            </w:r>
            <w:r>
              <w:rPr>
                <w:noProof/>
                <w:webHidden/>
              </w:rPr>
            </w:r>
            <w:r>
              <w:rPr>
                <w:noProof/>
                <w:webHidden/>
              </w:rPr>
              <w:fldChar w:fldCharType="separate"/>
            </w:r>
            <w:r w:rsidR="00041F61">
              <w:rPr>
                <w:noProof/>
                <w:webHidden/>
              </w:rPr>
              <w:t>13</w:t>
            </w:r>
            <w:r>
              <w:rPr>
                <w:noProof/>
                <w:webHidden/>
              </w:rPr>
              <w:fldChar w:fldCharType="end"/>
            </w:r>
          </w:hyperlink>
        </w:p>
        <w:p w14:paraId="2BB71652" w14:textId="483489DE" w:rsidR="00B65B0D" w:rsidRDefault="00B65B0D" w:rsidP="00C179E5">
          <w:pPr>
            <w:pStyle w:val="TOC2"/>
            <w:tabs>
              <w:tab w:val="left" w:pos="8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0914" w:history="1">
            <w:r w:rsidRPr="00370B50">
              <w:rPr>
                <w:rStyle w:val="Hyperlink"/>
                <w:noProof/>
              </w:rPr>
              <w:t>1.4</w:t>
            </w:r>
            <w:r>
              <w:rPr>
                <w:rFonts w:eastAsiaTheme="minorEastAsia" w:cstheme="minorBidi"/>
                <w:smallCaps w:val="0"/>
                <w:noProof/>
                <w:kern w:val="2"/>
                <w:sz w:val="24"/>
                <w:szCs w:val="24"/>
                <w:lang w:val="en-US"/>
                <w14:ligatures w14:val="standardContextual"/>
              </w:rPr>
              <w:tab/>
            </w:r>
            <w:r w:rsidRPr="00370B50">
              <w:rPr>
                <w:rStyle w:val="Hyperlink"/>
                <w:noProof/>
              </w:rPr>
              <w:t>Overview of the He lines</w:t>
            </w:r>
            <w:r>
              <w:rPr>
                <w:noProof/>
                <w:webHidden/>
              </w:rPr>
              <w:tab/>
            </w:r>
            <w:r>
              <w:rPr>
                <w:noProof/>
                <w:webHidden/>
              </w:rPr>
              <w:fldChar w:fldCharType="begin"/>
            </w:r>
            <w:r>
              <w:rPr>
                <w:noProof/>
                <w:webHidden/>
              </w:rPr>
              <w:instrText xml:space="preserve"> PAGEREF _Toc216340914 \h </w:instrText>
            </w:r>
            <w:r>
              <w:rPr>
                <w:noProof/>
                <w:webHidden/>
              </w:rPr>
            </w:r>
            <w:r>
              <w:rPr>
                <w:noProof/>
                <w:webHidden/>
              </w:rPr>
              <w:fldChar w:fldCharType="separate"/>
            </w:r>
            <w:r w:rsidR="00041F61">
              <w:rPr>
                <w:noProof/>
                <w:webHidden/>
              </w:rPr>
              <w:t>14</w:t>
            </w:r>
            <w:r>
              <w:rPr>
                <w:noProof/>
                <w:webHidden/>
              </w:rPr>
              <w:fldChar w:fldCharType="end"/>
            </w:r>
          </w:hyperlink>
        </w:p>
        <w:p w14:paraId="29E0186A" w14:textId="03B92F99" w:rsidR="00B65B0D" w:rsidRDefault="00B65B0D" w:rsidP="00C179E5">
          <w:pPr>
            <w:pStyle w:val="TOC1"/>
            <w:tabs>
              <w:tab w:val="left" w:pos="600"/>
              <w:tab w:val="right" w:leader="dot" w:pos="9730"/>
            </w:tabs>
            <w:spacing w:line="240" w:lineRule="auto"/>
            <w:rPr>
              <w:rFonts w:eastAsiaTheme="minorEastAsia" w:cstheme="minorBidi"/>
              <w:b w:val="0"/>
              <w:bCs w:val="0"/>
              <w:caps w:val="0"/>
              <w:noProof/>
              <w:kern w:val="2"/>
              <w:sz w:val="24"/>
              <w:szCs w:val="24"/>
              <w:lang w:val="en-US"/>
              <w14:ligatures w14:val="standardContextual"/>
            </w:rPr>
          </w:pPr>
          <w:hyperlink w:anchor="_Toc216340915" w:history="1">
            <w:r w:rsidRPr="00370B50">
              <w:rPr>
                <w:rStyle w:val="Hyperlink"/>
                <w:noProof/>
              </w:rPr>
              <w:t>1.5</w:t>
            </w:r>
            <w:r>
              <w:rPr>
                <w:rFonts w:eastAsiaTheme="minorEastAsia" w:cstheme="minorBidi"/>
                <w:b w:val="0"/>
                <w:bCs w:val="0"/>
                <w:caps w:val="0"/>
                <w:noProof/>
                <w:kern w:val="2"/>
                <w:sz w:val="24"/>
                <w:szCs w:val="24"/>
                <w:lang w:val="en-US"/>
                <w14:ligatures w14:val="standardContextual"/>
              </w:rPr>
              <w:tab/>
            </w:r>
            <w:r w:rsidRPr="00370B50">
              <w:rPr>
                <w:rStyle w:val="Hyperlink"/>
                <w:noProof/>
              </w:rPr>
              <w:t>Introduction to QPLANT Control &amp; Interlock System, CIS services and infrastructure.</w:t>
            </w:r>
            <w:r>
              <w:rPr>
                <w:noProof/>
                <w:webHidden/>
              </w:rPr>
              <w:tab/>
            </w:r>
            <w:r>
              <w:rPr>
                <w:noProof/>
                <w:webHidden/>
              </w:rPr>
              <w:fldChar w:fldCharType="begin"/>
            </w:r>
            <w:r>
              <w:rPr>
                <w:noProof/>
                <w:webHidden/>
              </w:rPr>
              <w:instrText xml:space="preserve"> PAGEREF _Toc216340915 \h </w:instrText>
            </w:r>
            <w:r>
              <w:rPr>
                <w:noProof/>
                <w:webHidden/>
              </w:rPr>
            </w:r>
            <w:r>
              <w:rPr>
                <w:noProof/>
                <w:webHidden/>
              </w:rPr>
              <w:fldChar w:fldCharType="separate"/>
            </w:r>
            <w:r w:rsidR="00041F61">
              <w:rPr>
                <w:noProof/>
                <w:webHidden/>
              </w:rPr>
              <w:t>16</w:t>
            </w:r>
            <w:r>
              <w:rPr>
                <w:noProof/>
                <w:webHidden/>
              </w:rPr>
              <w:fldChar w:fldCharType="end"/>
            </w:r>
          </w:hyperlink>
        </w:p>
        <w:p w14:paraId="15155F12" w14:textId="736772FE" w:rsidR="00B65B0D" w:rsidRDefault="00B65B0D" w:rsidP="00C179E5">
          <w:pPr>
            <w:pStyle w:val="TOC1"/>
            <w:tabs>
              <w:tab w:val="left" w:pos="400"/>
              <w:tab w:val="right" w:leader="dot" w:pos="9730"/>
            </w:tabs>
            <w:spacing w:line="240" w:lineRule="auto"/>
            <w:rPr>
              <w:rFonts w:eastAsiaTheme="minorEastAsia" w:cstheme="minorBidi"/>
              <w:b w:val="0"/>
              <w:bCs w:val="0"/>
              <w:caps w:val="0"/>
              <w:noProof/>
              <w:kern w:val="2"/>
              <w:sz w:val="24"/>
              <w:szCs w:val="24"/>
              <w:lang w:val="en-US"/>
              <w14:ligatures w14:val="standardContextual"/>
            </w:rPr>
          </w:pPr>
          <w:hyperlink w:anchor="_Toc216340916" w:history="1">
            <w:r w:rsidRPr="00370B50">
              <w:rPr>
                <w:rStyle w:val="Hyperlink"/>
                <w:noProof/>
              </w:rPr>
              <w:t>2</w:t>
            </w:r>
            <w:r>
              <w:rPr>
                <w:rFonts w:eastAsiaTheme="minorEastAsia" w:cstheme="minorBidi"/>
                <w:b w:val="0"/>
                <w:bCs w:val="0"/>
                <w:caps w:val="0"/>
                <w:noProof/>
                <w:kern w:val="2"/>
                <w:sz w:val="24"/>
                <w:szCs w:val="24"/>
                <w:lang w:val="en-US"/>
                <w14:ligatures w14:val="standardContextual"/>
              </w:rPr>
              <w:tab/>
            </w:r>
            <w:r w:rsidRPr="00370B50">
              <w:rPr>
                <w:rStyle w:val="Hyperlink"/>
                <w:noProof/>
              </w:rPr>
              <w:t>Nature of the Procurement</w:t>
            </w:r>
            <w:r>
              <w:rPr>
                <w:noProof/>
                <w:webHidden/>
              </w:rPr>
              <w:tab/>
            </w:r>
            <w:r>
              <w:rPr>
                <w:noProof/>
                <w:webHidden/>
              </w:rPr>
              <w:fldChar w:fldCharType="begin"/>
            </w:r>
            <w:r>
              <w:rPr>
                <w:noProof/>
                <w:webHidden/>
              </w:rPr>
              <w:instrText xml:space="preserve"> PAGEREF _Toc216340916 \h </w:instrText>
            </w:r>
            <w:r>
              <w:rPr>
                <w:noProof/>
                <w:webHidden/>
              </w:rPr>
            </w:r>
            <w:r>
              <w:rPr>
                <w:noProof/>
                <w:webHidden/>
              </w:rPr>
              <w:fldChar w:fldCharType="separate"/>
            </w:r>
            <w:r w:rsidR="00041F61">
              <w:rPr>
                <w:noProof/>
                <w:webHidden/>
              </w:rPr>
              <w:t>17</w:t>
            </w:r>
            <w:r>
              <w:rPr>
                <w:noProof/>
                <w:webHidden/>
              </w:rPr>
              <w:fldChar w:fldCharType="end"/>
            </w:r>
          </w:hyperlink>
        </w:p>
        <w:p w14:paraId="6FECF0BB" w14:textId="194EF901" w:rsidR="00B65B0D" w:rsidRDefault="00B65B0D" w:rsidP="00C179E5">
          <w:pPr>
            <w:pStyle w:val="TOC2"/>
            <w:tabs>
              <w:tab w:val="left" w:pos="8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0917" w:history="1">
            <w:r w:rsidRPr="00370B50">
              <w:rPr>
                <w:rStyle w:val="Hyperlink"/>
                <w:noProof/>
              </w:rPr>
              <w:t>2.1</w:t>
            </w:r>
            <w:r>
              <w:rPr>
                <w:rFonts w:eastAsiaTheme="minorEastAsia" w:cstheme="minorBidi"/>
                <w:smallCaps w:val="0"/>
                <w:noProof/>
                <w:kern w:val="2"/>
                <w:sz w:val="24"/>
                <w:szCs w:val="24"/>
                <w:lang w:val="en-US"/>
                <w14:ligatures w14:val="standardContextual"/>
              </w:rPr>
              <w:tab/>
            </w:r>
            <w:r w:rsidRPr="00370B50">
              <w:rPr>
                <w:rStyle w:val="Hyperlink"/>
                <w:noProof/>
              </w:rPr>
              <w:t>Scope of Work by the Contractor</w:t>
            </w:r>
            <w:r>
              <w:rPr>
                <w:noProof/>
                <w:webHidden/>
              </w:rPr>
              <w:tab/>
            </w:r>
            <w:r>
              <w:rPr>
                <w:noProof/>
                <w:webHidden/>
              </w:rPr>
              <w:fldChar w:fldCharType="begin"/>
            </w:r>
            <w:r>
              <w:rPr>
                <w:noProof/>
                <w:webHidden/>
              </w:rPr>
              <w:instrText xml:space="preserve"> PAGEREF _Toc216340917 \h </w:instrText>
            </w:r>
            <w:r>
              <w:rPr>
                <w:noProof/>
                <w:webHidden/>
              </w:rPr>
            </w:r>
            <w:r>
              <w:rPr>
                <w:noProof/>
                <w:webHidden/>
              </w:rPr>
              <w:fldChar w:fldCharType="separate"/>
            </w:r>
            <w:r w:rsidR="00041F61">
              <w:rPr>
                <w:noProof/>
                <w:webHidden/>
              </w:rPr>
              <w:t>17</w:t>
            </w:r>
            <w:r>
              <w:rPr>
                <w:noProof/>
                <w:webHidden/>
              </w:rPr>
              <w:fldChar w:fldCharType="end"/>
            </w:r>
          </w:hyperlink>
        </w:p>
        <w:p w14:paraId="6FDC22CD" w14:textId="4A630599" w:rsidR="00B65B0D" w:rsidRDefault="00B65B0D" w:rsidP="00C179E5">
          <w:pPr>
            <w:pStyle w:val="TOC2"/>
            <w:tabs>
              <w:tab w:val="left" w:pos="8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0918" w:history="1">
            <w:r w:rsidRPr="00370B50">
              <w:rPr>
                <w:rStyle w:val="Hyperlink"/>
                <w:noProof/>
              </w:rPr>
              <w:t>2.2</w:t>
            </w:r>
            <w:r>
              <w:rPr>
                <w:rFonts w:eastAsiaTheme="minorEastAsia" w:cstheme="minorBidi"/>
                <w:smallCaps w:val="0"/>
                <w:noProof/>
                <w:kern w:val="2"/>
                <w:sz w:val="24"/>
                <w:szCs w:val="24"/>
                <w:lang w:val="en-US"/>
                <w14:ligatures w14:val="standardContextual"/>
              </w:rPr>
              <w:tab/>
            </w:r>
            <w:r w:rsidRPr="00370B50">
              <w:rPr>
                <w:rStyle w:val="Hyperlink"/>
                <w:noProof/>
              </w:rPr>
              <w:t>Scope of Supply by the Contractor</w:t>
            </w:r>
            <w:r>
              <w:rPr>
                <w:noProof/>
                <w:webHidden/>
              </w:rPr>
              <w:tab/>
            </w:r>
            <w:r>
              <w:rPr>
                <w:noProof/>
                <w:webHidden/>
              </w:rPr>
              <w:fldChar w:fldCharType="begin"/>
            </w:r>
            <w:r>
              <w:rPr>
                <w:noProof/>
                <w:webHidden/>
              </w:rPr>
              <w:instrText xml:space="preserve"> PAGEREF _Toc216340918 \h </w:instrText>
            </w:r>
            <w:r>
              <w:rPr>
                <w:noProof/>
                <w:webHidden/>
              </w:rPr>
            </w:r>
            <w:r>
              <w:rPr>
                <w:noProof/>
                <w:webHidden/>
              </w:rPr>
              <w:fldChar w:fldCharType="separate"/>
            </w:r>
            <w:r w:rsidR="00041F61">
              <w:rPr>
                <w:noProof/>
                <w:webHidden/>
              </w:rPr>
              <w:t>17</w:t>
            </w:r>
            <w:r>
              <w:rPr>
                <w:noProof/>
                <w:webHidden/>
              </w:rPr>
              <w:fldChar w:fldCharType="end"/>
            </w:r>
          </w:hyperlink>
        </w:p>
        <w:p w14:paraId="6B300FD3" w14:textId="0310A4AE" w:rsidR="00B65B0D" w:rsidRDefault="00B65B0D" w:rsidP="00C179E5">
          <w:pPr>
            <w:pStyle w:val="TOC1"/>
            <w:tabs>
              <w:tab w:val="left" w:pos="400"/>
              <w:tab w:val="right" w:leader="dot" w:pos="9730"/>
            </w:tabs>
            <w:spacing w:line="240" w:lineRule="auto"/>
            <w:rPr>
              <w:rFonts w:eastAsiaTheme="minorEastAsia" w:cstheme="minorBidi"/>
              <w:b w:val="0"/>
              <w:bCs w:val="0"/>
              <w:caps w:val="0"/>
              <w:noProof/>
              <w:kern w:val="2"/>
              <w:sz w:val="24"/>
              <w:szCs w:val="24"/>
              <w:lang w:val="en-US"/>
              <w14:ligatures w14:val="standardContextual"/>
            </w:rPr>
          </w:pPr>
          <w:hyperlink w:anchor="_Toc216340919" w:history="1">
            <w:r w:rsidRPr="00370B50">
              <w:rPr>
                <w:rStyle w:val="Hyperlink"/>
                <w:noProof/>
              </w:rPr>
              <w:t>3</w:t>
            </w:r>
            <w:r>
              <w:rPr>
                <w:rFonts w:eastAsiaTheme="minorEastAsia" w:cstheme="minorBidi"/>
                <w:b w:val="0"/>
                <w:bCs w:val="0"/>
                <w:caps w:val="0"/>
                <w:noProof/>
                <w:kern w:val="2"/>
                <w:sz w:val="24"/>
                <w:szCs w:val="24"/>
                <w:lang w:val="en-US"/>
                <w14:ligatures w14:val="standardContextual"/>
              </w:rPr>
              <w:tab/>
            </w:r>
            <w:r w:rsidRPr="00370B50">
              <w:rPr>
                <w:rStyle w:val="Hyperlink"/>
                <w:noProof/>
              </w:rPr>
              <w:t>Technical Requirements</w:t>
            </w:r>
            <w:r>
              <w:rPr>
                <w:noProof/>
                <w:webHidden/>
              </w:rPr>
              <w:tab/>
            </w:r>
            <w:r>
              <w:rPr>
                <w:noProof/>
                <w:webHidden/>
              </w:rPr>
              <w:fldChar w:fldCharType="begin"/>
            </w:r>
            <w:r>
              <w:rPr>
                <w:noProof/>
                <w:webHidden/>
              </w:rPr>
              <w:instrText xml:space="preserve"> PAGEREF _Toc216340919 \h </w:instrText>
            </w:r>
            <w:r>
              <w:rPr>
                <w:noProof/>
                <w:webHidden/>
              </w:rPr>
            </w:r>
            <w:r>
              <w:rPr>
                <w:noProof/>
                <w:webHidden/>
              </w:rPr>
              <w:fldChar w:fldCharType="separate"/>
            </w:r>
            <w:r w:rsidR="00041F61">
              <w:rPr>
                <w:noProof/>
                <w:webHidden/>
              </w:rPr>
              <w:t>18</w:t>
            </w:r>
            <w:r>
              <w:rPr>
                <w:noProof/>
                <w:webHidden/>
              </w:rPr>
              <w:fldChar w:fldCharType="end"/>
            </w:r>
          </w:hyperlink>
        </w:p>
        <w:p w14:paraId="2DDC0D83" w14:textId="456A1343" w:rsidR="00B65B0D" w:rsidRDefault="00B65B0D" w:rsidP="00C179E5">
          <w:pPr>
            <w:pStyle w:val="TOC2"/>
            <w:tabs>
              <w:tab w:val="left" w:pos="8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0920" w:history="1">
            <w:r w:rsidRPr="00370B50">
              <w:rPr>
                <w:rStyle w:val="Hyperlink"/>
                <w:noProof/>
              </w:rPr>
              <w:t>3.1</w:t>
            </w:r>
            <w:r>
              <w:rPr>
                <w:rFonts w:eastAsiaTheme="minorEastAsia" w:cstheme="minorBidi"/>
                <w:smallCaps w:val="0"/>
                <w:noProof/>
                <w:kern w:val="2"/>
                <w:sz w:val="24"/>
                <w:szCs w:val="24"/>
                <w:lang w:val="en-US"/>
                <w14:ligatures w14:val="standardContextual"/>
              </w:rPr>
              <w:tab/>
            </w:r>
            <w:r w:rsidRPr="00370B50">
              <w:rPr>
                <w:rStyle w:val="Hyperlink"/>
                <w:noProof/>
              </w:rPr>
              <w:t>Introduction</w:t>
            </w:r>
            <w:r>
              <w:rPr>
                <w:noProof/>
                <w:webHidden/>
              </w:rPr>
              <w:tab/>
            </w:r>
            <w:r>
              <w:rPr>
                <w:noProof/>
                <w:webHidden/>
              </w:rPr>
              <w:fldChar w:fldCharType="begin"/>
            </w:r>
            <w:r>
              <w:rPr>
                <w:noProof/>
                <w:webHidden/>
              </w:rPr>
              <w:instrText xml:space="preserve"> PAGEREF _Toc216340920 \h </w:instrText>
            </w:r>
            <w:r>
              <w:rPr>
                <w:noProof/>
                <w:webHidden/>
              </w:rPr>
            </w:r>
            <w:r>
              <w:rPr>
                <w:noProof/>
                <w:webHidden/>
              </w:rPr>
              <w:fldChar w:fldCharType="separate"/>
            </w:r>
            <w:r w:rsidR="00041F61">
              <w:rPr>
                <w:noProof/>
                <w:webHidden/>
              </w:rPr>
              <w:t>18</w:t>
            </w:r>
            <w:r>
              <w:rPr>
                <w:noProof/>
                <w:webHidden/>
              </w:rPr>
              <w:fldChar w:fldCharType="end"/>
            </w:r>
          </w:hyperlink>
        </w:p>
        <w:p w14:paraId="6DFF17CE" w14:textId="532B10CD" w:rsidR="00B65B0D" w:rsidRDefault="00B65B0D" w:rsidP="00C179E5">
          <w:pPr>
            <w:pStyle w:val="TOC2"/>
            <w:tabs>
              <w:tab w:val="left" w:pos="8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0921" w:history="1">
            <w:r w:rsidRPr="00370B50">
              <w:rPr>
                <w:rStyle w:val="Hyperlink"/>
                <w:noProof/>
              </w:rPr>
              <w:t>3.2</w:t>
            </w:r>
            <w:r>
              <w:rPr>
                <w:rFonts w:eastAsiaTheme="minorEastAsia" w:cstheme="minorBidi"/>
                <w:smallCaps w:val="0"/>
                <w:noProof/>
                <w:kern w:val="2"/>
                <w:sz w:val="24"/>
                <w:szCs w:val="24"/>
                <w:lang w:val="en-US"/>
                <w14:ligatures w14:val="standardContextual"/>
              </w:rPr>
              <w:tab/>
            </w:r>
            <w:r w:rsidRPr="00370B50">
              <w:rPr>
                <w:rStyle w:val="Hyperlink"/>
                <w:noProof/>
              </w:rPr>
              <w:t>Nominal Operational Scenarios</w:t>
            </w:r>
            <w:r>
              <w:rPr>
                <w:noProof/>
                <w:webHidden/>
              </w:rPr>
              <w:tab/>
            </w:r>
            <w:r>
              <w:rPr>
                <w:noProof/>
                <w:webHidden/>
              </w:rPr>
              <w:fldChar w:fldCharType="begin"/>
            </w:r>
            <w:r>
              <w:rPr>
                <w:noProof/>
                <w:webHidden/>
              </w:rPr>
              <w:instrText xml:space="preserve"> PAGEREF _Toc216340921 \h </w:instrText>
            </w:r>
            <w:r>
              <w:rPr>
                <w:noProof/>
                <w:webHidden/>
              </w:rPr>
            </w:r>
            <w:r>
              <w:rPr>
                <w:noProof/>
                <w:webHidden/>
              </w:rPr>
              <w:fldChar w:fldCharType="separate"/>
            </w:r>
            <w:r w:rsidR="00041F61">
              <w:rPr>
                <w:noProof/>
                <w:webHidden/>
              </w:rPr>
              <w:t>19</w:t>
            </w:r>
            <w:r>
              <w:rPr>
                <w:noProof/>
                <w:webHidden/>
              </w:rPr>
              <w:fldChar w:fldCharType="end"/>
            </w:r>
          </w:hyperlink>
        </w:p>
        <w:p w14:paraId="6E412308" w14:textId="77D9B882"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22" w:history="1">
            <w:r w:rsidRPr="00370B50">
              <w:rPr>
                <w:rStyle w:val="Hyperlink"/>
                <w:noProof/>
              </w:rPr>
              <w:t>3.2.1</w:t>
            </w:r>
            <w:r>
              <w:rPr>
                <w:rFonts w:eastAsiaTheme="minorEastAsia" w:cstheme="minorBidi"/>
                <w:i w:val="0"/>
                <w:iCs w:val="0"/>
                <w:noProof/>
                <w:kern w:val="2"/>
                <w:sz w:val="24"/>
                <w:szCs w:val="24"/>
                <w:lang w:val="en-US"/>
                <w14:ligatures w14:val="standardContextual"/>
              </w:rPr>
              <w:tab/>
            </w:r>
            <w:r w:rsidRPr="00370B50">
              <w:rPr>
                <w:rStyle w:val="Hyperlink"/>
                <w:noProof/>
              </w:rPr>
              <w:t>Lifetime and annual maintenance schedule</w:t>
            </w:r>
            <w:r>
              <w:rPr>
                <w:noProof/>
                <w:webHidden/>
              </w:rPr>
              <w:tab/>
            </w:r>
            <w:r>
              <w:rPr>
                <w:noProof/>
                <w:webHidden/>
              </w:rPr>
              <w:fldChar w:fldCharType="begin"/>
            </w:r>
            <w:r>
              <w:rPr>
                <w:noProof/>
                <w:webHidden/>
              </w:rPr>
              <w:instrText xml:space="preserve"> PAGEREF _Toc216340922 \h </w:instrText>
            </w:r>
            <w:r>
              <w:rPr>
                <w:noProof/>
                <w:webHidden/>
              </w:rPr>
            </w:r>
            <w:r>
              <w:rPr>
                <w:noProof/>
                <w:webHidden/>
              </w:rPr>
              <w:fldChar w:fldCharType="separate"/>
            </w:r>
            <w:r w:rsidR="00041F61">
              <w:rPr>
                <w:noProof/>
                <w:webHidden/>
              </w:rPr>
              <w:t>19</w:t>
            </w:r>
            <w:r>
              <w:rPr>
                <w:noProof/>
                <w:webHidden/>
              </w:rPr>
              <w:fldChar w:fldCharType="end"/>
            </w:r>
          </w:hyperlink>
        </w:p>
        <w:p w14:paraId="53E9EB02" w14:textId="677F6E7F"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23" w:history="1">
            <w:r w:rsidRPr="00370B50">
              <w:rPr>
                <w:rStyle w:val="Hyperlink"/>
                <w:noProof/>
              </w:rPr>
              <w:t>3.2.2</w:t>
            </w:r>
            <w:r>
              <w:rPr>
                <w:rFonts w:eastAsiaTheme="minorEastAsia" w:cstheme="minorBidi"/>
                <w:i w:val="0"/>
                <w:iCs w:val="0"/>
                <w:noProof/>
                <w:kern w:val="2"/>
                <w:sz w:val="24"/>
                <w:szCs w:val="24"/>
                <w:lang w:val="en-US"/>
                <w14:ligatures w14:val="standardContextual"/>
              </w:rPr>
              <w:tab/>
            </w:r>
            <w:r w:rsidRPr="00370B50">
              <w:rPr>
                <w:rStyle w:val="Hyperlink"/>
                <w:noProof/>
              </w:rPr>
              <w:t>Steady state operational scenarios</w:t>
            </w:r>
            <w:r>
              <w:rPr>
                <w:noProof/>
                <w:webHidden/>
              </w:rPr>
              <w:tab/>
            </w:r>
            <w:r>
              <w:rPr>
                <w:noProof/>
                <w:webHidden/>
              </w:rPr>
              <w:fldChar w:fldCharType="begin"/>
            </w:r>
            <w:r>
              <w:rPr>
                <w:noProof/>
                <w:webHidden/>
              </w:rPr>
              <w:instrText xml:space="preserve"> PAGEREF _Toc216340923 \h </w:instrText>
            </w:r>
            <w:r>
              <w:rPr>
                <w:noProof/>
                <w:webHidden/>
              </w:rPr>
            </w:r>
            <w:r>
              <w:rPr>
                <w:noProof/>
                <w:webHidden/>
              </w:rPr>
              <w:fldChar w:fldCharType="separate"/>
            </w:r>
            <w:r w:rsidR="00041F61">
              <w:rPr>
                <w:noProof/>
                <w:webHidden/>
              </w:rPr>
              <w:t>19</w:t>
            </w:r>
            <w:r>
              <w:rPr>
                <w:noProof/>
                <w:webHidden/>
              </w:rPr>
              <w:fldChar w:fldCharType="end"/>
            </w:r>
          </w:hyperlink>
        </w:p>
        <w:p w14:paraId="4FE9845E" w14:textId="2047203F"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24" w:history="1">
            <w:r w:rsidRPr="00370B50">
              <w:rPr>
                <w:rStyle w:val="Hyperlink"/>
                <w:noProof/>
              </w:rPr>
              <w:t>3.2.3</w:t>
            </w:r>
            <w:r>
              <w:rPr>
                <w:rFonts w:eastAsiaTheme="minorEastAsia" w:cstheme="minorBidi"/>
                <w:i w:val="0"/>
                <w:iCs w:val="0"/>
                <w:noProof/>
                <w:kern w:val="2"/>
                <w:sz w:val="24"/>
                <w:szCs w:val="24"/>
                <w:lang w:val="en-US"/>
                <w14:ligatures w14:val="standardContextual"/>
              </w:rPr>
              <w:tab/>
            </w:r>
            <w:r w:rsidRPr="00370B50">
              <w:rPr>
                <w:rStyle w:val="Hyperlink"/>
                <w:noProof/>
              </w:rPr>
              <w:t>Transient operational scenarios</w:t>
            </w:r>
            <w:r>
              <w:rPr>
                <w:noProof/>
                <w:webHidden/>
              </w:rPr>
              <w:tab/>
            </w:r>
            <w:r>
              <w:rPr>
                <w:noProof/>
                <w:webHidden/>
              </w:rPr>
              <w:fldChar w:fldCharType="begin"/>
            </w:r>
            <w:r>
              <w:rPr>
                <w:noProof/>
                <w:webHidden/>
              </w:rPr>
              <w:instrText xml:space="preserve"> PAGEREF _Toc216340924 \h </w:instrText>
            </w:r>
            <w:r>
              <w:rPr>
                <w:noProof/>
                <w:webHidden/>
              </w:rPr>
            </w:r>
            <w:r>
              <w:rPr>
                <w:noProof/>
                <w:webHidden/>
              </w:rPr>
              <w:fldChar w:fldCharType="separate"/>
            </w:r>
            <w:r w:rsidR="00041F61">
              <w:rPr>
                <w:noProof/>
                <w:webHidden/>
              </w:rPr>
              <w:t>19</w:t>
            </w:r>
            <w:r>
              <w:rPr>
                <w:noProof/>
                <w:webHidden/>
              </w:rPr>
              <w:fldChar w:fldCharType="end"/>
            </w:r>
          </w:hyperlink>
        </w:p>
        <w:p w14:paraId="4C87DF6B" w14:textId="76B3ACEB"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25" w:history="1">
            <w:r w:rsidRPr="00370B50">
              <w:rPr>
                <w:rStyle w:val="Hyperlink"/>
                <w:noProof/>
              </w:rPr>
              <w:t>3.2.4</w:t>
            </w:r>
            <w:r>
              <w:rPr>
                <w:rFonts w:eastAsiaTheme="minorEastAsia" w:cstheme="minorBidi"/>
                <w:i w:val="0"/>
                <w:iCs w:val="0"/>
                <w:noProof/>
                <w:kern w:val="2"/>
                <w:sz w:val="24"/>
                <w:szCs w:val="24"/>
                <w:lang w:val="en-US"/>
                <w14:ligatures w14:val="standardContextual"/>
              </w:rPr>
              <w:tab/>
            </w:r>
            <w:r w:rsidRPr="00370B50">
              <w:rPr>
                <w:rStyle w:val="Hyperlink"/>
                <w:noProof/>
              </w:rPr>
              <w:t>Other operational scenarios</w:t>
            </w:r>
            <w:r>
              <w:rPr>
                <w:noProof/>
                <w:webHidden/>
              </w:rPr>
              <w:tab/>
            </w:r>
            <w:r>
              <w:rPr>
                <w:noProof/>
                <w:webHidden/>
              </w:rPr>
              <w:fldChar w:fldCharType="begin"/>
            </w:r>
            <w:r>
              <w:rPr>
                <w:noProof/>
                <w:webHidden/>
              </w:rPr>
              <w:instrText xml:space="preserve"> PAGEREF _Toc216340925 \h </w:instrText>
            </w:r>
            <w:r>
              <w:rPr>
                <w:noProof/>
                <w:webHidden/>
              </w:rPr>
            </w:r>
            <w:r>
              <w:rPr>
                <w:noProof/>
                <w:webHidden/>
              </w:rPr>
              <w:fldChar w:fldCharType="separate"/>
            </w:r>
            <w:r w:rsidR="00041F61">
              <w:rPr>
                <w:noProof/>
                <w:webHidden/>
              </w:rPr>
              <w:t>21</w:t>
            </w:r>
            <w:r>
              <w:rPr>
                <w:noProof/>
                <w:webHidden/>
              </w:rPr>
              <w:fldChar w:fldCharType="end"/>
            </w:r>
          </w:hyperlink>
        </w:p>
        <w:p w14:paraId="1392DA79" w14:textId="504966E0" w:rsidR="00B65B0D" w:rsidRDefault="00B65B0D" w:rsidP="00C179E5">
          <w:pPr>
            <w:pStyle w:val="TOC2"/>
            <w:tabs>
              <w:tab w:val="left" w:pos="8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0926" w:history="1">
            <w:r w:rsidRPr="00370B50">
              <w:rPr>
                <w:rStyle w:val="Hyperlink"/>
                <w:noProof/>
              </w:rPr>
              <w:t>3.3</w:t>
            </w:r>
            <w:r>
              <w:rPr>
                <w:rFonts w:eastAsiaTheme="minorEastAsia" w:cstheme="minorBidi"/>
                <w:smallCaps w:val="0"/>
                <w:noProof/>
                <w:kern w:val="2"/>
                <w:sz w:val="24"/>
                <w:szCs w:val="24"/>
                <w:lang w:val="en-US"/>
                <w14:ligatures w14:val="standardContextual"/>
              </w:rPr>
              <w:tab/>
            </w:r>
            <w:r w:rsidRPr="00370B50">
              <w:rPr>
                <w:rStyle w:val="Hyperlink"/>
                <w:noProof/>
              </w:rPr>
              <w:t>Performance Requirements</w:t>
            </w:r>
            <w:r>
              <w:rPr>
                <w:noProof/>
                <w:webHidden/>
              </w:rPr>
              <w:tab/>
            </w:r>
            <w:r>
              <w:rPr>
                <w:noProof/>
                <w:webHidden/>
              </w:rPr>
              <w:fldChar w:fldCharType="begin"/>
            </w:r>
            <w:r>
              <w:rPr>
                <w:noProof/>
                <w:webHidden/>
              </w:rPr>
              <w:instrText xml:space="preserve"> PAGEREF _Toc216340926 \h </w:instrText>
            </w:r>
            <w:r>
              <w:rPr>
                <w:noProof/>
                <w:webHidden/>
              </w:rPr>
            </w:r>
            <w:r>
              <w:rPr>
                <w:noProof/>
                <w:webHidden/>
              </w:rPr>
              <w:fldChar w:fldCharType="separate"/>
            </w:r>
            <w:r w:rsidR="00041F61">
              <w:rPr>
                <w:noProof/>
                <w:webHidden/>
              </w:rPr>
              <w:t>22</w:t>
            </w:r>
            <w:r>
              <w:rPr>
                <w:noProof/>
                <w:webHidden/>
              </w:rPr>
              <w:fldChar w:fldCharType="end"/>
            </w:r>
          </w:hyperlink>
        </w:p>
        <w:p w14:paraId="03D41C31" w14:textId="315BB4D2" w:rsidR="00B65B0D" w:rsidRDefault="00B65B0D" w:rsidP="00C179E5">
          <w:pPr>
            <w:pStyle w:val="TOC2"/>
            <w:tabs>
              <w:tab w:val="left" w:pos="8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0927" w:history="1">
            <w:r w:rsidRPr="00370B50">
              <w:rPr>
                <w:rStyle w:val="Hyperlink"/>
                <w:noProof/>
              </w:rPr>
              <w:t>3.4</w:t>
            </w:r>
            <w:r>
              <w:rPr>
                <w:rFonts w:eastAsiaTheme="minorEastAsia" w:cstheme="minorBidi"/>
                <w:smallCaps w:val="0"/>
                <w:noProof/>
                <w:kern w:val="2"/>
                <w:sz w:val="24"/>
                <w:szCs w:val="24"/>
                <w:lang w:val="en-US"/>
                <w14:ligatures w14:val="standardContextual"/>
              </w:rPr>
              <w:tab/>
            </w:r>
            <w:r w:rsidRPr="00370B50">
              <w:rPr>
                <w:rStyle w:val="Hyperlink"/>
                <w:noProof/>
              </w:rPr>
              <w:t>Reliability Requirements</w:t>
            </w:r>
            <w:r>
              <w:rPr>
                <w:noProof/>
                <w:webHidden/>
              </w:rPr>
              <w:tab/>
            </w:r>
            <w:r>
              <w:rPr>
                <w:noProof/>
                <w:webHidden/>
              </w:rPr>
              <w:fldChar w:fldCharType="begin"/>
            </w:r>
            <w:r>
              <w:rPr>
                <w:noProof/>
                <w:webHidden/>
              </w:rPr>
              <w:instrText xml:space="preserve"> PAGEREF _Toc216340927 \h </w:instrText>
            </w:r>
            <w:r>
              <w:rPr>
                <w:noProof/>
                <w:webHidden/>
              </w:rPr>
            </w:r>
            <w:r>
              <w:rPr>
                <w:noProof/>
                <w:webHidden/>
              </w:rPr>
              <w:fldChar w:fldCharType="separate"/>
            </w:r>
            <w:r w:rsidR="00041F61">
              <w:rPr>
                <w:noProof/>
                <w:webHidden/>
              </w:rPr>
              <w:t>23</w:t>
            </w:r>
            <w:r>
              <w:rPr>
                <w:noProof/>
                <w:webHidden/>
              </w:rPr>
              <w:fldChar w:fldCharType="end"/>
            </w:r>
          </w:hyperlink>
        </w:p>
        <w:p w14:paraId="7B4A3B2B" w14:textId="4BE06854" w:rsidR="00B65B0D" w:rsidRDefault="00B65B0D" w:rsidP="00C179E5">
          <w:pPr>
            <w:pStyle w:val="TOC2"/>
            <w:tabs>
              <w:tab w:val="left" w:pos="8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0928" w:history="1">
            <w:r w:rsidRPr="00370B50">
              <w:rPr>
                <w:rStyle w:val="Hyperlink"/>
                <w:noProof/>
              </w:rPr>
              <w:t>3.5</w:t>
            </w:r>
            <w:r>
              <w:rPr>
                <w:rFonts w:eastAsiaTheme="minorEastAsia" w:cstheme="minorBidi"/>
                <w:smallCaps w:val="0"/>
                <w:noProof/>
                <w:kern w:val="2"/>
                <w:sz w:val="24"/>
                <w:szCs w:val="24"/>
                <w:lang w:val="en-US"/>
                <w14:ligatures w14:val="standardContextual"/>
              </w:rPr>
              <w:tab/>
            </w:r>
            <w:r w:rsidRPr="00370B50">
              <w:rPr>
                <w:rStyle w:val="Hyperlink"/>
                <w:noProof/>
              </w:rPr>
              <w:t>Reliability Centred Maintenance &amp; Lifecycle Cost Management</w:t>
            </w:r>
            <w:r>
              <w:rPr>
                <w:noProof/>
                <w:webHidden/>
              </w:rPr>
              <w:tab/>
            </w:r>
            <w:r>
              <w:rPr>
                <w:noProof/>
                <w:webHidden/>
              </w:rPr>
              <w:fldChar w:fldCharType="begin"/>
            </w:r>
            <w:r>
              <w:rPr>
                <w:noProof/>
                <w:webHidden/>
              </w:rPr>
              <w:instrText xml:space="preserve"> PAGEREF _Toc216340928 \h </w:instrText>
            </w:r>
            <w:r>
              <w:rPr>
                <w:noProof/>
                <w:webHidden/>
              </w:rPr>
            </w:r>
            <w:r>
              <w:rPr>
                <w:noProof/>
                <w:webHidden/>
              </w:rPr>
              <w:fldChar w:fldCharType="separate"/>
            </w:r>
            <w:r w:rsidR="00041F61">
              <w:rPr>
                <w:noProof/>
                <w:webHidden/>
              </w:rPr>
              <w:t>23</w:t>
            </w:r>
            <w:r>
              <w:rPr>
                <w:noProof/>
                <w:webHidden/>
              </w:rPr>
              <w:fldChar w:fldCharType="end"/>
            </w:r>
          </w:hyperlink>
        </w:p>
        <w:p w14:paraId="69CCE9BD" w14:textId="128FE59F" w:rsidR="00B65B0D" w:rsidRDefault="00B65B0D" w:rsidP="00C179E5">
          <w:pPr>
            <w:pStyle w:val="TOC2"/>
            <w:tabs>
              <w:tab w:val="left" w:pos="8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0929" w:history="1">
            <w:r w:rsidRPr="00370B50">
              <w:rPr>
                <w:rStyle w:val="Hyperlink"/>
                <w:noProof/>
              </w:rPr>
              <w:t>3.6</w:t>
            </w:r>
            <w:r>
              <w:rPr>
                <w:rFonts w:eastAsiaTheme="minorEastAsia" w:cstheme="minorBidi"/>
                <w:smallCaps w:val="0"/>
                <w:noProof/>
                <w:kern w:val="2"/>
                <w:sz w:val="24"/>
                <w:szCs w:val="24"/>
                <w:lang w:val="en-US"/>
                <w14:ligatures w14:val="standardContextual"/>
              </w:rPr>
              <w:tab/>
            </w:r>
            <w:r w:rsidRPr="00370B50">
              <w:rPr>
                <w:rStyle w:val="Hyperlink"/>
                <w:noProof/>
              </w:rPr>
              <w:t>QPLANT Design &amp; Build Requirements</w:t>
            </w:r>
            <w:r>
              <w:rPr>
                <w:noProof/>
                <w:webHidden/>
              </w:rPr>
              <w:tab/>
            </w:r>
            <w:r>
              <w:rPr>
                <w:noProof/>
                <w:webHidden/>
              </w:rPr>
              <w:fldChar w:fldCharType="begin"/>
            </w:r>
            <w:r>
              <w:rPr>
                <w:noProof/>
                <w:webHidden/>
              </w:rPr>
              <w:instrText xml:space="preserve"> PAGEREF _Toc216340929 \h </w:instrText>
            </w:r>
            <w:r>
              <w:rPr>
                <w:noProof/>
                <w:webHidden/>
              </w:rPr>
            </w:r>
            <w:r>
              <w:rPr>
                <w:noProof/>
                <w:webHidden/>
              </w:rPr>
              <w:fldChar w:fldCharType="separate"/>
            </w:r>
            <w:r w:rsidR="00041F61">
              <w:rPr>
                <w:noProof/>
                <w:webHidden/>
              </w:rPr>
              <w:t>24</w:t>
            </w:r>
            <w:r>
              <w:rPr>
                <w:noProof/>
                <w:webHidden/>
              </w:rPr>
              <w:fldChar w:fldCharType="end"/>
            </w:r>
          </w:hyperlink>
        </w:p>
        <w:p w14:paraId="752FE115" w14:textId="0DE98867"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30" w:history="1">
            <w:r w:rsidRPr="00370B50">
              <w:rPr>
                <w:rStyle w:val="Hyperlink"/>
                <w:noProof/>
              </w:rPr>
              <w:t>3.6.1</w:t>
            </w:r>
            <w:r>
              <w:rPr>
                <w:rFonts w:eastAsiaTheme="minorEastAsia" w:cstheme="minorBidi"/>
                <w:i w:val="0"/>
                <w:iCs w:val="0"/>
                <w:noProof/>
                <w:kern w:val="2"/>
                <w:sz w:val="24"/>
                <w:szCs w:val="24"/>
                <w:lang w:val="en-US"/>
                <w14:ligatures w14:val="standardContextual"/>
              </w:rPr>
              <w:tab/>
            </w:r>
            <w:r w:rsidRPr="00370B50">
              <w:rPr>
                <w:rStyle w:val="Hyperlink"/>
                <w:noProof/>
              </w:rPr>
              <w:t>Units</w:t>
            </w:r>
            <w:r>
              <w:rPr>
                <w:noProof/>
                <w:webHidden/>
              </w:rPr>
              <w:tab/>
            </w:r>
            <w:r>
              <w:rPr>
                <w:noProof/>
                <w:webHidden/>
              </w:rPr>
              <w:fldChar w:fldCharType="begin"/>
            </w:r>
            <w:r>
              <w:rPr>
                <w:noProof/>
                <w:webHidden/>
              </w:rPr>
              <w:instrText xml:space="preserve"> PAGEREF _Toc216340930 \h </w:instrText>
            </w:r>
            <w:r>
              <w:rPr>
                <w:noProof/>
                <w:webHidden/>
              </w:rPr>
            </w:r>
            <w:r>
              <w:rPr>
                <w:noProof/>
                <w:webHidden/>
              </w:rPr>
              <w:fldChar w:fldCharType="separate"/>
            </w:r>
            <w:r w:rsidR="00041F61">
              <w:rPr>
                <w:noProof/>
                <w:webHidden/>
              </w:rPr>
              <w:t>24</w:t>
            </w:r>
            <w:r>
              <w:rPr>
                <w:noProof/>
                <w:webHidden/>
              </w:rPr>
              <w:fldChar w:fldCharType="end"/>
            </w:r>
          </w:hyperlink>
        </w:p>
        <w:p w14:paraId="48DAD246" w14:textId="71F4A54E"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31" w:history="1">
            <w:r w:rsidRPr="00370B50">
              <w:rPr>
                <w:rStyle w:val="Hyperlink"/>
                <w:noProof/>
              </w:rPr>
              <w:t>3.6.2</w:t>
            </w:r>
            <w:r>
              <w:rPr>
                <w:rFonts w:eastAsiaTheme="minorEastAsia" w:cstheme="minorBidi"/>
                <w:i w:val="0"/>
                <w:iCs w:val="0"/>
                <w:noProof/>
                <w:kern w:val="2"/>
                <w:sz w:val="24"/>
                <w:szCs w:val="24"/>
                <w:lang w:val="en-US"/>
                <w14:ligatures w14:val="standardContextual"/>
              </w:rPr>
              <w:tab/>
            </w:r>
            <w:r w:rsidRPr="00370B50">
              <w:rPr>
                <w:rStyle w:val="Hyperlink"/>
                <w:noProof/>
              </w:rPr>
              <w:t>3D Model</w:t>
            </w:r>
            <w:r>
              <w:rPr>
                <w:noProof/>
                <w:webHidden/>
              </w:rPr>
              <w:tab/>
            </w:r>
            <w:r>
              <w:rPr>
                <w:noProof/>
                <w:webHidden/>
              </w:rPr>
              <w:fldChar w:fldCharType="begin"/>
            </w:r>
            <w:r>
              <w:rPr>
                <w:noProof/>
                <w:webHidden/>
              </w:rPr>
              <w:instrText xml:space="preserve"> PAGEREF _Toc216340931 \h </w:instrText>
            </w:r>
            <w:r>
              <w:rPr>
                <w:noProof/>
                <w:webHidden/>
              </w:rPr>
            </w:r>
            <w:r>
              <w:rPr>
                <w:noProof/>
                <w:webHidden/>
              </w:rPr>
              <w:fldChar w:fldCharType="separate"/>
            </w:r>
            <w:r w:rsidR="00041F61">
              <w:rPr>
                <w:noProof/>
                <w:webHidden/>
              </w:rPr>
              <w:t>24</w:t>
            </w:r>
            <w:r>
              <w:rPr>
                <w:noProof/>
                <w:webHidden/>
              </w:rPr>
              <w:fldChar w:fldCharType="end"/>
            </w:r>
          </w:hyperlink>
        </w:p>
        <w:p w14:paraId="0DC193C9" w14:textId="4DD84B9F"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32" w:history="1">
            <w:r w:rsidRPr="00370B50">
              <w:rPr>
                <w:rStyle w:val="Hyperlink"/>
                <w:noProof/>
              </w:rPr>
              <w:t>3.6.3</w:t>
            </w:r>
            <w:r>
              <w:rPr>
                <w:rFonts w:eastAsiaTheme="minorEastAsia" w:cstheme="minorBidi"/>
                <w:i w:val="0"/>
                <w:iCs w:val="0"/>
                <w:noProof/>
                <w:kern w:val="2"/>
                <w:sz w:val="24"/>
                <w:szCs w:val="24"/>
                <w:lang w:val="en-US"/>
                <w14:ligatures w14:val="standardContextual"/>
              </w:rPr>
              <w:tab/>
            </w:r>
            <w:r w:rsidRPr="00370B50">
              <w:rPr>
                <w:rStyle w:val="Hyperlink"/>
                <w:noProof/>
              </w:rPr>
              <w:t>Energy-efficiency</w:t>
            </w:r>
            <w:r>
              <w:rPr>
                <w:noProof/>
                <w:webHidden/>
              </w:rPr>
              <w:tab/>
            </w:r>
            <w:r>
              <w:rPr>
                <w:noProof/>
                <w:webHidden/>
              </w:rPr>
              <w:fldChar w:fldCharType="begin"/>
            </w:r>
            <w:r>
              <w:rPr>
                <w:noProof/>
                <w:webHidden/>
              </w:rPr>
              <w:instrText xml:space="preserve"> PAGEREF _Toc216340932 \h </w:instrText>
            </w:r>
            <w:r>
              <w:rPr>
                <w:noProof/>
                <w:webHidden/>
              </w:rPr>
            </w:r>
            <w:r>
              <w:rPr>
                <w:noProof/>
                <w:webHidden/>
              </w:rPr>
              <w:fldChar w:fldCharType="separate"/>
            </w:r>
            <w:r w:rsidR="00041F61">
              <w:rPr>
                <w:noProof/>
                <w:webHidden/>
              </w:rPr>
              <w:t>25</w:t>
            </w:r>
            <w:r>
              <w:rPr>
                <w:noProof/>
                <w:webHidden/>
              </w:rPr>
              <w:fldChar w:fldCharType="end"/>
            </w:r>
          </w:hyperlink>
        </w:p>
        <w:p w14:paraId="564F3D04" w14:textId="2EBAE612"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33" w:history="1">
            <w:r w:rsidRPr="00370B50">
              <w:rPr>
                <w:rStyle w:val="Hyperlink"/>
                <w:noProof/>
              </w:rPr>
              <w:t>3.6.4</w:t>
            </w:r>
            <w:r>
              <w:rPr>
                <w:rFonts w:eastAsiaTheme="minorEastAsia" w:cstheme="minorBidi"/>
                <w:i w:val="0"/>
                <w:iCs w:val="0"/>
                <w:noProof/>
                <w:kern w:val="2"/>
                <w:sz w:val="24"/>
                <w:szCs w:val="24"/>
                <w:lang w:val="en-US"/>
                <w14:ligatures w14:val="standardContextual"/>
              </w:rPr>
              <w:tab/>
            </w:r>
            <w:r w:rsidRPr="00370B50">
              <w:rPr>
                <w:rStyle w:val="Hyperlink"/>
                <w:noProof/>
              </w:rPr>
              <w:t>Helium Inventory Management</w:t>
            </w:r>
            <w:r>
              <w:rPr>
                <w:noProof/>
                <w:webHidden/>
              </w:rPr>
              <w:tab/>
            </w:r>
            <w:r>
              <w:rPr>
                <w:noProof/>
                <w:webHidden/>
              </w:rPr>
              <w:fldChar w:fldCharType="begin"/>
            </w:r>
            <w:r>
              <w:rPr>
                <w:noProof/>
                <w:webHidden/>
              </w:rPr>
              <w:instrText xml:space="preserve"> PAGEREF _Toc216340933 \h </w:instrText>
            </w:r>
            <w:r>
              <w:rPr>
                <w:noProof/>
                <w:webHidden/>
              </w:rPr>
            </w:r>
            <w:r>
              <w:rPr>
                <w:noProof/>
                <w:webHidden/>
              </w:rPr>
              <w:fldChar w:fldCharType="separate"/>
            </w:r>
            <w:r w:rsidR="00041F61">
              <w:rPr>
                <w:noProof/>
                <w:webHidden/>
              </w:rPr>
              <w:t>25</w:t>
            </w:r>
            <w:r>
              <w:rPr>
                <w:noProof/>
                <w:webHidden/>
              </w:rPr>
              <w:fldChar w:fldCharType="end"/>
            </w:r>
          </w:hyperlink>
        </w:p>
        <w:p w14:paraId="38E4A8BB" w14:textId="05B6C5AC"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34" w:history="1">
            <w:r w:rsidRPr="00370B50">
              <w:rPr>
                <w:rStyle w:val="Hyperlink"/>
                <w:noProof/>
              </w:rPr>
              <w:t>3.6.5</w:t>
            </w:r>
            <w:r>
              <w:rPr>
                <w:rFonts w:eastAsiaTheme="minorEastAsia" w:cstheme="minorBidi"/>
                <w:i w:val="0"/>
                <w:iCs w:val="0"/>
                <w:noProof/>
                <w:kern w:val="2"/>
                <w:sz w:val="24"/>
                <w:szCs w:val="24"/>
                <w:lang w:val="en-US"/>
                <w14:ligatures w14:val="standardContextual"/>
              </w:rPr>
              <w:tab/>
            </w:r>
            <w:r w:rsidRPr="00370B50">
              <w:rPr>
                <w:rStyle w:val="Hyperlink"/>
                <w:noProof/>
              </w:rPr>
              <w:t>Warm Storage Helium</w:t>
            </w:r>
            <w:r>
              <w:rPr>
                <w:noProof/>
                <w:webHidden/>
              </w:rPr>
              <w:tab/>
            </w:r>
            <w:r>
              <w:rPr>
                <w:noProof/>
                <w:webHidden/>
              </w:rPr>
              <w:fldChar w:fldCharType="begin"/>
            </w:r>
            <w:r>
              <w:rPr>
                <w:noProof/>
                <w:webHidden/>
              </w:rPr>
              <w:instrText xml:space="preserve"> PAGEREF _Toc216340934 \h </w:instrText>
            </w:r>
            <w:r>
              <w:rPr>
                <w:noProof/>
                <w:webHidden/>
              </w:rPr>
            </w:r>
            <w:r>
              <w:rPr>
                <w:noProof/>
                <w:webHidden/>
              </w:rPr>
              <w:fldChar w:fldCharType="separate"/>
            </w:r>
            <w:r w:rsidR="00041F61">
              <w:rPr>
                <w:noProof/>
                <w:webHidden/>
              </w:rPr>
              <w:t>27</w:t>
            </w:r>
            <w:r>
              <w:rPr>
                <w:noProof/>
                <w:webHidden/>
              </w:rPr>
              <w:fldChar w:fldCharType="end"/>
            </w:r>
          </w:hyperlink>
        </w:p>
        <w:p w14:paraId="3729E573" w14:textId="14EB12DA"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35" w:history="1">
            <w:r w:rsidRPr="00370B50">
              <w:rPr>
                <w:rStyle w:val="Hyperlink"/>
                <w:noProof/>
              </w:rPr>
              <w:t>3.6.6</w:t>
            </w:r>
            <w:r>
              <w:rPr>
                <w:rFonts w:eastAsiaTheme="minorEastAsia" w:cstheme="minorBidi"/>
                <w:i w:val="0"/>
                <w:iCs w:val="0"/>
                <w:noProof/>
                <w:kern w:val="2"/>
                <w:sz w:val="24"/>
                <w:szCs w:val="24"/>
                <w:lang w:val="en-US"/>
                <w14:ligatures w14:val="standardContextual"/>
              </w:rPr>
              <w:tab/>
            </w:r>
            <w:r w:rsidRPr="00370B50">
              <w:rPr>
                <w:rStyle w:val="Hyperlink"/>
                <w:noProof/>
              </w:rPr>
              <w:t>Warm Compressor Station</w:t>
            </w:r>
            <w:r>
              <w:rPr>
                <w:noProof/>
                <w:webHidden/>
              </w:rPr>
              <w:tab/>
            </w:r>
            <w:r>
              <w:rPr>
                <w:noProof/>
                <w:webHidden/>
              </w:rPr>
              <w:fldChar w:fldCharType="begin"/>
            </w:r>
            <w:r>
              <w:rPr>
                <w:noProof/>
                <w:webHidden/>
              </w:rPr>
              <w:instrText xml:space="preserve"> PAGEREF _Toc216340935 \h </w:instrText>
            </w:r>
            <w:r>
              <w:rPr>
                <w:noProof/>
                <w:webHidden/>
              </w:rPr>
            </w:r>
            <w:r>
              <w:rPr>
                <w:noProof/>
                <w:webHidden/>
              </w:rPr>
              <w:fldChar w:fldCharType="separate"/>
            </w:r>
            <w:r w:rsidR="00041F61">
              <w:rPr>
                <w:noProof/>
                <w:webHidden/>
              </w:rPr>
              <w:t>29</w:t>
            </w:r>
            <w:r>
              <w:rPr>
                <w:noProof/>
                <w:webHidden/>
              </w:rPr>
              <w:fldChar w:fldCharType="end"/>
            </w:r>
          </w:hyperlink>
        </w:p>
        <w:p w14:paraId="5D544C9C" w14:textId="20453F91"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36" w:history="1">
            <w:r w:rsidRPr="00370B50">
              <w:rPr>
                <w:rStyle w:val="Hyperlink"/>
                <w:noProof/>
              </w:rPr>
              <w:t>3.6.7</w:t>
            </w:r>
            <w:r>
              <w:rPr>
                <w:rFonts w:eastAsiaTheme="minorEastAsia" w:cstheme="minorBidi"/>
                <w:i w:val="0"/>
                <w:iCs w:val="0"/>
                <w:noProof/>
                <w:kern w:val="2"/>
                <w:sz w:val="24"/>
                <w:szCs w:val="24"/>
                <w:lang w:val="en-US"/>
                <w14:ligatures w14:val="standardContextual"/>
              </w:rPr>
              <w:tab/>
            </w:r>
            <w:r w:rsidRPr="00370B50">
              <w:rPr>
                <w:rStyle w:val="Hyperlink"/>
                <w:noProof/>
                <w:shd w:val="clear" w:color="auto" w:fill="FFFFFF"/>
              </w:rPr>
              <w:t>Refrigeration Cold Box</w:t>
            </w:r>
            <w:r>
              <w:rPr>
                <w:noProof/>
                <w:webHidden/>
              </w:rPr>
              <w:tab/>
            </w:r>
            <w:r>
              <w:rPr>
                <w:noProof/>
                <w:webHidden/>
              </w:rPr>
              <w:fldChar w:fldCharType="begin"/>
            </w:r>
            <w:r>
              <w:rPr>
                <w:noProof/>
                <w:webHidden/>
              </w:rPr>
              <w:instrText xml:space="preserve"> PAGEREF _Toc216340936 \h </w:instrText>
            </w:r>
            <w:r>
              <w:rPr>
                <w:noProof/>
                <w:webHidden/>
              </w:rPr>
            </w:r>
            <w:r>
              <w:rPr>
                <w:noProof/>
                <w:webHidden/>
              </w:rPr>
              <w:fldChar w:fldCharType="separate"/>
            </w:r>
            <w:r w:rsidR="00041F61">
              <w:rPr>
                <w:noProof/>
                <w:webHidden/>
              </w:rPr>
              <w:t>33</w:t>
            </w:r>
            <w:r>
              <w:rPr>
                <w:noProof/>
                <w:webHidden/>
              </w:rPr>
              <w:fldChar w:fldCharType="end"/>
            </w:r>
          </w:hyperlink>
        </w:p>
        <w:p w14:paraId="060BE2BA" w14:textId="0F111A0F"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37" w:history="1">
            <w:r w:rsidRPr="00370B50">
              <w:rPr>
                <w:rStyle w:val="Hyperlink"/>
                <w:noProof/>
              </w:rPr>
              <w:t>3.6.8</w:t>
            </w:r>
            <w:r>
              <w:rPr>
                <w:rFonts w:eastAsiaTheme="minorEastAsia" w:cstheme="minorBidi"/>
                <w:i w:val="0"/>
                <w:iCs w:val="0"/>
                <w:noProof/>
                <w:kern w:val="2"/>
                <w:sz w:val="24"/>
                <w:szCs w:val="24"/>
                <w:lang w:val="en-US"/>
                <w14:ligatures w14:val="standardContextual"/>
              </w:rPr>
              <w:tab/>
            </w:r>
            <w:r w:rsidRPr="00370B50">
              <w:rPr>
                <w:rStyle w:val="Hyperlink"/>
                <w:noProof/>
              </w:rPr>
              <w:t>Purging</w:t>
            </w:r>
            <w:r>
              <w:rPr>
                <w:noProof/>
                <w:webHidden/>
              </w:rPr>
              <w:tab/>
            </w:r>
            <w:r>
              <w:rPr>
                <w:noProof/>
                <w:webHidden/>
              </w:rPr>
              <w:fldChar w:fldCharType="begin"/>
            </w:r>
            <w:r>
              <w:rPr>
                <w:noProof/>
                <w:webHidden/>
              </w:rPr>
              <w:instrText xml:space="preserve"> PAGEREF _Toc216340937 \h </w:instrText>
            </w:r>
            <w:r>
              <w:rPr>
                <w:noProof/>
                <w:webHidden/>
              </w:rPr>
            </w:r>
            <w:r>
              <w:rPr>
                <w:noProof/>
                <w:webHidden/>
              </w:rPr>
              <w:fldChar w:fldCharType="separate"/>
            </w:r>
            <w:r w:rsidR="00041F61">
              <w:rPr>
                <w:noProof/>
                <w:webHidden/>
              </w:rPr>
              <w:t>37</w:t>
            </w:r>
            <w:r>
              <w:rPr>
                <w:noProof/>
                <w:webHidden/>
              </w:rPr>
              <w:fldChar w:fldCharType="end"/>
            </w:r>
          </w:hyperlink>
        </w:p>
        <w:p w14:paraId="1105BC2F" w14:textId="050988AA"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38" w:history="1">
            <w:r w:rsidRPr="00370B50">
              <w:rPr>
                <w:rStyle w:val="Hyperlink"/>
                <w:noProof/>
              </w:rPr>
              <w:t>3.6.9</w:t>
            </w:r>
            <w:r>
              <w:rPr>
                <w:rFonts w:eastAsiaTheme="minorEastAsia" w:cstheme="minorBidi"/>
                <w:i w:val="0"/>
                <w:iCs w:val="0"/>
                <w:noProof/>
                <w:kern w:val="2"/>
                <w:sz w:val="24"/>
                <w:szCs w:val="24"/>
                <w:lang w:val="en-US"/>
                <w14:ligatures w14:val="standardContextual"/>
              </w:rPr>
              <w:tab/>
            </w:r>
            <w:r w:rsidRPr="00370B50">
              <w:rPr>
                <w:rStyle w:val="Hyperlink"/>
                <w:noProof/>
              </w:rPr>
              <w:t>Design, Materials</w:t>
            </w:r>
            <w:r>
              <w:rPr>
                <w:noProof/>
                <w:webHidden/>
              </w:rPr>
              <w:tab/>
            </w:r>
            <w:r>
              <w:rPr>
                <w:noProof/>
                <w:webHidden/>
              </w:rPr>
              <w:fldChar w:fldCharType="begin"/>
            </w:r>
            <w:r>
              <w:rPr>
                <w:noProof/>
                <w:webHidden/>
              </w:rPr>
              <w:instrText xml:space="preserve"> PAGEREF _Toc216340938 \h </w:instrText>
            </w:r>
            <w:r>
              <w:rPr>
                <w:noProof/>
                <w:webHidden/>
              </w:rPr>
            </w:r>
            <w:r>
              <w:rPr>
                <w:noProof/>
                <w:webHidden/>
              </w:rPr>
              <w:fldChar w:fldCharType="separate"/>
            </w:r>
            <w:r w:rsidR="00041F61">
              <w:rPr>
                <w:noProof/>
                <w:webHidden/>
              </w:rPr>
              <w:t>37</w:t>
            </w:r>
            <w:r>
              <w:rPr>
                <w:noProof/>
                <w:webHidden/>
              </w:rPr>
              <w:fldChar w:fldCharType="end"/>
            </w:r>
          </w:hyperlink>
        </w:p>
        <w:p w14:paraId="24111CE9" w14:textId="1B549024"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39" w:history="1">
            <w:r w:rsidRPr="00370B50">
              <w:rPr>
                <w:rStyle w:val="Hyperlink"/>
                <w:noProof/>
              </w:rPr>
              <w:t>3.6.10</w:t>
            </w:r>
            <w:r>
              <w:rPr>
                <w:rFonts w:eastAsiaTheme="minorEastAsia" w:cstheme="minorBidi"/>
                <w:i w:val="0"/>
                <w:iCs w:val="0"/>
                <w:noProof/>
                <w:kern w:val="2"/>
                <w:sz w:val="24"/>
                <w:szCs w:val="24"/>
                <w:lang w:val="en-US"/>
                <w14:ligatures w14:val="standardContextual"/>
              </w:rPr>
              <w:tab/>
            </w:r>
            <w:r w:rsidRPr="00370B50">
              <w:rPr>
                <w:rStyle w:val="Hyperlink"/>
                <w:noProof/>
              </w:rPr>
              <w:t>Welding</w:t>
            </w:r>
            <w:r>
              <w:rPr>
                <w:noProof/>
                <w:webHidden/>
              </w:rPr>
              <w:tab/>
            </w:r>
            <w:r>
              <w:rPr>
                <w:noProof/>
                <w:webHidden/>
              </w:rPr>
              <w:fldChar w:fldCharType="begin"/>
            </w:r>
            <w:r>
              <w:rPr>
                <w:noProof/>
                <w:webHidden/>
              </w:rPr>
              <w:instrText xml:space="preserve"> PAGEREF _Toc216340939 \h </w:instrText>
            </w:r>
            <w:r>
              <w:rPr>
                <w:noProof/>
                <w:webHidden/>
              </w:rPr>
            </w:r>
            <w:r>
              <w:rPr>
                <w:noProof/>
                <w:webHidden/>
              </w:rPr>
              <w:fldChar w:fldCharType="separate"/>
            </w:r>
            <w:r w:rsidR="00041F61">
              <w:rPr>
                <w:noProof/>
                <w:webHidden/>
              </w:rPr>
              <w:t>41</w:t>
            </w:r>
            <w:r>
              <w:rPr>
                <w:noProof/>
                <w:webHidden/>
              </w:rPr>
              <w:fldChar w:fldCharType="end"/>
            </w:r>
          </w:hyperlink>
        </w:p>
        <w:p w14:paraId="3F8ED536" w14:textId="74BD5876"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40" w:history="1">
            <w:r w:rsidRPr="00370B50">
              <w:rPr>
                <w:rStyle w:val="Hyperlink"/>
                <w:noProof/>
                <w:lang w:eastAsia="fr-FR"/>
              </w:rPr>
              <w:t>3.6.11</w:t>
            </w:r>
            <w:r>
              <w:rPr>
                <w:rFonts w:eastAsiaTheme="minorEastAsia" w:cstheme="minorBidi"/>
                <w:i w:val="0"/>
                <w:iCs w:val="0"/>
                <w:noProof/>
                <w:kern w:val="2"/>
                <w:sz w:val="24"/>
                <w:szCs w:val="24"/>
                <w:lang w:val="en-US"/>
                <w14:ligatures w14:val="standardContextual"/>
              </w:rPr>
              <w:tab/>
            </w:r>
            <w:r w:rsidRPr="00370B50">
              <w:rPr>
                <w:rStyle w:val="Hyperlink"/>
                <w:noProof/>
                <w:lang w:eastAsia="fr-FR"/>
              </w:rPr>
              <w:t>Machine Protection</w:t>
            </w:r>
            <w:r>
              <w:rPr>
                <w:noProof/>
                <w:webHidden/>
              </w:rPr>
              <w:tab/>
            </w:r>
            <w:r>
              <w:rPr>
                <w:noProof/>
                <w:webHidden/>
              </w:rPr>
              <w:fldChar w:fldCharType="begin"/>
            </w:r>
            <w:r>
              <w:rPr>
                <w:noProof/>
                <w:webHidden/>
              </w:rPr>
              <w:instrText xml:space="preserve"> PAGEREF _Toc216340940 \h </w:instrText>
            </w:r>
            <w:r>
              <w:rPr>
                <w:noProof/>
                <w:webHidden/>
              </w:rPr>
            </w:r>
            <w:r>
              <w:rPr>
                <w:noProof/>
                <w:webHidden/>
              </w:rPr>
              <w:fldChar w:fldCharType="separate"/>
            </w:r>
            <w:r w:rsidR="00041F61">
              <w:rPr>
                <w:noProof/>
                <w:webHidden/>
              </w:rPr>
              <w:t>42</w:t>
            </w:r>
            <w:r>
              <w:rPr>
                <w:noProof/>
                <w:webHidden/>
              </w:rPr>
              <w:fldChar w:fldCharType="end"/>
            </w:r>
          </w:hyperlink>
        </w:p>
        <w:p w14:paraId="659645CB" w14:textId="1BFF843D"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41" w:history="1">
            <w:r w:rsidRPr="00370B50">
              <w:rPr>
                <w:rStyle w:val="Hyperlink"/>
                <w:noProof/>
              </w:rPr>
              <w:t>3.6.12</w:t>
            </w:r>
            <w:r>
              <w:rPr>
                <w:rFonts w:eastAsiaTheme="minorEastAsia" w:cstheme="minorBidi"/>
                <w:i w:val="0"/>
                <w:iCs w:val="0"/>
                <w:noProof/>
                <w:kern w:val="2"/>
                <w:sz w:val="24"/>
                <w:szCs w:val="24"/>
                <w:lang w:val="en-US"/>
                <w14:ligatures w14:val="standardContextual"/>
              </w:rPr>
              <w:tab/>
            </w:r>
            <w:r w:rsidRPr="00370B50">
              <w:rPr>
                <w:rStyle w:val="Hyperlink"/>
                <w:noProof/>
              </w:rPr>
              <w:t>General Electrical Requirements</w:t>
            </w:r>
            <w:r>
              <w:rPr>
                <w:noProof/>
                <w:webHidden/>
              </w:rPr>
              <w:tab/>
            </w:r>
            <w:r>
              <w:rPr>
                <w:noProof/>
                <w:webHidden/>
              </w:rPr>
              <w:fldChar w:fldCharType="begin"/>
            </w:r>
            <w:r>
              <w:rPr>
                <w:noProof/>
                <w:webHidden/>
              </w:rPr>
              <w:instrText xml:space="preserve"> PAGEREF _Toc216340941 \h </w:instrText>
            </w:r>
            <w:r>
              <w:rPr>
                <w:noProof/>
                <w:webHidden/>
              </w:rPr>
            </w:r>
            <w:r>
              <w:rPr>
                <w:noProof/>
                <w:webHidden/>
              </w:rPr>
              <w:fldChar w:fldCharType="separate"/>
            </w:r>
            <w:r w:rsidR="00041F61">
              <w:rPr>
                <w:noProof/>
                <w:webHidden/>
              </w:rPr>
              <w:t>42</w:t>
            </w:r>
            <w:r>
              <w:rPr>
                <w:noProof/>
                <w:webHidden/>
              </w:rPr>
              <w:fldChar w:fldCharType="end"/>
            </w:r>
          </w:hyperlink>
        </w:p>
        <w:p w14:paraId="51005A08" w14:textId="4F5B37FE" w:rsidR="00B65B0D" w:rsidRDefault="00B65B0D" w:rsidP="00C179E5">
          <w:pPr>
            <w:pStyle w:val="TOC2"/>
            <w:tabs>
              <w:tab w:val="left" w:pos="8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0942" w:history="1">
            <w:r w:rsidRPr="00370B50">
              <w:rPr>
                <w:rStyle w:val="Hyperlink"/>
                <w:noProof/>
              </w:rPr>
              <w:t>3.7</w:t>
            </w:r>
            <w:r>
              <w:rPr>
                <w:rFonts w:eastAsiaTheme="minorEastAsia" w:cstheme="minorBidi"/>
                <w:smallCaps w:val="0"/>
                <w:noProof/>
                <w:kern w:val="2"/>
                <w:sz w:val="24"/>
                <w:szCs w:val="24"/>
                <w:lang w:val="en-US"/>
                <w14:ligatures w14:val="standardContextual"/>
              </w:rPr>
              <w:tab/>
            </w:r>
            <w:r w:rsidRPr="00370B50">
              <w:rPr>
                <w:rStyle w:val="Hyperlink"/>
                <w:noProof/>
              </w:rPr>
              <w:t>QPLANT Control System</w:t>
            </w:r>
            <w:r>
              <w:rPr>
                <w:noProof/>
                <w:webHidden/>
              </w:rPr>
              <w:tab/>
            </w:r>
            <w:r>
              <w:rPr>
                <w:noProof/>
                <w:webHidden/>
              </w:rPr>
              <w:fldChar w:fldCharType="begin"/>
            </w:r>
            <w:r>
              <w:rPr>
                <w:noProof/>
                <w:webHidden/>
              </w:rPr>
              <w:instrText xml:space="preserve"> PAGEREF _Toc216340942 \h </w:instrText>
            </w:r>
            <w:r>
              <w:rPr>
                <w:noProof/>
                <w:webHidden/>
              </w:rPr>
            </w:r>
            <w:r>
              <w:rPr>
                <w:noProof/>
                <w:webHidden/>
              </w:rPr>
              <w:fldChar w:fldCharType="separate"/>
            </w:r>
            <w:r w:rsidR="00041F61">
              <w:rPr>
                <w:noProof/>
                <w:webHidden/>
              </w:rPr>
              <w:t>43</w:t>
            </w:r>
            <w:r>
              <w:rPr>
                <w:noProof/>
                <w:webHidden/>
              </w:rPr>
              <w:fldChar w:fldCharType="end"/>
            </w:r>
          </w:hyperlink>
        </w:p>
        <w:p w14:paraId="158AC438" w14:textId="3D795932"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43" w:history="1">
            <w:r w:rsidRPr="00370B50">
              <w:rPr>
                <w:rStyle w:val="Hyperlink"/>
                <w:noProof/>
              </w:rPr>
              <w:t>3.7.1</w:t>
            </w:r>
            <w:r>
              <w:rPr>
                <w:rFonts w:eastAsiaTheme="minorEastAsia" w:cstheme="minorBidi"/>
                <w:i w:val="0"/>
                <w:iCs w:val="0"/>
                <w:noProof/>
                <w:kern w:val="2"/>
                <w:sz w:val="24"/>
                <w:szCs w:val="24"/>
                <w:lang w:val="en-US"/>
                <w14:ligatures w14:val="standardContextual"/>
              </w:rPr>
              <w:tab/>
            </w:r>
            <w:r w:rsidRPr="00370B50">
              <w:rPr>
                <w:rStyle w:val="Hyperlink"/>
                <w:noProof/>
              </w:rPr>
              <w:t>Overview</w:t>
            </w:r>
            <w:r>
              <w:rPr>
                <w:noProof/>
                <w:webHidden/>
              </w:rPr>
              <w:tab/>
            </w:r>
            <w:r>
              <w:rPr>
                <w:noProof/>
                <w:webHidden/>
              </w:rPr>
              <w:fldChar w:fldCharType="begin"/>
            </w:r>
            <w:r>
              <w:rPr>
                <w:noProof/>
                <w:webHidden/>
              </w:rPr>
              <w:instrText xml:space="preserve"> PAGEREF _Toc216340943 \h </w:instrText>
            </w:r>
            <w:r>
              <w:rPr>
                <w:noProof/>
                <w:webHidden/>
              </w:rPr>
            </w:r>
            <w:r>
              <w:rPr>
                <w:noProof/>
                <w:webHidden/>
              </w:rPr>
              <w:fldChar w:fldCharType="separate"/>
            </w:r>
            <w:r w:rsidR="00041F61">
              <w:rPr>
                <w:noProof/>
                <w:webHidden/>
              </w:rPr>
              <w:t>43</w:t>
            </w:r>
            <w:r>
              <w:rPr>
                <w:noProof/>
                <w:webHidden/>
              </w:rPr>
              <w:fldChar w:fldCharType="end"/>
            </w:r>
          </w:hyperlink>
        </w:p>
        <w:p w14:paraId="07964D9F" w14:textId="36FBA25E"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44" w:history="1">
            <w:r w:rsidRPr="00370B50">
              <w:rPr>
                <w:rStyle w:val="Hyperlink"/>
                <w:noProof/>
              </w:rPr>
              <w:t>3.7.2</w:t>
            </w:r>
            <w:r>
              <w:rPr>
                <w:rFonts w:eastAsiaTheme="minorEastAsia" w:cstheme="minorBidi"/>
                <w:i w:val="0"/>
                <w:iCs w:val="0"/>
                <w:noProof/>
                <w:kern w:val="2"/>
                <w:sz w:val="24"/>
                <w:szCs w:val="24"/>
                <w:lang w:val="en-US"/>
                <w14:ligatures w14:val="standardContextual"/>
              </w:rPr>
              <w:tab/>
            </w:r>
            <w:r w:rsidRPr="00370B50">
              <w:rPr>
                <w:rStyle w:val="Hyperlink"/>
                <w:noProof/>
              </w:rPr>
              <w:t>Reference Architecture</w:t>
            </w:r>
            <w:r>
              <w:rPr>
                <w:noProof/>
                <w:webHidden/>
              </w:rPr>
              <w:tab/>
            </w:r>
            <w:r>
              <w:rPr>
                <w:noProof/>
                <w:webHidden/>
              </w:rPr>
              <w:fldChar w:fldCharType="begin"/>
            </w:r>
            <w:r>
              <w:rPr>
                <w:noProof/>
                <w:webHidden/>
              </w:rPr>
              <w:instrText xml:space="preserve"> PAGEREF _Toc216340944 \h </w:instrText>
            </w:r>
            <w:r>
              <w:rPr>
                <w:noProof/>
                <w:webHidden/>
              </w:rPr>
            </w:r>
            <w:r>
              <w:rPr>
                <w:noProof/>
                <w:webHidden/>
              </w:rPr>
              <w:fldChar w:fldCharType="separate"/>
            </w:r>
            <w:r w:rsidR="00041F61">
              <w:rPr>
                <w:noProof/>
                <w:webHidden/>
              </w:rPr>
              <w:t>44</w:t>
            </w:r>
            <w:r>
              <w:rPr>
                <w:noProof/>
                <w:webHidden/>
              </w:rPr>
              <w:fldChar w:fldCharType="end"/>
            </w:r>
          </w:hyperlink>
        </w:p>
        <w:p w14:paraId="2C2C85DC" w14:textId="40156973"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45" w:history="1">
            <w:r w:rsidRPr="00370B50">
              <w:rPr>
                <w:rStyle w:val="Hyperlink"/>
                <w:noProof/>
                <w:highlight w:val="yellow"/>
              </w:rPr>
              <w:t>3.7.3</w:t>
            </w:r>
            <w:r>
              <w:rPr>
                <w:rFonts w:eastAsiaTheme="minorEastAsia" w:cstheme="minorBidi"/>
                <w:i w:val="0"/>
                <w:iCs w:val="0"/>
                <w:noProof/>
                <w:kern w:val="2"/>
                <w:sz w:val="24"/>
                <w:szCs w:val="24"/>
                <w:lang w:val="en-US"/>
                <w14:ligatures w14:val="standardContextual"/>
              </w:rPr>
              <w:tab/>
            </w:r>
            <w:r w:rsidRPr="00370B50">
              <w:rPr>
                <w:rStyle w:val="Hyperlink"/>
                <w:noProof/>
                <w:highlight w:val="yellow"/>
              </w:rPr>
              <w:t>Architecture, Autonomy, and Scope</w:t>
            </w:r>
            <w:r>
              <w:rPr>
                <w:noProof/>
                <w:webHidden/>
              </w:rPr>
              <w:tab/>
            </w:r>
            <w:r>
              <w:rPr>
                <w:noProof/>
                <w:webHidden/>
              </w:rPr>
              <w:fldChar w:fldCharType="begin"/>
            </w:r>
            <w:r>
              <w:rPr>
                <w:noProof/>
                <w:webHidden/>
              </w:rPr>
              <w:instrText xml:space="preserve"> PAGEREF _Toc216340945 \h </w:instrText>
            </w:r>
            <w:r>
              <w:rPr>
                <w:noProof/>
                <w:webHidden/>
              </w:rPr>
            </w:r>
            <w:r>
              <w:rPr>
                <w:noProof/>
                <w:webHidden/>
              </w:rPr>
              <w:fldChar w:fldCharType="separate"/>
            </w:r>
            <w:r w:rsidR="00041F61">
              <w:rPr>
                <w:noProof/>
                <w:webHidden/>
              </w:rPr>
              <w:t>44</w:t>
            </w:r>
            <w:r>
              <w:rPr>
                <w:noProof/>
                <w:webHidden/>
              </w:rPr>
              <w:fldChar w:fldCharType="end"/>
            </w:r>
          </w:hyperlink>
        </w:p>
        <w:p w14:paraId="43180C22" w14:textId="62289535"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46" w:history="1">
            <w:r w:rsidRPr="00370B50">
              <w:rPr>
                <w:rStyle w:val="Hyperlink"/>
                <w:noProof/>
              </w:rPr>
              <w:t>3.7.4</w:t>
            </w:r>
            <w:r>
              <w:rPr>
                <w:rFonts w:eastAsiaTheme="minorEastAsia" w:cstheme="minorBidi"/>
                <w:i w:val="0"/>
                <w:iCs w:val="0"/>
                <w:noProof/>
                <w:kern w:val="2"/>
                <w:sz w:val="24"/>
                <w:szCs w:val="24"/>
                <w:lang w:val="en-US"/>
                <w14:ligatures w14:val="standardContextual"/>
              </w:rPr>
              <w:tab/>
            </w:r>
            <w:r w:rsidRPr="00370B50">
              <w:rPr>
                <w:rStyle w:val="Hyperlink"/>
                <w:noProof/>
              </w:rPr>
              <w:t>Network</w:t>
            </w:r>
            <w:r>
              <w:rPr>
                <w:noProof/>
                <w:webHidden/>
              </w:rPr>
              <w:tab/>
            </w:r>
            <w:r>
              <w:rPr>
                <w:noProof/>
                <w:webHidden/>
              </w:rPr>
              <w:fldChar w:fldCharType="begin"/>
            </w:r>
            <w:r>
              <w:rPr>
                <w:noProof/>
                <w:webHidden/>
              </w:rPr>
              <w:instrText xml:space="preserve"> PAGEREF _Toc216340946 \h </w:instrText>
            </w:r>
            <w:r>
              <w:rPr>
                <w:noProof/>
                <w:webHidden/>
              </w:rPr>
            </w:r>
            <w:r>
              <w:rPr>
                <w:noProof/>
                <w:webHidden/>
              </w:rPr>
              <w:fldChar w:fldCharType="separate"/>
            </w:r>
            <w:r w:rsidR="00041F61">
              <w:rPr>
                <w:noProof/>
                <w:webHidden/>
              </w:rPr>
              <w:t>45</w:t>
            </w:r>
            <w:r>
              <w:rPr>
                <w:noProof/>
                <w:webHidden/>
              </w:rPr>
              <w:fldChar w:fldCharType="end"/>
            </w:r>
          </w:hyperlink>
        </w:p>
        <w:p w14:paraId="0C964B92" w14:textId="3D10CA33"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47" w:history="1">
            <w:r w:rsidRPr="00370B50">
              <w:rPr>
                <w:rStyle w:val="Hyperlink"/>
                <w:noProof/>
              </w:rPr>
              <w:t>3.7.5</w:t>
            </w:r>
            <w:r>
              <w:rPr>
                <w:rFonts w:eastAsiaTheme="minorEastAsia" w:cstheme="minorBidi"/>
                <w:i w:val="0"/>
                <w:iCs w:val="0"/>
                <w:noProof/>
                <w:kern w:val="2"/>
                <w:sz w:val="24"/>
                <w:szCs w:val="24"/>
                <w:lang w:val="en-US"/>
                <w14:ligatures w14:val="standardContextual"/>
              </w:rPr>
              <w:tab/>
            </w:r>
            <w:r w:rsidRPr="00370B50">
              <w:rPr>
                <w:rStyle w:val="Hyperlink"/>
                <w:noProof/>
              </w:rPr>
              <w:t>Software Change Management</w:t>
            </w:r>
            <w:r>
              <w:rPr>
                <w:noProof/>
                <w:webHidden/>
              </w:rPr>
              <w:tab/>
            </w:r>
            <w:r>
              <w:rPr>
                <w:noProof/>
                <w:webHidden/>
              </w:rPr>
              <w:fldChar w:fldCharType="begin"/>
            </w:r>
            <w:r>
              <w:rPr>
                <w:noProof/>
                <w:webHidden/>
              </w:rPr>
              <w:instrText xml:space="preserve"> PAGEREF _Toc216340947 \h </w:instrText>
            </w:r>
            <w:r>
              <w:rPr>
                <w:noProof/>
                <w:webHidden/>
              </w:rPr>
            </w:r>
            <w:r>
              <w:rPr>
                <w:noProof/>
                <w:webHidden/>
              </w:rPr>
              <w:fldChar w:fldCharType="separate"/>
            </w:r>
            <w:r w:rsidR="00041F61">
              <w:rPr>
                <w:noProof/>
                <w:webHidden/>
              </w:rPr>
              <w:t>47</w:t>
            </w:r>
            <w:r>
              <w:rPr>
                <w:noProof/>
                <w:webHidden/>
              </w:rPr>
              <w:fldChar w:fldCharType="end"/>
            </w:r>
          </w:hyperlink>
        </w:p>
        <w:p w14:paraId="7CDDE3FF" w14:textId="0718E447"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48" w:history="1">
            <w:r w:rsidRPr="00370B50">
              <w:rPr>
                <w:rStyle w:val="Hyperlink"/>
                <w:noProof/>
              </w:rPr>
              <w:t>3.7.6</w:t>
            </w:r>
            <w:r>
              <w:rPr>
                <w:rFonts w:eastAsiaTheme="minorEastAsia" w:cstheme="minorBidi"/>
                <w:i w:val="0"/>
                <w:iCs w:val="0"/>
                <w:noProof/>
                <w:kern w:val="2"/>
                <w:sz w:val="24"/>
                <w:szCs w:val="24"/>
                <w:lang w:val="en-US"/>
                <w14:ligatures w14:val="standardContextual"/>
              </w:rPr>
              <w:tab/>
            </w:r>
            <w:r w:rsidRPr="00370B50">
              <w:rPr>
                <w:rStyle w:val="Hyperlink"/>
                <w:noProof/>
              </w:rPr>
              <w:t>Test System for Functional Verification</w:t>
            </w:r>
            <w:r>
              <w:rPr>
                <w:noProof/>
                <w:webHidden/>
              </w:rPr>
              <w:tab/>
            </w:r>
            <w:r>
              <w:rPr>
                <w:noProof/>
                <w:webHidden/>
              </w:rPr>
              <w:fldChar w:fldCharType="begin"/>
            </w:r>
            <w:r>
              <w:rPr>
                <w:noProof/>
                <w:webHidden/>
              </w:rPr>
              <w:instrText xml:space="preserve"> PAGEREF _Toc216340948 \h </w:instrText>
            </w:r>
            <w:r>
              <w:rPr>
                <w:noProof/>
                <w:webHidden/>
              </w:rPr>
            </w:r>
            <w:r>
              <w:rPr>
                <w:noProof/>
                <w:webHidden/>
              </w:rPr>
              <w:fldChar w:fldCharType="separate"/>
            </w:r>
            <w:r w:rsidR="00041F61">
              <w:rPr>
                <w:noProof/>
                <w:webHidden/>
              </w:rPr>
              <w:t>48</w:t>
            </w:r>
            <w:r>
              <w:rPr>
                <w:noProof/>
                <w:webHidden/>
              </w:rPr>
              <w:fldChar w:fldCharType="end"/>
            </w:r>
          </w:hyperlink>
        </w:p>
        <w:p w14:paraId="6780A42C" w14:textId="762D20D3"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49" w:history="1">
            <w:r w:rsidRPr="00370B50">
              <w:rPr>
                <w:rStyle w:val="Hyperlink"/>
                <w:noProof/>
              </w:rPr>
              <w:t>3.7.7</w:t>
            </w:r>
            <w:r>
              <w:rPr>
                <w:rFonts w:eastAsiaTheme="minorEastAsia" w:cstheme="minorBidi"/>
                <w:i w:val="0"/>
                <w:iCs w:val="0"/>
                <w:noProof/>
                <w:kern w:val="2"/>
                <w:sz w:val="24"/>
                <w:szCs w:val="24"/>
                <w:lang w:val="en-US"/>
                <w14:ligatures w14:val="standardContextual"/>
              </w:rPr>
              <w:tab/>
            </w:r>
            <w:r w:rsidRPr="00370B50">
              <w:rPr>
                <w:rStyle w:val="Hyperlink"/>
                <w:noProof/>
              </w:rPr>
              <w:t>Digital Process Model</w:t>
            </w:r>
            <w:r>
              <w:rPr>
                <w:noProof/>
                <w:webHidden/>
              </w:rPr>
              <w:tab/>
            </w:r>
            <w:r>
              <w:rPr>
                <w:noProof/>
                <w:webHidden/>
              </w:rPr>
              <w:fldChar w:fldCharType="begin"/>
            </w:r>
            <w:r>
              <w:rPr>
                <w:noProof/>
                <w:webHidden/>
              </w:rPr>
              <w:instrText xml:space="preserve"> PAGEREF _Toc216340949 \h </w:instrText>
            </w:r>
            <w:r>
              <w:rPr>
                <w:noProof/>
                <w:webHidden/>
              </w:rPr>
            </w:r>
            <w:r>
              <w:rPr>
                <w:noProof/>
                <w:webHidden/>
              </w:rPr>
              <w:fldChar w:fldCharType="separate"/>
            </w:r>
            <w:r w:rsidR="00041F61">
              <w:rPr>
                <w:noProof/>
                <w:webHidden/>
              </w:rPr>
              <w:t>48</w:t>
            </w:r>
            <w:r>
              <w:rPr>
                <w:noProof/>
                <w:webHidden/>
              </w:rPr>
              <w:fldChar w:fldCharType="end"/>
            </w:r>
          </w:hyperlink>
        </w:p>
        <w:p w14:paraId="4D27139C" w14:textId="12E834B0"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50" w:history="1">
            <w:r w:rsidRPr="00370B50">
              <w:rPr>
                <w:rStyle w:val="Hyperlink"/>
                <w:noProof/>
              </w:rPr>
              <w:t>3.7.8</w:t>
            </w:r>
            <w:r>
              <w:rPr>
                <w:rFonts w:eastAsiaTheme="minorEastAsia" w:cstheme="minorBidi"/>
                <w:i w:val="0"/>
                <w:iCs w:val="0"/>
                <w:noProof/>
                <w:kern w:val="2"/>
                <w:sz w:val="24"/>
                <w:szCs w:val="24"/>
                <w:lang w:val="en-US"/>
                <w14:ligatures w14:val="standardContextual"/>
              </w:rPr>
              <w:tab/>
            </w:r>
            <w:r w:rsidRPr="00370B50">
              <w:rPr>
                <w:rStyle w:val="Hyperlink"/>
                <w:noProof/>
              </w:rPr>
              <w:t>Cryogenic System Control and MCS Integration</w:t>
            </w:r>
            <w:r>
              <w:rPr>
                <w:noProof/>
                <w:webHidden/>
              </w:rPr>
              <w:tab/>
            </w:r>
            <w:r>
              <w:rPr>
                <w:noProof/>
                <w:webHidden/>
              </w:rPr>
              <w:fldChar w:fldCharType="begin"/>
            </w:r>
            <w:r>
              <w:rPr>
                <w:noProof/>
                <w:webHidden/>
              </w:rPr>
              <w:instrText xml:space="preserve"> PAGEREF _Toc216340950 \h </w:instrText>
            </w:r>
            <w:r>
              <w:rPr>
                <w:noProof/>
                <w:webHidden/>
              </w:rPr>
            </w:r>
            <w:r>
              <w:rPr>
                <w:noProof/>
                <w:webHidden/>
              </w:rPr>
              <w:fldChar w:fldCharType="separate"/>
            </w:r>
            <w:r w:rsidR="00041F61">
              <w:rPr>
                <w:noProof/>
                <w:webHidden/>
              </w:rPr>
              <w:t>49</w:t>
            </w:r>
            <w:r>
              <w:rPr>
                <w:noProof/>
                <w:webHidden/>
              </w:rPr>
              <w:fldChar w:fldCharType="end"/>
            </w:r>
          </w:hyperlink>
        </w:p>
        <w:p w14:paraId="6F282987" w14:textId="5B6A65EC"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51" w:history="1">
            <w:r w:rsidRPr="00370B50">
              <w:rPr>
                <w:rStyle w:val="Hyperlink"/>
                <w:noProof/>
              </w:rPr>
              <w:t>3.7.9</w:t>
            </w:r>
            <w:r>
              <w:rPr>
                <w:rFonts w:eastAsiaTheme="minorEastAsia" w:cstheme="minorBidi"/>
                <w:i w:val="0"/>
                <w:iCs w:val="0"/>
                <w:noProof/>
                <w:kern w:val="2"/>
                <w:sz w:val="24"/>
                <w:szCs w:val="24"/>
                <w:lang w:val="en-US"/>
                <w14:ligatures w14:val="standardContextual"/>
              </w:rPr>
              <w:tab/>
            </w:r>
            <w:r w:rsidRPr="00370B50">
              <w:rPr>
                <w:rStyle w:val="Hyperlink"/>
                <w:noProof/>
              </w:rPr>
              <w:t>General Software and Hardware Requirements</w:t>
            </w:r>
            <w:r>
              <w:rPr>
                <w:noProof/>
                <w:webHidden/>
              </w:rPr>
              <w:tab/>
            </w:r>
            <w:r>
              <w:rPr>
                <w:noProof/>
                <w:webHidden/>
              </w:rPr>
              <w:fldChar w:fldCharType="begin"/>
            </w:r>
            <w:r>
              <w:rPr>
                <w:noProof/>
                <w:webHidden/>
              </w:rPr>
              <w:instrText xml:space="preserve"> PAGEREF _Toc216340951 \h </w:instrText>
            </w:r>
            <w:r>
              <w:rPr>
                <w:noProof/>
                <w:webHidden/>
              </w:rPr>
            </w:r>
            <w:r>
              <w:rPr>
                <w:noProof/>
                <w:webHidden/>
              </w:rPr>
              <w:fldChar w:fldCharType="separate"/>
            </w:r>
            <w:r w:rsidR="00041F61">
              <w:rPr>
                <w:noProof/>
                <w:webHidden/>
              </w:rPr>
              <w:t>49</w:t>
            </w:r>
            <w:r>
              <w:rPr>
                <w:noProof/>
                <w:webHidden/>
              </w:rPr>
              <w:fldChar w:fldCharType="end"/>
            </w:r>
          </w:hyperlink>
        </w:p>
        <w:p w14:paraId="72CE026C" w14:textId="5612B139"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52" w:history="1">
            <w:r w:rsidRPr="00370B50">
              <w:rPr>
                <w:rStyle w:val="Hyperlink"/>
                <w:noProof/>
              </w:rPr>
              <w:t>3.7.10</w:t>
            </w:r>
            <w:r>
              <w:rPr>
                <w:rFonts w:eastAsiaTheme="minorEastAsia" w:cstheme="minorBidi"/>
                <w:i w:val="0"/>
                <w:iCs w:val="0"/>
                <w:noProof/>
                <w:kern w:val="2"/>
                <w:sz w:val="24"/>
                <w:szCs w:val="24"/>
                <w:lang w:val="en-US"/>
                <w14:ligatures w14:val="standardContextual"/>
              </w:rPr>
              <w:tab/>
            </w:r>
            <w:r w:rsidRPr="00370B50">
              <w:rPr>
                <w:rStyle w:val="Hyperlink"/>
                <w:noProof/>
              </w:rPr>
              <w:t>Software development</w:t>
            </w:r>
            <w:r>
              <w:rPr>
                <w:noProof/>
                <w:webHidden/>
              </w:rPr>
              <w:tab/>
            </w:r>
            <w:r>
              <w:rPr>
                <w:noProof/>
                <w:webHidden/>
              </w:rPr>
              <w:fldChar w:fldCharType="begin"/>
            </w:r>
            <w:r>
              <w:rPr>
                <w:noProof/>
                <w:webHidden/>
              </w:rPr>
              <w:instrText xml:space="preserve"> PAGEREF _Toc216340952 \h </w:instrText>
            </w:r>
            <w:r>
              <w:rPr>
                <w:noProof/>
                <w:webHidden/>
              </w:rPr>
            </w:r>
            <w:r>
              <w:rPr>
                <w:noProof/>
                <w:webHidden/>
              </w:rPr>
              <w:fldChar w:fldCharType="separate"/>
            </w:r>
            <w:r w:rsidR="00041F61">
              <w:rPr>
                <w:noProof/>
                <w:webHidden/>
              </w:rPr>
              <w:t>49</w:t>
            </w:r>
            <w:r>
              <w:rPr>
                <w:noProof/>
                <w:webHidden/>
              </w:rPr>
              <w:fldChar w:fldCharType="end"/>
            </w:r>
          </w:hyperlink>
        </w:p>
        <w:p w14:paraId="643FD61A" w14:textId="107D897F"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53" w:history="1">
            <w:r w:rsidRPr="00370B50">
              <w:rPr>
                <w:rStyle w:val="Hyperlink"/>
                <w:noProof/>
              </w:rPr>
              <w:t>3.7.11</w:t>
            </w:r>
            <w:r>
              <w:rPr>
                <w:rFonts w:eastAsiaTheme="minorEastAsia" w:cstheme="minorBidi"/>
                <w:i w:val="0"/>
                <w:iCs w:val="0"/>
                <w:noProof/>
                <w:kern w:val="2"/>
                <w:sz w:val="24"/>
                <w:szCs w:val="24"/>
                <w:lang w:val="en-US"/>
                <w14:ligatures w14:val="standardContextual"/>
              </w:rPr>
              <w:tab/>
            </w:r>
            <w:r w:rsidRPr="00370B50">
              <w:rPr>
                <w:rStyle w:val="Hyperlink"/>
                <w:noProof/>
              </w:rPr>
              <w:t>Human Machine Interface (HMI)</w:t>
            </w:r>
            <w:r>
              <w:rPr>
                <w:noProof/>
                <w:webHidden/>
              </w:rPr>
              <w:tab/>
            </w:r>
            <w:r>
              <w:rPr>
                <w:noProof/>
                <w:webHidden/>
              </w:rPr>
              <w:fldChar w:fldCharType="begin"/>
            </w:r>
            <w:r>
              <w:rPr>
                <w:noProof/>
                <w:webHidden/>
              </w:rPr>
              <w:instrText xml:space="preserve"> PAGEREF _Toc216340953 \h </w:instrText>
            </w:r>
            <w:r>
              <w:rPr>
                <w:noProof/>
                <w:webHidden/>
              </w:rPr>
            </w:r>
            <w:r>
              <w:rPr>
                <w:noProof/>
                <w:webHidden/>
              </w:rPr>
              <w:fldChar w:fldCharType="separate"/>
            </w:r>
            <w:r w:rsidR="00041F61">
              <w:rPr>
                <w:noProof/>
                <w:webHidden/>
              </w:rPr>
              <w:t>50</w:t>
            </w:r>
            <w:r>
              <w:rPr>
                <w:noProof/>
                <w:webHidden/>
              </w:rPr>
              <w:fldChar w:fldCharType="end"/>
            </w:r>
          </w:hyperlink>
        </w:p>
        <w:p w14:paraId="0005A0CE" w14:textId="06F9EC7B"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54" w:history="1">
            <w:r w:rsidRPr="00370B50">
              <w:rPr>
                <w:rStyle w:val="Hyperlink"/>
                <w:noProof/>
              </w:rPr>
              <w:t>3.7.12</w:t>
            </w:r>
            <w:r>
              <w:rPr>
                <w:rFonts w:eastAsiaTheme="minorEastAsia" w:cstheme="minorBidi"/>
                <w:i w:val="0"/>
                <w:iCs w:val="0"/>
                <w:noProof/>
                <w:kern w:val="2"/>
                <w:sz w:val="24"/>
                <w:szCs w:val="24"/>
                <w:lang w:val="en-US"/>
                <w14:ligatures w14:val="standardContextual"/>
              </w:rPr>
              <w:tab/>
            </w:r>
            <w:r w:rsidRPr="00370B50">
              <w:rPr>
                <w:rStyle w:val="Hyperlink"/>
                <w:noProof/>
              </w:rPr>
              <w:t>Migration to Newer Hardware</w:t>
            </w:r>
            <w:r>
              <w:rPr>
                <w:noProof/>
                <w:webHidden/>
              </w:rPr>
              <w:tab/>
            </w:r>
            <w:r>
              <w:rPr>
                <w:noProof/>
                <w:webHidden/>
              </w:rPr>
              <w:fldChar w:fldCharType="begin"/>
            </w:r>
            <w:r>
              <w:rPr>
                <w:noProof/>
                <w:webHidden/>
              </w:rPr>
              <w:instrText xml:space="preserve"> PAGEREF _Toc216340954 \h </w:instrText>
            </w:r>
            <w:r>
              <w:rPr>
                <w:noProof/>
                <w:webHidden/>
              </w:rPr>
            </w:r>
            <w:r>
              <w:rPr>
                <w:noProof/>
                <w:webHidden/>
              </w:rPr>
              <w:fldChar w:fldCharType="separate"/>
            </w:r>
            <w:r w:rsidR="00041F61">
              <w:rPr>
                <w:noProof/>
                <w:webHidden/>
              </w:rPr>
              <w:t>51</w:t>
            </w:r>
            <w:r>
              <w:rPr>
                <w:noProof/>
                <w:webHidden/>
              </w:rPr>
              <w:fldChar w:fldCharType="end"/>
            </w:r>
          </w:hyperlink>
        </w:p>
        <w:p w14:paraId="72F6ADE3" w14:textId="27548C04" w:rsidR="00B65B0D" w:rsidRDefault="00B65B0D" w:rsidP="00C179E5">
          <w:pPr>
            <w:pStyle w:val="TOC2"/>
            <w:tabs>
              <w:tab w:val="left" w:pos="8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0955" w:history="1">
            <w:r w:rsidRPr="00370B50">
              <w:rPr>
                <w:rStyle w:val="Hyperlink"/>
                <w:noProof/>
              </w:rPr>
              <w:t>3.8</w:t>
            </w:r>
            <w:r>
              <w:rPr>
                <w:rFonts w:eastAsiaTheme="minorEastAsia" w:cstheme="minorBidi"/>
                <w:smallCaps w:val="0"/>
                <w:noProof/>
                <w:kern w:val="2"/>
                <w:sz w:val="24"/>
                <w:szCs w:val="24"/>
                <w:lang w:val="en-US"/>
                <w14:ligatures w14:val="standardContextual"/>
              </w:rPr>
              <w:tab/>
            </w:r>
            <w:r w:rsidRPr="00370B50">
              <w:rPr>
                <w:rStyle w:val="Hyperlink"/>
                <w:noProof/>
              </w:rPr>
              <w:t>Interfaces</w:t>
            </w:r>
            <w:r>
              <w:rPr>
                <w:noProof/>
                <w:webHidden/>
              </w:rPr>
              <w:tab/>
            </w:r>
            <w:r>
              <w:rPr>
                <w:noProof/>
                <w:webHidden/>
              </w:rPr>
              <w:fldChar w:fldCharType="begin"/>
            </w:r>
            <w:r>
              <w:rPr>
                <w:noProof/>
                <w:webHidden/>
              </w:rPr>
              <w:instrText xml:space="preserve"> PAGEREF _Toc216340955 \h </w:instrText>
            </w:r>
            <w:r>
              <w:rPr>
                <w:noProof/>
                <w:webHidden/>
              </w:rPr>
            </w:r>
            <w:r>
              <w:rPr>
                <w:noProof/>
                <w:webHidden/>
              </w:rPr>
              <w:fldChar w:fldCharType="separate"/>
            </w:r>
            <w:r w:rsidR="00041F61">
              <w:rPr>
                <w:noProof/>
                <w:webHidden/>
              </w:rPr>
              <w:t>52</w:t>
            </w:r>
            <w:r>
              <w:rPr>
                <w:noProof/>
                <w:webHidden/>
              </w:rPr>
              <w:fldChar w:fldCharType="end"/>
            </w:r>
          </w:hyperlink>
        </w:p>
        <w:p w14:paraId="7C79E05D" w14:textId="2A69B45B"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56" w:history="1">
            <w:r w:rsidRPr="00370B50">
              <w:rPr>
                <w:rStyle w:val="Hyperlink"/>
                <w:noProof/>
              </w:rPr>
              <w:t>3.8.1</w:t>
            </w:r>
            <w:r>
              <w:rPr>
                <w:rFonts w:eastAsiaTheme="minorEastAsia" w:cstheme="minorBidi"/>
                <w:i w:val="0"/>
                <w:iCs w:val="0"/>
                <w:noProof/>
                <w:kern w:val="2"/>
                <w:sz w:val="24"/>
                <w:szCs w:val="24"/>
                <w:lang w:val="en-US"/>
                <w14:ligatures w14:val="standardContextual"/>
              </w:rPr>
              <w:tab/>
            </w:r>
            <w:r w:rsidRPr="00370B50">
              <w:rPr>
                <w:rStyle w:val="Hyperlink"/>
                <w:noProof/>
              </w:rPr>
              <w:t>Process Line interface</w:t>
            </w:r>
            <w:r>
              <w:rPr>
                <w:noProof/>
                <w:webHidden/>
              </w:rPr>
              <w:tab/>
            </w:r>
            <w:r>
              <w:rPr>
                <w:noProof/>
                <w:webHidden/>
              </w:rPr>
              <w:fldChar w:fldCharType="begin"/>
            </w:r>
            <w:r>
              <w:rPr>
                <w:noProof/>
                <w:webHidden/>
              </w:rPr>
              <w:instrText xml:space="preserve"> PAGEREF _Toc216340956 \h </w:instrText>
            </w:r>
            <w:r>
              <w:rPr>
                <w:noProof/>
                <w:webHidden/>
              </w:rPr>
            </w:r>
            <w:r>
              <w:rPr>
                <w:noProof/>
                <w:webHidden/>
              </w:rPr>
              <w:fldChar w:fldCharType="separate"/>
            </w:r>
            <w:r w:rsidR="00041F61">
              <w:rPr>
                <w:noProof/>
                <w:webHidden/>
              </w:rPr>
              <w:t>52</w:t>
            </w:r>
            <w:r>
              <w:rPr>
                <w:noProof/>
                <w:webHidden/>
              </w:rPr>
              <w:fldChar w:fldCharType="end"/>
            </w:r>
          </w:hyperlink>
        </w:p>
        <w:p w14:paraId="6AA143FF" w14:textId="046C30FD"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57" w:history="1">
            <w:r w:rsidRPr="00370B50">
              <w:rPr>
                <w:rStyle w:val="Hyperlink"/>
                <w:noProof/>
              </w:rPr>
              <w:t>3.8.2</w:t>
            </w:r>
            <w:r>
              <w:rPr>
                <w:rFonts w:eastAsiaTheme="minorEastAsia" w:cstheme="minorBidi"/>
                <w:i w:val="0"/>
                <w:iCs w:val="0"/>
                <w:noProof/>
                <w:kern w:val="2"/>
                <w:sz w:val="24"/>
                <w:szCs w:val="24"/>
                <w:lang w:val="en-US"/>
                <w14:ligatures w14:val="standardContextual"/>
              </w:rPr>
              <w:tab/>
            </w:r>
            <w:r w:rsidRPr="00370B50">
              <w:rPr>
                <w:rStyle w:val="Hyperlink"/>
                <w:noProof/>
              </w:rPr>
              <w:t>Interface with support systems (utilities)</w:t>
            </w:r>
            <w:r>
              <w:rPr>
                <w:noProof/>
                <w:webHidden/>
              </w:rPr>
              <w:tab/>
            </w:r>
            <w:r>
              <w:rPr>
                <w:noProof/>
                <w:webHidden/>
              </w:rPr>
              <w:fldChar w:fldCharType="begin"/>
            </w:r>
            <w:r>
              <w:rPr>
                <w:noProof/>
                <w:webHidden/>
              </w:rPr>
              <w:instrText xml:space="preserve"> PAGEREF _Toc216340957 \h </w:instrText>
            </w:r>
            <w:r>
              <w:rPr>
                <w:noProof/>
                <w:webHidden/>
              </w:rPr>
            </w:r>
            <w:r>
              <w:rPr>
                <w:noProof/>
                <w:webHidden/>
              </w:rPr>
              <w:fldChar w:fldCharType="separate"/>
            </w:r>
            <w:r w:rsidR="00041F61">
              <w:rPr>
                <w:noProof/>
                <w:webHidden/>
              </w:rPr>
              <w:t>55</w:t>
            </w:r>
            <w:r>
              <w:rPr>
                <w:noProof/>
                <w:webHidden/>
              </w:rPr>
              <w:fldChar w:fldCharType="end"/>
            </w:r>
          </w:hyperlink>
        </w:p>
        <w:p w14:paraId="47BA8359" w14:textId="2AAC83EE"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58" w:history="1">
            <w:r w:rsidRPr="00370B50">
              <w:rPr>
                <w:rStyle w:val="Hyperlink"/>
                <w:noProof/>
              </w:rPr>
              <w:t>3.8.3</w:t>
            </w:r>
            <w:r>
              <w:rPr>
                <w:rFonts w:eastAsiaTheme="minorEastAsia" w:cstheme="minorBidi"/>
                <w:i w:val="0"/>
                <w:iCs w:val="0"/>
                <w:noProof/>
                <w:kern w:val="2"/>
                <w:sz w:val="24"/>
                <w:szCs w:val="24"/>
                <w:lang w:val="en-US"/>
                <w14:ligatures w14:val="standardContextual"/>
              </w:rPr>
              <w:tab/>
            </w:r>
            <w:r w:rsidRPr="00370B50">
              <w:rPr>
                <w:rStyle w:val="Hyperlink"/>
                <w:noProof/>
              </w:rPr>
              <w:t>Interfaces with the site</w:t>
            </w:r>
            <w:r>
              <w:rPr>
                <w:noProof/>
                <w:webHidden/>
              </w:rPr>
              <w:tab/>
            </w:r>
            <w:r>
              <w:rPr>
                <w:noProof/>
                <w:webHidden/>
              </w:rPr>
              <w:fldChar w:fldCharType="begin"/>
            </w:r>
            <w:r>
              <w:rPr>
                <w:noProof/>
                <w:webHidden/>
              </w:rPr>
              <w:instrText xml:space="preserve"> PAGEREF _Toc216340958 \h </w:instrText>
            </w:r>
            <w:r>
              <w:rPr>
                <w:noProof/>
                <w:webHidden/>
              </w:rPr>
            </w:r>
            <w:r>
              <w:rPr>
                <w:noProof/>
                <w:webHidden/>
              </w:rPr>
              <w:fldChar w:fldCharType="separate"/>
            </w:r>
            <w:r w:rsidR="00041F61">
              <w:rPr>
                <w:noProof/>
                <w:webHidden/>
              </w:rPr>
              <w:t>58</w:t>
            </w:r>
            <w:r>
              <w:rPr>
                <w:noProof/>
                <w:webHidden/>
              </w:rPr>
              <w:fldChar w:fldCharType="end"/>
            </w:r>
          </w:hyperlink>
        </w:p>
        <w:p w14:paraId="594DD4E2" w14:textId="4589638C" w:rsidR="00B65B0D" w:rsidRDefault="00B65B0D" w:rsidP="00C179E5">
          <w:pPr>
            <w:pStyle w:val="TOC3"/>
            <w:tabs>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59" w:history="1">
            <w:r w:rsidRPr="00370B50">
              <w:rPr>
                <w:rStyle w:val="Hyperlink"/>
                <w:noProof/>
              </w:rPr>
              <w:t>Figure 2</w:t>
            </w:r>
            <w:r>
              <w:rPr>
                <w:noProof/>
                <w:webHidden/>
              </w:rPr>
              <w:tab/>
            </w:r>
            <w:r>
              <w:rPr>
                <w:noProof/>
                <w:webHidden/>
              </w:rPr>
              <w:fldChar w:fldCharType="begin"/>
            </w:r>
            <w:r>
              <w:rPr>
                <w:noProof/>
                <w:webHidden/>
              </w:rPr>
              <w:instrText xml:space="preserve"> PAGEREF _Toc216340959 \h </w:instrText>
            </w:r>
            <w:r>
              <w:rPr>
                <w:noProof/>
                <w:webHidden/>
              </w:rPr>
            </w:r>
            <w:r>
              <w:rPr>
                <w:noProof/>
                <w:webHidden/>
              </w:rPr>
              <w:fldChar w:fldCharType="separate"/>
            </w:r>
            <w:r w:rsidR="00041F61">
              <w:rPr>
                <w:noProof/>
                <w:webHidden/>
              </w:rPr>
              <w:t>58</w:t>
            </w:r>
            <w:r>
              <w:rPr>
                <w:noProof/>
                <w:webHidden/>
              </w:rPr>
              <w:fldChar w:fldCharType="end"/>
            </w:r>
          </w:hyperlink>
        </w:p>
        <w:p w14:paraId="19ECBCFE" w14:textId="615512E3"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60" w:history="1">
            <w:r w:rsidRPr="00370B50">
              <w:rPr>
                <w:rStyle w:val="Hyperlink"/>
                <w:noProof/>
              </w:rPr>
              <w:t>3.8.4</w:t>
            </w:r>
            <w:r>
              <w:rPr>
                <w:rFonts w:eastAsiaTheme="minorEastAsia" w:cstheme="minorBidi"/>
                <w:i w:val="0"/>
                <w:iCs w:val="0"/>
                <w:noProof/>
                <w:kern w:val="2"/>
                <w:sz w:val="24"/>
                <w:szCs w:val="24"/>
                <w:lang w:val="en-US"/>
                <w14:ligatures w14:val="standardContextual"/>
              </w:rPr>
              <w:tab/>
            </w:r>
            <w:r w:rsidRPr="00370B50">
              <w:rPr>
                <w:rStyle w:val="Hyperlink"/>
                <w:noProof/>
              </w:rPr>
              <w:t>Interfaces with the Vacuum System</w:t>
            </w:r>
            <w:r>
              <w:rPr>
                <w:noProof/>
                <w:webHidden/>
              </w:rPr>
              <w:tab/>
            </w:r>
            <w:r>
              <w:rPr>
                <w:noProof/>
                <w:webHidden/>
              </w:rPr>
              <w:fldChar w:fldCharType="begin"/>
            </w:r>
            <w:r>
              <w:rPr>
                <w:noProof/>
                <w:webHidden/>
              </w:rPr>
              <w:instrText xml:space="preserve"> PAGEREF _Toc216340960 \h </w:instrText>
            </w:r>
            <w:r>
              <w:rPr>
                <w:noProof/>
                <w:webHidden/>
              </w:rPr>
            </w:r>
            <w:r>
              <w:rPr>
                <w:noProof/>
                <w:webHidden/>
              </w:rPr>
              <w:fldChar w:fldCharType="separate"/>
            </w:r>
            <w:r w:rsidR="00041F61">
              <w:rPr>
                <w:noProof/>
                <w:webHidden/>
              </w:rPr>
              <w:t>59</w:t>
            </w:r>
            <w:r>
              <w:rPr>
                <w:noProof/>
                <w:webHidden/>
              </w:rPr>
              <w:fldChar w:fldCharType="end"/>
            </w:r>
          </w:hyperlink>
        </w:p>
        <w:p w14:paraId="2A1B1C6A" w14:textId="184AC875"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61" w:history="1">
            <w:r w:rsidRPr="00370B50">
              <w:rPr>
                <w:rStyle w:val="Hyperlink"/>
                <w:noProof/>
              </w:rPr>
              <w:t>3.8.5</w:t>
            </w:r>
            <w:r>
              <w:rPr>
                <w:rFonts w:eastAsiaTheme="minorEastAsia" w:cstheme="minorBidi"/>
                <w:i w:val="0"/>
                <w:iCs w:val="0"/>
                <w:noProof/>
                <w:kern w:val="2"/>
                <w:sz w:val="24"/>
                <w:szCs w:val="24"/>
                <w:lang w:val="en-US"/>
                <w14:ligatures w14:val="standardContextual"/>
              </w:rPr>
              <w:tab/>
            </w:r>
            <w:r w:rsidRPr="00370B50">
              <w:rPr>
                <w:rStyle w:val="Hyperlink"/>
                <w:noProof/>
              </w:rPr>
              <w:t>Interface with LHe (ad-hoc) user and associated helium recovery</w:t>
            </w:r>
            <w:r>
              <w:rPr>
                <w:noProof/>
                <w:webHidden/>
              </w:rPr>
              <w:tab/>
            </w:r>
            <w:r>
              <w:rPr>
                <w:noProof/>
                <w:webHidden/>
              </w:rPr>
              <w:fldChar w:fldCharType="begin"/>
            </w:r>
            <w:r>
              <w:rPr>
                <w:noProof/>
                <w:webHidden/>
              </w:rPr>
              <w:instrText xml:space="preserve"> PAGEREF _Toc216340961 \h </w:instrText>
            </w:r>
            <w:r>
              <w:rPr>
                <w:noProof/>
                <w:webHidden/>
              </w:rPr>
            </w:r>
            <w:r>
              <w:rPr>
                <w:noProof/>
                <w:webHidden/>
              </w:rPr>
              <w:fldChar w:fldCharType="separate"/>
            </w:r>
            <w:r w:rsidR="00041F61">
              <w:rPr>
                <w:noProof/>
                <w:webHidden/>
              </w:rPr>
              <w:t>59</w:t>
            </w:r>
            <w:r>
              <w:rPr>
                <w:noProof/>
                <w:webHidden/>
              </w:rPr>
              <w:fldChar w:fldCharType="end"/>
            </w:r>
          </w:hyperlink>
        </w:p>
        <w:p w14:paraId="6D1DD490" w14:textId="7653F78E"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62" w:history="1">
            <w:r w:rsidRPr="00370B50">
              <w:rPr>
                <w:rStyle w:val="Hyperlink"/>
                <w:noProof/>
              </w:rPr>
              <w:t>3.8.6</w:t>
            </w:r>
            <w:r>
              <w:rPr>
                <w:rFonts w:eastAsiaTheme="minorEastAsia" w:cstheme="minorBidi"/>
                <w:i w:val="0"/>
                <w:iCs w:val="0"/>
                <w:noProof/>
                <w:kern w:val="2"/>
                <w:sz w:val="24"/>
                <w:szCs w:val="24"/>
                <w:lang w:val="en-US"/>
                <w14:ligatures w14:val="standardContextual"/>
              </w:rPr>
              <w:tab/>
            </w:r>
            <w:r w:rsidRPr="00370B50">
              <w:rPr>
                <w:rStyle w:val="Hyperlink"/>
                <w:noProof/>
              </w:rPr>
              <w:t>Liquid Nitrogen (LN2)</w:t>
            </w:r>
            <w:r>
              <w:rPr>
                <w:noProof/>
                <w:webHidden/>
              </w:rPr>
              <w:tab/>
            </w:r>
            <w:r>
              <w:rPr>
                <w:noProof/>
                <w:webHidden/>
              </w:rPr>
              <w:fldChar w:fldCharType="begin"/>
            </w:r>
            <w:r>
              <w:rPr>
                <w:noProof/>
                <w:webHidden/>
              </w:rPr>
              <w:instrText xml:space="preserve"> PAGEREF _Toc216340962 \h </w:instrText>
            </w:r>
            <w:r>
              <w:rPr>
                <w:noProof/>
                <w:webHidden/>
              </w:rPr>
            </w:r>
            <w:r>
              <w:rPr>
                <w:noProof/>
                <w:webHidden/>
              </w:rPr>
              <w:fldChar w:fldCharType="separate"/>
            </w:r>
            <w:r w:rsidR="00041F61">
              <w:rPr>
                <w:noProof/>
                <w:webHidden/>
              </w:rPr>
              <w:t>61</w:t>
            </w:r>
            <w:r>
              <w:rPr>
                <w:noProof/>
                <w:webHidden/>
              </w:rPr>
              <w:fldChar w:fldCharType="end"/>
            </w:r>
          </w:hyperlink>
        </w:p>
        <w:p w14:paraId="2C709226" w14:textId="38BEF02B"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63" w:history="1">
            <w:r w:rsidRPr="00370B50">
              <w:rPr>
                <w:rStyle w:val="Hyperlink"/>
                <w:noProof/>
              </w:rPr>
              <w:t>3.8.7</w:t>
            </w:r>
            <w:r>
              <w:rPr>
                <w:rFonts w:eastAsiaTheme="minorEastAsia" w:cstheme="minorBidi"/>
                <w:i w:val="0"/>
                <w:iCs w:val="0"/>
                <w:noProof/>
                <w:kern w:val="2"/>
                <w:sz w:val="24"/>
                <w:szCs w:val="24"/>
                <w:lang w:val="en-US"/>
                <w14:ligatures w14:val="standardContextual"/>
              </w:rPr>
              <w:tab/>
            </w:r>
            <w:r w:rsidRPr="00370B50">
              <w:rPr>
                <w:rStyle w:val="Hyperlink"/>
                <w:noProof/>
              </w:rPr>
              <w:t>Interfaces with (external) Control System</w:t>
            </w:r>
            <w:r>
              <w:rPr>
                <w:noProof/>
                <w:webHidden/>
              </w:rPr>
              <w:tab/>
            </w:r>
            <w:r>
              <w:rPr>
                <w:noProof/>
                <w:webHidden/>
              </w:rPr>
              <w:fldChar w:fldCharType="begin"/>
            </w:r>
            <w:r>
              <w:rPr>
                <w:noProof/>
                <w:webHidden/>
              </w:rPr>
              <w:instrText xml:space="preserve"> PAGEREF _Toc216340963 \h </w:instrText>
            </w:r>
            <w:r>
              <w:rPr>
                <w:noProof/>
                <w:webHidden/>
              </w:rPr>
            </w:r>
            <w:r>
              <w:rPr>
                <w:noProof/>
                <w:webHidden/>
              </w:rPr>
              <w:fldChar w:fldCharType="separate"/>
            </w:r>
            <w:r w:rsidR="00041F61">
              <w:rPr>
                <w:noProof/>
                <w:webHidden/>
              </w:rPr>
              <w:t>62</w:t>
            </w:r>
            <w:r>
              <w:rPr>
                <w:noProof/>
                <w:webHidden/>
              </w:rPr>
              <w:fldChar w:fldCharType="end"/>
            </w:r>
          </w:hyperlink>
        </w:p>
        <w:p w14:paraId="75A37CC4" w14:textId="631552C5" w:rsidR="00B65B0D" w:rsidRDefault="00B65B0D" w:rsidP="00C179E5">
          <w:pPr>
            <w:pStyle w:val="TOC2"/>
            <w:tabs>
              <w:tab w:val="left" w:pos="8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0964" w:history="1">
            <w:r w:rsidRPr="00370B50">
              <w:rPr>
                <w:rStyle w:val="Hyperlink"/>
                <w:noProof/>
              </w:rPr>
              <w:t>3.9</w:t>
            </w:r>
            <w:r>
              <w:rPr>
                <w:rFonts w:eastAsiaTheme="minorEastAsia" w:cstheme="minorBidi"/>
                <w:smallCaps w:val="0"/>
                <w:noProof/>
                <w:kern w:val="2"/>
                <w:sz w:val="24"/>
                <w:szCs w:val="24"/>
                <w:lang w:val="en-US"/>
                <w14:ligatures w14:val="standardContextual"/>
              </w:rPr>
              <w:tab/>
            </w:r>
            <w:r w:rsidRPr="00370B50">
              <w:rPr>
                <w:rStyle w:val="Hyperlink"/>
                <w:noProof/>
              </w:rPr>
              <w:t>Quality assurance during design and build</w:t>
            </w:r>
            <w:r>
              <w:rPr>
                <w:noProof/>
                <w:webHidden/>
              </w:rPr>
              <w:tab/>
            </w:r>
            <w:r>
              <w:rPr>
                <w:noProof/>
                <w:webHidden/>
              </w:rPr>
              <w:fldChar w:fldCharType="begin"/>
            </w:r>
            <w:r>
              <w:rPr>
                <w:noProof/>
                <w:webHidden/>
              </w:rPr>
              <w:instrText xml:space="preserve"> PAGEREF _Toc216340964 \h </w:instrText>
            </w:r>
            <w:r>
              <w:rPr>
                <w:noProof/>
                <w:webHidden/>
              </w:rPr>
            </w:r>
            <w:r>
              <w:rPr>
                <w:noProof/>
                <w:webHidden/>
              </w:rPr>
              <w:fldChar w:fldCharType="separate"/>
            </w:r>
            <w:r w:rsidR="00041F61">
              <w:rPr>
                <w:noProof/>
                <w:webHidden/>
              </w:rPr>
              <w:t>63</w:t>
            </w:r>
            <w:r>
              <w:rPr>
                <w:noProof/>
                <w:webHidden/>
              </w:rPr>
              <w:fldChar w:fldCharType="end"/>
            </w:r>
          </w:hyperlink>
        </w:p>
        <w:p w14:paraId="1BF6578D" w14:textId="7EC1FFD5"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65" w:history="1">
            <w:r w:rsidRPr="00370B50">
              <w:rPr>
                <w:rStyle w:val="Hyperlink"/>
                <w:noProof/>
              </w:rPr>
              <w:t>3.9.1</w:t>
            </w:r>
            <w:r>
              <w:rPr>
                <w:rFonts w:eastAsiaTheme="minorEastAsia" w:cstheme="minorBidi"/>
                <w:i w:val="0"/>
                <w:iCs w:val="0"/>
                <w:noProof/>
                <w:kern w:val="2"/>
                <w:sz w:val="24"/>
                <w:szCs w:val="24"/>
                <w:lang w:val="en-US"/>
                <w14:ligatures w14:val="standardContextual"/>
              </w:rPr>
              <w:tab/>
            </w:r>
            <w:r w:rsidRPr="00370B50">
              <w:rPr>
                <w:rStyle w:val="Hyperlink"/>
                <w:noProof/>
              </w:rPr>
              <w:t>Manufacturing and Inspection Plan</w:t>
            </w:r>
            <w:r>
              <w:rPr>
                <w:noProof/>
                <w:webHidden/>
              </w:rPr>
              <w:tab/>
            </w:r>
            <w:r>
              <w:rPr>
                <w:noProof/>
                <w:webHidden/>
              </w:rPr>
              <w:fldChar w:fldCharType="begin"/>
            </w:r>
            <w:r>
              <w:rPr>
                <w:noProof/>
                <w:webHidden/>
              </w:rPr>
              <w:instrText xml:space="preserve"> PAGEREF _Toc216340965 \h </w:instrText>
            </w:r>
            <w:r>
              <w:rPr>
                <w:noProof/>
                <w:webHidden/>
              </w:rPr>
            </w:r>
            <w:r>
              <w:rPr>
                <w:noProof/>
                <w:webHidden/>
              </w:rPr>
              <w:fldChar w:fldCharType="separate"/>
            </w:r>
            <w:r w:rsidR="00041F61">
              <w:rPr>
                <w:noProof/>
                <w:webHidden/>
              </w:rPr>
              <w:t>63</w:t>
            </w:r>
            <w:r>
              <w:rPr>
                <w:noProof/>
                <w:webHidden/>
              </w:rPr>
              <w:fldChar w:fldCharType="end"/>
            </w:r>
          </w:hyperlink>
        </w:p>
        <w:p w14:paraId="548988E0" w14:textId="258060BD"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66" w:history="1">
            <w:r w:rsidRPr="00370B50">
              <w:rPr>
                <w:rStyle w:val="Hyperlink"/>
                <w:noProof/>
              </w:rPr>
              <w:t>3.9.2</w:t>
            </w:r>
            <w:r>
              <w:rPr>
                <w:rFonts w:eastAsiaTheme="minorEastAsia" w:cstheme="minorBidi"/>
                <w:i w:val="0"/>
                <w:iCs w:val="0"/>
                <w:noProof/>
                <w:kern w:val="2"/>
                <w:sz w:val="24"/>
                <w:szCs w:val="24"/>
                <w:lang w:val="en-US"/>
                <w14:ligatures w14:val="standardContextual"/>
              </w:rPr>
              <w:tab/>
            </w:r>
            <w:r w:rsidRPr="00370B50">
              <w:rPr>
                <w:rStyle w:val="Hyperlink"/>
                <w:noProof/>
              </w:rPr>
              <w:t>Pressure, and leak tests</w:t>
            </w:r>
            <w:r>
              <w:rPr>
                <w:noProof/>
                <w:webHidden/>
              </w:rPr>
              <w:tab/>
            </w:r>
            <w:r>
              <w:rPr>
                <w:noProof/>
                <w:webHidden/>
              </w:rPr>
              <w:fldChar w:fldCharType="begin"/>
            </w:r>
            <w:r>
              <w:rPr>
                <w:noProof/>
                <w:webHidden/>
              </w:rPr>
              <w:instrText xml:space="preserve"> PAGEREF _Toc216340966 \h </w:instrText>
            </w:r>
            <w:r>
              <w:rPr>
                <w:noProof/>
                <w:webHidden/>
              </w:rPr>
            </w:r>
            <w:r>
              <w:rPr>
                <w:noProof/>
                <w:webHidden/>
              </w:rPr>
              <w:fldChar w:fldCharType="separate"/>
            </w:r>
            <w:r w:rsidR="00041F61">
              <w:rPr>
                <w:noProof/>
                <w:webHidden/>
              </w:rPr>
              <w:t>64</w:t>
            </w:r>
            <w:r>
              <w:rPr>
                <w:noProof/>
                <w:webHidden/>
              </w:rPr>
              <w:fldChar w:fldCharType="end"/>
            </w:r>
          </w:hyperlink>
        </w:p>
        <w:p w14:paraId="3B54CC3F" w14:textId="6A6B88A8"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67" w:history="1">
            <w:r w:rsidRPr="00370B50">
              <w:rPr>
                <w:rStyle w:val="Hyperlink"/>
                <w:noProof/>
              </w:rPr>
              <w:t>3.9.3</w:t>
            </w:r>
            <w:r>
              <w:rPr>
                <w:rFonts w:eastAsiaTheme="minorEastAsia" w:cstheme="minorBidi"/>
                <w:i w:val="0"/>
                <w:iCs w:val="0"/>
                <w:noProof/>
                <w:kern w:val="2"/>
                <w:sz w:val="24"/>
                <w:szCs w:val="24"/>
                <w:lang w:val="en-US"/>
                <w14:ligatures w14:val="standardContextual"/>
              </w:rPr>
              <w:tab/>
            </w:r>
            <w:r w:rsidRPr="00370B50">
              <w:rPr>
                <w:rStyle w:val="Hyperlink"/>
                <w:noProof/>
              </w:rPr>
              <w:t>Electrical, wiring and control system tests</w:t>
            </w:r>
            <w:r>
              <w:rPr>
                <w:noProof/>
                <w:webHidden/>
              </w:rPr>
              <w:tab/>
            </w:r>
            <w:r>
              <w:rPr>
                <w:noProof/>
                <w:webHidden/>
              </w:rPr>
              <w:fldChar w:fldCharType="begin"/>
            </w:r>
            <w:r>
              <w:rPr>
                <w:noProof/>
                <w:webHidden/>
              </w:rPr>
              <w:instrText xml:space="preserve"> PAGEREF _Toc216340967 \h </w:instrText>
            </w:r>
            <w:r>
              <w:rPr>
                <w:noProof/>
                <w:webHidden/>
              </w:rPr>
            </w:r>
            <w:r>
              <w:rPr>
                <w:noProof/>
                <w:webHidden/>
              </w:rPr>
              <w:fldChar w:fldCharType="separate"/>
            </w:r>
            <w:r w:rsidR="00041F61">
              <w:rPr>
                <w:noProof/>
                <w:webHidden/>
              </w:rPr>
              <w:t>64</w:t>
            </w:r>
            <w:r>
              <w:rPr>
                <w:noProof/>
                <w:webHidden/>
              </w:rPr>
              <w:fldChar w:fldCharType="end"/>
            </w:r>
          </w:hyperlink>
        </w:p>
        <w:p w14:paraId="3F2C62AE" w14:textId="0C21B45A"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68" w:history="1">
            <w:r w:rsidRPr="00370B50">
              <w:rPr>
                <w:rStyle w:val="Hyperlink"/>
                <w:noProof/>
              </w:rPr>
              <w:t>3.9.4</w:t>
            </w:r>
            <w:r>
              <w:rPr>
                <w:rFonts w:eastAsiaTheme="minorEastAsia" w:cstheme="minorBidi"/>
                <w:i w:val="0"/>
                <w:iCs w:val="0"/>
                <w:noProof/>
                <w:kern w:val="2"/>
                <w:sz w:val="24"/>
                <w:szCs w:val="24"/>
                <w:lang w:val="en-US"/>
                <w14:ligatures w14:val="standardContextual"/>
              </w:rPr>
              <w:tab/>
            </w:r>
            <w:r w:rsidRPr="00370B50">
              <w:rPr>
                <w:rStyle w:val="Hyperlink"/>
                <w:noProof/>
              </w:rPr>
              <w:t>Tests of components</w:t>
            </w:r>
            <w:r>
              <w:rPr>
                <w:noProof/>
                <w:webHidden/>
              </w:rPr>
              <w:tab/>
            </w:r>
            <w:r>
              <w:rPr>
                <w:noProof/>
                <w:webHidden/>
              </w:rPr>
              <w:fldChar w:fldCharType="begin"/>
            </w:r>
            <w:r>
              <w:rPr>
                <w:noProof/>
                <w:webHidden/>
              </w:rPr>
              <w:instrText xml:space="preserve"> PAGEREF _Toc216340968 \h </w:instrText>
            </w:r>
            <w:r>
              <w:rPr>
                <w:noProof/>
                <w:webHidden/>
              </w:rPr>
            </w:r>
            <w:r>
              <w:rPr>
                <w:noProof/>
                <w:webHidden/>
              </w:rPr>
              <w:fldChar w:fldCharType="separate"/>
            </w:r>
            <w:r w:rsidR="00041F61">
              <w:rPr>
                <w:noProof/>
                <w:webHidden/>
              </w:rPr>
              <w:t>64</w:t>
            </w:r>
            <w:r>
              <w:rPr>
                <w:noProof/>
                <w:webHidden/>
              </w:rPr>
              <w:fldChar w:fldCharType="end"/>
            </w:r>
          </w:hyperlink>
        </w:p>
        <w:p w14:paraId="24D2863A" w14:textId="0C479FB1"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69" w:history="1">
            <w:r w:rsidRPr="00370B50">
              <w:rPr>
                <w:rStyle w:val="Hyperlink"/>
                <w:noProof/>
              </w:rPr>
              <w:t>3.9.5</w:t>
            </w:r>
            <w:r>
              <w:rPr>
                <w:rFonts w:eastAsiaTheme="minorEastAsia" w:cstheme="minorBidi"/>
                <w:i w:val="0"/>
                <w:iCs w:val="0"/>
                <w:noProof/>
                <w:kern w:val="2"/>
                <w:sz w:val="24"/>
                <w:szCs w:val="24"/>
                <w:lang w:val="en-US"/>
                <w14:ligatures w14:val="standardContextual"/>
              </w:rPr>
              <w:tab/>
            </w:r>
            <w:r w:rsidRPr="00370B50">
              <w:rPr>
                <w:rStyle w:val="Hyperlink"/>
                <w:noProof/>
              </w:rPr>
              <w:t>Packaging, Transport and Storage</w:t>
            </w:r>
            <w:r>
              <w:rPr>
                <w:noProof/>
                <w:webHidden/>
              </w:rPr>
              <w:tab/>
            </w:r>
            <w:r>
              <w:rPr>
                <w:noProof/>
                <w:webHidden/>
              </w:rPr>
              <w:fldChar w:fldCharType="begin"/>
            </w:r>
            <w:r>
              <w:rPr>
                <w:noProof/>
                <w:webHidden/>
              </w:rPr>
              <w:instrText xml:space="preserve"> PAGEREF _Toc216340969 \h </w:instrText>
            </w:r>
            <w:r>
              <w:rPr>
                <w:noProof/>
                <w:webHidden/>
              </w:rPr>
            </w:r>
            <w:r>
              <w:rPr>
                <w:noProof/>
                <w:webHidden/>
              </w:rPr>
              <w:fldChar w:fldCharType="separate"/>
            </w:r>
            <w:r w:rsidR="00041F61">
              <w:rPr>
                <w:noProof/>
                <w:webHidden/>
              </w:rPr>
              <w:t>64</w:t>
            </w:r>
            <w:r>
              <w:rPr>
                <w:noProof/>
                <w:webHidden/>
              </w:rPr>
              <w:fldChar w:fldCharType="end"/>
            </w:r>
          </w:hyperlink>
        </w:p>
        <w:p w14:paraId="3B7430D1" w14:textId="72B8565B" w:rsidR="00B65B0D" w:rsidRDefault="00B65B0D" w:rsidP="00C179E5">
          <w:pPr>
            <w:pStyle w:val="TOC2"/>
            <w:tabs>
              <w:tab w:val="left" w:pos="10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0970" w:history="1">
            <w:r w:rsidRPr="00370B50">
              <w:rPr>
                <w:rStyle w:val="Hyperlink"/>
                <w:noProof/>
              </w:rPr>
              <w:t>3.10</w:t>
            </w:r>
            <w:r>
              <w:rPr>
                <w:rFonts w:eastAsiaTheme="minorEastAsia" w:cstheme="minorBidi"/>
                <w:smallCaps w:val="0"/>
                <w:noProof/>
                <w:kern w:val="2"/>
                <w:sz w:val="24"/>
                <w:szCs w:val="24"/>
                <w:lang w:val="en-US"/>
                <w14:ligatures w14:val="standardContextual"/>
              </w:rPr>
              <w:tab/>
            </w:r>
            <w:r w:rsidRPr="00370B50">
              <w:rPr>
                <w:rStyle w:val="Hyperlink"/>
                <w:noProof/>
              </w:rPr>
              <w:t>Incoming Inspection at SCK CEN Site</w:t>
            </w:r>
            <w:r>
              <w:rPr>
                <w:noProof/>
                <w:webHidden/>
              </w:rPr>
              <w:tab/>
            </w:r>
            <w:r>
              <w:rPr>
                <w:noProof/>
                <w:webHidden/>
              </w:rPr>
              <w:fldChar w:fldCharType="begin"/>
            </w:r>
            <w:r>
              <w:rPr>
                <w:noProof/>
                <w:webHidden/>
              </w:rPr>
              <w:instrText xml:space="preserve"> PAGEREF _Toc216340970 \h </w:instrText>
            </w:r>
            <w:r>
              <w:rPr>
                <w:noProof/>
                <w:webHidden/>
              </w:rPr>
            </w:r>
            <w:r>
              <w:rPr>
                <w:noProof/>
                <w:webHidden/>
              </w:rPr>
              <w:fldChar w:fldCharType="separate"/>
            </w:r>
            <w:r w:rsidR="00041F61">
              <w:rPr>
                <w:noProof/>
                <w:webHidden/>
              </w:rPr>
              <w:t>65</w:t>
            </w:r>
            <w:r>
              <w:rPr>
                <w:noProof/>
                <w:webHidden/>
              </w:rPr>
              <w:fldChar w:fldCharType="end"/>
            </w:r>
          </w:hyperlink>
        </w:p>
        <w:p w14:paraId="7381A248" w14:textId="3A91ABB6" w:rsidR="00B65B0D" w:rsidRDefault="00B65B0D" w:rsidP="00C179E5">
          <w:pPr>
            <w:pStyle w:val="TOC2"/>
            <w:tabs>
              <w:tab w:val="left" w:pos="10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0971" w:history="1">
            <w:r w:rsidRPr="00370B50">
              <w:rPr>
                <w:rStyle w:val="Hyperlink"/>
                <w:noProof/>
              </w:rPr>
              <w:t>3.11</w:t>
            </w:r>
            <w:r>
              <w:rPr>
                <w:rFonts w:eastAsiaTheme="minorEastAsia" w:cstheme="minorBidi"/>
                <w:smallCaps w:val="0"/>
                <w:noProof/>
                <w:kern w:val="2"/>
                <w:sz w:val="24"/>
                <w:szCs w:val="24"/>
                <w:lang w:val="en-US"/>
                <w14:ligatures w14:val="standardContextual"/>
              </w:rPr>
              <w:tab/>
            </w:r>
            <w:r w:rsidRPr="00370B50">
              <w:rPr>
                <w:rStyle w:val="Hyperlink"/>
                <w:noProof/>
              </w:rPr>
              <w:t>Installation</w:t>
            </w:r>
            <w:r>
              <w:rPr>
                <w:noProof/>
                <w:webHidden/>
              </w:rPr>
              <w:tab/>
            </w:r>
            <w:r>
              <w:rPr>
                <w:noProof/>
                <w:webHidden/>
              </w:rPr>
              <w:fldChar w:fldCharType="begin"/>
            </w:r>
            <w:r>
              <w:rPr>
                <w:noProof/>
                <w:webHidden/>
              </w:rPr>
              <w:instrText xml:space="preserve"> PAGEREF _Toc216340971 \h </w:instrText>
            </w:r>
            <w:r>
              <w:rPr>
                <w:noProof/>
                <w:webHidden/>
              </w:rPr>
            </w:r>
            <w:r>
              <w:rPr>
                <w:noProof/>
                <w:webHidden/>
              </w:rPr>
              <w:fldChar w:fldCharType="separate"/>
            </w:r>
            <w:r w:rsidR="00041F61">
              <w:rPr>
                <w:noProof/>
                <w:webHidden/>
              </w:rPr>
              <w:t>65</w:t>
            </w:r>
            <w:r>
              <w:rPr>
                <w:noProof/>
                <w:webHidden/>
              </w:rPr>
              <w:fldChar w:fldCharType="end"/>
            </w:r>
          </w:hyperlink>
        </w:p>
        <w:p w14:paraId="4F3B949F" w14:textId="07E9469B"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72" w:history="1">
            <w:r w:rsidRPr="00370B50">
              <w:rPr>
                <w:rStyle w:val="Hyperlink"/>
                <w:noProof/>
              </w:rPr>
              <w:t>3.11.1</w:t>
            </w:r>
            <w:r>
              <w:rPr>
                <w:rFonts w:eastAsiaTheme="minorEastAsia" w:cstheme="minorBidi"/>
                <w:i w:val="0"/>
                <w:iCs w:val="0"/>
                <w:noProof/>
                <w:kern w:val="2"/>
                <w:sz w:val="24"/>
                <w:szCs w:val="24"/>
                <w:lang w:val="en-US"/>
                <w14:ligatures w14:val="standardContextual"/>
              </w:rPr>
              <w:tab/>
            </w:r>
            <w:r w:rsidRPr="00370B50">
              <w:rPr>
                <w:rStyle w:val="Hyperlink"/>
                <w:noProof/>
              </w:rPr>
              <w:t>Quality Assurance After Mechanical Assembly</w:t>
            </w:r>
            <w:r>
              <w:rPr>
                <w:noProof/>
                <w:webHidden/>
              </w:rPr>
              <w:tab/>
            </w:r>
            <w:r>
              <w:rPr>
                <w:noProof/>
                <w:webHidden/>
              </w:rPr>
              <w:fldChar w:fldCharType="begin"/>
            </w:r>
            <w:r>
              <w:rPr>
                <w:noProof/>
                <w:webHidden/>
              </w:rPr>
              <w:instrText xml:space="preserve"> PAGEREF _Toc216340972 \h </w:instrText>
            </w:r>
            <w:r>
              <w:rPr>
                <w:noProof/>
                <w:webHidden/>
              </w:rPr>
            </w:r>
            <w:r>
              <w:rPr>
                <w:noProof/>
                <w:webHidden/>
              </w:rPr>
              <w:fldChar w:fldCharType="separate"/>
            </w:r>
            <w:r w:rsidR="00041F61">
              <w:rPr>
                <w:noProof/>
                <w:webHidden/>
              </w:rPr>
              <w:t>65</w:t>
            </w:r>
            <w:r>
              <w:rPr>
                <w:noProof/>
                <w:webHidden/>
              </w:rPr>
              <w:fldChar w:fldCharType="end"/>
            </w:r>
          </w:hyperlink>
        </w:p>
        <w:p w14:paraId="3BC18A54" w14:textId="746FF45F" w:rsidR="00B65B0D" w:rsidRDefault="00B65B0D" w:rsidP="00C179E5">
          <w:pPr>
            <w:pStyle w:val="TOC2"/>
            <w:tabs>
              <w:tab w:val="left" w:pos="10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0973" w:history="1">
            <w:r w:rsidRPr="00370B50">
              <w:rPr>
                <w:rStyle w:val="Hyperlink"/>
                <w:noProof/>
              </w:rPr>
              <w:t>3.12</w:t>
            </w:r>
            <w:r>
              <w:rPr>
                <w:rFonts w:eastAsiaTheme="minorEastAsia" w:cstheme="minorBidi"/>
                <w:smallCaps w:val="0"/>
                <w:noProof/>
                <w:kern w:val="2"/>
                <w:sz w:val="24"/>
                <w:szCs w:val="24"/>
                <w:lang w:val="en-US"/>
                <w14:ligatures w14:val="standardContextual"/>
              </w:rPr>
              <w:tab/>
            </w:r>
            <w:r w:rsidRPr="00370B50">
              <w:rPr>
                <w:rStyle w:val="Hyperlink"/>
                <w:noProof/>
              </w:rPr>
              <w:t>Standalone Commissioning</w:t>
            </w:r>
            <w:r>
              <w:rPr>
                <w:noProof/>
                <w:webHidden/>
              </w:rPr>
              <w:tab/>
            </w:r>
            <w:r>
              <w:rPr>
                <w:noProof/>
                <w:webHidden/>
              </w:rPr>
              <w:fldChar w:fldCharType="begin"/>
            </w:r>
            <w:r>
              <w:rPr>
                <w:noProof/>
                <w:webHidden/>
              </w:rPr>
              <w:instrText xml:space="preserve"> PAGEREF _Toc216340973 \h </w:instrText>
            </w:r>
            <w:r>
              <w:rPr>
                <w:noProof/>
                <w:webHidden/>
              </w:rPr>
            </w:r>
            <w:r>
              <w:rPr>
                <w:noProof/>
                <w:webHidden/>
              </w:rPr>
              <w:fldChar w:fldCharType="separate"/>
            </w:r>
            <w:r w:rsidR="00041F61">
              <w:rPr>
                <w:noProof/>
                <w:webHidden/>
              </w:rPr>
              <w:t>66</w:t>
            </w:r>
            <w:r>
              <w:rPr>
                <w:noProof/>
                <w:webHidden/>
              </w:rPr>
              <w:fldChar w:fldCharType="end"/>
            </w:r>
          </w:hyperlink>
        </w:p>
        <w:p w14:paraId="0AE487F1" w14:textId="1DFB4E63"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74" w:history="1">
            <w:r w:rsidRPr="00370B50">
              <w:rPr>
                <w:rStyle w:val="Hyperlink"/>
                <w:noProof/>
              </w:rPr>
              <w:t>3.12.1</w:t>
            </w:r>
            <w:r>
              <w:rPr>
                <w:rFonts w:eastAsiaTheme="minorEastAsia" w:cstheme="minorBidi"/>
                <w:i w:val="0"/>
                <w:iCs w:val="0"/>
                <w:noProof/>
                <w:kern w:val="2"/>
                <w:sz w:val="24"/>
                <w:szCs w:val="24"/>
                <w:lang w:val="en-US"/>
                <w14:ligatures w14:val="standardContextual"/>
              </w:rPr>
              <w:tab/>
            </w:r>
            <w:r w:rsidRPr="00370B50">
              <w:rPr>
                <w:rStyle w:val="Hyperlink"/>
                <w:noProof/>
              </w:rPr>
              <w:t>Tests to be done during Standalone Commissioning</w:t>
            </w:r>
            <w:r>
              <w:rPr>
                <w:noProof/>
                <w:webHidden/>
              </w:rPr>
              <w:tab/>
            </w:r>
            <w:r>
              <w:rPr>
                <w:noProof/>
                <w:webHidden/>
              </w:rPr>
              <w:fldChar w:fldCharType="begin"/>
            </w:r>
            <w:r>
              <w:rPr>
                <w:noProof/>
                <w:webHidden/>
              </w:rPr>
              <w:instrText xml:space="preserve"> PAGEREF _Toc216340974 \h </w:instrText>
            </w:r>
            <w:r>
              <w:rPr>
                <w:noProof/>
                <w:webHidden/>
              </w:rPr>
            </w:r>
            <w:r>
              <w:rPr>
                <w:noProof/>
                <w:webHidden/>
              </w:rPr>
              <w:fldChar w:fldCharType="separate"/>
            </w:r>
            <w:r w:rsidR="00041F61">
              <w:rPr>
                <w:noProof/>
                <w:webHidden/>
              </w:rPr>
              <w:t>67</w:t>
            </w:r>
            <w:r>
              <w:rPr>
                <w:noProof/>
                <w:webHidden/>
              </w:rPr>
              <w:fldChar w:fldCharType="end"/>
            </w:r>
          </w:hyperlink>
        </w:p>
        <w:p w14:paraId="7C3FF0B4" w14:textId="50BC53D1" w:rsidR="00B65B0D" w:rsidRDefault="00B65B0D" w:rsidP="00C179E5">
          <w:pPr>
            <w:pStyle w:val="TOC2"/>
            <w:tabs>
              <w:tab w:val="left" w:pos="10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0975" w:history="1">
            <w:r w:rsidRPr="00370B50">
              <w:rPr>
                <w:rStyle w:val="Hyperlink"/>
                <w:noProof/>
              </w:rPr>
              <w:t>3.13</w:t>
            </w:r>
            <w:r>
              <w:rPr>
                <w:rFonts w:eastAsiaTheme="minorEastAsia" w:cstheme="minorBidi"/>
                <w:smallCaps w:val="0"/>
                <w:noProof/>
                <w:kern w:val="2"/>
                <w:sz w:val="24"/>
                <w:szCs w:val="24"/>
                <w:lang w:val="en-US"/>
                <w14:ligatures w14:val="standardContextual"/>
              </w:rPr>
              <w:tab/>
            </w:r>
            <w:r w:rsidRPr="00370B50">
              <w:rPr>
                <w:rStyle w:val="Hyperlink"/>
                <w:noProof/>
              </w:rPr>
              <w:t>Acceptance Testing</w:t>
            </w:r>
            <w:r>
              <w:rPr>
                <w:noProof/>
                <w:webHidden/>
              </w:rPr>
              <w:tab/>
            </w:r>
            <w:r>
              <w:rPr>
                <w:noProof/>
                <w:webHidden/>
              </w:rPr>
              <w:fldChar w:fldCharType="begin"/>
            </w:r>
            <w:r>
              <w:rPr>
                <w:noProof/>
                <w:webHidden/>
              </w:rPr>
              <w:instrText xml:space="preserve"> PAGEREF _Toc216340975 \h </w:instrText>
            </w:r>
            <w:r>
              <w:rPr>
                <w:noProof/>
                <w:webHidden/>
              </w:rPr>
            </w:r>
            <w:r>
              <w:rPr>
                <w:noProof/>
                <w:webHidden/>
              </w:rPr>
              <w:fldChar w:fldCharType="separate"/>
            </w:r>
            <w:r w:rsidR="00041F61">
              <w:rPr>
                <w:noProof/>
                <w:webHidden/>
              </w:rPr>
              <w:t>67</w:t>
            </w:r>
            <w:r>
              <w:rPr>
                <w:noProof/>
                <w:webHidden/>
              </w:rPr>
              <w:fldChar w:fldCharType="end"/>
            </w:r>
          </w:hyperlink>
        </w:p>
        <w:p w14:paraId="3C022685" w14:textId="617169BF"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76" w:history="1">
            <w:r w:rsidRPr="00370B50">
              <w:rPr>
                <w:rStyle w:val="Hyperlink"/>
                <w:noProof/>
              </w:rPr>
              <w:t>3.13.1</w:t>
            </w:r>
            <w:r>
              <w:rPr>
                <w:rFonts w:eastAsiaTheme="minorEastAsia" w:cstheme="minorBidi"/>
                <w:i w:val="0"/>
                <w:iCs w:val="0"/>
                <w:noProof/>
                <w:kern w:val="2"/>
                <w:sz w:val="24"/>
                <w:szCs w:val="24"/>
                <w:lang w:val="en-US"/>
                <w14:ligatures w14:val="standardContextual"/>
              </w:rPr>
              <w:tab/>
            </w:r>
            <w:r w:rsidRPr="00370B50">
              <w:rPr>
                <w:rStyle w:val="Hyperlink"/>
                <w:noProof/>
              </w:rPr>
              <w:t>General Requirements</w:t>
            </w:r>
            <w:r>
              <w:rPr>
                <w:noProof/>
                <w:webHidden/>
              </w:rPr>
              <w:tab/>
            </w:r>
            <w:r>
              <w:rPr>
                <w:noProof/>
                <w:webHidden/>
              </w:rPr>
              <w:fldChar w:fldCharType="begin"/>
            </w:r>
            <w:r>
              <w:rPr>
                <w:noProof/>
                <w:webHidden/>
              </w:rPr>
              <w:instrText xml:space="preserve"> PAGEREF _Toc216340976 \h </w:instrText>
            </w:r>
            <w:r>
              <w:rPr>
                <w:noProof/>
                <w:webHidden/>
              </w:rPr>
            </w:r>
            <w:r>
              <w:rPr>
                <w:noProof/>
                <w:webHidden/>
              </w:rPr>
              <w:fldChar w:fldCharType="separate"/>
            </w:r>
            <w:r w:rsidR="00041F61">
              <w:rPr>
                <w:noProof/>
                <w:webHidden/>
              </w:rPr>
              <w:t>67</w:t>
            </w:r>
            <w:r>
              <w:rPr>
                <w:noProof/>
                <w:webHidden/>
              </w:rPr>
              <w:fldChar w:fldCharType="end"/>
            </w:r>
          </w:hyperlink>
        </w:p>
        <w:p w14:paraId="398CA358" w14:textId="36A3F21C"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77" w:history="1">
            <w:r w:rsidRPr="00370B50">
              <w:rPr>
                <w:rStyle w:val="Hyperlink"/>
                <w:noProof/>
              </w:rPr>
              <w:t>3.13.2</w:t>
            </w:r>
            <w:r>
              <w:rPr>
                <w:rFonts w:eastAsiaTheme="minorEastAsia" w:cstheme="minorBidi"/>
                <w:i w:val="0"/>
                <w:iCs w:val="0"/>
                <w:noProof/>
                <w:kern w:val="2"/>
                <w:sz w:val="24"/>
                <w:szCs w:val="24"/>
                <w:lang w:val="en-US"/>
                <w14:ligatures w14:val="standardContextual"/>
              </w:rPr>
              <w:tab/>
            </w:r>
            <w:r w:rsidRPr="00370B50">
              <w:rPr>
                <w:rStyle w:val="Hyperlink"/>
                <w:noProof/>
              </w:rPr>
              <w:t>Factory Acceptance Test (FAT)</w:t>
            </w:r>
            <w:r>
              <w:rPr>
                <w:noProof/>
                <w:webHidden/>
              </w:rPr>
              <w:tab/>
            </w:r>
            <w:r>
              <w:rPr>
                <w:noProof/>
                <w:webHidden/>
              </w:rPr>
              <w:fldChar w:fldCharType="begin"/>
            </w:r>
            <w:r>
              <w:rPr>
                <w:noProof/>
                <w:webHidden/>
              </w:rPr>
              <w:instrText xml:space="preserve"> PAGEREF _Toc216340977 \h </w:instrText>
            </w:r>
            <w:r>
              <w:rPr>
                <w:noProof/>
                <w:webHidden/>
              </w:rPr>
            </w:r>
            <w:r>
              <w:rPr>
                <w:noProof/>
                <w:webHidden/>
              </w:rPr>
              <w:fldChar w:fldCharType="separate"/>
            </w:r>
            <w:r w:rsidR="00041F61">
              <w:rPr>
                <w:noProof/>
                <w:webHidden/>
              </w:rPr>
              <w:t>69</w:t>
            </w:r>
            <w:r>
              <w:rPr>
                <w:noProof/>
                <w:webHidden/>
              </w:rPr>
              <w:fldChar w:fldCharType="end"/>
            </w:r>
          </w:hyperlink>
        </w:p>
        <w:p w14:paraId="63633771" w14:textId="77807637"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78" w:history="1">
            <w:r w:rsidRPr="00370B50">
              <w:rPr>
                <w:rStyle w:val="Hyperlink"/>
                <w:noProof/>
              </w:rPr>
              <w:t>3.13.3</w:t>
            </w:r>
            <w:r>
              <w:rPr>
                <w:rFonts w:eastAsiaTheme="minorEastAsia" w:cstheme="minorBidi"/>
                <w:i w:val="0"/>
                <w:iCs w:val="0"/>
                <w:noProof/>
                <w:kern w:val="2"/>
                <w:sz w:val="24"/>
                <w:szCs w:val="24"/>
                <w:lang w:val="en-US"/>
                <w14:ligatures w14:val="standardContextual"/>
              </w:rPr>
              <w:tab/>
            </w:r>
            <w:r w:rsidRPr="00370B50">
              <w:rPr>
                <w:rStyle w:val="Hyperlink"/>
                <w:noProof/>
              </w:rPr>
              <w:t>Site Acceptance Tests (SAT)</w:t>
            </w:r>
            <w:r>
              <w:rPr>
                <w:noProof/>
                <w:webHidden/>
              </w:rPr>
              <w:tab/>
            </w:r>
            <w:r>
              <w:rPr>
                <w:noProof/>
                <w:webHidden/>
              </w:rPr>
              <w:fldChar w:fldCharType="begin"/>
            </w:r>
            <w:r>
              <w:rPr>
                <w:noProof/>
                <w:webHidden/>
              </w:rPr>
              <w:instrText xml:space="preserve"> PAGEREF _Toc216340978 \h </w:instrText>
            </w:r>
            <w:r>
              <w:rPr>
                <w:noProof/>
                <w:webHidden/>
              </w:rPr>
            </w:r>
            <w:r>
              <w:rPr>
                <w:noProof/>
                <w:webHidden/>
              </w:rPr>
              <w:fldChar w:fldCharType="separate"/>
            </w:r>
            <w:r w:rsidR="00041F61">
              <w:rPr>
                <w:noProof/>
                <w:webHidden/>
              </w:rPr>
              <w:t>69</w:t>
            </w:r>
            <w:r>
              <w:rPr>
                <w:noProof/>
                <w:webHidden/>
              </w:rPr>
              <w:fldChar w:fldCharType="end"/>
            </w:r>
          </w:hyperlink>
        </w:p>
        <w:p w14:paraId="7052C709" w14:textId="4B7EC57A" w:rsidR="00B65B0D" w:rsidRDefault="00B65B0D" w:rsidP="00C179E5">
          <w:pPr>
            <w:pStyle w:val="TOC2"/>
            <w:tabs>
              <w:tab w:val="left" w:pos="10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0979" w:history="1">
            <w:r w:rsidRPr="00370B50">
              <w:rPr>
                <w:rStyle w:val="Hyperlink"/>
                <w:noProof/>
              </w:rPr>
              <w:t>3.14</w:t>
            </w:r>
            <w:r>
              <w:rPr>
                <w:rFonts w:eastAsiaTheme="minorEastAsia" w:cstheme="minorBidi"/>
                <w:smallCaps w:val="0"/>
                <w:noProof/>
                <w:kern w:val="2"/>
                <w:sz w:val="24"/>
                <w:szCs w:val="24"/>
                <w:lang w:val="en-US"/>
                <w14:ligatures w14:val="standardContextual"/>
              </w:rPr>
              <w:tab/>
            </w:r>
            <w:r w:rsidRPr="00370B50">
              <w:rPr>
                <w:rStyle w:val="Hyperlink"/>
                <w:noProof/>
              </w:rPr>
              <w:t>Spare Parts</w:t>
            </w:r>
            <w:r>
              <w:rPr>
                <w:noProof/>
                <w:webHidden/>
              </w:rPr>
              <w:tab/>
            </w:r>
            <w:r>
              <w:rPr>
                <w:noProof/>
                <w:webHidden/>
              </w:rPr>
              <w:fldChar w:fldCharType="begin"/>
            </w:r>
            <w:r>
              <w:rPr>
                <w:noProof/>
                <w:webHidden/>
              </w:rPr>
              <w:instrText xml:space="preserve"> PAGEREF _Toc216340979 \h </w:instrText>
            </w:r>
            <w:r>
              <w:rPr>
                <w:noProof/>
                <w:webHidden/>
              </w:rPr>
            </w:r>
            <w:r>
              <w:rPr>
                <w:noProof/>
                <w:webHidden/>
              </w:rPr>
              <w:fldChar w:fldCharType="separate"/>
            </w:r>
            <w:r w:rsidR="00041F61">
              <w:rPr>
                <w:noProof/>
                <w:webHidden/>
              </w:rPr>
              <w:t>71</w:t>
            </w:r>
            <w:r>
              <w:rPr>
                <w:noProof/>
                <w:webHidden/>
              </w:rPr>
              <w:fldChar w:fldCharType="end"/>
            </w:r>
          </w:hyperlink>
        </w:p>
        <w:p w14:paraId="32AA8E12" w14:textId="6DEF177C" w:rsidR="00B65B0D" w:rsidRDefault="00B65B0D" w:rsidP="00C179E5">
          <w:pPr>
            <w:pStyle w:val="TOC2"/>
            <w:tabs>
              <w:tab w:val="left" w:pos="10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0980" w:history="1">
            <w:r w:rsidRPr="00370B50">
              <w:rPr>
                <w:rStyle w:val="Hyperlink"/>
                <w:noProof/>
              </w:rPr>
              <w:t>3.15</w:t>
            </w:r>
            <w:r>
              <w:rPr>
                <w:rFonts w:eastAsiaTheme="minorEastAsia" w:cstheme="minorBidi"/>
                <w:smallCaps w:val="0"/>
                <w:noProof/>
                <w:kern w:val="2"/>
                <w:sz w:val="24"/>
                <w:szCs w:val="24"/>
                <w:lang w:val="en-US"/>
                <w14:ligatures w14:val="standardContextual"/>
              </w:rPr>
              <w:tab/>
            </w:r>
            <w:r w:rsidRPr="00370B50">
              <w:rPr>
                <w:rStyle w:val="Hyperlink"/>
                <w:noProof/>
              </w:rPr>
              <w:t>After-sales Services</w:t>
            </w:r>
            <w:r>
              <w:rPr>
                <w:noProof/>
                <w:webHidden/>
              </w:rPr>
              <w:tab/>
            </w:r>
            <w:r>
              <w:rPr>
                <w:noProof/>
                <w:webHidden/>
              </w:rPr>
              <w:fldChar w:fldCharType="begin"/>
            </w:r>
            <w:r>
              <w:rPr>
                <w:noProof/>
                <w:webHidden/>
              </w:rPr>
              <w:instrText xml:space="preserve"> PAGEREF _Toc216340980 \h </w:instrText>
            </w:r>
            <w:r>
              <w:rPr>
                <w:noProof/>
                <w:webHidden/>
              </w:rPr>
            </w:r>
            <w:r>
              <w:rPr>
                <w:noProof/>
                <w:webHidden/>
              </w:rPr>
              <w:fldChar w:fldCharType="separate"/>
            </w:r>
            <w:r w:rsidR="00041F61">
              <w:rPr>
                <w:noProof/>
                <w:webHidden/>
              </w:rPr>
              <w:t>72</w:t>
            </w:r>
            <w:r>
              <w:rPr>
                <w:noProof/>
                <w:webHidden/>
              </w:rPr>
              <w:fldChar w:fldCharType="end"/>
            </w:r>
          </w:hyperlink>
        </w:p>
        <w:p w14:paraId="54190E4C" w14:textId="23087CEF"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81" w:history="1">
            <w:r w:rsidRPr="00370B50">
              <w:rPr>
                <w:rStyle w:val="Hyperlink"/>
                <w:noProof/>
              </w:rPr>
              <w:t>3.15.1</w:t>
            </w:r>
            <w:r>
              <w:rPr>
                <w:rFonts w:eastAsiaTheme="minorEastAsia" w:cstheme="minorBidi"/>
                <w:i w:val="0"/>
                <w:iCs w:val="0"/>
                <w:noProof/>
                <w:kern w:val="2"/>
                <w:sz w:val="24"/>
                <w:szCs w:val="24"/>
                <w:lang w:val="en-US"/>
                <w14:ligatures w14:val="standardContextual"/>
              </w:rPr>
              <w:tab/>
            </w:r>
            <w:r w:rsidRPr="00370B50">
              <w:rPr>
                <w:rStyle w:val="Hyperlink"/>
                <w:noProof/>
              </w:rPr>
              <w:t>Level Agreement (Option 3)</w:t>
            </w:r>
            <w:r>
              <w:rPr>
                <w:noProof/>
                <w:webHidden/>
              </w:rPr>
              <w:tab/>
            </w:r>
            <w:r>
              <w:rPr>
                <w:noProof/>
                <w:webHidden/>
              </w:rPr>
              <w:fldChar w:fldCharType="begin"/>
            </w:r>
            <w:r>
              <w:rPr>
                <w:noProof/>
                <w:webHidden/>
              </w:rPr>
              <w:instrText xml:space="preserve"> PAGEREF _Toc216340981 \h </w:instrText>
            </w:r>
            <w:r>
              <w:rPr>
                <w:noProof/>
                <w:webHidden/>
              </w:rPr>
            </w:r>
            <w:r>
              <w:rPr>
                <w:noProof/>
                <w:webHidden/>
              </w:rPr>
              <w:fldChar w:fldCharType="separate"/>
            </w:r>
            <w:r w:rsidR="00041F61">
              <w:rPr>
                <w:noProof/>
                <w:webHidden/>
              </w:rPr>
              <w:t>72</w:t>
            </w:r>
            <w:r>
              <w:rPr>
                <w:noProof/>
                <w:webHidden/>
              </w:rPr>
              <w:fldChar w:fldCharType="end"/>
            </w:r>
          </w:hyperlink>
        </w:p>
        <w:p w14:paraId="60465791" w14:textId="7A5A3690"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82" w:history="1">
            <w:r w:rsidRPr="00370B50">
              <w:rPr>
                <w:rStyle w:val="Hyperlink"/>
                <w:noProof/>
              </w:rPr>
              <w:t>3.15.2</w:t>
            </w:r>
            <w:r>
              <w:rPr>
                <w:rFonts w:eastAsiaTheme="minorEastAsia" w:cstheme="minorBidi"/>
                <w:i w:val="0"/>
                <w:iCs w:val="0"/>
                <w:noProof/>
                <w:kern w:val="2"/>
                <w:sz w:val="24"/>
                <w:szCs w:val="24"/>
                <w:lang w:val="en-US"/>
                <w14:ligatures w14:val="standardContextual"/>
              </w:rPr>
              <w:tab/>
            </w:r>
            <w:r w:rsidRPr="00370B50">
              <w:rPr>
                <w:rStyle w:val="Hyperlink"/>
                <w:noProof/>
              </w:rPr>
              <w:t>Lifetime After-sales Services (applicable when Option 3 is exercised)</w:t>
            </w:r>
            <w:r>
              <w:rPr>
                <w:noProof/>
                <w:webHidden/>
              </w:rPr>
              <w:tab/>
            </w:r>
            <w:r>
              <w:rPr>
                <w:noProof/>
                <w:webHidden/>
              </w:rPr>
              <w:fldChar w:fldCharType="begin"/>
            </w:r>
            <w:r>
              <w:rPr>
                <w:noProof/>
                <w:webHidden/>
              </w:rPr>
              <w:instrText xml:space="preserve"> PAGEREF _Toc216340982 \h </w:instrText>
            </w:r>
            <w:r>
              <w:rPr>
                <w:noProof/>
                <w:webHidden/>
              </w:rPr>
            </w:r>
            <w:r>
              <w:rPr>
                <w:noProof/>
                <w:webHidden/>
              </w:rPr>
              <w:fldChar w:fldCharType="separate"/>
            </w:r>
            <w:r w:rsidR="00041F61">
              <w:rPr>
                <w:noProof/>
                <w:webHidden/>
              </w:rPr>
              <w:t>72</w:t>
            </w:r>
            <w:r>
              <w:rPr>
                <w:noProof/>
                <w:webHidden/>
              </w:rPr>
              <w:fldChar w:fldCharType="end"/>
            </w:r>
          </w:hyperlink>
        </w:p>
        <w:p w14:paraId="059A4D57" w14:textId="0A5B4629" w:rsidR="00B65B0D" w:rsidRDefault="00B65B0D" w:rsidP="00C179E5">
          <w:pPr>
            <w:pStyle w:val="TOC2"/>
            <w:tabs>
              <w:tab w:val="left" w:pos="10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0983" w:history="1">
            <w:r w:rsidRPr="00370B50">
              <w:rPr>
                <w:rStyle w:val="Hyperlink"/>
                <w:noProof/>
              </w:rPr>
              <w:t>3.16</w:t>
            </w:r>
            <w:r>
              <w:rPr>
                <w:rFonts w:eastAsiaTheme="minorEastAsia" w:cstheme="minorBidi"/>
                <w:smallCaps w:val="0"/>
                <w:noProof/>
                <w:kern w:val="2"/>
                <w:sz w:val="24"/>
                <w:szCs w:val="24"/>
                <w:lang w:val="en-US"/>
                <w14:ligatures w14:val="standardContextual"/>
              </w:rPr>
              <w:tab/>
            </w:r>
            <w:r w:rsidRPr="00370B50">
              <w:rPr>
                <w:rStyle w:val="Hyperlink"/>
                <w:noProof/>
              </w:rPr>
              <w:t>Documentation and Deliverables (DD-#)</w:t>
            </w:r>
            <w:r>
              <w:rPr>
                <w:noProof/>
                <w:webHidden/>
              </w:rPr>
              <w:tab/>
            </w:r>
            <w:r>
              <w:rPr>
                <w:noProof/>
                <w:webHidden/>
              </w:rPr>
              <w:fldChar w:fldCharType="begin"/>
            </w:r>
            <w:r>
              <w:rPr>
                <w:noProof/>
                <w:webHidden/>
              </w:rPr>
              <w:instrText xml:space="preserve"> PAGEREF _Toc216340983 \h </w:instrText>
            </w:r>
            <w:r>
              <w:rPr>
                <w:noProof/>
                <w:webHidden/>
              </w:rPr>
            </w:r>
            <w:r>
              <w:rPr>
                <w:noProof/>
                <w:webHidden/>
              </w:rPr>
              <w:fldChar w:fldCharType="separate"/>
            </w:r>
            <w:r w:rsidR="00041F61">
              <w:rPr>
                <w:noProof/>
                <w:webHidden/>
              </w:rPr>
              <w:t>73</w:t>
            </w:r>
            <w:r>
              <w:rPr>
                <w:noProof/>
                <w:webHidden/>
              </w:rPr>
              <w:fldChar w:fldCharType="end"/>
            </w:r>
          </w:hyperlink>
        </w:p>
        <w:p w14:paraId="0B95B928" w14:textId="797891E8"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84" w:history="1">
            <w:r w:rsidRPr="00370B50">
              <w:rPr>
                <w:rStyle w:val="Hyperlink"/>
                <w:noProof/>
              </w:rPr>
              <w:t>3.16.1</w:t>
            </w:r>
            <w:r>
              <w:rPr>
                <w:rFonts w:eastAsiaTheme="minorEastAsia" w:cstheme="minorBidi"/>
                <w:i w:val="0"/>
                <w:iCs w:val="0"/>
                <w:noProof/>
                <w:kern w:val="2"/>
                <w:sz w:val="24"/>
                <w:szCs w:val="24"/>
                <w:lang w:val="en-US"/>
                <w14:ligatures w14:val="standardContextual"/>
              </w:rPr>
              <w:tab/>
            </w:r>
            <w:r w:rsidRPr="00370B50">
              <w:rPr>
                <w:rStyle w:val="Hyperlink"/>
                <w:noProof/>
              </w:rPr>
              <w:t>OEM Documentation</w:t>
            </w:r>
            <w:r>
              <w:rPr>
                <w:noProof/>
                <w:webHidden/>
              </w:rPr>
              <w:tab/>
            </w:r>
            <w:r>
              <w:rPr>
                <w:noProof/>
                <w:webHidden/>
              </w:rPr>
              <w:fldChar w:fldCharType="begin"/>
            </w:r>
            <w:r>
              <w:rPr>
                <w:noProof/>
                <w:webHidden/>
              </w:rPr>
              <w:instrText xml:space="preserve"> PAGEREF _Toc216340984 \h </w:instrText>
            </w:r>
            <w:r>
              <w:rPr>
                <w:noProof/>
                <w:webHidden/>
              </w:rPr>
            </w:r>
            <w:r>
              <w:rPr>
                <w:noProof/>
                <w:webHidden/>
              </w:rPr>
              <w:fldChar w:fldCharType="separate"/>
            </w:r>
            <w:r w:rsidR="00041F61">
              <w:rPr>
                <w:noProof/>
                <w:webHidden/>
              </w:rPr>
              <w:t>75</w:t>
            </w:r>
            <w:r>
              <w:rPr>
                <w:noProof/>
                <w:webHidden/>
              </w:rPr>
              <w:fldChar w:fldCharType="end"/>
            </w:r>
          </w:hyperlink>
        </w:p>
        <w:p w14:paraId="09ECF001" w14:textId="247C3178" w:rsidR="00B65B0D" w:rsidRDefault="00B65B0D" w:rsidP="00C179E5">
          <w:pPr>
            <w:pStyle w:val="TOC1"/>
            <w:tabs>
              <w:tab w:val="left" w:pos="400"/>
              <w:tab w:val="right" w:leader="dot" w:pos="9730"/>
            </w:tabs>
            <w:spacing w:line="240" w:lineRule="auto"/>
            <w:rPr>
              <w:rFonts w:eastAsiaTheme="minorEastAsia" w:cstheme="minorBidi"/>
              <w:b w:val="0"/>
              <w:bCs w:val="0"/>
              <w:caps w:val="0"/>
              <w:noProof/>
              <w:kern w:val="2"/>
              <w:sz w:val="24"/>
              <w:szCs w:val="24"/>
              <w:lang w:val="en-US"/>
              <w14:ligatures w14:val="standardContextual"/>
            </w:rPr>
          </w:pPr>
          <w:hyperlink w:anchor="_Toc216340985" w:history="1">
            <w:r w:rsidRPr="00370B50">
              <w:rPr>
                <w:rStyle w:val="Hyperlink"/>
                <w:rFonts w:cs="Segoe UI"/>
                <w:noProof/>
                <w:lang w:eastAsia="fr-FR"/>
              </w:rPr>
              <w:t>4</w:t>
            </w:r>
            <w:r>
              <w:rPr>
                <w:rFonts w:eastAsiaTheme="minorEastAsia" w:cstheme="minorBidi"/>
                <w:b w:val="0"/>
                <w:bCs w:val="0"/>
                <w:caps w:val="0"/>
                <w:noProof/>
                <w:kern w:val="2"/>
                <w:sz w:val="24"/>
                <w:szCs w:val="24"/>
                <w:lang w:val="en-US"/>
                <w14:ligatures w14:val="standardContextual"/>
              </w:rPr>
              <w:tab/>
            </w:r>
            <w:r w:rsidRPr="00370B50">
              <w:rPr>
                <w:rStyle w:val="Hyperlink"/>
                <w:rFonts w:cs="Segoe UI"/>
                <w:noProof/>
                <w:lang w:eastAsia="fr-FR"/>
              </w:rPr>
              <w:t>Safety, Codes and Standards</w:t>
            </w:r>
            <w:r>
              <w:rPr>
                <w:noProof/>
                <w:webHidden/>
              </w:rPr>
              <w:tab/>
            </w:r>
            <w:r>
              <w:rPr>
                <w:noProof/>
                <w:webHidden/>
              </w:rPr>
              <w:fldChar w:fldCharType="begin"/>
            </w:r>
            <w:r>
              <w:rPr>
                <w:noProof/>
                <w:webHidden/>
              </w:rPr>
              <w:instrText xml:space="preserve"> PAGEREF _Toc216340985 \h </w:instrText>
            </w:r>
            <w:r>
              <w:rPr>
                <w:noProof/>
                <w:webHidden/>
              </w:rPr>
            </w:r>
            <w:r>
              <w:rPr>
                <w:noProof/>
                <w:webHidden/>
              </w:rPr>
              <w:fldChar w:fldCharType="separate"/>
            </w:r>
            <w:r w:rsidR="00041F61">
              <w:rPr>
                <w:noProof/>
                <w:webHidden/>
              </w:rPr>
              <w:t>76</w:t>
            </w:r>
            <w:r>
              <w:rPr>
                <w:noProof/>
                <w:webHidden/>
              </w:rPr>
              <w:fldChar w:fldCharType="end"/>
            </w:r>
          </w:hyperlink>
        </w:p>
        <w:p w14:paraId="61BFF9E1" w14:textId="693A608F" w:rsidR="00B65B0D" w:rsidRDefault="00B65B0D" w:rsidP="00C179E5">
          <w:pPr>
            <w:pStyle w:val="TOC2"/>
            <w:tabs>
              <w:tab w:val="left" w:pos="8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0986" w:history="1">
            <w:r w:rsidRPr="00370B50">
              <w:rPr>
                <w:rStyle w:val="Hyperlink"/>
                <w:noProof/>
              </w:rPr>
              <w:t>4.1</w:t>
            </w:r>
            <w:r>
              <w:rPr>
                <w:rFonts w:eastAsiaTheme="minorEastAsia" w:cstheme="minorBidi"/>
                <w:smallCaps w:val="0"/>
                <w:noProof/>
                <w:kern w:val="2"/>
                <w:sz w:val="24"/>
                <w:szCs w:val="24"/>
                <w:lang w:val="en-US"/>
                <w14:ligatures w14:val="standardContextual"/>
              </w:rPr>
              <w:tab/>
            </w:r>
            <w:r w:rsidRPr="00370B50">
              <w:rPr>
                <w:rStyle w:val="Hyperlink"/>
                <w:noProof/>
              </w:rPr>
              <w:t>Safety</w:t>
            </w:r>
            <w:r>
              <w:rPr>
                <w:noProof/>
                <w:webHidden/>
              </w:rPr>
              <w:tab/>
            </w:r>
            <w:r>
              <w:rPr>
                <w:noProof/>
                <w:webHidden/>
              </w:rPr>
              <w:fldChar w:fldCharType="begin"/>
            </w:r>
            <w:r>
              <w:rPr>
                <w:noProof/>
                <w:webHidden/>
              </w:rPr>
              <w:instrText xml:space="preserve"> PAGEREF _Toc216340986 \h </w:instrText>
            </w:r>
            <w:r>
              <w:rPr>
                <w:noProof/>
                <w:webHidden/>
              </w:rPr>
            </w:r>
            <w:r>
              <w:rPr>
                <w:noProof/>
                <w:webHidden/>
              </w:rPr>
              <w:fldChar w:fldCharType="separate"/>
            </w:r>
            <w:r w:rsidR="00041F61">
              <w:rPr>
                <w:noProof/>
                <w:webHidden/>
              </w:rPr>
              <w:t>76</w:t>
            </w:r>
            <w:r>
              <w:rPr>
                <w:noProof/>
                <w:webHidden/>
              </w:rPr>
              <w:fldChar w:fldCharType="end"/>
            </w:r>
          </w:hyperlink>
        </w:p>
        <w:p w14:paraId="1CE20A54" w14:textId="6A8FA07C"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87" w:history="1">
            <w:r w:rsidRPr="00370B50">
              <w:rPr>
                <w:rStyle w:val="Hyperlink"/>
                <w:noProof/>
              </w:rPr>
              <w:t>4.1.1</w:t>
            </w:r>
            <w:r>
              <w:rPr>
                <w:rFonts w:eastAsiaTheme="minorEastAsia" w:cstheme="minorBidi"/>
                <w:i w:val="0"/>
                <w:iCs w:val="0"/>
                <w:noProof/>
                <w:kern w:val="2"/>
                <w:sz w:val="24"/>
                <w:szCs w:val="24"/>
                <w:lang w:val="en-US"/>
                <w14:ligatures w14:val="standardContextual"/>
              </w:rPr>
              <w:tab/>
            </w:r>
            <w:r w:rsidRPr="00370B50">
              <w:rPr>
                <w:rStyle w:val="Hyperlink"/>
                <w:noProof/>
              </w:rPr>
              <w:t>Hazard definitions and typical mitigation devices</w:t>
            </w:r>
            <w:r>
              <w:rPr>
                <w:noProof/>
                <w:webHidden/>
              </w:rPr>
              <w:tab/>
            </w:r>
            <w:r>
              <w:rPr>
                <w:noProof/>
                <w:webHidden/>
              </w:rPr>
              <w:fldChar w:fldCharType="begin"/>
            </w:r>
            <w:r>
              <w:rPr>
                <w:noProof/>
                <w:webHidden/>
              </w:rPr>
              <w:instrText xml:space="preserve"> PAGEREF _Toc216340987 \h </w:instrText>
            </w:r>
            <w:r>
              <w:rPr>
                <w:noProof/>
                <w:webHidden/>
              </w:rPr>
            </w:r>
            <w:r>
              <w:rPr>
                <w:noProof/>
                <w:webHidden/>
              </w:rPr>
              <w:fldChar w:fldCharType="separate"/>
            </w:r>
            <w:r w:rsidR="00041F61">
              <w:rPr>
                <w:noProof/>
                <w:webHidden/>
              </w:rPr>
              <w:t>76</w:t>
            </w:r>
            <w:r>
              <w:rPr>
                <w:noProof/>
                <w:webHidden/>
              </w:rPr>
              <w:fldChar w:fldCharType="end"/>
            </w:r>
          </w:hyperlink>
        </w:p>
        <w:p w14:paraId="26B2E6F9" w14:textId="36DA8938"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88" w:history="1">
            <w:r w:rsidRPr="00370B50">
              <w:rPr>
                <w:rStyle w:val="Hyperlink"/>
                <w:noProof/>
              </w:rPr>
              <w:t>4.1.2</w:t>
            </w:r>
            <w:r>
              <w:rPr>
                <w:rFonts w:eastAsiaTheme="minorEastAsia" w:cstheme="minorBidi"/>
                <w:i w:val="0"/>
                <w:iCs w:val="0"/>
                <w:noProof/>
                <w:kern w:val="2"/>
                <w:sz w:val="24"/>
                <w:szCs w:val="24"/>
                <w:lang w:val="en-US"/>
                <w14:ligatures w14:val="standardContextual"/>
              </w:rPr>
              <w:tab/>
            </w:r>
            <w:r w:rsidRPr="00370B50">
              <w:rPr>
                <w:rStyle w:val="Hyperlink"/>
                <w:noProof/>
              </w:rPr>
              <w:t>ODH Monitoring Architecture and Responsibilities</w:t>
            </w:r>
            <w:r>
              <w:rPr>
                <w:noProof/>
                <w:webHidden/>
              </w:rPr>
              <w:tab/>
            </w:r>
            <w:r>
              <w:rPr>
                <w:noProof/>
                <w:webHidden/>
              </w:rPr>
              <w:fldChar w:fldCharType="begin"/>
            </w:r>
            <w:r>
              <w:rPr>
                <w:noProof/>
                <w:webHidden/>
              </w:rPr>
              <w:instrText xml:space="preserve"> PAGEREF _Toc216340988 \h </w:instrText>
            </w:r>
            <w:r>
              <w:rPr>
                <w:noProof/>
                <w:webHidden/>
              </w:rPr>
            </w:r>
            <w:r>
              <w:rPr>
                <w:noProof/>
                <w:webHidden/>
              </w:rPr>
              <w:fldChar w:fldCharType="separate"/>
            </w:r>
            <w:r w:rsidR="00041F61">
              <w:rPr>
                <w:noProof/>
                <w:webHidden/>
              </w:rPr>
              <w:t>76</w:t>
            </w:r>
            <w:r>
              <w:rPr>
                <w:noProof/>
                <w:webHidden/>
              </w:rPr>
              <w:fldChar w:fldCharType="end"/>
            </w:r>
          </w:hyperlink>
        </w:p>
        <w:p w14:paraId="3853A99C" w14:textId="38A2F4C8" w:rsidR="00B65B0D" w:rsidRDefault="00B65B0D" w:rsidP="00C179E5">
          <w:pPr>
            <w:pStyle w:val="TOC2"/>
            <w:tabs>
              <w:tab w:val="left" w:pos="8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0989" w:history="1">
            <w:r w:rsidRPr="00370B50">
              <w:rPr>
                <w:rStyle w:val="Hyperlink"/>
                <w:noProof/>
              </w:rPr>
              <w:t>4.2</w:t>
            </w:r>
            <w:r>
              <w:rPr>
                <w:rFonts w:eastAsiaTheme="minorEastAsia" w:cstheme="minorBidi"/>
                <w:smallCaps w:val="0"/>
                <w:noProof/>
                <w:kern w:val="2"/>
                <w:sz w:val="24"/>
                <w:szCs w:val="24"/>
                <w:lang w:val="en-US"/>
                <w14:ligatures w14:val="standardContextual"/>
              </w:rPr>
              <w:tab/>
            </w:r>
            <w:r w:rsidRPr="00370B50">
              <w:rPr>
                <w:rStyle w:val="Hyperlink"/>
                <w:noProof/>
              </w:rPr>
              <w:t>Codes and Standards</w:t>
            </w:r>
            <w:r>
              <w:rPr>
                <w:noProof/>
                <w:webHidden/>
              </w:rPr>
              <w:tab/>
            </w:r>
            <w:r>
              <w:rPr>
                <w:noProof/>
                <w:webHidden/>
              </w:rPr>
              <w:fldChar w:fldCharType="begin"/>
            </w:r>
            <w:r>
              <w:rPr>
                <w:noProof/>
                <w:webHidden/>
              </w:rPr>
              <w:instrText xml:space="preserve"> PAGEREF _Toc216340989 \h </w:instrText>
            </w:r>
            <w:r>
              <w:rPr>
                <w:noProof/>
                <w:webHidden/>
              </w:rPr>
            </w:r>
            <w:r>
              <w:rPr>
                <w:noProof/>
                <w:webHidden/>
              </w:rPr>
              <w:fldChar w:fldCharType="separate"/>
            </w:r>
            <w:r w:rsidR="00041F61">
              <w:rPr>
                <w:noProof/>
                <w:webHidden/>
              </w:rPr>
              <w:t>78</w:t>
            </w:r>
            <w:r>
              <w:rPr>
                <w:noProof/>
                <w:webHidden/>
              </w:rPr>
              <w:fldChar w:fldCharType="end"/>
            </w:r>
          </w:hyperlink>
        </w:p>
        <w:p w14:paraId="7C9EA6A0" w14:textId="261541A4"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90" w:history="1">
            <w:r w:rsidRPr="00370B50">
              <w:rPr>
                <w:rStyle w:val="Hyperlink"/>
                <w:noProof/>
              </w:rPr>
              <w:t>4.2.1</w:t>
            </w:r>
            <w:r>
              <w:rPr>
                <w:rFonts w:eastAsiaTheme="minorEastAsia" w:cstheme="minorBidi"/>
                <w:i w:val="0"/>
                <w:iCs w:val="0"/>
                <w:noProof/>
                <w:kern w:val="2"/>
                <w:sz w:val="24"/>
                <w:szCs w:val="24"/>
                <w:lang w:val="en-US"/>
                <w14:ligatures w14:val="standardContextual"/>
              </w:rPr>
              <w:tab/>
            </w:r>
            <w:r w:rsidRPr="00370B50">
              <w:rPr>
                <w:rStyle w:val="Hyperlink"/>
                <w:noProof/>
              </w:rPr>
              <w:t>Electromagnetic interference</w:t>
            </w:r>
            <w:r>
              <w:rPr>
                <w:noProof/>
                <w:webHidden/>
              </w:rPr>
              <w:tab/>
            </w:r>
            <w:r>
              <w:rPr>
                <w:noProof/>
                <w:webHidden/>
              </w:rPr>
              <w:fldChar w:fldCharType="begin"/>
            </w:r>
            <w:r>
              <w:rPr>
                <w:noProof/>
                <w:webHidden/>
              </w:rPr>
              <w:instrText xml:space="preserve"> PAGEREF _Toc216340990 \h </w:instrText>
            </w:r>
            <w:r>
              <w:rPr>
                <w:noProof/>
                <w:webHidden/>
              </w:rPr>
            </w:r>
            <w:r>
              <w:rPr>
                <w:noProof/>
                <w:webHidden/>
              </w:rPr>
              <w:fldChar w:fldCharType="separate"/>
            </w:r>
            <w:r w:rsidR="00041F61">
              <w:rPr>
                <w:noProof/>
                <w:webHidden/>
              </w:rPr>
              <w:t>79</w:t>
            </w:r>
            <w:r>
              <w:rPr>
                <w:noProof/>
                <w:webHidden/>
              </w:rPr>
              <w:fldChar w:fldCharType="end"/>
            </w:r>
          </w:hyperlink>
        </w:p>
        <w:p w14:paraId="6D6B49F9" w14:textId="17B0F4AC"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91" w:history="1">
            <w:r w:rsidRPr="00370B50">
              <w:rPr>
                <w:rStyle w:val="Hyperlink"/>
                <w:noProof/>
              </w:rPr>
              <w:t>4.2.2</w:t>
            </w:r>
            <w:r>
              <w:rPr>
                <w:rFonts w:eastAsiaTheme="minorEastAsia" w:cstheme="minorBidi"/>
                <w:i w:val="0"/>
                <w:iCs w:val="0"/>
                <w:noProof/>
                <w:kern w:val="2"/>
                <w:sz w:val="24"/>
                <w:szCs w:val="24"/>
                <w:lang w:val="en-US"/>
                <w14:ligatures w14:val="standardContextual"/>
              </w:rPr>
              <w:tab/>
            </w:r>
            <w:r w:rsidRPr="00370B50">
              <w:rPr>
                <w:rStyle w:val="Hyperlink"/>
                <w:noProof/>
              </w:rPr>
              <w:t>Pressure Equipment &amp; Safety</w:t>
            </w:r>
            <w:r>
              <w:rPr>
                <w:noProof/>
                <w:webHidden/>
              </w:rPr>
              <w:tab/>
            </w:r>
            <w:r>
              <w:rPr>
                <w:noProof/>
                <w:webHidden/>
              </w:rPr>
              <w:fldChar w:fldCharType="begin"/>
            </w:r>
            <w:r>
              <w:rPr>
                <w:noProof/>
                <w:webHidden/>
              </w:rPr>
              <w:instrText xml:space="preserve"> PAGEREF _Toc216340991 \h </w:instrText>
            </w:r>
            <w:r>
              <w:rPr>
                <w:noProof/>
                <w:webHidden/>
              </w:rPr>
            </w:r>
            <w:r>
              <w:rPr>
                <w:noProof/>
                <w:webHidden/>
              </w:rPr>
              <w:fldChar w:fldCharType="separate"/>
            </w:r>
            <w:r w:rsidR="00041F61">
              <w:rPr>
                <w:noProof/>
                <w:webHidden/>
              </w:rPr>
              <w:t>79</w:t>
            </w:r>
            <w:r>
              <w:rPr>
                <w:noProof/>
                <w:webHidden/>
              </w:rPr>
              <w:fldChar w:fldCharType="end"/>
            </w:r>
          </w:hyperlink>
        </w:p>
        <w:p w14:paraId="4801CD6B" w14:textId="7BB60FB0"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92" w:history="1">
            <w:r w:rsidRPr="00370B50">
              <w:rPr>
                <w:rStyle w:val="Hyperlink"/>
                <w:noProof/>
              </w:rPr>
              <w:t>4.2.3</w:t>
            </w:r>
            <w:r>
              <w:rPr>
                <w:rFonts w:eastAsiaTheme="minorEastAsia" w:cstheme="minorBidi"/>
                <w:i w:val="0"/>
                <w:iCs w:val="0"/>
                <w:noProof/>
                <w:kern w:val="2"/>
                <w:sz w:val="24"/>
                <w:szCs w:val="24"/>
                <w:lang w:val="en-US"/>
                <w14:ligatures w14:val="standardContextual"/>
              </w:rPr>
              <w:tab/>
            </w:r>
            <w:r w:rsidRPr="00370B50">
              <w:rPr>
                <w:rStyle w:val="Hyperlink"/>
                <w:noProof/>
              </w:rPr>
              <w:t>Functional Safety &amp; Control</w:t>
            </w:r>
            <w:r>
              <w:rPr>
                <w:noProof/>
                <w:webHidden/>
              </w:rPr>
              <w:tab/>
            </w:r>
            <w:r>
              <w:rPr>
                <w:noProof/>
                <w:webHidden/>
              </w:rPr>
              <w:fldChar w:fldCharType="begin"/>
            </w:r>
            <w:r>
              <w:rPr>
                <w:noProof/>
                <w:webHidden/>
              </w:rPr>
              <w:instrText xml:space="preserve"> PAGEREF _Toc216340992 \h </w:instrText>
            </w:r>
            <w:r>
              <w:rPr>
                <w:noProof/>
                <w:webHidden/>
              </w:rPr>
            </w:r>
            <w:r>
              <w:rPr>
                <w:noProof/>
                <w:webHidden/>
              </w:rPr>
              <w:fldChar w:fldCharType="separate"/>
            </w:r>
            <w:r w:rsidR="00041F61">
              <w:rPr>
                <w:noProof/>
                <w:webHidden/>
              </w:rPr>
              <w:t>79</w:t>
            </w:r>
            <w:r>
              <w:rPr>
                <w:noProof/>
                <w:webHidden/>
              </w:rPr>
              <w:fldChar w:fldCharType="end"/>
            </w:r>
          </w:hyperlink>
        </w:p>
        <w:p w14:paraId="0832545F" w14:textId="09A2807D"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93" w:history="1">
            <w:r w:rsidRPr="00370B50">
              <w:rPr>
                <w:rStyle w:val="Hyperlink"/>
                <w:noProof/>
              </w:rPr>
              <w:t>4.2.4</w:t>
            </w:r>
            <w:r>
              <w:rPr>
                <w:rFonts w:eastAsiaTheme="minorEastAsia" w:cstheme="minorBidi"/>
                <w:i w:val="0"/>
                <w:iCs w:val="0"/>
                <w:noProof/>
                <w:kern w:val="2"/>
                <w:sz w:val="24"/>
                <w:szCs w:val="24"/>
                <w:lang w:val="en-US"/>
                <w14:ligatures w14:val="standardContextual"/>
              </w:rPr>
              <w:tab/>
            </w:r>
            <w:r w:rsidRPr="00370B50">
              <w:rPr>
                <w:rStyle w:val="Hyperlink"/>
                <w:noProof/>
              </w:rPr>
              <w:t>Asset &amp; Maintenance Management</w:t>
            </w:r>
            <w:r>
              <w:rPr>
                <w:noProof/>
                <w:webHidden/>
              </w:rPr>
              <w:tab/>
            </w:r>
            <w:r>
              <w:rPr>
                <w:noProof/>
                <w:webHidden/>
              </w:rPr>
              <w:fldChar w:fldCharType="begin"/>
            </w:r>
            <w:r>
              <w:rPr>
                <w:noProof/>
                <w:webHidden/>
              </w:rPr>
              <w:instrText xml:space="preserve"> PAGEREF _Toc216340993 \h </w:instrText>
            </w:r>
            <w:r>
              <w:rPr>
                <w:noProof/>
                <w:webHidden/>
              </w:rPr>
            </w:r>
            <w:r>
              <w:rPr>
                <w:noProof/>
                <w:webHidden/>
              </w:rPr>
              <w:fldChar w:fldCharType="separate"/>
            </w:r>
            <w:r w:rsidR="00041F61">
              <w:rPr>
                <w:noProof/>
                <w:webHidden/>
              </w:rPr>
              <w:t>80</w:t>
            </w:r>
            <w:r>
              <w:rPr>
                <w:noProof/>
                <w:webHidden/>
              </w:rPr>
              <w:fldChar w:fldCharType="end"/>
            </w:r>
          </w:hyperlink>
        </w:p>
        <w:p w14:paraId="0DDB7377" w14:textId="28C7EEDB"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94" w:history="1">
            <w:r w:rsidRPr="00370B50">
              <w:rPr>
                <w:rStyle w:val="Hyperlink"/>
                <w:noProof/>
              </w:rPr>
              <w:t>4.2.5</w:t>
            </w:r>
            <w:r>
              <w:rPr>
                <w:rFonts w:eastAsiaTheme="minorEastAsia" w:cstheme="minorBidi"/>
                <w:i w:val="0"/>
                <w:iCs w:val="0"/>
                <w:noProof/>
                <w:kern w:val="2"/>
                <w:sz w:val="24"/>
                <w:szCs w:val="24"/>
                <w:lang w:val="en-US"/>
                <w14:ligatures w14:val="standardContextual"/>
              </w:rPr>
              <w:tab/>
            </w:r>
            <w:r w:rsidRPr="00370B50">
              <w:rPr>
                <w:rStyle w:val="Hyperlink"/>
                <w:noProof/>
              </w:rPr>
              <w:t>Cleanliness &amp; Purity</w:t>
            </w:r>
            <w:r>
              <w:rPr>
                <w:noProof/>
                <w:webHidden/>
              </w:rPr>
              <w:tab/>
            </w:r>
            <w:r>
              <w:rPr>
                <w:noProof/>
                <w:webHidden/>
              </w:rPr>
              <w:fldChar w:fldCharType="begin"/>
            </w:r>
            <w:r>
              <w:rPr>
                <w:noProof/>
                <w:webHidden/>
              </w:rPr>
              <w:instrText xml:space="preserve"> PAGEREF _Toc216340994 \h </w:instrText>
            </w:r>
            <w:r>
              <w:rPr>
                <w:noProof/>
                <w:webHidden/>
              </w:rPr>
            </w:r>
            <w:r>
              <w:rPr>
                <w:noProof/>
                <w:webHidden/>
              </w:rPr>
              <w:fldChar w:fldCharType="separate"/>
            </w:r>
            <w:r w:rsidR="00041F61">
              <w:rPr>
                <w:noProof/>
                <w:webHidden/>
              </w:rPr>
              <w:t>80</w:t>
            </w:r>
            <w:r>
              <w:rPr>
                <w:noProof/>
                <w:webHidden/>
              </w:rPr>
              <w:fldChar w:fldCharType="end"/>
            </w:r>
          </w:hyperlink>
        </w:p>
        <w:p w14:paraId="36E9637D" w14:textId="6F6CA9C6"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0995" w:history="1">
            <w:r w:rsidRPr="00370B50">
              <w:rPr>
                <w:rStyle w:val="Hyperlink"/>
                <w:noProof/>
              </w:rPr>
              <w:t>4.2.6</w:t>
            </w:r>
            <w:r>
              <w:rPr>
                <w:rFonts w:eastAsiaTheme="minorEastAsia" w:cstheme="minorBidi"/>
                <w:i w:val="0"/>
                <w:iCs w:val="0"/>
                <w:noProof/>
                <w:kern w:val="2"/>
                <w:sz w:val="24"/>
                <w:szCs w:val="24"/>
                <w:lang w:val="en-US"/>
                <w14:ligatures w14:val="standardContextual"/>
              </w:rPr>
              <w:tab/>
            </w:r>
            <w:r w:rsidRPr="00370B50">
              <w:rPr>
                <w:rStyle w:val="Hyperlink"/>
                <w:noProof/>
              </w:rPr>
              <w:t>Proof</w:t>
            </w:r>
            <w:r w:rsidRPr="00370B50">
              <w:rPr>
                <w:rStyle w:val="Hyperlink"/>
                <w:noProof/>
              </w:rPr>
              <w:noBreakHyphen/>
              <w:t>Test &amp; Control</w:t>
            </w:r>
            <w:r w:rsidRPr="00370B50">
              <w:rPr>
                <w:rStyle w:val="Hyperlink"/>
                <w:noProof/>
              </w:rPr>
              <w:noBreakHyphen/>
              <w:t>Phase Requirements</w:t>
            </w:r>
            <w:r>
              <w:rPr>
                <w:noProof/>
                <w:webHidden/>
              </w:rPr>
              <w:tab/>
            </w:r>
            <w:r>
              <w:rPr>
                <w:noProof/>
                <w:webHidden/>
              </w:rPr>
              <w:fldChar w:fldCharType="begin"/>
            </w:r>
            <w:r>
              <w:rPr>
                <w:noProof/>
                <w:webHidden/>
              </w:rPr>
              <w:instrText xml:space="preserve"> PAGEREF _Toc216340995 \h </w:instrText>
            </w:r>
            <w:r>
              <w:rPr>
                <w:noProof/>
                <w:webHidden/>
              </w:rPr>
            </w:r>
            <w:r>
              <w:rPr>
                <w:noProof/>
                <w:webHidden/>
              </w:rPr>
              <w:fldChar w:fldCharType="separate"/>
            </w:r>
            <w:r w:rsidR="00041F61">
              <w:rPr>
                <w:noProof/>
                <w:webHidden/>
              </w:rPr>
              <w:t>80</w:t>
            </w:r>
            <w:r>
              <w:rPr>
                <w:noProof/>
                <w:webHidden/>
              </w:rPr>
              <w:fldChar w:fldCharType="end"/>
            </w:r>
          </w:hyperlink>
        </w:p>
        <w:p w14:paraId="329A8249" w14:textId="18A95446" w:rsidR="00B65B0D" w:rsidRDefault="00B65B0D" w:rsidP="00C179E5">
          <w:pPr>
            <w:pStyle w:val="TOC1"/>
            <w:tabs>
              <w:tab w:val="left" w:pos="400"/>
              <w:tab w:val="right" w:leader="dot" w:pos="9730"/>
            </w:tabs>
            <w:spacing w:line="240" w:lineRule="auto"/>
            <w:rPr>
              <w:rFonts w:eastAsiaTheme="minorEastAsia" w:cstheme="minorBidi"/>
              <w:b w:val="0"/>
              <w:bCs w:val="0"/>
              <w:caps w:val="0"/>
              <w:noProof/>
              <w:kern w:val="2"/>
              <w:sz w:val="24"/>
              <w:szCs w:val="24"/>
              <w:lang w:val="en-US"/>
              <w14:ligatures w14:val="standardContextual"/>
            </w:rPr>
          </w:pPr>
          <w:hyperlink w:anchor="_Toc216340996" w:history="1">
            <w:r w:rsidRPr="00370B50">
              <w:rPr>
                <w:rStyle w:val="Hyperlink"/>
                <w:rFonts w:cs="Segoe UI"/>
                <w:noProof/>
                <w:lang w:eastAsia="fr-FR"/>
              </w:rPr>
              <w:t>5</w:t>
            </w:r>
            <w:r>
              <w:rPr>
                <w:rFonts w:eastAsiaTheme="minorEastAsia" w:cstheme="minorBidi"/>
                <w:b w:val="0"/>
                <w:bCs w:val="0"/>
                <w:caps w:val="0"/>
                <w:noProof/>
                <w:kern w:val="2"/>
                <w:sz w:val="24"/>
                <w:szCs w:val="24"/>
                <w:lang w:val="en-US"/>
                <w14:ligatures w14:val="standardContextual"/>
              </w:rPr>
              <w:tab/>
            </w:r>
            <w:r w:rsidRPr="00370B50">
              <w:rPr>
                <w:rStyle w:val="Hyperlink"/>
                <w:rFonts w:cs="Segoe UI"/>
                <w:noProof/>
                <w:lang w:eastAsia="fr-FR"/>
              </w:rPr>
              <w:t>Schedule</w:t>
            </w:r>
            <w:r>
              <w:rPr>
                <w:noProof/>
                <w:webHidden/>
              </w:rPr>
              <w:tab/>
            </w:r>
            <w:r>
              <w:rPr>
                <w:noProof/>
                <w:webHidden/>
              </w:rPr>
              <w:fldChar w:fldCharType="begin"/>
            </w:r>
            <w:r>
              <w:rPr>
                <w:noProof/>
                <w:webHidden/>
              </w:rPr>
              <w:instrText xml:space="preserve"> PAGEREF _Toc216340996 \h </w:instrText>
            </w:r>
            <w:r>
              <w:rPr>
                <w:noProof/>
                <w:webHidden/>
              </w:rPr>
            </w:r>
            <w:r>
              <w:rPr>
                <w:noProof/>
                <w:webHidden/>
              </w:rPr>
              <w:fldChar w:fldCharType="separate"/>
            </w:r>
            <w:r w:rsidR="00041F61">
              <w:rPr>
                <w:noProof/>
                <w:webHidden/>
              </w:rPr>
              <w:t>81</w:t>
            </w:r>
            <w:r>
              <w:rPr>
                <w:noProof/>
                <w:webHidden/>
              </w:rPr>
              <w:fldChar w:fldCharType="end"/>
            </w:r>
          </w:hyperlink>
        </w:p>
        <w:p w14:paraId="6C84F61F" w14:textId="72B2776C" w:rsidR="00B65B0D" w:rsidRDefault="00B65B0D" w:rsidP="00C179E5">
          <w:pPr>
            <w:pStyle w:val="TOC2"/>
            <w:tabs>
              <w:tab w:val="left" w:pos="8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0997" w:history="1">
            <w:r w:rsidRPr="00370B50">
              <w:rPr>
                <w:rStyle w:val="Hyperlink"/>
                <w:noProof/>
              </w:rPr>
              <w:t>5.1</w:t>
            </w:r>
            <w:r>
              <w:rPr>
                <w:rFonts w:eastAsiaTheme="minorEastAsia" w:cstheme="minorBidi"/>
                <w:smallCaps w:val="0"/>
                <w:noProof/>
                <w:kern w:val="2"/>
                <w:sz w:val="24"/>
                <w:szCs w:val="24"/>
                <w:lang w:val="en-US"/>
                <w14:ligatures w14:val="standardContextual"/>
              </w:rPr>
              <w:tab/>
            </w:r>
            <w:r w:rsidRPr="00370B50">
              <w:rPr>
                <w:rStyle w:val="Hyperlink"/>
                <w:noProof/>
              </w:rPr>
              <w:t>Contractual Phases</w:t>
            </w:r>
            <w:r>
              <w:rPr>
                <w:noProof/>
                <w:webHidden/>
              </w:rPr>
              <w:tab/>
            </w:r>
            <w:r>
              <w:rPr>
                <w:noProof/>
                <w:webHidden/>
              </w:rPr>
              <w:fldChar w:fldCharType="begin"/>
            </w:r>
            <w:r>
              <w:rPr>
                <w:noProof/>
                <w:webHidden/>
              </w:rPr>
              <w:instrText xml:space="preserve"> PAGEREF _Toc216340997 \h </w:instrText>
            </w:r>
            <w:r>
              <w:rPr>
                <w:noProof/>
                <w:webHidden/>
              </w:rPr>
            </w:r>
            <w:r>
              <w:rPr>
                <w:noProof/>
                <w:webHidden/>
              </w:rPr>
              <w:fldChar w:fldCharType="separate"/>
            </w:r>
            <w:r w:rsidR="00041F61">
              <w:rPr>
                <w:noProof/>
                <w:webHidden/>
              </w:rPr>
              <w:t>81</w:t>
            </w:r>
            <w:r>
              <w:rPr>
                <w:noProof/>
                <w:webHidden/>
              </w:rPr>
              <w:fldChar w:fldCharType="end"/>
            </w:r>
          </w:hyperlink>
        </w:p>
        <w:p w14:paraId="43E2E7AA" w14:textId="5EAFAA45" w:rsidR="00B65B0D" w:rsidRDefault="00B65B0D" w:rsidP="00C179E5">
          <w:pPr>
            <w:pStyle w:val="TOC2"/>
            <w:tabs>
              <w:tab w:val="left" w:pos="8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0998" w:history="1">
            <w:r w:rsidRPr="00370B50">
              <w:rPr>
                <w:rStyle w:val="Hyperlink"/>
                <w:noProof/>
              </w:rPr>
              <w:t>5.2</w:t>
            </w:r>
            <w:r>
              <w:rPr>
                <w:rFonts w:eastAsiaTheme="minorEastAsia" w:cstheme="minorBidi"/>
                <w:smallCaps w:val="0"/>
                <w:noProof/>
                <w:kern w:val="2"/>
                <w:sz w:val="24"/>
                <w:szCs w:val="24"/>
                <w:lang w:val="en-US"/>
                <w14:ligatures w14:val="standardContextual"/>
              </w:rPr>
              <w:tab/>
            </w:r>
            <w:r w:rsidRPr="00370B50">
              <w:rPr>
                <w:rStyle w:val="Hyperlink"/>
                <w:noProof/>
              </w:rPr>
              <w:t>Preliminary Schedule</w:t>
            </w:r>
            <w:r>
              <w:rPr>
                <w:noProof/>
                <w:webHidden/>
              </w:rPr>
              <w:tab/>
            </w:r>
            <w:r>
              <w:rPr>
                <w:noProof/>
                <w:webHidden/>
              </w:rPr>
              <w:fldChar w:fldCharType="begin"/>
            </w:r>
            <w:r>
              <w:rPr>
                <w:noProof/>
                <w:webHidden/>
              </w:rPr>
              <w:instrText xml:space="preserve"> PAGEREF _Toc216340998 \h </w:instrText>
            </w:r>
            <w:r>
              <w:rPr>
                <w:noProof/>
                <w:webHidden/>
              </w:rPr>
            </w:r>
            <w:r>
              <w:rPr>
                <w:noProof/>
                <w:webHidden/>
              </w:rPr>
              <w:fldChar w:fldCharType="separate"/>
            </w:r>
            <w:r w:rsidR="00041F61">
              <w:rPr>
                <w:noProof/>
                <w:webHidden/>
              </w:rPr>
              <w:t>82</w:t>
            </w:r>
            <w:r>
              <w:rPr>
                <w:noProof/>
                <w:webHidden/>
              </w:rPr>
              <w:fldChar w:fldCharType="end"/>
            </w:r>
          </w:hyperlink>
        </w:p>
        <w:p w14:paraId="72DE4DE1" w14:textId="42DF97CE" w:rsidR="00B65B0D" w:rsidRDefault="00B65B0D" w:rsidP="00C179E5">
          <w:pPr>
            <w:pStyle w:val="TOC2"/>
            <w:tabs>
              <w:tab w:val="left" w:pos="8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0999" w:history="1">
            <w:r w:rsidRPr="00370B50">
              <w:rPr>
                <w:rStyle w:val="Hyperlink"/>
                <w:noProof/>
              </w:rPr>
              <w:t>5.3</w:t>
            </w:r>
            <w:r>
              <w:rPr>
                <w:rFonts w:eastAsiaTheme="minorEastAsia" w:cstheme="minorBidi"/>
                <w:smallCaps w:val="0"/>
                <w:noProof/>
                <w:kern w:val="2"/>
                <w:sz w:val="24"/>
                <w:szCs w:val="24"/>
                <w:lang w:val="en-US"/>
                <w14:ligatures w14:val="standardContextual"/>
              </w:rPr>
              <w:tab/>
            </w:r>
            <w:r w:rsidRPr="00370B50">
              <w:rPr>
                <w:rStyle w:val="Hyperlink"/>
                <w:noProof/>
              </w:rPr>
              <w:t>Hold and Witness Points</w:t>
            </w:r>
            <w:r>
              <w:rPr>
                <w:noProof/>
                <w:webHidden/>
              </w:rPr>
              <w:tab/>
            </w:r>
            <w:r>
              <w:rPr>
                <w:noProof/>
                <w:webHidden/>
              </w:rPr>
              <w:fldChar w:fldCharType="begin"/>
            </w:r>
            <w:r>
              <w:rPr>
                <w:noProof/>
                <w:webHidden/>
              </w:rPr>
              <w:instrText xml:space="preserve"> PAGEREF _Toc216340999 \h </w:instrText>
            </w:r>
            <w:r>
              <w:rPr>
                <w:noProof/>
                <w:webHidden/>
              </w:rPr>
            </w:r>
            <w:r>
              <w:rPr>
                <w:noProof/>
                <w:webHidden/>
              </w:rPr>
              <w:fldChar w:fldCharType="separate"/>
            </w:r>
            <w:r w:rsidR="00041F61">
              <w:rPr>
                <w:noProof/>
                <w:webHidden/>
              </w:rPr>
              <w:t>83</w:t>
            </w:r>
            <w:r>
              <w:rPr>
                <w:noProof/>
                <w:webHidden/>
              </w:rPr>
              <w:fldChar w:fldCharType="end"/>
            </w:r>
          </w:hyperlink>
        </w:p>
        <w:p w14:paraId="555EAADF" w14:textId="35A5F6E8" w:rsidR="00B65B0D" w:rsidRDefault="00B65B0D" w:rsidP="00C179E5">
          <w:pPr>
            <w:pStyle w:val="TOC1"/>
            <w:tabs>
              <w:tab w:val="left" w:pos="400"/>
              <w:tab w:val="right" w:leader="dot" w:pos="9730"/>
            </w:tabs>
            <w:spacing w:line="240" w:lineRule="auto"/>
            <w:rPr>
              <w:rFonts w:eastAsiaTheme="minorEastAsia" w:cstheme="minorBidi"/>
              <w:b w:val="0"/>
              <w:bCs w:val="0"/>
              <w:caps w:val="0"/>
              <w:noProof/>
              <w:kern w:val="2"/>
              <w:sz w:val="24"/>
              <w:szCs w:val="24"/>
              <w:lang w:val="en-US"/>
              <w14:ligatures w14:val="standardContextual"/>
            </w:rPr>
          </w:pPr>
          <w:hyperlink w:anchor="_Toc216341000" w:history="1">
            <w:r w:rsidRPr="00370B50">
              <w:rPr>
                <w:rStyle w:val="Hyperlink"/>
                <w:noProof/>
              </w:rPr>
              <w:t>6</w:t>
            </w:r>
            <w:r>
              <w:rPr>
                <w:rFonts w:eastAsiaTheme="minorEastAsia" w:cstheme="minorBidi"/>
                <w:b w:val="0"/>
                <w:bCs w:val="0"/>
                <w:caps w:val="0"/>
                <w:noProof/>
                <w:kern w:val="2"/>
                <w:sz w:val="24"/>
                <w:szCs w:val="24"/>
                <w:lang w:val="en-US"/>
                <w14:ligatures w14:val="standardContextual"/>
              </w:rPr>
              <w:tab/>
            </w:r>
            <w:r w:rsidRPr="00370B50">
              <w:rPr>
                <w:rStyle w:val="Hyperlink"/>
                <w:noProof/>
              </w:rPr>
              <w:t>Contract Performance</w:t>
            </w:r>
            <w:r>
              <w:rPr>
                <w:noProof/>
                <w:webHidden/>
              </w:rPr>
              <w:tab/>
            </w:r>
            <w:r>
              <w:rPr>
                <w:noProof/>
                <w:webHidden/>
              </w:rPr>
              <w:fldChar w:fldCharType="begin"/>
            </w:r>
            <w:r>
              <w:rPr>
                <w:noProof/>
                <w:webHidden/>
              </w:rPr>
              <w:instrText xml:space="preserve"> PAGEREF _Toc216341000 \h </w:instrText>
            </w:r>
            <w:r>
              <w:rPr>
                <w:noProof/>
                <w:webHidden/>
              </w:rPr>
            </w:r>
            <w:r>
              <w:rPr>
                <w:noProof/>
                <w:webHidden/>
              </w:rPr>
              <w:fldChar w:fldCharType="separate"/>
            </w:r>
            <w:r w:rsidR="00041F61">
              <w:rPr>
                <w:noProof/>
                <w:webHidden/>
              </w:rPr>
              <w:t>84</w:t>
            </w:r>
            <w:r>
              <w:rPr>
                <w:noProof/>
                <w:webHidden/>
              </w:rPr>
              <w:fldChar w:fldCharType="end"/>
            </w:r>
          </w:hyperlink>
        </w:p>
        <w:p w14:paraId="2BCE09D9" w14:textId="3BE0ACE4" w:rsidR="00B65B0D" w:rsidRDefault="00B65B0D" w:rsidP="00C179E5">
          <w:pPr>
            <w:pStyle w:val="TOC2"/>
            <w:tabs>
              <w:tab w:val="left" w:pos="8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1001" w:history="1">
            <w:r w:rsidRPr="00370B50">
              <w:rPr>
                <w:rStyle w:val="Hyperlink"/>
                <w:noProof/>
              </w:rPr>
              <w:t>6.1</w:t>
            </w:r>
            <w:r>
              <w:rPr>
                <w:rFonts w:eastAsiaTheme="minorEastAsia" w:cstheme="minorBidi"/>
                <w:smallCaps w:val="0"/>
                <w:noProof/>
                <w:kern w:val="2"/>
                <w:sz w:val="24"/>
                <w:szCs w:val="24"/>
                <w:lang w:val="en-US"/>
                <w14:ligatures w14:val="standardContextual"/>
              </w:rPr>
              <w:tab/>
            </w:r>
            <w:r w:rsidRPr="00370B50">
              <w:rPr>
                <w:rStyle w:val="Hyperlink"/>
                <w:noProof/>
              </w:rPr>
              <w:t>General Organization</w:t>
            </w:r>
            <w:r>
              <w:rPr>
                <w:noProof/>
                <w:webHidden/>
              </w:rPr>
              <w:tab/>
            </w:r>
            <w:r>
              <w:rPr>
                <w:noProof/>
                <w:webHidden/>
              </w:rPr>
              <w:fldChar w:fldCharType="begin"/>
            </w:r>
            <w:r>
              <w:rPr>
                <w:noProof/>
                <w:webHidden/>
              </w:rPr>
              <w:instrText xml:space="preserve"> PAGEREF _Toc216341001 \h </w:instrText>
            </w:r>
            <w:r>
              <w:rPr>
                <w:noProof/>
                <w:webHidden/>
              </w:rPr>
            </w:r>
            <w:r>
              <w:rPr>
                <w:noProof/>
                <w:webHidden/>
              </w:rPr>
              <w:fldChar w:fldCharType="separate"/>
            </w:r>
            <w:r w:rsidR="00041F61">
              <w:rPr>
                <w:noProof/>
                <w:webHidden/>
              </w:rPr>
              <w:t>84</w:t>
            </w:r>
            <w:r>
              <w:rPr>
                <w:noProof/>
                <w:webHidden/>
              </w:rPr>
              <w:fldChar w:fldCharType="end"/>
            </w:r>
          </w:hyperlink>
        </w:p>
        <w:p w14:paraId="1A5CA5B2" w14:textId="2DB44098" w:rsidR="00B65B0D" w:rsidRDefault="00B65B0D" w:rsidP="00C179E5">
          <w:pPr>
            <w:pStyle w:val="TOC2"/>
            <w:tabs>
              <w:tab w:val="left" w:pos="8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1002" w:history="1">
            <w:r w:rsidRPr="00370B50">
              <w:rPr>
                <w:rStyle w:val="Hyperlink"/>
                <w:noProof/>
              </w:rPr>
              <w:t>6.2</w:t>
            </w:r>
            <w:r>
              <w:rPr>
                <w:rFonts w:eastAsiaTheme="minorEastAsia" w:cstheme="minorBidi"/>
                <w:smallCaps w:val="0"/>
                <w:noProof/>
                <w:kern w:val="2"/>
                <w:sz w:val="24"/>
                <w:szCs w:val="24"/>
                <w:lang w:val="en-US"/>
                <w14:ligatures w14:val="standardContextual"/>
              </w:rPr>
              <w:tab/>
            </w:r>
            <w:r w:rsidRPr="00370B50">
              <w:rPr>
                <w:rStyle w:val="Hyperlink"/>
                <w:noProof/>
              </w:rPr>
              <w:t>Communication</w:t>
            </w:r>
            <w:r>
              <w:rPr>
                <w:noProof/>
                <w:webHidden/>
              </w:rPr>
              <w:tab/>
            </w:r>
            <w:r>
              <w:rPr>
                <w:noProof/>
                <w:webHidden/>
              </w:rPr>
              <w:fldChar w:fldCharType="begin"/>
            </w:r>
            <w:r>
              <w:rPr>
                <w:noProof/>
                <w:webHidden/>
              </w:rPr>
              <w:instrText xml:space="preserve"> PAGEREF _Toc216341002 \h </w:instrText>
            </w:r>
            <w:r>
              <w:rPr>
                <w:noProof/>
                <w:webHidden/>
              </w:rPr>
            </w:r>
            <w:r>
              <w:rPr>
                <w:noProof/>
                <w:webHidden/>
              </w:rPr>
              <w:fldChar w:fldCharType="separate"/>
            </w:r>
            <w:r w:rsidR="00041F61">
              <w:rPr>
                <w:noProof/>
                <w:webHidden/>
              </w:rPr>
              <w:t>84</w:t>
            </w:r>
            <w:r>
              <w:rPr>
                <w:noProof/>
                <w:webHidden/>
              </w:rPr>
              <w:fldChar w:fldCharType="end"/>
            </w:r>
          </w:hyperlink>
        </w:p>
        <w:p w14:paraId="6F4D6BA9" w14:textId="74F501E8" w:rsidR="00B65B0D" w:rsidRDefault="00B65B0D" w:rsidP="00C179E5">
          <w:pPr>
            <w:pStyle w:val="TOC2"/>
            <w:tabs>
              <w:tab w:val="left" w:pos="8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1003" w:history="1">
            <w:r w:rsidRPr="00370B50">
              <w:rPr>
                <w:rStyle w:val="Hyperlink"/>
                <w:noProof/>
              </w:rPr>
              <w:t>6.3</w:t>
            </w:r>
            <w:r>
              <w:rPr>
                <w:rFonts w:eastAsiaTheme="minorEastAsia" w:cstheme="minorBidi"/>
                <w:smallCaps w:val="0"/>
                <w:noProof/>
                <w:kern w:val="2"/>
                <w:sz w:val="24"/>
                <w:szCs w:val="24"/>
                <w:lang w:val="en-US"/>
                <w14:ligatures w14:val="standardContextual"/>
              </w:rPr>
              <w:tab/>
            </w:r>
            <w:r w:rsidRPr="00370B50">
              <w:rPr>
                <w:rStyle w:val="Hyperlink"/>
                <w:noProof/>
              </w:rPr>
              <w:t>Contract Management</w:t>
            </w:r>
            <w:r>
              <w:rPr>
                <w:noProof/>
                <w:webHidden/>
              </w:rPr>
              <w:tab/>
            </w:r>
            <w:r>
              <w:rPr>
                <w:noProof/>
                <w:webHidden/>
              </w:rPr>
              <w:fldChar w:fldCharType="begin"/>
            </w:r>
            <w:r>
              <w:rPr>
                <w:noProof/>
                <w:webHidden/>
              </w:rPr>
              <w:instrText xml:space="preserve"> PAGEREF _Toc216341003 \h </w:instrText>
            </w:r>
            <w:r>
              <w:rPr>
                <w:noProof/>
                <w:webHidden/>
              </w:rPr>
            </w:r>
            <w:r>
              <w:rPr>
                <w:noProof/>
                <w:webHidden/>
              </w:rPr>
              <w:fldChar w:fldCharType="separate"/>
            </w:r>
            <w:r w:rsidR="00041F61">
              <w:rPr>
                <w:noProof/>
                <w:webHidden/>
              </w:rPr>
              <w:t>84</w:t>
            </w:r>
            <w:r>
              <w:rPr>
                <w:noProof/>
                <w:webHidden/>
              </w:rPr>
              <w:fldChar w:fldCharType="end"/>
            </w:r>
          </w:hyperlink>
        </w:p>
        <w:p w14:paraId="082835F9" w14:textId="045F49D2"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1004" w:history="1">
            <w:r w:rsidRPr="00370B50">
              <w:rPr>
                <w:rStyle w:val="Hyperlink"/>
                <w:noProof/>
              </w:rPr>
              <w:t>6.3.1</w:t>
            </w:r>
            <w:r>
              <w:rPr>
                <w:rFonts w:eastAsiaTheme="minorEastAsia" w:cstheme="minorBidi"/>
                <w:i w:val="0"/>
                <w:iCs w:val="0"/>
                <w:noProof/>
                <w:kern w:val="2"/>
                <w:sz w:val="24"/>
                <w:szCs w:val="24"/>
                <w:lang w:val="en-US"/>
                <w14:ligatures w14:val="standardContextual"/>
              </w:rPr>
              <w:tab/>
            </w:r>
            <w:r w:rsidRPr="00370B50">
              <w:rPr>
                <w:rStyle w:val="Hyperlink"/>
                <w:noProof/>
              </w:rPr>
              <w:t>Progress Dashboard</w:t>
            </w:r>
            <w:r>
              <w:rPr>
                <w:noProof/>
                <w:webHidden/>
              </w:rPr>
              <w:tab/>
            </w:r>
            <w:r>
              <w:rPr>
                <w:noProof/>
                <w:webHidden/>
              </w:rPr>
              <w:fldChar w:fldCharType="begin"/>
            </w:r>
            <w:r>
              <w:rPr>
                <w:noProof/>
                <w:webHidden/>
              </w:rPr>
              <w:instrText xml:space="preserve"> PAGEREF _Toc216341004 \h </w:instrText>
            </w:r>
            <w:r>
              <w:rPr>
                <w:noProof/>
                <w:webHidden/>
              </w:rPr>
            </w:r>
            <w:r>
              <w:rPr>
                <w:noProof/>
                <w:webHidden/>
              </w:rPr>
              <w:fldChar w:fldCharType="separate"/>
            </w:r>
            <w:r w:rsidR="00041F61">
              <w:rPr>
                <w:noProof/>
                <w:webHidden/>
              </w:rPr>
              <w:t>84</w:t>
            </w:r>
            <w:r>
              <w:rPr>
                <w:noProof/>
                <w:webHidden/>
              </w:rPr>
              <w:fldChar w:fldCharType="end"/>
            </w:r>
          </w:hyperlink>
        </w:p>
        <w:p w14:paraId="09AB4370" w14:textId="45E2F12C"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1005" w:history="1">
            <w:r w:rsidRPr="00370B50">
              <w:rPr>
                <w:rStyle w:val="Hyperlink"/>
                <w:noProof/>
              </w:rPr>
              <w:t>6.3.2</w:t>
            </w:r>
            <w:r>
              <w:rPr>
                <w:rFonts w:eastAsiaTheme="minorEastAsia" w:cstheme="minorBidi"/>
                <w:i w:val="0"/>
                <w:iCs w:val="0"/>
                <w:noProof/>
                <w:kern w:val="2"/>
                <w:sz w:val="24"/>
                <w:szCs w:val="24"/>
                <w:lang w:val="en-US"/>
                <w14:ligatures w14:val="standardContextual"/>
              </w:rPr>
              <w:tab/>
            </w:r>
            <w:r w:rsidRPr="00370B50">
              <w:rPr>
                <w:rStyle w:val="Hyperlink"/>
                <w:noProof/>
              </w:rPr>
              <w:t>Meetings</w:t>
            </w:r>
            <w:r>
              <w:rPr>
                <w:noProof/>
                <w:webHidden/>
              </w:rPr>
              <w:tab/>
            </w:r>
            <w:r>
              <w:rPr>
                <w:noProof/>
                <w:webHidden/>
              </w:rPr>
              <w:fldChar w:fldCharType="begin"/>
            </w:r>
            <w:r>
              <w:rPr>
                <w:noProof/>
                <w:webHidden/>
              </w:rPr>
              <w:instrText xml:space="preserve"> PAGEREF _Toc216341005 \h </w:instrText>
            </w:r>
            <w:r>
              <w:rPr>
                <w:noProof/>
                <w:webHidden/>
              </w:rPr>
            </w:r>
            <w:r>
              <w:rPr>
                <w:noProof/>
                <w:webHidden/>
              </w:rPr>
              <w:fldChar w:fldCharType="separate"/>
            </w:r>
            <w:r w:rsidR="00041F61">
              <w:rPr>
                <w:noProof/>
                <w:webHidden/>
              </w:rPr>
              <w:t>85</w:t>
            </w:r>
            <w:r>
              <w:rPr>
                <w:noProof/>
                <w:webHidden/>
              </w:rPr>
              <w:fldChar w:fldCharType="end"/>
            </w:r>
          </w:hyperlink>
        </w:p>
        <w:p w14:paraId="0A46D916" w14:textId="0B6155E2" w:rsidR="00B65B0D" w:rsidRDefault="00B65B0D" w:rsidP="00C179E5">
          <w:pPr>
            <w:pStyle w:val="TOC2"/>
            <w:tabs>
              <w:tab w:val="left" w:pos="8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1006" w:history="1">
            <w:r w:rsidRPr="00370B50">
              <w:rPr>
                <w:rStyle w:val="Hyperlink"/>
                <w:noProof/>
              </w:rPr>
              <w:t>6.4</w:t>
            </w:r>
            <w:r>
              <w:rPr>
                <w:rFonts w:eastAsiaTheme="minorEastAsia" w:cstheme="minorBidi"/>
                <w:smallCaps w:val="0"/>
                <w:noProof/>
                <w:kern w:val="2"/>
                <w:sz w:val="24"/>
                <w:szCs w:val="24"/>
                <w:lang w:val="en-US"/>
                <w14:ligatures w14:val="standardContextual"/>
              </w:rPr>
              <w:tab/>
            </w:r>
            <w:r w:rsidRPr="00370B50">
              <w:rPr>
                <w:rStyle w:val="Hyperlink"/>
                <w:noProof/>
              </w:rPr>
              <w:t>Risk Assessment and Risk Management Plan</w:t>
            </w:r>
            <w:r>
              <w:rPr>
                <w:noProof/>
                <w:webHidden/>
              </w:rPr>
              <w:tab/>
            </w:r>
            <w:r>
              <w:rPr>
                <w:noProof/>
                <w:webHidden/>
              </w:rPr>
              <w:fldChar w:fldCharType="begin"/>
            </w:r>
            <w:r>
              <w:rPr>
                <w:noProof/>
                <w:webHidden/>
              </w:rPr>
              <w:instrText xml:space="preserve"> PAGEREF _Toc216341006 \h </w:instrText>
            </w:r>
            <w:r>
              <w:rPr>
                <w:noProof/>
                <w:webHidden/>
              </w:rPr>
            </w:r>
            <w:r>
              <w:rPr>
                <w:noProof/>
                <w:webHidden/>
              </w:rPr>
              <w:fldChar w:fldCharType="separate"/>
            </w:r>
            <w:r w:rsidR="00041F61">
              <w:rPr>
                <w:noProof/>
                <w:webHidden/>
              </w:rPr>
              <w:t>86</w:t>
            </w:r>
            <w:r>
              <w:rPr>
                <w:noProof/>
                <w:webHidden/>
              </w:rPr>
              <w:fldChar w:fldCharType="end"/>
            </w:r>
          </w:hyperlink>
        </w:p>
        <w:p w14:paraId="5B02D9B6" w14:textId="1BE59C40" w:rsidR="00B65B0D" w:rsidRDefault="00B65B0D" w:rsidP="00C179E5">
          <w:pPr>
            <w:pStyle w:val="TOC2"/>
            <w:tabs>
              <w:tab w:val="left" w:pos="8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1007" w:history="1">
            <w:r w:rsidRPr="00370B50">
              <w:rPr>
                <w:rStyle w:val="Hyperlink"/>
                <w:noProof/>
              </w:rPr>
              <w:t>6.5</w:t>
            </w:r>
            <w:r>
              <w:rPr>
                <w:rFonts w:eastAsiaTheme="minorEastAsia" w:cstheme="minorBidi"/>
                <w:smallCaps w:val="0"/>
                <w:noProof/>
                <w:kern w:val="2"/>
                <w:sz w:val="24"/>
                <w:szCs w:val="24"/>
                <w:lang w:val="en-US"/>
                <w14:ligatures w14:val="standardContextual"/>
              </w:rPr>
              <w:tab/>
            </w:r>
            <w:r w:rsidRPr="00370B50">
              <w:rPr>
                <w:rStyle w:val="Hyperlink"/>
                <w:noProof/>
              </w:rPr>
              <w:t>Factory Access</w:t>
            </w:r>
            <w:r>
              <w:rPr>
                <w:noProof/>
                <w:webHidden/>
              </w:rPr>
              <w:tab/>
            </w:r>
            <w:r>
              <w:rPr>
                <w:noProof/>
                <w:webHidden/>
              </w:rPr>
              <w:fldChar w:fldCharType="begin"/>
            </w:r>
            <w:r>
              <w:rPr>
                <w:noProof/>
                <w:webHidden/>
              </w:rPr>
              <w:instrText xml:space="preserve"> PAGEREF _Toc216341007 \h </w:instrText>
            </w:r>
            <w:r>
              <w:rPr>
                <w:noProof/>
                <w:webHidden/>
              </w:rPr>
            </w:r>
            <w:r>
              <w:rPr>
                <w:noProof/>
                <w:webHidden/>
              </w:rPr>
              <w:fldChar w:fldCharType="separate"/>
            </w:r>
            <w:r w:rsidR="00041F61">
              <w:rPr>
                <w:noProof/>
                <w:webHidden/>
              </w:rPr>
              <w:t>86</w:t>
            </w:r>
            <w:r>
              <w:rPr>
                <w:noProof/>
                <w:webHidden/>
              </w:rPr>
              <w:fldChar w:fldCharType="end"/>
            </w:r>
          </w:hyperlink>
        </w:p>
        <w:p w14:paraId="17670837" w14:textId="10DF0D2D" w:rsidR="00B65B0D" w:rsidRDefault="00B65B0D" w:rsidP="00C179E5">
          <w:pPr>
            <w:pStyle w:val="TOC1"/>
            <w:tabs>
              <w:tab w:val="left" w:pos="400"/>
              <w:tab w:val="right" w:leader="dot" w:pos="9730"/>
            </w:tabs>
            <w:spacing w:line="240" w:lineRule="auto"/>
            <w:rPr>
              <w:rFonts w:eastAsiaTheme="minorEastAsia" w:cstheme="minorBidi"/>
              <w:b w:val="0"/>
              <w:bCs w:val="0"/>
              <w:caps w:val="0"/>
              <w:noProof/>
              <w:kern w:val="2"/>
              <w:sz w:val="24"/>
              <w:szCs w:val="24"/>
              <w:lang w:val="en-US"/>
              <w14:ligatures w14:val="standardContextual"/>
            </w:rPr>
          </w:pPr>
          <w:hyperlink w:anchor="_Toc216341008" w:history="1">
            <w:r w:rsidRPr="00370B50">
              <w:rPr>
                <w:rStyle w:val="Hyperlink"/>
                <w:noProof/>
              </w:rPr>
              <w:t>7</w:t>
            </w:r>
            <w:r>
              <w:rPr>
                <w:rFonts w:eastAsiaTheme="minorEastAsia" w:cstheme="minorBidi"/>
                <w:b w:val="0"/>
                <w:bCs w:val="0"/>
                <w:caps w:val="0"/>
                <w:noProof/>
                <w:kern w:val="2"/>
                <w:sz w:val="24"/>
                <w:szCs w:val="24"/>
                <w:lang w:val="en-US"/>
                <w14:ligatures w14:val="standardContextual"/>
              </w:rPr>
              <w:tab/>
            </w:r>
            <w:r w:rsidRPr="00370B50">
              <w:rPr>
                <w:rStyle w:val="Hyperlink"/>
                <w:noProof/>
              </w:rPr>
              <w:t>Quality Assurance and Control</w:t>
            </w:r>
            <w:r>
              <w:rPr>
                <w:noProof/>
                <w:webHidden/>
              </w:rPr>
              <w:tab/>
            </w:r>
            <w:r>
              <w:rPr>
                <w:noProof/>
                <w:webHidden/>
              </w:rPr>
              <w:fldChar w:fldCharType="begin"/>
            </w:r>
            <w:r>
              <w:rPr>
                <w:noProof/>
                <w:webHidden/>
              </w:rPr>
              <w:instrText xml:space="preserve"> PAGEREF _Toc216341008 \h </w:instrText>
            </w:r>
            <w:r>
              <w:rPr>
                <w:noProof/>
                <w:webHidden/>
              </w:rPr>
            </w:r>
            <w:r>
              <w:rPr>
                <w:noProof/>
                <w:webHidden/>
              </w:rPr>
              <w:fldChar w:fldCharType="separate"/>
            </w:r>
            <w:r w:rsidR="00041F61">
              <w:rPr>
                <w:noProof/>
                <w:webHidden/>
              </w:rPr>
              <w:t>87</w:t>
            </w:r>
            <w:r>
              <w:rPr>
                <w:noProof/>
                <w:webHidden/>
              </w:rPr>
              <w:fldChar w:fldCharType="end"/>
            </w:r>
          </w:hyperlink>
        </w:p>
        <w:p w14:paraId="66B2EB70" w14:textId="74496079" w:rsidR="00B65B0D" w:rsidRDefault="00B65B0D" w:rsidP="00C179E5">
          <w:pPr>
            <w:pStyle w:val="TOC2"/>
            <w:tabs>
              <w:tab w:val="left" w:pos="8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1009" w:history="1">
            <w:r w:rsidRPr="00370B50">
              <w:rPr>
                <w:rStyle w:val="Hyperlink"/>
                <w:noProof/>
              </w:rPr>
              <w:t>7.1</w:t>
            </w:r>
            <w:r>
              <w:rPr>
                <w:rFonts w:eastAsiaTheme="minorEastAsia" w:cstheme="minorBidi"/>
                <w:smallCaps w:val="0"/>
                <w:noProof/>
                <w:kern w:val="2"/>
                <w:sz w:val="24"/>
                <w:szCs w:val="24"/>
                <w:lang w:val="en-US"/>
                <w14:ligatures w14:val="standardContextual"/>
              </w:rPr>
              <w:tab/>
            </w:r>
            <w:r w:rsidRPr="00370B50">
              <w:rPr>
                <w:rStyle w:val="Hyperlink"/>
                <w:noProof/>
              </w:rPr>
              <w:t>Quality Assurance</w:t>
            </w:r>
            <w:r>
              <w:rPr>
                <w:noProof/>
                <w:webHidden/>
              </w:rPr>
              <w:tab/>
            </w:r>
            <w:r>
              <w:rPr>
                <w:noProof/>
                <w:webHidden/>
              </w:rPr>
              <w:fldChar w:fldCharType="begin"/>
            </w:r>
            <w:r>
              <w:rPr>
                <w:noProof/>
                <w:webHidden/>
              </w:rPr>
              <w:instrText xml:space="preserve"> PAGEREF _Toc216341009 \h </w:instrText>
            </w:r>
            <w:r>
              <w:rPr>
                <w:noProof/>
                <w:webHidden/>
              </w:rPr>
            </w:r>
            <w:r>
              <w:rPr>
                <w:noProof/>
                <w:webHidden/>
              </w:rPr>
              <w:fldChar w:fldCharType="separate"/>
            </w:r>
            <w:r w:rsidR="00041F61">
              <w:rPr>
                <w:noProof/>
                <w:webHidden/>
              </w:rPr>
              <w:t>87</w:t>
            </w:r>
            <w:r>
              <w:rPr>
                <w:noProof/>
                <w:webHidden/>
              </w:rPr>
              <w:fldChar w:fldCharType="end"/>
            </w:r>
          </w:hyperlink>
        </w:p>
        <w:p w14:paraId="78FF1022" w14:textId="2EDC25C8"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1010" w:history="1">
            <w:r w:rsidRPr="00370B50">
              <w:rPr>
                <w:rStyle w:val="Hyperlink"/>
                <w:noProof/>
              </w:rPr>
              <w:t>7.1.1</w:t>
            </w:r>
            <w:r>
              <w:rPr>
                <w:rFonts w:eastAsiaTheme="minorEastAsia" w:cstheme="minorBidi"/>
                <w:i w:val="0"/>
                <w:iCs w:val="0"/>
                <w:noProof/>
                <w:kern w:val="2"/>
                <w:sz w:val="24"/>
                <w:szCs w:val="24"/>
                <w:lang w:val="en-US"/>
                <w14:ligatures w14:val="standardContextual"/>
              </w:rPr>
              <w:tab/>
            </w:r>
            <w:r w:rsidRPr="00370B50">
              <w:rPr>
                <w:rStyle w:val="Hyperlink"/>
                <w:noProof/>
              </w:rPr>
              <w:t>General requirements</w:t>
            </w:r>
            <w:r>
              <w:rPr>
                <w:noProof/>
                <w:webHidden/>
              </w:rPr>
              <w:tab/>
            </w:r>
            <w:r>
              <w:rPr>
                <w:noProof/>
                <w:webHidden/>
              </w:rPr>
              <w:fldChar w:fldCharType="begin"/>
            </w:r>
            <w:r>
              <w:rPr>
                <w:noProof/>
                <w:webHidden/>
              </w:rPr>
              <w:instrText xml:space="preserve"> PAGEREF _Toc216341010 \h </w:instrText>
            </w:r>
            <w:r>
              <w:rPr>
                <w:noProof/>
                <w:webHidden/>
              </w:rPr>
            </w:r>
            <w:r>
              <w:rPr>
                <w:noProof/>
                <w:webHidden/>
              </w:rPr>
              <w:fldChar w:fldCharType="separate"/>
            </w:r>
            <w:r w:rsidR="00041F61">
              <w:rPr>
                <w:noProof/>
                <w:webHidden/>
              </w:rPr>
              <w:t>87</w:t>
            </w:r>
            <w:r>
              <w:rPr>
                <w:noProof/>
                <w:webHidden/>
              </w:rPr>
              <w:fldChar w:fldCharType="end"/>
            </w:r>
          </w:hyperlink>
        </w:p>
        <w:p w14:paraId="6C1AF07E" w14:textId="3D1C0953"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1011" w:history="1">
            <w:r w:rsidRPr="00370B50">
              <w:rPr>
                <w:rStyle w:val="Hyperlink"/>
                <w:noProof/>
              </w:rPr>
              <w:t>7.1.2</w:t>
            </w:r>
            <w:r>
              <w:rPr>
                <w:rFonts w:eastAsiaTheme="minorEastAsia" w:cstheme="minorBidi"/>
                <w:i w:val="0"/>
                <w:iCs w:val="0"/>
                <w:noProof/>
                <w:kern w:val="2"/>
                <w:sz w:val="24"/>
                <w:szCs w:val="24"/>
                <w:lang w:val="en-US"/>
                <w14:ligatures w14:val="standardContextual"/>
              </w:rPr>
              <w:tab/>
            </w:r>
            <w:r w:rsidRPr="00370B50">
              <w:rPr>
                <w:rStyle w:val="Hyperlink"/>
                <w:noProof/>
              </w:rPr>
              <w:t>Quality Management System</w:t>
            </w:r>
            <w:r>
              <w:rPr>
                <w:noProof/>
                <w:webHidden/>
              </w:rPr>
              <w:tab/>
            </w:r>
            <w:r>
              <w:rPr>
                <w:noProof/>
                <w:webHidden/>
              </w:rPr>
              <w:fldChar w:fldCharType="begin"/>
            </w:r>
            <w:r>
              <w:rPr>
                <w:noProof/>
                <w:webHidden/>
              </w:rPr>
              <w:instrText xml:space="preserve"> PAGEREF _Toc216341011 \h </w:instrText>
            </w:r>
            <w:r>
              <w:rPr>
                <w:noProof/>
                <w:webHidden/>
              </w:rPr>
            </w:r>
            <w:r>
              <w:rPr>
                <w:noProof/>
                <w:webHidden/>
              </w:rPr>
              <w:fldChar w:fldCharType="separate"/>
            </w:r>
            <w:r w:rsidR="00041F61">
              <w:rPr>
                <w:noProof/>
                <w:webHidden/>
              </w:rPr>
              <w:t>87</w:t>
            </w:r>
            <w:r>
              <w:rPr>
                <w:noProof/>
                <w:webHidden/>
              </w:rPr>
              <w:fldChar w:fldCharType="end"/>
            </w:r>
          </w:hyperlink>
        </w:p>
        <w:p w14:paraId="6089139F" w14:textId="187BDC79"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1012" w:history="1">
            <w:r w:rsidRPr="00370B50">
              <w:rPr>
                <w:rStyle w:val="Hyperlink"/>
                <w:noProof/>
              </w:rPr>
              <w:t>7.1.3</w:t>
            </w:r>
            <w:r>
              <w:rPr>
                <w:rFonts w:eastAsiaTheme="minorEastAsia" w:cstheme="minorBidi"/>
                <w:i w:val="0"/>
                <w:iCs w:val="0"/>
                <w:noProof/>
                <w:kern w:val="2"/>
                <w:sz w:val="24"/>
                <w:szCs w:val="24"/>
                <w:lang w:val="en-US"/>
                <w14:ligatures w14:val="standardContextual"/>
              </w:rPr>
              <w:tab/>
            </w:r>
            <w:r w:rsidRPr="00370B50">
              <w:rPr>
                <w:rStyle w:val="Hyperlink"/>
                <w:noProof/>
              </w:rPr>
              <w:t>Quality Assurance Program</w:t>
            </w:r>
            <w:r>
              <w:rPr>
                <w:noProof/>
                <w:webHidden/>
              </w:rPr>
              <w:tab/>
            </w:r>
            <w:r>
              <w:rPr>
                <w:noProof/>
                <w:webHidden/>
              </w:rPr>
              <w:fldChar w:fldCharType="begin"/>
            </w:r>
            <w:r>
              <w:rPr>
                <w:noProof/>
                <w:webHidden/>
              </w:rPr>
              <w:instrText xml:space="preserve"> PAGEREF _Toc216341012 \h </w:instrText>
            </w:r>
            <w:r>
              <w:rPr>
                <w:noProof/>
                <w:webHidden/>
              </w:rPr>
            </w:r>
            <w:r>
              <w:rPr>
                <w:noProof/>
                <w:webHidden/>
              </w:rPr>
              <w:fldChar w:fldCharType="separate"/>
            </w:r>
            <w:r w:rsidR="00041F61">
              <w:rPr>
                <w:noProof/>
                <w:webHidden/>
              </w:rPr>
              <w:t>87</w:t>
            </w:r>
            <w:r>
              <w:rPr>
                <w:noProof/>
                <w:webHidden/>
              </w:rPr>
              <w:fldChar w:fldCharType="end"/>
            </w:r>
          </w:hyperlink>
        </w:p>
        <w:p w14:paraId="05C2B2BA" w14:textId="5BEA5F55"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1013" w:history="1">
            <w:r w:rsidRPr="00370B50">
              <w:rPr>
                <w:rStyle w:val="Hyperlink"/>
                <w:noProof/>
              </w:rPr>
              <w:t>7.1.4</w:t>
            </w:r>
            <w:r>
              <w:rPr>
                <w:rFonts w:eastAsiaTheme="minorEastAsia" w:cstheme="minorBidi"/>
                <w:i w:val="0"/>
                <w:iCs w:val="0"/>
                <w:noProof/>
                <w:kern w:val="2"/>
                <w:sz w:val="24"/>
                <w:szCs w:val="24"/>
                <w:lang w:val="en-US"/>
                <w14:ligatures w14:val="standardContextual"/>
              </w:rPr>
              <w:tab/>
            </w:r>
            <w:r w:rsidRPr="00370B50">
              <w:rPr>
                <w:rStyle w:val="Hyperlink"/>
                <w:noProof/>
              </w:rPr>
              <w:t>Qualification of personnel</w:t>
            </w:r>
            <w:r>
              <w:rPr>
                <w:noProof/>
                <w:webHidden/>
              </w:rPr>
              <w:tab/>
            </w:r>
            <w:r>
              <w:rPr>
                <w:noProof/>
                <w:webHidden/>
              </w:rPr>
              <w:fldChar w:fldCharType="begin"/>
            </w:r>
            <w:r>
              <w:rPr>
                <w:noProof/>
                <w:webHidden/>
              </w:rPr>
              <w:instrText xml:space="preserve"> PAGEREF _Toc216341013 \h </w:instrText>
            </w:r>
            <w:r>
              <w:rPr>
                <w:noProof/>
                <w:webHidden/>
              </w:rPr>
            </w:r>
            <w:r>
              <w:rPr>
                <w:noProof/>
                <w:webHidden/>
              </w:rPr>
              <w:fldChar w:fldCharType="separate"/>
            </w:r>
            <w:r w:rsidR="00041F61">
              <w:rPr>
                <w:noProof/>
                <w:webHidden/>
              </w:rPr>
              <w:t>87</w:t>
            </w:r>
            <w:r>
              <w:rPr>
                <w:noProof/>
                <w:webHidden/>
              </w:rPr>
              <w:fldChar w:fldCharType="end"/>
            </w:r>
          </w:hyperlink>
        </w:p>
        <w:p w14:paraId="194F35A1" w14:textId="581E08A1"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1014" w:history="1">
            <w:r w:rsidRPr="00370B50">
              <w:rPr>
                <w:rStyle w:val="Hyperlink"/>
                <w:noProof/>
              </w:rPr>
              <w:t>7.1.5</w:t>
            </w:r>
            <w:r>
              <w:rPr>
                <w:rFonts w:eastAsiaTheme="minorEastAsia" w:cstheme="minorBidi"/>
                <w:i w:val="0"/>
                <w:iCs w:val="0"/>
                <w:noProof/>
                <w:kern w:val="2"/>
                <w:sz w:val="24"/>
                <w:szCs w:val="24"/>
                <w:lang w:val="en-US"/>
                <w14:ligatures w14:val="standardContextual"/>
              </w:rPr>
              <w:tab/>
            </w:r>
            <w:r w:rsidRPr="00370B50">
              <w:rPr>
                <w:rStyle w:val="Hyperlink"/>
                <w:noProof/>
              </w:rPr>
              <w:t>Document Retention and Submission Requirements</w:t>
            </w:r>
            <w:r>
              <w:rPr>
                <w:noProof/>
                <w:webHidden/>
              </w:rPr>
              <w:tab/>
            </w:r>
            <w:r>
              <w:rPr>
                <w:noProof/>
                <w:webHidden/>
              </w:rPr>
              <w:fldChar w:fldCharType="begin"/>
            </w:r>
            <w:r>
              <w:rPr>
                <w:noProof/>
                <w:webHidden/>
              </w:rPr>
              <w:instrText xml:space="preserve"> PAGEREF _Toc216341014 \h </w:instrText>
            </w:r>
            <w:r>
              <w:rPr>
                <w:noProof/>
                <w:webHidden/>
              </w:rPr>
            </w:r>
            <w:r>
              <w:rPr>
                <w:noProof/>
                <w:webHidden/>
              </w:rPr>
              <w:fldChar w:fldCharType="separate"/>
            </w:r>
            <w:r w:rsidR="00041F61">
              <w:rPr>
                <w:noProof/>
                <w:webHidden/>
              </w:rPr>
              <w:t>87</w:t>
            </w:r>
            <w:r>
              <w:rPr>
                <w:noProof/>
                <w:webHidden/>
              </w:rPr>
              <w:fldChar w:fldCharType="end"/>
            </w:r>
          </w:hyperlink>
        </w:p>
        <w:p w14:paraId="0EC933D6" w14:textId="4A53E8D7"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1015" w:history="1">
            <w:r w:rsidRPr="00370B50">
              <w:rPr>
                <w:rStyle w:val="Hyperlink"/>
                <w:noProof/>
              </w:rPr>
              <w:t>7.1.6</w:t>
            </w:r>
            <w:r>
              <w:rPr>
                <w:rFonts w:eastAsiaTheme="minorEastAsia" w:cstheme="minorBidi"/>
                <w:i w:val="0"/>
                <w:iCs w:val="0"/>
                <w:noProof/>
                <w:kern w:val="2"/>
                <w:sz w:val="24"/>
                <w:szCs w:val="24"/>
                <w:lang w:val="en-US"/>
                <w14:ligatures w14:val="standardContextual"/>
              </w:rPr>
              <w:tab/>
            </w:r>
            <w:r w:rsidRPr="00370B50">
              <w:rPr>
                <w:rStyle w:val="Hyperlink"/>
                <w:noProof/>
              </w:rPr>
              <w:t>Change Management</w:t>
            </w:r>
            <w:r>
              <w:rPr>
                <w:noProof/>
                <w:webHidden/>
              </w:rPr>
              <w:tab/>
            </w:r>
            <w:r>
              <w:rPr>
                <w:noProof/>
                <w:webHidden/>
              </w:rPr>
              <w:fldChar w:fldCharType="begin"/>
            </w:r>
            <w:r>
              <w:rPr>
                <w:noProof/>
                <w:webHidden/>
              </w:rPr>
              <w:instrText xml:space="preserve"> PAGEREF _Toc216341015 \h </w:instrText>
            </w:r>
            <w:r>
              <w:rPr>
                <w:noProof/>
                <w:webHidden/>
              </w:rPr>
            </w:r>
            <w:r>
              <w:rPr>
                <w:noProof/>
                <w:webHidden/>
              </w:rPr>
              <w:fldChar w:fldCharType="separate"/>
            </w:r>
            <w:r w:rsidR="00041F61">
              <w:rPr>
                <w:noProof/>
                <w:webHidden/>
              </w:rPr>
              <w:t>88</w:t>
            </w:r>
            <w:r>
              <w:rPr>
                <w:noProof/>
                <w:webHidden/>
              </w:rPr>
              <w:fldChar w:fldCharType="end"/>
            </w:r>
          </w:hyperlink>
        </w:p>
        <w:p w14:paraId="57D6641E" w14:textId="10DDAEFC"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1016" w:history="1">
            <w:r w:rsidRPr="00370B50">
              <w:rPr>
                <w:rStyle w:val="Hyperlink"/>
                <w:noProof/>
              </w:rPr>
              <w:t>7.1.7</w:t>
            </w:r>
            <w:r>
              <w:rPr>
                <w:rFonts w:eastAsiaTheme="minorEastAsia" w:cstheme="minorBidi"/>
                <w:i w:val="0"/>
                <w:iCs w:val="0"/>
                <w:noProof/>
                <w:kern w:val="2"/>
                <w:sz w:val="24"/>
                <w:szCs w:val="24"/>
                <w:lang w:val="en-US"/>
                <w14:ligatures w14:val="standardContextual"/>
              </w:rPr>
              <w:tab/>
            </w:r>
            <w:r w:rsidRPr="00370B50">
              <w:rPr>
                <w:rStyle w:val="Hyperlink"/>
                <w:noProof/>
              </w:rPr>
              <w:t>Non-Conformity Management</w:t>
            </w:r>
            <w:r>
              <w:rPr>
                <w:noProof/>
                <w:webHidden/>
              </w:rPr>
              <w:tab/>
            </w:r>
            <w:r>
              <w:rPr>
                <w:noProof/>
                <w:webHidden/>
              </w:rPr>
              <w:fldChar w:fldCharType="begin"/>
            </w:r>
            <w:r>
              <w:rPr>
                <w:noProof/>
                <w:webHidden/>
              </w:rPr>
              <w:instrText xml:space="preserve"> PAGEREF _Toc216341016 \h </w:instrText>
            </w:r>
            <w:r>
              <w:rPr>
                <w:noProof/>
                <w:webHidden/>
              </w:rPr>
            </w:r>
            <w:r>
              <w:rPr>
                <w:noProof/>
                <w:webHidden/>
              </w:rPr>
              <w:fldChar w:fldCharType="separate"/>
            </w:r>
            <w:r w:rsidR="00041F61">
              <w:rPr>
                <w:noProof/>
                <w:webHidden/>
              </w:rPr>
              <w:t>88</w:t>
            </w:r>
            <w:r>
              <w:rPr>
                <w:noProof/>
                <w:webHidden/>
              </w:rPr>
              <w:fldChar w:fldCharType="end"/>
            </w:r>
          </w:hyperlink>
        </w:p>
        <w:p w14:paraId="56CBC8C2" w14:textId="373F666F"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1017" w:history="1">
            <w:r w:rsidRPr="00370B50">
              <w:rPr>
                <w:rStyle w:val="Hyperlink"/>
                <w:noProof/>
              </w:rPr>
              <w:t>7.1.8</w:t>
            </w:r>
            <w:r>
              <w:rPr>
                <w:rFonts w:eastAsiaTheme="minorEastAsia" w:cstheme="minorBidi"/>
                <w:i w:val="0"/>
                <w:iCs w:val="0"/>
                <w:noProof/>
                <w:kern w:val="2"/>
                <w:sz w:val="24"/>
                <w:szCs w:val="24"/>
                <w:lang w:val="en-US"/>
                <w14:ligatures w14:val="standardContextual"/>
              </w:rPr>
              <w:tab/>
            </w:r>
            <w:r w:rsidRPr="00370B50">
              <w:rPr>
                <w:rStyle w:val="Hyperlink"/>
                <w:noProof/>
              </w:rPr>
              <w:t>Audits</w:t>
            </w:r>
            <w:r>
              <w:rPr>
                <w:noProof/>
                <w:webHidden/>
              </w:rPr>
              <w:tab/>
            </w:r>
            <w:r>
              <w:rPr>
                <w:noProof/>
                <w:webHidden/>
              </w:rPr>
              <w:fldChar w:fldCharType="begin"/>
            </w:r>
            <w:r>
              <w:rPr>
                <w:noProof/>
                <w:webHidden/>
              </w:rPr>
              <w:instrText xml:space="preserve"> PAGEREF _Toc216341017 \h </w:instrText>
            </w:r>
            <w:r>
              <w:rPr>
                <w:noProof/>
                <w:webHidden/>
              </w:rPr>
            </w:r>
            <w:r>
              <w:rPr>
                <w:noProof/>
                <w:webHidden/>
              </w:rPr>
              <w:fldChar w:fldCharType="separate"/>
            </w:r>
            <w:r w:rsidR="00041F61">
              <w:rPr>
                <w:noProof/>
                <w:webHidden/>
              </w:rPr>
              <w:t>89</w:t>
            </w:r>
            <w:r>
              <w:rPr>
                <w:noProof/>
                <w:webHidden/>
              </w:rPr>
              <w:fldChar w:fldCharType="end"/>
            </w:r>
          </w:hyperlink>
        </w:p>
        <w:p w14:paraId="62E1AFF6" w14:textId="1CDC0F3A" w:rsidR="00B65B0D" w:rsidRDefault="00B65B0D" w:rsidP="00C179E5">
          <w:pPr>
            <w:pStyle w:val="TOC2"/>
            <w:tabs>
              <w:tab w:val="left" w:pos="8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1018" w:history="1">
            <w:r w:rsidRPr="00370B50">
              <w:rPr>
                <w:rStyle w:val="Hyperlink"/>
                <w:noProof/>
              </w:rPr>
              <w:t>7.2</w:t>
            </w:r>
            <w:r>
              <w:rPr>
                <w:rFonts w:eastAsiaTheme="minorEastAsia" w:cstheme="minorBidi"/>
                <w:smallCaps w:val="0"/>
                <w:noProof/>
                <w:kern w:val="2"/>
                <w:sz w:val="24"/>
                <w:szCs w:val="24"/>
                <w:lang w:val="en-US"/>
                <w14:ligatures w14:val="standardContextual"/>
              </w:rPr>
              <w:tab/>
            </w:r>
            <w:r w:rsidRPr="00370B50">
              <w:rPr>
                <w:rStyle w:val="Hyperlink"/>
                <w:noProof/>
              </w:rPr>
              <w:t>Quality Control</w:t>
            </w:r>
            <w:r>
              <w:rPr>
                <w:noProof/>
                <w:webHidden/>
              </w:rPr>
              <w:tab/>
            </w:r>
            <w:r>
              <w:rPr>
                <w:noProof/>
                <w:webHidden/>
              </w:rPr>
              <w:fldChar w:fldCharType="begin"/>
            </w:r>
            <w:r>
              <w:rPr>
                <w:noProof/>
                <w:webHidden/>
              </w:rPr>
              <w:instrText xml:space="preserve"> PAGEREF _Toc216341018 \h </w:instrText>
            </w:r>
            <w:r>
              <w:rPr>
                <w:noProof/>
                <w:webHidden/>
              </w:rPr>
            </w:r>
            <w:r>
              <w:rPr>
                <w:noProof/>
                <w:webHidden/>
              </w:rPr>
              <w:fldChar w:fldCharType="separate"/>
            </w:r>
            <w:r w:rsidR="00041F61">
              <w:rPr>
                <w:noProof/>
                <w:webHidden/>
              </w:rPr>
              <w:t>90</w:t>
            </w:r>
            <w:r>
              <w:rPr>
                <w:noProof/>
                <w:webHidden/>
              </w:rPr>
              <w:fldChar w:fldCharType="end"/>
            </w:r>
          </w:hyperlink>
        </w:p>
        <w:p w14:paraId="07286961" w14:textId="729C44DE"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1019" w:history="1">
            <w:r w:rsidRPr="00370B50">
              <w:rPr>
                <w:rStyle w:val="Hyperlink"/>
                <w:noProof/>
              </w:rPr>
              <w:t>7.2.1</w:t>
            </w:r>
            <w:r>
              <w:rPr>
                <w:rFonts w:eastAsiaTheme="minorEastAsia" w:cstheme="minorBidi"/>
                <w:i w:val="0"/>
                <w:iCs w:val="0"/>
                <w:noProof/>
                <w:kern w:val="2"/>
                <w:sz w:val="24"/>
                <w:szCs w:val="24"/>
                <w:lang w:val="en-US"/>
                <w14:ligatures w14:val="standardContextual"/>
              </w:rPr>
              <w:tab/>
            </w:r>
            <w:r w:rsidRPr="00370B50">
              <w:rPr>
                <w:rStyle w:val="Hyperlink"/>
                <w:noProof/>
              </w:rPr>
              <w:t>General requirements</w:t>
            </w:r>
            <w:r>
              <w:rPr>
                <w:noProof/>
                <w:webHidden/>
              </w:rPr>
              <w:tab/>
            </w:r>
            <w:r>
              <w:rPr>
                <w:noProof/>
                <w:webHidden/>
              </w:rPr>
              <w:fldChar w:fldCharType="begin"/>
            </w:r>
            <w:r>
              <w:rPr>
                <w:noProof/>
                <w:webHidden/>
              </w:rPr>
              <w:instrText xml:space="preserve"> PAGEREF _Toc216341019 \h </w:instrText>
            </w:r>
            <w:r>
              <w:rPr>
                <w:noProof/>
                <w:webHidden/>
              </w:rPr>
            </w:r>
            <w:r>
              <w:rPr>
                <w:noProof/>
                <w:webHidden/>
              </w:rPr>
              <w:fldChar w:fldCharType="separate"/>
            </w:r>
            <w:r w:rsidR="00041F61">
              <w:rPr>
                <w:noProof/>
                <w:webHidden/>
              </w:rPr>
              <w:t>90</w:t>
            </w:r>
            <w:r>
              <w:rPr>
                <w:noProof/>
                <w:webHidden/>
              </w:rPr>
              <w:fldChar w:fldCharType="end"/>
            </w:r>
          </w:hyperlink>
        </w:p>
        <w:p w14:paraId="345F6F21" w14:textId="711EC7C0"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1020" w:history="1">
            <w:r w:rsidRPr="00370B50">
              <w:rPr>
                <w:rStyle w:val="Hyperlink"/>
                <w:noProof/>
              </w:rPr>
              <w:t>7.2.2</w:t>
            </w:r>
            <w:r>
              <w:rPr>
                <w:rFonts w:eastAsiaTheme="minorEastAsia" w:cstheme="minorBidi"/>
                <w:i w:val="0"/>
                <w:iCs w:val="0"/>
                <w:noProof/>
                <w:kern w:val="2"/>
                <w:sz w:val="24"/>
                <w:szCs w:val="24"/>
                <w:lang w:val="en-US"/>
                <w14:ligatures w14:val="standardContextual"/>
              </w:rPr>
              <w:tab/>
            </w:r>
            <w:r w:rsidRPr="00370B50">
              <w:rPr>
                <w:rStyle w:val="Hyperlink"/>
                <w:noProof/>
              </w:rPr>
              <w:t>Declaration of conformity with all requirements</w:t>
            </w:r>
            <w:r>
              <w:rPr>
                <w:noProof/>
                <w:webHidden/>
              </w:rPr>
              <w:tab/>
            </w:r>
            <w:r>
              <w:rPr>
                <w:noProof/>
                <w:webHidden/>
              </w:rPr>
              <w:fldChar w:fldCharType="begin"/>
            </w:r>
            <w:r>
              <w:rPr>
                <w:noProof/>
                <w:webHidden/>
              </w:rPr>
              <w:instrText xml:space="preserve"> PAGEREF _Toc216341020 \h </w:instrText>
            </w:r>
            <w:r>
              <w:rPr>
                <w:noProof/>
                <w:webHidden/>
              </w:rPr>
            </w:r>
            <w:r>
              <w:rPr>
                <w:noProof/>
                <w:webHidden/>
              </w:rPr>
              <w:fldChar w:fldCharType="separate"/>
            </w:r>
            <w:r w:rsidR="00041F61">
              <w:rPr>
                <w:noProof/>
                <w:webHidden/>
              </w:rPr>
              <w:t>90</w:t>
            </w:r>
            <w:r>
              <w:rPr>
                <w:noProof/>
                <w:webHidden/>
              </w:rPr>
              <w:fldChar w:fldCharType="end"/>
            </w:r>
          </w:hyperlink>
        </w:p>
        <w:p w14:paraId="4C370401" w14:textId="2B2DA661" w:rsidR="00B65B0D" w:rsidRDefault="00B65B0D" w:rsidP="00C179E5">
          <w:pPr>
            <w:pStyle w:val="TOC2"/>
            <w:tabs>
              <w:tab w:val="left" w:pos="8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1021" w:history="1">
            <w:r w:rsidRPr="00370B50">
              <w:rPr>
                <w:rStyle w:val="Hyperlink"/>
                <w:noProof/>
              </w:rPr>
              <w:t>7.3</w:t>
            </w:r>
            <w:r>
              <w:rPr>
                <w:rFonts w:eastAsiaTheme="minorEastAsia" w:cstheme="minorBidi"/>
                <w:smallCaps w:val="0"/>
                <w:noProof/>
                <w:kern w:val="2"/>
                <w:sz w:val="24"/>
                <w:szCs w:val="24"/>
                <w:lang w:val="en-US"/>
                <w14:ligatures w14:val="standardContextual"/>
              </w:rPr>
              <w:tab/>
            </w:r>
            <w:r w:rsidRPr="00370B50">
              <w:rPr>
                <w:rStyle w:val="Hyperlink"/>
                <w:noProof/>
              </w:rPr>
              <w:t>Acceptance and Warranty</w:t>
            </w:r>
            <w:r>
              <w:rPr>
                <w:noProof/>
                <w:webHidden/>
              </w:rPr>
              <w:tab/>
            </w:r>
            <w:r>
              <w:rPr>
                <w:noProof/>
                <w:webHidden/>
              </w:rPr>
              <w:fldChar w:fldCharType="begin"/>
            </w:r>
            <w:r>
              <w:rPr>
                <w:noProof/>
                <w:webHidden/>
              </w:rPr>
              <w:instrText xml:space="preserve"> PAGEREF _Toc216341021 \h </w:instrText>
            </w:r>
            <w:r>
              <w:rPr>
                <w:noProof/>
                <w:webHidden/>
              </w:rPr>
            </w:r>
            <w:r>
              <w:rPr>
                <w:noProof/>
                <w:webHidden/>
              </w:rPr>
              <w:fldChar w:fldCharType="separate"/>
            </w:r>
            <w:r w:rsidR="00041F61">
              <w:rPr>
                <w:noProof/>
                <w:webHidden/>
              </w:rPr>
              <w:t>90</w:t>
            </w:r>
            <w:r>
              <w:rPr>
                <w:noProof/>
                <w:webHidden/>
              </w:rPr>
              <w:fldChar w:fldCharType="end"/>
            </w:r>
          </w:hyperlink>
        </w:p>
        <w:p w14:paraId="75A16AFC" w14:textId="7562A8BE" w:rsidR="00B65B0D" w:rsidRDefault="00B65B0D" w:rsidP="00C179E5">
          <w:pPr>
            <w:pStyle w:val="TOC2"/>
            <w:tabs>
              <w:tab w:val="left" w:pos="8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1022" w:history="1">
            <w:r w:rsidRPr="00370B50">
              <w:rPr>
                <w:rStyle w:val="Hyperlink"/>
                <w:noProof/>
              </w:rPr>
              <w:t>7.4</w:t>
            </w:r>
            <w:r>
              <w:rPr>
                <w:rFonts w:eastAsiaTheme="minorEastAsia" w:cstheme="minorBidi"/>
                <w:smallCaps w:val="0"/>
                <w:noProof/>
                <w:kern w:val="2"/>
                <w:sz w:val="24"/>
                <w:szCs w:val="24"/>
                <w:lang w:val="en-US"/>
                <w14:ligatures w14:val="standardContextual"/>
              </w:rPr>
              <w:tab/>
            </w:r>
            <w:r w:rsidRPr="00370B50">
              <w:rPr>
                <w:rStyle w:val="Hyperlink"/>
                <w:noProof/>
              </w:rPr>
              <w:t>Final acceptance</w:t>
            </w:r>
            <w:r>
              <w:rPr>
                <w:noProof/>
                <w:webHidden/>
              </w:rPr>
              <w:tab/>
            </w:r>
            <w:r>
              <w:rPr>
                <w:noProof/>
                <w:webHidden/>
              </w:rPr>
              <w:fldChar w:fldCharType="begin"/>
            </w:r>
            <w:r>
              <w:rPr>
                <w:noProof/>
                <w:webHidden/>
              </w:rPr>
              <w:instrText xml:space="preserve"> PAGEREF _Toc216341022 \h </w:instrText>
            </w:r>
            <w:r>
              <w:rPr>
                <w:noProof/>
                <w:webHidden/>
              </w:rPr>
            </w:r>
            <w:r>
              <w:rPr>
                <w:noProof/>
                <w:webHidden/>
              </w:rPr>
              <w:fldChar w:fldCharType="separate"/>
            </w:r>
            <w:r w:rsidR="00041F61">
              <w:rPr>
                <w:noProof/>
                <w:webHidden/>
              </w:rPr>
              <w:t>91</w:t>
            </w:r>
            <w:r>
              <w:rPr>
                <w:noProof/>
                <w:webHidden/>
              </w:rPr>
              <w:fldChar w:fldCharType="end"/>
            </w:r>
          </w:hyperlink>
        </w:p>
        <w:p w14:paraId="4C923078" w14:textId="76FC9E06" w:rsidR="00B65B0D" w:rsidRDefault="00B65B0D" w:rsidP="00C179E5">
          <w:pPr>
            <w:pStyle w:val="TOC1"/>
            <w:tabs>
              <w:tab w:val="left" w:pos="400"/>
              <w:tab w:val="right" w:leader="dot" w:pos="9730"/>
            </w:tabs>
            <w:spacing w:line="240" w:lineRule="auto"/>
            <w:rPr>
              <w:rFonts w:eastAsiaTheme="minorEastAsia" w:cstheme="minorBidi"/>
              <w:b w:val="0"/>
              <w:bCs w:val="0"/>
              <w:caps w:val="0"/>
              <w:noProof/>
              <w:kern w:val="2"/>
              <w:sz w:val="24"/>
              <w:szCs w:val="24"/>
              <w:lang w:val="en-US"/>
              <w14:ligatures w14:val="standardContextual"/>
            </w:rPr>
          </w:pPr>
          <w:hyperlink w:anchor="_Toc216341023" w:history="1">
            <w:r w:rsidRPr="00370B50">
              <w:rPr>
                <w:rStyle w:val="Hyperlink"/>
                <w:noProof/>
              </w:rPr>
              <w:t>8</w:t>
            </w:r>
            <w:r>
              <w:rPr>
                <w:rFonts w:eastAsiaTheme="minorEastAsia" w:cstheme="minorBidi"/>
                <w:b w:val="0"/>
                <w:bCs w:val="0"/>
                <w:caps w:val="0"/>
                <w:noProof/>
                <w:kern w:val="2"/>
                <w:sz w:val="24"/>
                <w:szCs w:val="24"/>
                <w:lang w:val="en-US"/>
                <w14:ligatures w14:val="standardContextual"/>
              </w:rPr>
              <w:tab/>
            </w:r>
            <w:r w:rsidRPr="00370B50">
              <w:rPr>
                <w:rStyle w:val="Hyperlink"/>
                <w:noProof/>
              </w:rPr>
              <w:t>Appendix</w:t>
            </w:r>
            <w:r>
              <w:rPr>
                <w:noProof/>
                <w:webHidden/>
              </w:rPr>
              <w:tab/>
            </w:r>
            <w:r>
              <w:rPr>
                <w:noProof/>
                <w:webHidden/>
              </w:rPr>
              <w:fldChar w:fldCharType="begin"/>
            </w:r>
            <w:r>
              <w:rPr>
                <w:noProof/>
                <w:webHidden/>
              </w:rPr>
              <w:instrText xml:space="preserve"> PAGEREF _Toc216341023 \h </w:instrText>
            </w:r>
            <w:r>
              <w:rPr>
                <w:noProof/>
                <w:webHidden/>
              </w:rPr>
            </w:r>
            <w:r>
              <w:rPr>
                <w:noProof/>
                <w:webHidden/>
              </w:rPr>
              <w:fldChar w:fldCharType="separate"/>
            </w:r>
            <w:r w:rsidR="00041F61">
              <w:rPr>
                <w:noProof/>
                <w:webHidden/>
              </w:rPr>
              <w:t>93</w:t>
            </w:r>
            <w:r>
              <w:rPr>
                <w:noProof/>
                <w:webHidden/>
              </w:rPr>
              <w:fldChar w:fldCharType="end"/>
            </w:r>
          </w:hyperlink>
        </w:p>
        <w:p w14:paraId="1F5A4D3A" w14:textId="4ABAE66B" w:rsidR="00B65B0D" w:rsidRDefault="00B65B0D" w:rsidP="00C179E5">
          <w:pPr>
            <w:pStyle w:val="TOC2"/>
            <w:tabs>
              <w:tab w:val="left" w:pos="8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1024" w:history="1">
            <w:r w:rsidRPr="00370B50">
              <w:rPr>
                <w:rStyle w:val="Hyperlink"/>
                <w:noProof/>
              </w:rPr>
              <w:t>8.1</w:t>
            </w:r>
            <w:r>
              <w:rPr>
                <w:rFonts w:eastAsiaTheme="minorEastAsia" w:cstheme="minorBidi"/>
                <w:smallCaps w:val="0"/>
                <w:noProof/>
                <w:kern w:val="2"/>
                <w:sz w:val="24"/>
                <w:szCs w:val="24"/>
                <w:lang w:val="en-US"/>
                <w14:ligatures w14:val="standardContextual"/>
              </w:rPr>
              <w:tab/>
            </w:r>
            <w:r w:rsidRPr="00370B50">
              <w:rPr>
                <w:rStyle w:val="Hyperlink"/>
                <w:noProof/>
              </w:rPr>
              <w:t>Cooling Power for Cool-down</w:t>
            </w:r>
            <w:r>
              <w:rPr>
                <w:noProof/>
                <w:webHidden/>
              </w:rPr>
              <w:tab/>
            </w:r>
            <w:r>
              <w:rPr>
                <w:noProof/>
                <w:webHidden/>
              </w:rPr>
              <w:fldChar w:fldCharType="begin"/>
            </w:r>
            <w:r>
              <w:rPr>
                <w:noProof/>
                <w:webHidden/>
              </w:rPr>
              <w:instrText xml:space="preserve"> PAGEREF _Toc216341024 \h </w:instrText>
            </w:r>
            <w:r>
              <w:rPr>
                <w:noProof/>
                <w:webHidden/>
              </w:rPr>
            </w:r>
            <w:r>
              <w:rPr>
                <w:noProof/>
                <w:webHidden/>
              </w:rPr>
              <w:fldChar w:fldCharType="separate"/>
            </w:r>
            <w:r w:rsidR="00041F61">
              <w:rPr>
                <w:noProof/>
                <w:webHidden/>
              </w:rPr>
              <w:t>93</w:t>
            </w:r>
            <w:r>
              <w:rPr>
                <w:noProof/>
                <w:webHidden/>
              </w:rPr>
              <w:fldChar w:fldCharType="end"/>
            </w:r>
          </w:hyperlink>
        </w:p>
        <w:p w14:paraId="6651778B" w14:textId="0311CD06"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1025" w:history="1">
            <w:r w:rsidRPr="00370B50">
              <w:rPr>
                <w:rStyle w:val="Hyperlink"/>
                <w:noProof/>
              </w:rPr>
              <w:t>8.1.1</w:t>
            </w:r>
            <w:r>
              <w:rPr>
                <w:rFonts w:eastAsiaTheme="minorEastAsia" w:cstheme="minorBidi"/>
                <w:i w:val="0"/>
                <w:iCs w:val="0"/>
                <w:noProof/>
                <w:kern w:val="2"/>
                <w:sz w:val="24"/>
                <w:szCs w:val="24"/>
                <w:lang w:val="en-US"/>
                <w14:ligatures w14:val="standardContextual"/>
              </w:rPr>
              <w:tab/>
            </w:r>
            <w:r w:rsidRPr="00370B50">
              <w:rPr>
                <w:rStyle w:val="Hyperlink"/>
                <w:noProof/>
              </w:rPr>
              <w:t>Simplified cooling model</w:t>
            </w:r>
            <w:r>
              <w:rPr>
                <w:noProof/>
                <w:webHidden/>
              </w:rPr>
              <w:tab/>
            </w:r>
            <w:r>
              <w:rPr>
                <w:noProof/>
                <w:webHidden/>
              </w:rPr>
              <w:fldChar w:fldCharType="begin"/>
            </w:r>
            <w:r>
              <w:rPr>
                <w:noProof/>
                <w:webHidden/>
              </w:rPr>
              <w:instrText xml:space="preserve"> PAGEREF _Toc216341025 \h </w:instrText>
            </w:r>
            <w:r>
              <w:rPr>
                <w:noProof/>
                <w:webHidden/>
              </w:rPr>
            </w:r>
            <w:r>
              <w:rPr>
                <w:noProof/>
                <w:webHidden/>
              </w:rPr>
              <w:fldChar w:fldCharType="separate"/>
            </w:r>
            <w:r w:rsidR="00041F61">
              <w:rPr>
                <w:noProof/>
                <w:webHidden/>
              </w:rPr>
              <w:t>93</w:t>
            </w:r>
            <w:r>
              <w:rPr>
                <w:noProof/>
                <w:webHidden/>
              </w:rPr>
              <w:fldChar w:fldCharType="end"/>
            </w:r>
          </w:hyperlink>
        </w:p>
        <w:p w14:paraId="5E6408A7" w14:textId="72B558FF"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1026" w:history="1">
            <w:r w:rsidRPr="00370B50">
              <w:rPr>
                <w:rStyle w:val="Hyperlink"/>
                <w:noProof/>
              </w:rPr>
              <w:t>8.1.2</w:t>
            </w:r>
            <w:r>
              <w:rPr>
                <w:rFonts w:eastAsiaTheme="minorEastAsia" w:cstheme="minorBidi"/>
                <w:i w:val="0"/>
                <w:iCs w:val="0"/>
                <w:noProof/>
                <w:kern w:val="2"/>
                <w:sz w:val="24"/>
                <w:szCs w:val="24"/>
                <w:lang w:val="en-US"/>
                <w14:ligatures w14:val="standardContextual"/>
              </w:rPr>
              <w:tab/>
            </w:r>
            <w:r w:rsidRPr="00370B50">
              <w:rPr>
                <w:rStyle w:val="Hyperlink"/>
                <w:noProof/>
              </w:rPr>
              <w:t>System Mass Summary</w:t>
            </w:r>
            <w:r>
              <w:rPr>
                <w:noProof/>
                <w:webHidden/>
              </w:rPr>
              <w:tab/>
            </w:r>
            <w:r>
              <w:rPr>
                <w:noProof/>
                <w:webHidden/>
              </w:rPr>
              <w:fldChar w:fldCharType="begin"/>
            </w:r>
            <w:r>
              <w:rPr>
                <w:noProof/>
                <w:webHidden/>
              </w:rPr>
              <w:instrText xml:space="preserve"> PAGEREF _Toc216341026 \h </w:instrText>
            </w:r>
            <w:r>
              <w:rPr>
                <w:noProof/>
                <w:webHidden/>
              </w:rPr>
            </w:r>
            <w:r>
              <w:rPr>
                <w:noProof/>
                <w:webHidden/>
              </w:rPr>
              <w:fldChar w:fldCharType="separate"/>
            </w:r>
            <w:r w:rsidR="00041F61">
              <w:rPr>
                <w:noProof/>
                <w:webHidden/>
              </w:rPr>
              <w:t>93</w:t>
            </w:r>
            <w:r>
              <w:rPr>
                <w:noProof/>
                <w:webHidden/>
              </w:rPr>
              <w:fldChar w:fldCharType="end"/>
            </w:r>
          </w:hyperlink>
        </w:p>
        <w:p w14:paraId="3EACE3DB" w14:textId="31DAD7C8"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1027" w:history="1">
            <w:r w:rsidRPr="00370B50">
              <w:rPr>
                <w:rStyle w:val="Hyperlink"/>
                <w:noProof/>
              </w:rPr>
              <w:t>8.1.3</w:t>
            </w:r>
            <w:r>
              <w:rPr>
                <w:rFonts w:eastAsiaTheme="minorEastAsia" w:cstheme="minorBidi"/>
                <w:i w:val="0"/>
                <w:iCs w:val="0"/>
                <w:noProof/>
                <w:kern w:val="2"/>
                <w:sz w:val="24"/>
                <w:szCs w:val="24"/>
                <w:lang w:val="en-US"/>
                <w14:ligatures w14:val="standardContextual"/>
              </w:rPr>
              <w:tab/>
            </w:r>
            <w:r w:rsidRPr="00370B50">
              <w:rPr>
                <w:rStyle w:val="Hyperlink"/>
                <w:noProof/>
              </w:rPr>
              <w:t>Static heat load as a function of temperature</w:t>
            </w:r>
            <w:r>
              <w:rPr>
                <w:noProof/>
                <w:webHidden/>
              </w:rPr>
              <w:tab/>
            </w:r>
            <w:r>
              <w:rPr>
                <w:noProof/>
                <w:webHidden/>
              </w:rPr>
              <w:fldChar w:fldCharType="begin"/>
            </w:r>
            <w:r>
              <w:rPr>
                <w:noProof/>
                <w:webHidden/>
              </w:rPr>
              <w:instrText xml:space="preserve"> PAGEREF _Toc216341027 \h </w:instrText>
            </w:r>
            <w:r>
              <w:rPr>
                <w:noProof/>
                <w:webHidden/>
              </w:rPr>
            </w:r>
            <w:r>
              <w:rPr>
                <w:noProof/>
                <w:webHidden/>
              </w:rPr>
              <w:fldChar w:fldCharType="separate"/>
            </w:r>
            <w:r w:rsidR="00041F61">
              <w:rPr>
                <w:noProof/>
                <w:webHidden/>
              </w:rPr>
              <w:t>94</w:t>
            </w:r>
            <w:r>
              <w:rPr>
                <w:noProof/>
                <w:webHidden/>
              </w:rPr>
              <w:fldChar w:fldCharType="end"/>
            </w:r>
          </w:hyperlink>
        </w:p>
        <w:p w14:paraId="09AE25B3" w14:textId="7103AE5A"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1028" w:history="1">
            <w:r w:rsidRPr="00370B50">
              <w:rPr>
                <w:rStyle w:val="Hyperlink"/>
                <w:noProof/>
              </w:rPr>
              <w:t>8.1.4</w:t>
            </w:r>
            <w:r>
              <w:rPr>
                <w:rFonts w:eastAsiaTheme="minorEastAsia" w:cstheme="minorBidi"/>
                <w:i w:val="0"/>
                <w:iCs w:val="0"/>
                <w:noProof/>
                <w:kern w:val="2"/>
                <w:sz w:val="24"/>
                <w:szCs w:val="24"/>
                <w:lang w:val="en-US"/>
                <w14:ligatures w14:val="standardContextual"/>
              </w:rPr>
              <w:tab/>
            </w:r>
            <w:r w:rsidRPr="00370B50">
              <w:rPr>
                <w:rStyle w:val="Hyperlink"/>
                <w:noProof/>
              </w:rPr>
              <w:t>Enthalpy data of metal at various temperatures</w:t>
            </w:r>
            <w:r>
              <w:rPr>
                <w:noProof/>
                <w:webHidden/>
              </w:rPr>
              <w:tab/>
            </w:r>
            <w:r>
              <w:rPr>
                <w:noProof/>
                <w:webHidden/>
              </w:rPr>
              <w:fldChar w:fldCharType="begin"/>
            </w:r>
            <w:r>
              <w:rPr>
                <w:noProof/>
                <w:webHidden/>
              </w:rPr>
              <w:instrText xml:space="preserve"> PAGEREF _Toc216341028 \h </w:instrText>
            </w:r>
            <w:r>
              <w:rPr>
                <w:noProof/>
                <w:webHidden/>
              </w:rPr>
            </w:r>
            <w:r>
              <w:rPr>
                <w:noProof/>
                <w:webHidden/>
              </w:rPr>
              <w:fldChar w:fldCharType="separate"/>
            </w:r>
            <w:r w:rsidR="00041F61">
              <w:rPr>
                <w:noProof/>
                <w:webHidden/>
              </w:rPr>
              <w:t>94</w:t>
            </w:r>
            <w:r>
              <w:rPr>
                <w:noProof/>
                <w:webHidden/>
              </w:rPr>
              <w:fldChar w:fldCharType="end"/>
            </w:r>
          </w:hyperlink>
        </w:p>
        <w:p w14:paraId="78E8EF08" w14:textId="26CF5BE5" w:rsidR="00B65B0D" w:rsidRDefault="00B65B0D" w:rsidP="00C179E5">
          <w:pPr>
            <w:pStyle w:val="TOC2"/>
            <w:tabs>
              <w:tab w:val="left" w:pos="800"/>
              <w:tab w:val="right" w:leader="dot" w:pos="9730"/>
            </w:tabs>
            <w:spacing w:line="240" w:lineRule="auto"/>
            <w:rPr>
              <w:rFonts w:eastAsiaTheme="minorEastAsia" w:cstheme="minorBidi"/>
              <w:smallCaps w:val="0"/>
              <w:noProof/>
              <w:kern w:val="2"/>
              <w:sz w:val="24"/>
              <w:szCs w:val="24"/>
              <w:lang w:val="en-US"/>
              <w14:ligatures w14:val="standardContextual"/>
            </w:rPr>
          </w:pPr>
          <w:hyperlink w:anchor="_Toc216341029" w:history="1">
            <w:r w:rsidRPr="00370B50">
              <w:rPr>
                <w:rStyle w:val="Hyperlink"/>
                <w:noProof/>
              </w:rPr>
              <w:t>8.2</w:t>
            </w:r>
            <w:r>
              <w:rPr>
                <w:rFonts w:eastAsiaTheme="minorEastAsia" w:cstheme="minorBidi"/>
                <w:smallCaps w:val="0"/>
                <w:noProof/>
                <w:kern w:val="2"/>
                <w:sz w:val="24"/>
                <w:szCs w:val="24"/>
                <w:lang w:val="en-US"/>
                <w14:ligatures w14:val="standardContextual"/>
              </w:rPr>
              <w:tab/>
            </w:r>
            <w:r w:rsidRPr="00370B50">
              <w:rPr>
                <w:rStyle w:val="Hyperlink"/>
                <w:noProof/>
              </w:rPr>
              <w:t>Control Systems</w:t>
            </w:r>
            <w:r>
              <w:rPr>
                <w:noProof/>
                <w:webHidden/>
              </w:rPr>
              <w:tab/>
            </w:r>
            <w:r>
              <w:rPr>
                <w:noProof/>
                <w:webHidden/>
              </w:rPr>
              <w:fldChar w:fldCharType="begin"/>
            </w:r>
            <w:r>
              <w:rPr>
                <w:noProof/>
                <w:webHidden/>
              </w:rPr>
              <w:instrText xml:space="preserve"> PAGEREF _Toc216341029 \h </w:instrText>
            </w:r>
            <w:r>
              <w:rPr>
                <w:noProof/>
                <w:webHidden/>
              </w:rPr>
            </w:r>
            <w:r>
              <w:rPr>
                <w:noProof/>
                <w:webHidden/>
              </w:rPr>
              <w:fldChar w:fldCharType="separate"/>
            </w:r>
            <w:r w:rsidR="00041F61">
              <w:rPr>
                <w:noProof/>
                <w:webHidden/>
              </w:rPr>
              <w:t>95</w:t>
            </w:r>
            <w:r>
              <w:rPr>
                <w:noProof/>
                <w:webHidden/>
              </w:rPr>
              <w:fldChar w:fldCharType="end"/>
            </w:r>
          </w:hyperlink>
        </w:p>
        <w:p w14:paraId="1B271027" w14:textId="6AE16C81"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1030" w:history="1">
            <w:r w:rsidRPr="00370B50">
              <w:rPr>
                <w:rStyle w:val="Hyperlink"/>
                <w:noProof/>
              </w:rPr>
              <w:t>8.2.1</w:t>
            </w:r>
            <w:r>
              <w:rPr>
                <w:rFonts w:eastAsiaTheme="minorEastAsia" w:cstheme="minorBidi"/>
                <w:i w:val="0"/>
                <w:iCs w:val="0"/>
                <w:noProof/>
                <w:kern w:val="2"/>
                <w:sz w:val="24"/>
                <w:szCs w:val="24"/>
                <w:lang w:val="en-US"/>
                <w14:ligatures w14:val="standardContextual"/>
              </w:rPr>
              <w:tab/>
            </w:r>
            <w:r w:rsidRPr="00370B50">
              <w:rPr>
                <w:rStyle w:val="Hyperlink"/>
                <w:noProof/>
              </w:rPr>
              <w:t>Instructions for GQRC</w:t>
            </w:r>
            <w:r>
              <w:rPr>
                <w:noProof/>
                <w:webHidden/>
              </w:rPr>
              <w:tab/>
            </w:r>
            <w:r>
              <w:rPr>
                <w:noProof/>
                <w:webHidden/>
              </w:rPr>
              <w:fldChar w:fldCharType="begin"/>
            </w:r>
            <w:r>
              <w:rPr>
                <w:noProof/>
                <w:webHidden/>
              </w:rPr>
              <w:instrText xml:space="preserve"> PAGEREF _Toc216341030 \h </w:instrText>
            </w:r>
            <w:r>
              <w:rPr>
                <w:noProof/>
                <w:webHidden/>
              </w:rPr>
            </w:r>
            <w:r>
              <w:rPr>
                <w:noProof/>
                <w:webHidden/>
              </w:rPr>
              <w:fldChar w:fldCharType="separate"/>
            </w:r>
            <w:r w:rsidR="00041F61">
              <w:rPr>
                <w:noProof/>
                <w:webHidden/>
              </w:rPr>
              <w:t>95</w:t>
            </w:r>
            <w:r>
              <w:rPr>
                <w:noProof/>
                <w:webHidden/>
              </w:rPr>
              <w:fldChar w:fldCharType="end"/>
            </w:r>
          </w:hyperlink>
        </w:p>
        <w:p w14:paraId="44A36097" w14:textId="2CE9D926" w:rsidR="00B65B0D" w:rsidRDefault="00B65B0D" w:rsidP="00C179E5">
          <w:pPr>
            <w:pStyle w:val="TOC3"/>
            <w:tabs>
              <w:tab w:val="left" w:pos="1200"/>
              <w:tab w:val="right" w:leader="dot" w:pos="9730"/>
            </w:tabs>
            <w:spacing w:line="240" w:lineRule="auto"/>
            <w:rPr>
              <w:rFonts w:eastAsiaTheme="minorEastAsia" w:cstheme="minorBidi"/>
              <w:i w:val="0"/>
              <w:iCs w:val="0"/>
              <w:noProof/>
              <w:kern w:val="2"/>
              <w:sz w:val="24"/>
              <w:szCs w:val="24"/>
              <w:lang w:val="en-US"/>
              <w14:ligatures w14:val="standardContextual"/>
            </w:rPr>
          </w:pPr>
          <w:hyperlink w:anchor="_Toc216341031" w:history="1">
            <w:r w:rsidRPr="00370B50">
              <w:rPr>
                <w:rStyle w:val="Hyperlink"/>
                <w:noProof/>
              </w:rPr>
              <w:t>8.2.2</w:t>
            </w:r>
            <w:r>
              <w:rPr>
                <w:rFonts w:eastAsiaTheme="minorEastAsia" w:cstheme="minorBidi"/>
                <w:i w:val="0"/>
                <w:iCs w:val="0"/>
                <w:noProof/>
                <w:kern w:val="2"/>
                <w:sz w:val="24"/>
                <w:szCs w:val="24"/>
                <w:lang w:val="en-US"/>
                <w14:ligatures w14:val="standardContextual"/>
              </w:rPr>
              <w:tab/>
            </w:r>
            <w:r w:rsidRPr="00370B50">
              <w:rPr>
                <w:rStyle w:val="Hyperlink"/>
                <w:noProof/>
              </w:rPr>
              <w:t>Control Architecture details</w:t>
            </w:r>
            <w:r>
              <w:rPr>
                <w:noProof/>
                <w:webHidden/>
              </w:rPr>
              <w:tab/>
            </w:r>
            <w:r>
              <w:rPr>
                <w:noProof/>
                <w:webHidden/>
              </w:rPr>
              <w:fldChar w:fldCharType="begin"/>
            </w:r>
            <w:r>
              <w:rPr>
                <w:noProof/>
                <w:webHidden/>
              </w:rPr>
              <w:instrText xml:space="preserve"> PAGEREF _Toc216341031 \h </w:instrText>
            </w:r>
            <w:r>
              <w:rPr>
                <w:noProof/>
                <w:webHidden/>
              </w:rPr>
            </w:r>
            <w:r>
              <w:rPr>
                <w:noProof/>
                <w:webHidden/>
              </w:rPr>
              <w:fldChar w:fldCharType="separate"/>
            </w:r>
            <w:r w:rsidR="00041F61">
              <w:rPr>
                <w:noProof/>
                <w:webHidden/>
              </w:rPr>
              <w:t>96</w:t>
            </w:r>
            <w:r>
              <w:rPr>
                <w:noProof/>
                <w:webHidden/>
              </w:rPr>
              <w:fldChar w:fldCharType="end"/>
            </w:r>
          </w:hyperlink>
        </w:p>
        <w:p w14:paraId="4ABD5214" w14:textId="01404C86" w:rsidR="00B65B0D" w:rsidRDefault="00B65B0D" w:rsidP="00C179E5">
          <w:pPr>
            <w:pStyle w:val="TOC1"/>
            <w:tabs>
              <w:tab w:val="left" w:pos="400"/>
              <w:tab w:val="right" w:leader="dot" w:pos="9730"/>
            </w:tabs>
            <w:spacing w:line="240" w:lineRule="auto"/>
            <w:rPr>
              <w:rFonts w:eastAsiaTheme="minorEastAsia" w:cstheme="minorBidi"/>
              <w:b w:val="0"/>
              <w:bCs w:val="0"/>
              <w:caps w:val="0"/>
              <w:noProof/>
              <w:kern w:val="2"/>
              <w:sz w:val="24"/>
              <w:szCs w:val="24"/>
              <w:lang w:val="en-US"/>
              <w14:ligatures w14:val="standardContextual"/>
            </w:rPr>
          </w:pPr>
          <w:hyperlink w:anchor="_Toc216341032" w:history="1">
            <w:r w:rsidRPr="00370B50">
              <w:rPr>
                <w:rStyle w:val="Hyperlink"/>
                <w:noProof/>
              </w:rPr>
              <w:t>9</w:t>
            </w:r>
            <w:r>
              <w:rPr>
                <w:rFonts w:eastAsiaTheme="minorEastAsia" w:cstheme="minorBidi"/>
                <w:b w:val="0"/>
                <w:bCs w:val="0"/>
                <w:caps w:val="0"/>
                <w:noProof/>
                <w:kern w:val="2"/>
                <w:sz w:val="24"/>
                <w:szCs w:val="24"/>
                <w:lang w:val="en-US"/>
                <w14:ligatures w14:val="standardContextual"/>
              </w:rPr>
              <w:tab/>
            </w:r>
            <w:r w:rsidRPr="00370B50">
              <w:rPr>
                <w:rStyle w:val="Hyperlink"/>
                <w:noProof/>
              </w:rPr>
              <w:t>Applicable Documents</w:t>
            </w:r>
            <w:r>
              <w:rPr>
                <w:noProof/>
                <w:webHidden/>
              </w:rPr>
              <w:tab/>
            </w:r>
            <w:r>
              <w:rPr>
                <w:noProof/>
                <w:webHidden/>
              </w:rPr>
              <w:fldChar w:fldCharType="begin"/>
            </w:r>
            <w:r>
              <w:rPr>
                <w:noProof/>
                <w:webHidden/>
              </w:rPr>
              <w:instrText xml:space="preserve"> PAGEREF _Toc216341032 \h </w:instrText>
            </w:r>
            <w:r>
              <w:rPr>
                <w:noProof/>
                <w:webHidden/>
              </w:rPr>
            </w:r>
            <w:r>
              <w:rPr>
                <w:noProof/>
                <w:webHidden/>
              </w:rPr>
              <w:fldChar w:fldCharType="separate"/>
            </w:r>
            <w:r w:rsidR="00041F61">
              <w:rPr>
                <w:noProof/>
                <w:webHidden/>
              </w:rPr>
              <w:t>99</w:t>
            </w:r>
            <w:r>
              <w:rPr>
                <w:noProof/>
                <w:webHidden/>
              </w:rPr>
              <w:fldChar w:fldCharType="end"/>
            </w:r>
          </w:hyperlink>
        </w:p>
        <w:p w14:paraId="77D759F7" w14:textId="5C029F35" w:rsidR="002A055B" w:rsidRPr="009A5060" w:rsidRDefault="00BE12A9" w:rsidP="00C179E5">
          <w:pPr>
            <w:spacing w:line="240" w:lineRule="auto"/>
            <w:sectPr w:rsidR="002A055B" w:rsidRPr="009A5060" w:rsidSect="007D7DE1">
              <w:headerReference w:type="even" r:id="rId13"/>
              <w:headerReference w:type="default" r:id="rId14"/>
              <w:footerReference w:type="even" r:id="rId15"/>
              <w:footerReference w:type="default" r:id="rId16"/>
              <w:headerReference w:type="first" r:id="rId17"/>
              <w:footerReference w:type="first" r:id="rId18"/>
              <w:pgSz w:w="11906" w:h="16838" w:code="9"/>
              <w:pgMar w:top="1083" w:right="1083" w:bottom="1083" w:left="1083" w:header="283" w:footer="283" w:gutter="0"/>
              <w:cols w:space="708"/>
              <w:formProt w:val="0"/>
              <w:docGrid w:linePitch="360"/>
            </w:sectPr>
          </w:pPr>
          <w:r w:rsidRPr="009A5060">
            <w:rPr>
              <w:b/>
              <w:bCs/>
            </w:rPr>
            <w:fldChar w:fldCharType="end"/>
          </w:r>
        </w:p>
      </w:sdtContent>
    </w:sdt>
    <w:p w14:paraId="2D9D71C9" w14:textId="5575A4B4" w:rsidR="00515F89" w:rsidRPr="009A5060" w:rsidRDefault="00946115" w:rsidP="00C179E5">
      <w:pPr>
        <w:pStyle w:val="Heading2"/>
        <w:spacing w:line="240" w:lineRule="auto"/>
      </w:pPr>
      <w:bookmarkStart w:id="4" w:name="_Toc216340906"/>
      <w:r w:rsidRPr="009A5060">
        <w:lastRenderedPageBreak/>
        <w:t>Abbreviations</w:t>
      </w:r>
      <w:bookmarkEnd w:id="4"/>
    </w:p>
    <w:tbl>
      <w:tblPr>
        <w:tblW w:w="8341" w:type="dxa"/>
        <w:tblInd w:w="601" w:type="dxa"/>
        <w:tblBorders>
          <w:bottom w:val="single" w:sz="2" w:space="0" w:color="A6A6A6" w:themeColor="background1" w:themeShade="A6"/>
          <w:insideH w:val="single" w:sz="2" w:space="0" w:color="A6A6A6" w:themeColor="background1" w:themeShade="A6"/>
        </w:tblBorders>
        <w:tblLook w:val="04A0" w:firstRow="1" w:lastRow="0" w:firstColumn="1" w:lastColumn="0" w:noHBand="0" w:noVBand="1"/>
      </w:tblPr>
      <w:tblGrid>
        <w:gridCol w:w="1101"/>
        <w:gridCol w:w="7240"/>
      </w:tblGrid>
      <w:tr w:rsidR="00622F44" w:rsidRPr="009A5060" w14:paraId="563FD8AD" w14:textId="77777777" w:rsidTr="00B34630">
        <w:trPr>
          <w:trHeight w:val="71"/>
        </w:trPr>
        <w:tc>
          <w:tcPr>
            <w:tcW w:w="1101" w:type="dxa"/>
            <w:shd w:val="clear" w:color="auto" w:fill="auto"/>
            <w:vAlign w:val="center"/>
          </w:tcPr>
          <w:p w14:paraId="58A15ECE" w14:textId="77777777" w:rsidR="00622F44" w:rsidRPr="009A5060" w:rsidRDefault="00622F44" w:rsidP="00C179E5">
            <w:pPr>
              <w:pStyle w:val="AASemiBold"/>
              <w:spacing w:before="80" w:after="40" w:line="240" w:lineRule="auto"/>
              <w:ind w:left="-109" w:right="-107"/>
              <w:rPr>
                <w:sz w:val="18"/>
                <w:szCs w:val="20"/>
              </w:rPr>
            </w:pPr>
            <w:bookmarkStart w:id="5" w:name="_Toc202536856"/>
            <w:bookmarkEnd w:id="3"/>
            <w:bookmarkEnd w:id="2"/>
            <w:bookmarkEnd w:id="1"/>
            <w:bookmarkEnd w:id="0"/>
            <w:bookmarkEnd w:id="5"/>
            <w:r w:rsidRPr="009A5060">
              <w:rPr>
                <w:sz w:val="18"/>
                <w:szCs w:val="20"/>
              </w:rPr>
              <w:t>ACC NF</w:t>
            </w:r>
          </w:p>
        </w:tc>
        <w:tc>
          <w:tcPr>
            <w:tcW w:w="7240" w:type="dxa"/>
            <w:shd w:val="clear" w:color="auto" w:fill="auto"/>
            <w:vAlign w:val="center"/>
          </w:tcPr>
          <w:p w14:paraId="41BEF813" w14:textId="77777777" w:rsidR="00622F44" w:rsidRPr="009A5060" w:rsidRDefault="00622F44" w:rsidP="00C179E5">
            <w:pPr>
              <w:autoSpaceDE w:val="0"/>
              <w:autoSpaceDN w:val="0"/>
              <w:adjustRightInd w:val="0"/>
              <w:spacing w:before="80" w:after="40" w:line="240" w:lineRule="auto"/>
              <w:rPr>
                <w:sz w:val="18"/>
                <w:szCs w:val="18"/>
              </w:rPr>
            </w:pPr>
            <w:r w:rsidRPr="009A5060">
              <w:rPr>
                <w:sz w:val="18"/>
                <w:szCs w:val="18"/>
              </w:rPr>
              <w:t>Accelerator Nuclear Facilities (buildings and utilities)</w:t>
            </w:r>
          </w:p>
        </w:tc>
      </w:tr>
      <w:tr w:rsidR="00622F44" w:rsidRPr="009A5060" w14:paraId="43DCE707" w14:textId="77777777" w:rsidTr="00B34630">
        <w:trPr>
          <w:trHeight w:val="71"/>
        </w:trPr>
        <w:tc>
          <w:tcPr>
            <w:tcW w:w="1101" w:type="dxa"/>
            <w:shd w:val="clear" w:color="auto" w:fill="auto"/>
            <w:vAlign w:val="center"/>
          </w:tcPr>
          <w:p w14:paraId="6A6854A3" w14:textId="77777777" w:rsidR="00622F44" w:rsidRPr="009A5060" w:rsidRDefault="00622F44" w:rsidP="00C179E5">
            <w:pPr>
              <w:pStyle w:val="AASemiBold"/>
              <w:spacing w:before="80" w:after="40" w:line="240" w:lineRule="auto"/>
              <w:ind w:left="-109" w:right="-107"/>
              <w:rPr>
                <w:sz w:val="18"/>
                <w:szCs w:val="20"/>
              </w:rPr>
            </w:pPr>
            <w:r w:rsidRPr="009A5060">
              <w:rPr>
                <w:sz w:val="18"/>
                <w:szCs w:val="20"/>
              </w:rPr>
              <w:t>AD</w:t>
            </w:r>
          </w:p>
        </w:tc>
        <w:tc>
          <w:tcPr>
            <w:tcW w:w="7240" w:type="dxa"/>
            <w:shd w:val="clear" w:color="auto" w:fill="auto"/>
            <w:vAlign w:val="center"/>
          </w:tcPr>
          <w:p w14:paraId="3F83F1B8" w14:textId="77777777" w:rsidR="00622F44" w:rsidRPr="009A5060" w:rsidRDefault="00622F44" w:rsidP="00C179E5">
            <w:pPr>
              <w:autoSpaceDE w:val="0"/>
              <w:autoSpaceDN w:val="0"/>
              <w:adjustRightInd w:val="0"/>
              <w:spacing w:before="80" w:after="40" w:line="240" w:lineRule="auto"/>
              <w:rPr>
                <w:sz w:val="18"/>
                <w:szCs w:val="18"/>
              </w:rPr>
            </w:pPr>
            <w:r w:rsidRPr="009A5060">
              <w:rPr>
                <w:sz w:val="18"/>
                <w:szCs w:val="18"/>
              </w:rPr>
              <w:t>Applicable Documents</w:t>
            </w:r>
          </w:p>
        </w:tc>
      </w:tr>
      <w:tr w:rsidR="00622F44" w:rsidRPr="009A5060" w14:paraId="1691D188" w14:textId="77777777" w:rsidTr="00B34630">
        <w:trPr>
          <w:trHeight w:val="71"/>
        </w:trPr>
        <w:tc>
          <w:tcPr>
            <w:tcW w:w="1101" w:type="dxa"/>
            <w:shd w:val="clear" w:color="auto" w:fill="auto"/>
            <w:vAlign w:val="center"/>
          </w:tcPr>
          <w:p w14:paraId="0C97C074" w14:textId="77777777" w:rsidR="00622F44" w:rsidRPr="009A5060" w:rsidRDefault="00622F44" w:rsidP="00C179E5">
            <w:pPr>
              <w:pStyle w:val="AASemiBold"/>
              <w:spacing w:before="80" w:after="40" w:line="240" w:lineRule="auto"/>
              <w:ind w:left="-109" w:right="-107"/>
              <w:rPr>
                <w:sz w:val="18"/>
                <w:szCs w:val="20"/>
              </w:rPr>
            </w:pPr>
            <w:r w:rsidRPr="009A5060">
              <w:rPr>
                <w:sz w:val="18"/>
                <w:szCs w:val="20"/>
              </w:rPr>
              <w:t>AH</w:t>
            </w:r>
          </w:p>
        </w:tc>
        <w:tc>
          <w:tcPr>
            <w:tcW w:w="7240" w:type="dxa"/>
            <w:shd w:val="clear" w:color="auto" w:fill="auto"/>
            <w:vAlign w:val="center"/>
          </w:tcPr>
          <w:p w14:paraId="34BECB81" w14:textId="77777777" w:rsidR="00622F44" w:rsidRPr="009A5060" w:rsidRDefault="00622F44" w:rsidP="00C179E5">
            <w:pPr>
              <w:autoSpaceDE w:val="0"/>
              <w:autoSpaceDN w:val="0"/>
              <w:adjustRightInd w:val="0"/>
              <w:spacing w:before="80" w:after="40" w:line="240" w:lineRule="auto"/>
              <w:rPr>
                <w:sz w:val="18"/>
                <w:szCs w:val="18"/>
              </w:rPr>
            </w:pPr>
            <w:r w:rsidRPr="009A5060">
              <w:rPr>
                <w:sz w:val="18"/>
                <w:szCs w:val="18"/>
              </w:rPr>
              <w:t>Atmospheric Heat exchanger</w:t>
            </w:r>
          </w:p>
        </w:tc>
      </w:tr>
      <w:tr w:rsidR="00000C27" w:rsidRPr="009A5060" w14:paraId="52643728" w14:textId="77777777" w:rsidTr="00B34630">
        <w:trPr>
          <w:trHeight w:val="71"/>
        </w:trPr>
        <w:tc>
          <w:tcPr>
            <w:tcW w:w="1101" w:type="dxa"/>
            <w:shd w:val="clear" w:color="auto" w:fill="auto"/>
            <w:vAlign w:val="center"/>
          </w:tcPr>
          <w:p w14:paraId="2F944A14" w14:textId="04C94CFA" w:rsidR="00000C27" w:rsidRPr="009A5060" w:rsidRDefault="00000C27" w:rsidP="00C179E5">
            <w:pPr>
              <w:pStyle w:val="AASemiBold"/>
              <w:spacing w:before="80" w:after="40" w:line="240" w:lineRule="auto"/>
              <w:ind w:left="-109" w:right="-107"/>
              <w:rPr>
                <w:sz w:val="18"/>
                <w:szCs w:val="20"/>
              </w:rPr>
            </w:pPr>
            <w:r w:rsidRPr="009A5060">
              <w:rPr>
                <w:sz w:val="18"/>
                <w:szCs w:val="20"/>
              </w:rPr>
              <w:t>BSL</w:t>
            </w:r>
          </w:p>
        </w:tc>
        <w:tc>
          <w:tcPr>
            <w:tcW w:w="7240" w:type="dxa"/>
            <w:shd w:val="clear" w:color="auto" w:fill="auto"/>
            <w:vAlign w:val="center"/>
          </w:tcPr>
          <w:p w14:paraId="66EAA260" w14:textId="1FE586FF" w:rsidR="00000C27" w:rsidRPr="009A5060" w:rsidRDefault="00000C27" w:rsidP="00C179E5">
            <w:pPr>
              <w:autoSpaceDE w:val="0"/>
              <w:autoSpaceDN w:val="0"/>
              <w:adjustRightInd w:val="0"/>
              <w:spacing w:before="80" w:after="40" w:line="240" w:lineRule="auto"/>
              <w:rPr>
                <w:sz w:val="18"/>
                <w:szCs w:val="18"/>
              </w:rPr>
            </w:pPr>
            <w:r w:rsidRPr="009A5060">
              <w:rPr>
                <w:sz w:val="18"/>
                <w:szCs w:val="18"/>
              </w:rPr>
              <w:t>Baseline</w:t>
            </w:r>
          </w:p>
        </w:tc>
      </w:tr>
      <w:tr w:rsidR="00622F44" w:rsidRPr="009A5060" w14:paraId="4C01B3F3" w14:textId="77777777" w:rsidTr="00B34630">
        <w:trPr>
          <w:trHeight w:val="71"/>
        </w:trPr>
        <w:tc>
          <w:tcPr>
            <w:tcW w:w="1101" w:type="dxa"/>
            <w:shd w:val="clear" w:color="auto" w:fill="auto"/>
            <w:vAlign w:val="center"/>
          </w:tcPr>
          <w:p w14:paraId="732014B0" w14:textId="77777777" w:rsidR="00622F44" w:rsidRPr="009A5060" w:rsidRDefault="00622F44" w:rsidP="00C179E5">
            <w:pPr>
              <w:pStyle w:val="AASemiBold"/>
              <w:spacing w:before="80" w:after="40" w:line="240" w:lineRule="auto"/>
              <w:ind w:left="-109" w:right="-107"/>
              <w:rPr>
                <w:sz w:val="18"/>
                <w:szCs w:val="20"/>
              </w:rPr>
            </w:pPr>
            <w:r w:rsidRPr="009A5060">
              <w:rPr>
                <w:sz w:val="18"/>
                <w:szCs w:val="20"/>
              </w:rPr>
              <w:t>CAV</w:t>
            </w:r>
          </w:p>
        </w:tc>
        <w:tc>
          <w:tcPr>
            <w:tcW w:w="7240" w:type="dxa"/>
            <w:shd w:val="clear" w:color="auto" w:fill="auto"/>
            <w:vAlign w:val="center"/>
          </w:tcPr>
          <w:p w14:paraId="30C68C50" w14:textId="77777777" w:rsidR="00622F44" w:rsidRPr="009A5060" w:rsidRDefault="00622F44" w:rsidP="00C179E5">
            <w:pPr>
              <w:autoSpaceDE w:val="0"/>
              <w:autoSpaceDN w:val="0"/>
              <w:adjustRightInd w:val="0"/>
              <w:spacing w:before="80" w:after="40" w:line="240" w:lineRule="auto"/>
              <w:rPr>
                <w:sz w:val="18"/>
                <w:szCs w:val="18"/>
              </w:rPr>
            </w:pPr>
            <w:r w:rsidRPr="009A5060">
              <w:rPr>
                <w:sz w:val="18"/>
                <w:szCs w:val="18"/>
              </w:rPr>
              <w:t>Cavity</w:t>
            </w:r>
          </w:p>
        </w:tc>
      </w:tr>
      <w:tr w:rsidR="00622F44" w:rsidRPr="009A5060" w14:paraId="1C8B9507" w14:textId="77777777" w:rsidTr="00B34630">
        <w:trPr>
          <w:trHeight w:val="71"/>
        </w:trPr>
        <w:tc>
          <w:tcPr>
            <w:tcW w:w="1101" w:type="dxa"/>
            <w:shd w:val="clear" w:color="auto" w:fill="auto"/>
            <w:vAlign w:val="center"/>
          </w:tcPr>
          <w:p w14:paraId="786157C7" w14:textId="77777777" w:rsidR="00622F44" w:rsidRPr="009A5060" w:rsidRDefault="00622F44" w:rsidP="00C179E5">
            <w:pPr>
              <w:pStyle w:val="AASemiBold"/>
              <w:spacing w:before="80" w:after="40" w:line="240" w:lineRule="auto"/>
              <w:ind w:left="-109" w:right="-107"/>
              <w:rPr>
                <w:sz w:val="18"/>
                <w:szCs w:val="20"/>
              </w:rPr>
            </w:pPr>
            <w:r w:rsidRPr="009A5060">
              <w:rPr>
                <w:sz w:val="18"/>
                <w:szCs w:val="20"/>
              </w:rPr>
              <w:t>CCB</w:t>
            </w:r>
          </w:p>
        </w:tc>
        <w:tc>
          <w:tcPr>
            <w:tcW w:w="7240" w:type="dxa"/>
            <w:shd w:val="clear" w:color="auto" w:fill="auto"/>
            <w:vAlign w:val="center"/>
          </w:tcPr>
          <w:p w14:paraId="497159B7" w14:textId="77777777" w:rsidR="00622F44" w:rsidRPr="009A5060" w:rsidRDefault="00622F44" w:rsidP="00C179E5">
            <w:pPr>
              <w:autoSpaceDE w:val="0"/>
              <w:autoSpaceDN w:val="0"/>
              <w:adjustRightInd w:val="0"/>
              <w:spacing w:before="80" w:after="40" w:line="240" w:lineRule="auto"/>
              <w:rPr>
                <w:sz w:val="18"/>
                <w:szCs w:val="18"/>
              </w:rPr>
            </w:pPr>
            <w:r w:rsidRPr="009A5060">
              <w:rPr>
                <w:sz w:val="18"/>
                <w:szCs w:val="18"/>
              </w:rPr>
              <w:t>Cryogenic Compressor Building</w:t>
            </w:r>
          </w:p>
        </w:tc>
      </w:tr>
      <w:tr w:rsidR="00622F44" w:rsidRPr="009A5060" w14:paraId="3DCB032B" w14:textId="77777777" w:rsidTr="00B34630">
        <w:trPr>
          <w:trHeight w:val="71"/>
        </w:trPr>
        <w:tc>
          <w:tcPr>
            <w:tcW w:w="1101" w:type="dxa"/>
            <w:shd w:val="clear" w:color="auto" w:fill="auto"/>
            <w:vAlign w:val="center"/>
          </w:tcPr>
          <w:p w14:paraId="31E0F553" w14:textId="77777777" w:rsidR="00622F44" w:rsidRPr="009A5060" w:rsidRDefault="00622F44" w:rsidP="00C179E5">
            <w:pPr>
              <w:pStyle w:val="AASemiBold"/>
              <w:spacing w:before="80" w:after="40" w:line="240" w:lineRule="auto"/>
              <w:ind w:left="-109" w:right="-107"/>
              <w:rPr>
                <w:sz w:val="18"/>
                <w:szCs w:val="20"/>
              </w:rPr>
            </w:pPr>
            <w:r w:rsidRPr="009A5060">
              <w:rPr>
                <w:sz w:val="18"/>
                <w:szCs w:val="20"/>
              </w:rPr>
              <w:t>CEA</w:t>
            </w:r>
          </w:p>
        </w:tc>
        <w:tc>
          <w:tcPr>
            <w:tcW w:w="7240" w:type="dxa"/>
            <w:shd w:val="clear" w:color="auto" w:fill="auto"/>
            <w:vAlign w:val="center"/>
          </w:tcPr>
          <w:p w14:paraId="1E304B71" w14:textId="77777777" w:rsidR="00622F44" w:rsidRPr="009A5060" w:rsidRDefault="00622F44" w:rsidP="00C179E5">
            <w:pPr>
              <w:autoSpaceDE w:val="0"/>
              <w:autoSpaceDN w:val="0"/>
              <w:adjustRightInd w:val="0"/>
              <w:spacing w:before="80" w:after="40" w:line="240" w:lineRule="auto"/>
              <w:rPr>
                <w:sz w:val="18"/>
                <w:szCs w:val="18"/>
              </w:rPr>
            </w:pPr>
            <w:r w:rsidRPr="009A5060">
              <w:rPr>
                <w:sz w:val="18"/>
                <w:szCs w:val="18"/>
              </w:rPr>
              <w:t>French Alternative Energies and Atomic Energy Commission</w:t>
            </w:r>
          </w:p>
        </w:tc>
      </w:tr>
      <w:tr w:rsidR="00622F44" w:rsidRPr="009A5060" w14:paraId="0A72C648" w14:textId="77777777" w:rsidTr="00B34630">
        <w:trPr>
          <w:trHeight w:val="71"/>
        </w:trPr>
        <w:tc>
          <w:tcPr>
            <w:tcW w:w="1101" w:type="dxa"/>
            <w:shd w:val="clear" w:color="auto" w:fill="auto"/>
            <w:vAlign w:val="center"/>
          </w:tcPr>
          <w:p w14:paraId="30456FA6" w14:textId="77777777" w:rsidR="00622F44" w:rsidRPr="009A5060" w:rsidRDefault="00622F44" w:rsidP="00C179E5">
            <w:pPr>
              <w:pStyle w:val="AASemiBold"/>
              <w:spacing w:before="80" w:after="40" w:line="240" w:lineRule="auto"/>
              <w:ind w:left="-109" w:right="-107"/>
              <w:rPr>
                <w:sz w:val="18"/>
                <w:szCs w:val="20"/>
              </w:rPr>
            </w:pPr>
            <w:r w:rsidRPr="009A5060">
              <w:rPr>
                <w:sz w:val="18"/>
                <w:szCs w:val="20"/>
              </w:rPr>
              <w:t>CIS</w:t>
            </w:r>
          </w:p>
        </w:tc>
        <w:tc>
          <w:tcPr>
            <w:tcW w:w="7240" w:type="dxa"/>
            <w:shd w:val="clear" w:color="auto" w:fill="auto"/>
            <w:vAlign w:val="center"/>
          </w:tcPr>
          <w:p w14:paraId="72D903C6" w14:textId="77777777" w:rsidR="00622F44" w:rsidRPr="009A5060" w:rsidRDefault="00622F44" w:rsidP="00C179E5">
            <w:pPr>
              <w:autoSpaceDE w:val="0"/>
              <w:autoSpaceDN w:val="0"/>
              <w:adjustRightInd w:val="0"/>
              <w:spacing w:before="80" w:after="40" w:line="240" w:lineRule="auto"/>
              <w:rPr>
                <w:sz w:val="18"/>
                <w:szCs w:val="18"/>
              </w:rPr>
            </w:pPr>
            <w:r w:rsidRPr="009A5060">
              <w:rPr>
                <w:sz w:val="18"/>
                <w:szCs w:val="18"/>
              </w:rPr>
              <w:t>Control and Interlock system</w:t>
            </w:r>
          </w:p>
        </w:tc>
      </w:tr>
      <w:tr w:rsidR="00C12B3B" w:rsidRPr="009A5060" w14:paraId="0DB3B269" w14:textId="77777777" w:rsidTr="00B34630">
        <w:trPr>
          <w:trHeight w:val="71"/>
        </w:trPr>
        <w:tc>
          <w:tcPr>
            <w:tcW w:w="1101" w:type="dxa"/>
            <w:shd w:val="clear" w:color="auto" w:fill="auto"/>
            <w:vAlign w:val="center"/>
          </w:tcPr>
          <w:p w14:paraId="426F2606" w14:textId="6D57B562" w:rsidR="00C12B3B" w:rsidRPr="009A5060" w:rsidRDefault="00C12B3B" w:rsidP="00C179E5">
            <w:pPr>
              <w:pStyle w:val="AASemiBold"/>
              <w:spacing w:before="80" w:after="40" w:line="240" w:lineRule="auto"/>
              <w:ind w:left="-109" w:right="-107"/>
              <w:rPr>
                <w:sz w:val="18"/>
                <w:szCs w:val="20"/>
              </w:rPr>
            </w:pPr>
            <w:r w:rsidRPr="009A5060">
              <w:rPr>
                <w:sz w:val="18"/>
                <w:szCs w:val="20"/>
              </w:rPr>
              <w:t>COTS</w:t>
            </w:r>
          </w:p>
        </w:tc>
        <w:tc>
          <w:tcPr>
            <w:tcW w:w="7240" w:type="dxa"/>
            <w:shd w:val="clear" w:color="auto" w:fill="auto"/>
            <w:vAlign w:val="center"/>
          </w:tcPr>
          <w:p w14:paraId="3D129A3C" w14:textId="191FEC9E" w:rsidR="00C12B3B" w:rsidRPr="009A5060" w:rsidRDefault="006300B1" w:rsidP="00C179E5">
            <w:pPr>
              <w:autoSpaceDE w:val="0"/>
              <w:autoSpaceDN w:val="0"/>
              <w:adjustRightInd w:val="0"/>
              <w:spacing w:before="80" w:after="40" w:line="240" w:lineRule="auto"/>
              <w:rPr>
                <w:sz w:val="18"/>
                <w:szCs w:val="18"/>
              </w:rPr>
            </w:pPr>
            <w:r w:rsidRPr="009A5060">
              <w:rPr>
                <w:sz w:val="18"/>
                <w:szCs w:val="18"/>
              </w:rPr>
              <w:t>Commercial Off-The-Shelf</w:t>
            </w:r>
            <w:r w:rsidR="00C12B3B" w:rsidRPr="009A5060">
              <w:rPr>
                <w:sz w:val="18"/>
                <w:szCs w:val="18"/>
              </w:rPr>
              <w:t>, see also OEM</w:t>
            </w:r>
          </w:p>
        </w:tc>
      </w:tr>
      <w:tr w:rsidR="006300B1" w:rsidRPr="009A5060" w14:paraId="7EA17F18" w14:textId="77777777" w:rsidTr="00B34630">
        <w:trPr>
          <w:trHeight w:val="71"/>
        </w:trPr>
        <w:tc>
          <w:tcPr>
            <w:tcW w:w="1101" w:type="dxa"/>
            <w:shd w:val="clear" w:color="auto" w:fill="auto"/>
            <w:vAlign w:val="center"/>
          </w:tcPr>
          <w:p w14:paraId="357434CD" w14:textId="208D7E42" w:rsidR="006300B1" w:rsidRPr="009A5060" w:rsidRDefault="006300B1" w:rsidP="00C179E5">
            <w:pPr>
              <w:pStyle w:val="AASemiBold"/>
              <w:spacing w:before="80" w:after="40" w:line="240" w:lineRule="auto"/>
              <w:ind w:left="-109" w:right="-107"/>
              <w:rPr>
                <w:sz w:val="18"/>
                <w:szCs w:val="20"/>
              </w:rPr>
            </w:pPr>
            <w:r w:rsidRPr="009A5060">
              <w:rPr>
                <w:sz w:val="18"/>
                <w:szCs w:val="20"/>
              </w:rPr>
              <w:t>CSS</w:t>
            </w:r>
          </w:p>
        </w:tc>
        <w:tc>
          <w:tcPr>
            <w:tcW w:w="7240" w:type="dxa"/>
            <w:shd w:val="clear" w:color="auto" w:fill="auto"/>
            <w:vAlign w:val="center"/>
          </w:tcPr>
          <w:p w14:paraId="461A6BAC" w14:textId="618F0E43" w:rsidR="006300B1" w:rsidRPr="009A5060" w:rsidRDefault="006300B1" w:rsidP="00C179E5">
            <w:pPr>
              <w:autoSpaceDE w:val="0"/>
              <w:autoSpaceDN w:val="0"/>
              <w:adjustRightInd w:val="0"/>
              <w:spacing w:before="80" w:after="40" w:line="240" w:lineRule="auto"/>
              <w:rPr>
                <w:sz w:val="18"/>
                <w:szCs w:val="18"/>
              </w:rPr>
            </w:pPr>
            <w:r w:rsidRPr="009A5060">
              <w:rPr>
                <w:sz w:val="18"/>
                <w:szCs w:val="20"/>
              </w:rPr>
              <w:t>Cryogenic Supply System (QPL</w:t>
            </w:r>
            <w:r w:rsidR="00B34630" w:rsidRPr="009A5060">
              <w:rPr>
                <w:sz w:val="18"/>
                <w:szCs w:val="20"/>
              </w:rPr>
              <w:t>ANT</w:t>
            </w:r>
            <w:r w:rsidRPr="009A5060">
              <w:rPr>
                <w:sz w:val="18"/>
                <w:szCs w:val="20"/>
              </w:rPr>
              <w:t>+QINFRA+QDIST)</w:t>
            </w:r>
          </w:p>
        </w:tc>
      </w:tr>
      <w:tr w:rsidR="00622F44" w:rsidRPr="009A5060" w14:paraId="18AF2DAC" w14:textId="77777777" w:rsidTr="00B34630">
        <w:trPr>
          <w:trHeight w:val="71"/>
        </w:trPr>
        <w:tc>
          <w:tcPr>
            <w:tcW w:w="1101" w:type="dxa"/>
            <w:shd w:val="clear" w:color="auto" w:fill="auto"/>
            <w:vAlign w:val="center"/>
          </w:tcPr>
          <w:p w14:paraId="702D7BAA" w14:textId="77777777" w:rsidR="00622F44" w:rsidRPr="009A5060" w:rsidRDefault="00622F44" w:rsidP="00C179E5">
            <w:pPr>
              <w:pStyle w:val="AASemiBold"/>
              <w:spacing w:before="80" w:after="40" w:line="240" w:lineRule="auto"/>
              <w:ind w:left="-109" w:right="-107"/>
              <w:rPr>
                <w:sz w:val="18"/>
                <w:szCs w:val="20"/>
              </w:rPr>
            </w:pPr>
            <w:r w:rsidRPr="009A5060">
              <w:rPr>
                <w:sz w:val="18"/>
                <w:szCs w:val="20"/>
              </w:rPr>
              <w:t>CV</w:t>
            </w:r>
          </w:p>
        </w:tc>
        <w:tc>
          <w:tcPr>
            <w:tcW w:w="7240" w:type="dxa"/>
            <w:shd w:val="clear" w:color="auto" w:fill="auto"/>
            <w:vAlign w:val="center"/>
          </w:tcPr>
          <w:p w14:paraId="1BEE1BDA" w14:textId="77777777" w:rsidR="00622F44" w:rsidRPr="009A5060" w:rsidRDefault="00622F44" w:rsidP="00C179E5">
            <w:pPr>
              <w:autoSpaceDE w:val="0"/>
              <w:autoSpaceDN w:val="0"/>
              <w:adjustRightInd w:val="0"/>
              <w:spacing w:before="80" w:after="40" w:line="240" w:lineRule="auto"/>
              <w:rPr>
                <w:sz w:val="18"/>
                <w:szCs w:val="18"/>
              </w:rPr>
            </w:pPr>
            <w:r w:rsidRPr="009A5060">
              <w:rPr>
                <w:sz w:val="18"/>
                <w:szCs w:val="18"/>
              </w:rPr>
              <w:t>Control Valve</w:t>
            </w:r>
          </w:p>
        </w:tc>
      </w:tr>
      <w:tr w:rsidR="00622F44" w:rsidRPr="009A5060" w14:paraId="620B7FF5" w14:textId="77777777" w:rsidTr="00B34630">
        <w:trPr>
          <w:trHeight w:val="71"/>
        </w:trPr>
        <w:tc>
          <w:tcPr>
            <w:tcW w:w="1101" w:type="dxa"/>
            <w:shd w:val="clear" w:color="auto" w:fill="auto"/>
            <w:vAlign w:val="center"/>
          </w:tcPr>
          <w:p w14:paraId="1377F129" w14:textId="77777777" w:rsidR="00622F44" w:rsidRPr="009A5060" w:rsidRDefault="00622F44" w:rsidP="00C179E5">
            <w:pPr>
              <w:pStyle w:val="AASemiBold"/>
              <w:spacing w:before="80" w:after="40" w:line="240" w:lineRule="auto"/>
              <w:ind w:left="-109" w:right="-107"/>
              <w:rPr>
                <w:sz w:val="18"/>
                <w:szCs w:val="20"/>
              </w:rPr>
            </w:pPr>
            <w:r w:rsidRPr="009A5060">
              <w:rPr>
                <w:sz w:val="18"/>
                <w:szCs w:val="20"/>
              </w:rPr>
              <w:t>DD</w:t>
            </w:r>
          </w:p>
        </w:tc>
        <w:tc>
          <w:tcPr>
            <w:tcW w:w="7240" w:type="dxa"/>
            <w:shd w:val="clear" w:color="auto" w:fill="auto"/>
            <w:vAlign w:val="center"/>
          </w:tcPr>
          <w:p w14:paraId="7B6B64EB" w14:textId="77777777" w:rsidR="00622F44" w:rsidRPr="009A5060" w:rsidRDefault="00622F44" w:rsidP="00C179E5">
            <w:pPr>
              <w:autoSpaceDE w:val="0"/>
              <w:autoSpaceDN w:val="0"/>
              <w:adjustRightInd w:val="0"/>
              <w:spacing w:before="80" w:after="40" w:line="240" w:lineRule="auto"/>
              <w:rPr>
                <w:sz w:val="18"/>
                <w:szCs w:val="18"/>
              </w:rPr>
            </w:pPr>
            <w:r w:rsidRPr="009A5060">
              <w:rPr>
                <w:sz w:val="18"/>
                <w:szCs w:val="18"/>
              </w:rPr>
              <w:t>Documentation Deliverables</w:t>
            </w:r>
          </w:p>
        </w:tc>
      </w:tr>
      <w:tr w:rsidR="00642F17" w:rsidRPr="009A5060" w14:paraId="197F9C99" w14:textId="77777777" w:rsidTr="00B34630">
        <w:trPr>
          <w:trHeight w:val="71"/>
        </w:trPr>
        <w:tc>
          <w:tcPr>
            <w:tcW w:w="1101" w:type="dxa"/>
            <w:shd w:val="clear" w:color="auto" w:fill="auto"/>
            <w:vAlign w:val="center"/>
          </w:tcPr>
          <w:p w14:paraId="7B9591E3" w14:textId="6E197593" w:rsidR="00642F17" w:rsidRPr="009A5060" w:rsidRDefault="00642F17" w:rsidP="00C179E5">
            <w:pPr>
              <w:pStyle w:val="AASemiBold"/>
              <w:spacing w:before="80" w:after="40" w:line="240" w:lineRule="auto"/>
              <w:ind w:left="-109" w:right="-107"/>
              <w:rPr>
                <w:sz w:val="18"/>
                <w:szCs w:val="20"/>
              </w:rPr>
            </w:pPr>
            <w:r w:rsidRPr="009A5060">
              <w:rPr>
                <w:sz w:val="18"/>
                <w:szCs w:val="20"/>
              </w:rPr>
              <w:t>DIS</w:t>
            </w:r>
          </w:p>
        </w:tc>
        <w:tc>
          <w:tcPr>
            <w:tcW w:w="7240" w:type="dxa"/>
            <w:shd w:val="clear" w:color="auto" w:fill="auto"/>
            <w:vAlign w:val="center"/>
          </w:tcPr>
          <w:p w14:paraId="340AB2F1" w14:textId="47DF8416" w:rsidR="00642F17" w:rsidRPr="009A5060" w:rsidRDefault="00642F17" w:rsidP="00C179E5">
            <w:pPr>
              <w:autoSpaceDE w:val="0"/>
              <w:autoSpaceDN w:val="0"/>
              <w:adjustRightInd w:val="0"/>
              <w:spacing w:before="80" w:after="40" w:line="240" w:lineRule="auto"/>
              <w:rPr>
                <w:sz w:val="18"/>
                <w:szCs w:val="18"/>
              </w:rPr>
            </w:pPr>
            <w:r w:rsidRPr="009A5060">
              <w:rPr>
                <w:sz w:val="18"/>
                <w:szCs w:val="18"/>
              </w:rPr>
              <w:t>Device Interlock System (</w:t>
            </w:r>
            <w:r w:rsidR="005429CC" w:rsidRPr="009A5060">
              <w:rPr>
                <w:sz w:val="18"/>
                <w:szCs w:val="18"/>
              </w:rPr>
              <w:t>part of MIS)</w:t>
            </w:r>
          </w:p>
        </w:tc>
      </w:tr>
      <w:tr w:rsidR="00622F44" w:rsidRPr="009A5060" w14:paraId="34663E31" w14:textId="77777777" w:rsidTr="00B34630">
        <w:trPr>
          <w:trHeight w:val="71"/>
        </w:trPr>
        <w:tc>
          <w:tcPr>
            <w:tcW w:w="1101" w:type="dxa"/>
            <w:shd w:val="clear" w:color="auto" w:fill="auto"/>
            <w:vAlign w:val="center"/>
          </w:tcPr>
          <w:p w14:paraId="6E38CC1E" w14:textId="77777777" w:rsidR="00622F44" w:rsidRPr="009A5060" w:rsidRDefault="00622F44" w:rsidP="00C179E5">
            <w:pPr>
              <w:pStyle w:val="AASemiBold"/>
              <w:spacing w:before="80" w:after="40" w:line="240" w:lineRule="auto"/>
              <w:ind w:left="-109" w:right="-107"/>
              <w:rPr>
                <w:sz w:val="18"/>
                <w:szCs w:val="20"/>
              </w:rPr>
            </w:pPr>
            <w:r w:rsidRPr="009A5060">
              <w:rPr>
                <w:sz w:val="18"/>
                <w:szCs w:val="20"/>
              </w:rPr>
              <w:t>DSBT</w:t>
            </w:r>
          </w:p>
        </w:tc>
        <w:tc>
          <w:tcPr>
            <w:tcW w:w="7240" w:type="dxa"/>
            <w:shd w:val="clear" w:color="auto" w:fill="auto"/>
            <w:vAlign w:val="center"/>
          </w:tcPr>
          <w:p w14:paraId="13FB8D3E" w14:textId="77777777" w:rsidR="00622F44" w:rsidRPr="009A5060" w:rsidRDefault="00622F44" w:rsidP="00C179E5">
            <w:pPr>
              <w:autoSpaceDE w:val="0"/>
              <w:autoSpaceDN w:val="0"/>
              <w:adjustRightInd w:val="0"/>
              <w:spacing w:before="80" w:after="40" w:line="240" w:lineRule="auto"/>
              <w:rPr>
                <w:sz w:val="18"/>
                <w:szCs w:val="18"/>
              </w:rPr>
            </w:pPr>
            <w:r w:rsidRPr="009A5060">
              <w:rPr>
                <w:sz w:val="18"/>
                <w:szCs w:val="18"/>
              </w:rPr>
              <w:t>Low Temperature Systems Department</w:t>
            </w:r>
          </w:p>
        </w:tc>
      </w:tr>
      <w:tr w:rsidR="00622F44" w:rsidRPr="009A5060" w14:paraId="48C26211" w14:textId="77777777" w:rsidTr="00B34630">
        <w:trPr>
          <w:trHeight w:val="71"/>
        </w:trPr>
        <w:tc>
          <w:tcPr>
            <w:tcW w:w="1101" w:type="dxa"/>
            <w:shd w:val="clear" w:color="auto" w:fill="auto"/>
            <w:vAlign w:val="center"/>
          </w:tcPr>
          <w:p w14:paraId="516CC041" w14:textId="77777777" w:rsidR="00622F44" w:rsidRPr="009A5060" w:rsidRDefault="00622F44" w:rsidP="00C179E5">
            <w:pPr>
              <w:pStyle w:val="AASemiBold"/>
              <w:spacing w:before="80" w:after="40" w:line="240" w:lineRule="auto"/>
              <w:ind w:left="-109" w:right="-107"/>
              <w:rPr>
                <w:sz w:val="18"/>
                <w:szCs w:val="20"/>
              </w:rPr>
            </w:pPr>
            <w:r w:rsidRPr="009A5060">
              <w:rPr>
                <w:sz w:val="18"/>
                <w:szCs w:val="20"/>
              </w:rPr>
              <w:t>EH</w:t>
            </w:r>
          </w:p>
        </w:tc>
        <w:tc>
          <w:tcPr>
            <w:tcW w:w="7240" w:type="dxa"/>
            <w:shd w:val="clear" w:color="auto" w:fill="auto"/>
            <w:vAlign w:val="center"/>
          </w:tcPr>
          <w:p w14:paraId="54187160" w14:textId="77777777" w:rsidR="00622F44" w:rsidRPr="009A5060" w:rsidRDefault="00622F44" w:rsidP="00C179E5">
            <w:pPr>
              <w:autoSpaceDE w:val="0"/>
              <w:autoSpaceDN w:val="0"/>
              <w:adjustRightInd w:val="0"/>
              <w:spacing w:before="80" w:after="40" w:line="240" w:lineRule="auto"/>
              <w:rPr>
                <w:sz w:val="18"/>
                <w:szCs w:val="18"/>
              </w:rPr>
            </w:pPr>
            <w:r w:rsidRPr="009A5060">
              <w:rPr>
                <w:sz w:val="18"/>
                <w:szCs w:val="18"/>
              </w:rPr>
              <w:t>Electrical Heater</w:t>
            </w:r>
          </w:p>
        </w:tc>
      </w:tr>
      <w:tr w:rsidR="00622F44" w:rsidRPr="009A5060" w14:paraId="11467614" w14:textId="77777777" w:rsidTr="00B34630">
        <w:trPr>
          <w:trHeight w:val="71"/>
        </w:trPr>
        <w:tc>
          <w:tcPr>
            <w:tcW w:w="1101" w:type="dxa"/>
            <w:shd w:val="clear" w:color="auto" w:fill="auto"/>
            <w:vAlign w:val="center"/>
          </w:tcPr>
          <w:p w14:paraId="6438F91F" w14:textId="77777777" w:rsidR="00622F44" w:rsidRPr="009A5060" w:rsidRDefault="00622F44" w:rsidP="00C179E5">
            <w:pPr>
              <w:pStyle w:val="AASemiBold"/>
              <w:spacing w:before="80" w:after="40" w:line="240" w:lineRule="auto"/>
              <w:ind w:left="-109" w:right="-107"/>
              <w:rPr>
                <w:sz w:val="18"/>
                <w:szCs w:val="20"/>
              </w:rPr>
            </w:pPr>
            <w:r w:rsidRPr="009A5060">
              <w:rPr>
                <w:sz w:val="18"/>
                <w:szCs w:val="20"/>
              </w:rPr>
              <w:t>FAT</w:t>
            </w:r>
          </w:p>
        </w:tc>
        <w:tc>
          <w:tcPr>
            <w:tcW w:w="7240" w:type="dxa"/>
            <w:shd w:val="clear" w:color="auto" w:fill="auto"/>
            <w:vAlign w:val="center"/>
          </w:tcPr>
          <w:p w14:paraId="78B9F705" w14:textId="77777777" w:rsidR="00622F44" w:rsidRPr="009A5060" w:rsidRDefault="00622F44" w:rsidP="00C179E5">
            <w:pPr>
              <w:autoSpaceDE w:val="0"/>
              <w:autoSpaceDN w:val="0"/>
              <w:adjustRightInd w:val="0"/>
              <w:spacing w:before="80" w:after="40" w:line="240" w:lineRule="auto"/>
              <w:rPr>
                <w:sz w:val="18"/>
                <w:szCs w:val="18"/>
              </w:rPr>
            </w:pPr>
            <w:r w:rsidRPr="009A5060">
              <w:rPr>
                <w:sz w:val="18"/>
                <w:szCs w:val="18"/>
              </w:rPr>
              <w:t>Factory Acceptance Test</w:t>
            </w:r>
          </w:p>
        </w:tc>
      </w:tr>
      <w:tr w:rsidR="00622F44" w:rsidRPr="009A5060" w14:paraId="72624734" w14:textId="77777777" w:rsidTr="00B34630">
        <w:trPr>
          <w:trHeight w:val="71"/>
        </w:trPr>
        <w:tc>
          <w:tcPr>
            <w:tcW w:w="1101" w:type="dxa"/>
            <w:shd w:val="clear" w:color="auto" w:fill="auto"/>
            <w:vAlign w:val="center"/>
          </w:tcPr>
          <w:p w14:paraId="572C8919" w14:textId="77777777" w:rsidR="00622F44" w:rsidRPr="009A5060" w:rsidRDefault="00622F44" w:rsidP="00C179E5">
            <w:pPr>
              <w:pStyle w:val="AASemiBold"/>
              <w:spacing w:before="80" w:after="40" w:line="240" w:lineRule="auto"/>
              <w:ind w:left="-109" w:right="-107"/>
              <w:rPr>
                <w:sz w:val="18"/>
                <w:szCs w:val="20"/>
              </w:rPr>
            </w:pPr>
            <w:r w:rsidRPr="009A5060">
              <w:rPr>
                <w:sz w:val="18"/>
                <w:szCs w:val="20"/>
              </w:rPr>
              <w:t>FMECA</w:t>
            </w:r>
          </w:p>
        </w:tc>
        <w:tc>
          <w:tcPr>
            <w:tcW w:w="7240" w:type="dxa"/>
            <w:shd w:val="clear" w:color="auto" w:fill="auto"/>
            <w:vAlign w:val="center"/>
          </w:tcPr>
          <w:p w14:paraId="629467E2" w14:textId="77777777" w:rsidR="00622F44" w:rsidRPr="009A5060" w:rsidRDefault="00622F44" w:rsidP="00C179E5">
            <w:pPr>
              <w:autoSpaceDE w:val="0"/>
              <w:autoSpaceDN w:val="0"/>
              <w:adjustRightInd w:val="0"/>
              <w:spacing w:before="80" w:after="40" w:line="240" w:lineRule="auto"/>
              <w:rPr>
                <w:sz w:val="18"/>
                <w:szCs w:val="18"/>
              </w:rPr>
            </w:pPr>
            <w:r w:rsidRPr="009A5060">
              <w:rPr>
                <w:sz w:val="18"/>
                <w:szCs w:val="18"/>
              </w:rPr>
              <w:t>Failure mode, effects, and criticality analysis</w:t>
            </w:r>
          </w:p>
        </w:tc>
      </w:tr>
      <w:tr w:rsidR="00622F44" w:rsidRPr="009A5060" w14:paraId="12549431" w14:textId="77777777" w:rsidTr="00B34630">
        <w:trPr>
          <w:trHeight w:val="71"/>
        </w:trPr>
        <w:tc>
          <w:tcPr>
            <w:tcW w:w="1101" w:type="dxa"/>
            <w:shd w:val="clear" w:color="auto" w:fill="auto"/>
            <w:vAlign w:val="center"/>
          </w:tcPr>
          <w:p w14:paraId="3F528AA1" w14:textId="77777777" w:rsidR="00622F44" w:rsidRPr="009A5060" w:rsidRDefault="00622F44" w:rsidP="00C179E5">
            <w:pPr>
              <w:pStyle w:val="AASemiBold"/>
              <w:spacing w:before="80" w:after="40" w:line="240" w:lineRule="auto"/>
              <w:ind w:left="-109" w:right="-107"/>
              <w:rPr>
                <w:sz w:val="18"/>
                <w:szCs w:val="20"/>
              </w:rPr>
            </w:pPr>
            <w:r w:rsidRPr="009A5060">
              <w:rPr>
                <w:sz w:val="18"/>
                <w:szCs w:val="20"/>
              </w:rPr>
              <w:t>FT</w:t>
            </w:r>
          </w:p>
        </w:tc>
        <w:tc>
          <w:tcPr>
            <w:tcW w:w="7240" w:type="dxa"/>
            <w:shd w:val="clear" w:color="auto" w:fill="auto"/>
            <w:vAlign w:val="center"/>
          </w:tcPr>
          <w:p w14:paraId="5C9D1C53" w14:textId="77777777" w:rsidR="00622F44" w:rsidRPr="009A5060" w:rsidRDefault="00622F44" w:rsidP="00C179E5">
            <w:pPr>
              <w:autoSpaceDE w:val="0"/>
              <w:autoSpaceDN w:val="0"/>
              <w:adjustRightInd w:val="0"/>
              <w:spacing w:before="80" w:after="40" w:line="240" w:lineRule="auto"/>
              <w:rPr>
                <w:sz w:val="18"/>
                <w:szCs w:val="18"/>
              </w:rPr>
            </w:pPr>
            <w:r w:rsidRPr="009A5060">
              <w:rPr>
                <w:sz w:val="18"/>
                <w:szCs w:val="18"/>
              </w:rPr>
              <w:t>Fault Tolerance</w:t>
            </w:r>
          </w:p>
        </w:tc>
      </w:tr>
      <w:tr w:rsidR="00622F44" w:rsidRPr="009A5060" w14:paraId="077E3B48" w14:textId="77777777" w:rsidTr="00B34630">
        <w:trPr>
          <w:trHeight w:val="71"/>
        </w:trPr>
        <w:tc>
          <w:tcPr>
            <w:tcW w:w="1101" w:type="dxa"/>
            <w:shd w:val="clear" w:color="auto" w:fill="auto"/>
            <w:vAlign w:val="center"/>
          </w:tcPr>
          <w:p w14:paraId="51C5CED4" w14:textId="77777777" w:rsidR="00622F44" w:rsidRPr="009A5060" w:rsidRDefault="00622F44" w:rsidP="00C179E5">
            <w:pPr>
              <w:pStyle w:val="AASemiBold"/>
              <w:spacing w:before="80" w:after="40" w:line="240" w:lineRule="auto"/>
              <w:ind w:left="-109" w:right="-107"/>
              <w:rPr>
                <w:sz w:val="18"/>
                <w:szCs w:val="20"/>
              </w:rPr>
            </w:pPr>
            <w:r w:rsidRPr="009A5060">
              <w:rPr>
                <w:sz w:val="18"/>
                <w:szCs w:val="20"/>
              </w:rPr>
              <w:t>GHe</w:t>
            </w:r>
          </w:p>
        </w:tc>
        <w:tc>
          <w:tcPr>
            <w:tcW w:w="7240" w:type="dxa"/>
            <w:shd w:val="clear" w:color="auto" w:fill="auto"/>
            <w:vAlign w:val="center"/>
          </w:tcPr>
          <w:p w14:paraId="2C9C693E" w14:textId="77777777" w:rsidR="00622F44" w:rsidRPr="009A5060" w:rsidRDefault="00622F44" w:rsidP="00C179E5">
            <w:pPr>
              <w:autoSpaceDE w:val="0"/>
              <w:autoSpaceDN w:val="0"/>
              <w:adjustRightInd w:val="0"/>
              <w:spacing w:before="80" w:after="40" w:line="240" w:lineRule="auto"/>
              <w:rPr>
                <w:sz w:val="18"/>
                <w:szCs w:val="18"/>
              </w:rPr>
            </w:pPr>
            <w:r w:rsidRPr="009A5060">
              <w:rPr>
                <w:sz w:val="18"/>
                <w:szCs w:val="18"/>
              </w:rPr>
              <w:t>Gaseous Helium</w:t>
            </w:r>
          </w:p>
        </w:tc>
      </w:tr>
      <w:tr w:rsidR="00622F44" w:rsidRPr="009A5060" w14:paraId="0C916C4D" w14:textId="77777777" w:rsidTr="00B34630">
        <w:trPr>
          <w:trHeight w:val="71"/>
        </w:trPr>
        <w:tc>
          <w:tcPr>
            <w:tcW w:w="1101" w:type="dxa"/>
            <w:shd w:val="clear" w:color="auto" w:fill="auto"/>
            <w:vAlign w:val="center"/>
          </w:tcPr>
          <w:p w14:paraId="10B4DEC6" w14:textId="77777777" w:rsidR="00622F44" w:rsidRPr="009A5060" w:rsidRDefault="00622F44" w:rsidP="00C179E5">
            <w:pPr>
              <w:pStyle w:val="AASemiBold"/>
              <w:spacing w:before="80" w:after="40" w:line="240" w:lineRule="auto"/>
              <w:ind w:left="-109" w:right="-107"/>
              <w:rPr>
                <w:sz w:val="18"/>
                <w:szCs w:val="20"/>
              </w:rPr>
            </w:pPr>
            <w:r w:rsidRPr="009A5060">
              <w:rPr>
                <w:sz w:val="18"/>
                <w:szCs w:val="20"/>
              </w:rPr>
              <w:t>HAZOP</w:t>
            </w:r>
          </w:p>
        </w:tc>
        <w:tc>
          <w:tcPr>
            <w:tcW w:w="7240" w:type="dxa"/>
            <w:shd w:val="clear" w:color="auto" w:fill="auto"/>
            <w:vAlign w:val="center"/>
          </w:tcPr>
          <w:p w14:paraId="05D30C74" w14:textId="77777777" w:rsidR="00622F44" w:rsidRPr="009A5060" w:rsidRDefault="00622F44" w:rsidP="00C179E5">
            <w:pPr>
              <w:autoSpaceDE w:val="0"/>
              <w:autoSpaceDN w:val="0"/>
              <w:adjustRightInd w:val="0"/>
              <w:spacing w:before="80" w:after="40" w:line="240" w:lineRule="auto"/>
              <w:rPr>
                <w:sz w:val="18"/>
                <w:szCs w:val="18"/>
              </w:rPr>
            </w:pPr>
            <w:r w:rsidRPr="009A5060">
              <w:rPr>
                <w:sz w:val="18"/>
                <w:szCs w:val="18"/>
              </w:rPr>
              <w:t>HAZard and OPerability</w:t>
            </w:r>
          </w:p>
        </w:tc>
      </w:tr>
      <w:tr w:rsidR="00622F44" w:rsidRPr="009A5060" w14:paraId="58D7A54A" w14:textId="77777777" w:rsidTr="00B34630">
        <w:trPr>
          <w:trHeight w:val="256"/>
        </w:trPr>
        <w:tc>
          <w:tcPr>
            <w:tcW w:w="1101" w:type="dxa"/>
            <w:shd w:val="clear" w:color="auto" w:fill="auto"/>
            <w:vAlign w:val="center"/>
          </w:tcPr>
          <w:p w14:paraId="41F47541" w14:textId="77777777" w:rsidR="00622F44" w:rsidRPr="009A5060" w:rsidRDefault="00622F44" w:rsidP="00C179E5">
            <w:pPr>
              <w:pStyle w:val="AASemiBold"/>
              <w:spacing w:before="80" w:after="40" w:line="240" w:lineRule="auto"/>
              <w:ind w:left="-109" w:right="-107"/>
              <w:rPr>
                <w:b/>
                <w:bCs/>
                <w:sz w:val="18"/>
                <w:szCs w:val="20"/>
              </w:rPr>
            </w:pPr>
            <w:r w:rsidRPr="009A5060">
              <w:rPr>
                <w:sz w:val="18"/>
                <w:szCs w:val="20"/>
              </w:rPr>
              <w:t>He</w:t>
            </w:r>
          </w:p>
        </w:tc>
        <w:tc>
          <w:tcPr>
            <w:tcW w:w="7240" w:type="dxa"/>
            <w:shd w:val="clear" w:color="auto" w:fill="auto"/>
            <w:vAlign w:val="center"/>
          </w:tcPr>
          <w:p w14:paraId="5A4309B1" w14:textId="77777777" w:rsidR="00622F44" w:rsidRPr="009A5060" w:rsidRDefault="00622F44" w:rsidP="00C179E5">
            <w:pPr>
              <w:autoSpaceDE w:val="0"/>
              <w:autoSpaceDN w:val="0"/>
              <w:adjustRightInd w:val="0"/>
              <w:spacing w:before="80" w:after="40" w:line="240" w:lineRule="auto"/>
              <w:rPr>
                <w:sz w:val="18"/>
                <w:szCs w:val="18"/>
              </w:rPr>
            </w:pPr>
            <w:r w:rsidRPr="009A5060">
              <w:rPr>
                <w:sz w:val="18"/>
                <w:szCs w:val="18"/>
              </w:rPr>
              <w:t>Helium</w:t>
            </w:r>
          </w:p>
        </w:tc>
      </w:tr>
      <w:tr w:rsidR="00622F44" w:rsidRPr="009A5060" w14:paraId="5EAC35B5" w14:textId="77777777" w:rsidTr="00B34630">
        <w:trPr>
          <w:trHeight w:val="71"/>
        </w:trPr>
        <w:tc>
          <w:tcPr>
            <w:tcW w:w="1101" w:type="dxa"/>
            <w:shd w:val="clear" w:color="auto" w:fill="auto"/>
            <w:vAlign w:val="center"/>
          </w:tcPr>
          <w:p w14:paraId="63ECE77D" w14:textId="77777777" w:rsidR="00622F44" w:rsidRPr="009A5060" w:rsidRDefault="00622F44" w:rsidP="00C179E5">
            <w:pPr>
              <w:pStyle w:val="AASemiBold"/>
              <w:spacing w:before="80" w:after="40" w:line="240" w:lineRule="auto"/>
              <w:ind w:left="-109" w:right="-107"/>
              <w:rPr>
                <w:sz w:val="18"/>
                <w:szCs w:val="20"/>
              </w:rPr>
            </w:pPr>
            <w:r w:rsidRPr="009A5060">
              <w:rPr>
                <w:sz w:val="18"/>
                <w:szCs w:val="20"/>
              </w:rPr>
              <w:t>HMI</w:t>
            </w:r>
          </w:p>
        </w:tc>
        <w:tc>
          <w:tcPr>
            <w:tcW w:w="7240" w:type="dxa"/>
            <w:shd w:val="clear" w:color="auto" w:fill="auto"/>
            <w:vAlign w:val="center"/>
          </w:tcPr>
          <w:p w14:paraId="12799DED" w14:textId="77777777" w:rsidR="00622F44" w:rsidRPr="009A5060" w:rsidRDefault="00622F44" w:rsidP="00C179E5">
            <w:pPr>
              <w:autoSpaceDE w:val="0"/>
              <w:autoSpaceDN w:val="0"/>
              <w:adjustRightInd w:val="0"/>
              <w:spacing w:before="80" w:after="40" w:line="240" w:lineRule="auto"/>
              <w:rPr>
                <w:sz w:val="18"/>
                <w:szCs w:val="18"/>
              </w:rPr>
            </w:pPr>
            <w:r w:rsidRPr="009A5060">
              <w:rPr>
                <w:sz w:val="18"/>
                <w:szCs w:val="18"/>
              </w:rPr>
              <w:t>Human Machine Interface</w:t>
            </w:r>
          </w:p>
        </w:tc>
      </w:tr>
      <w:tr w:rsidR="004240EE" w:rsidRPr="009A5060" w14:paraId="42B6F028" w14:textId="77777777" w:rsidTr="00B34630">
        <w:trPr>
          <w:trHeight w:val="71"/>
        </w:trPr>
        <w:tc>
          <w:tcPr>
            <w:tcW w:w="1101" w:type="dxa"/>
            <w:shd w:val="clear" w:color="auto" w:fill="auto"/>
            <w:vAlign w:val="center"/>
          </w:tcPr>
          <w:p w14:paraId="0400D601" w14:textId="2E7BBDC1" w:rsidR="004240EE" w:rsidRPr="009A5060" w:rsidRDefault="004240EE" w:rsidP="00C179E5">
            <w:pPr>
              <w:pStyle w:val="AASemiBold"/>
              <w:spacing w:before="80" w:after="40" w:line="240" w:lineRule="auto"/>
              <w:ind w:left="-109" w:right="-107"/>
              <w:rPr>
                <w:sz w:val="18"/>
                <w:szCs w:val="20"/>
              </w:rPr>
            </w:pPr>
            <w:r>
              <w:rPr>
                <w:sz w:val="18"/>
                <w:szCs w:val="20"/>
              </w:rPr>
              <w:t>HIM</w:t>
            </w:r>
          </w:p>
        </w:tc>
        <w:tc>
          <w:tcPr>
            <w:tcW w:w="7240" w:type="dxa"/>
            <w:shd w:val="clear" w:color="auto" w:fill="auto"/>
            <w:vAlign w:val="center"/>
          </w:tcPr>
          <w:p w14:paraId="2F1E913F" w14:textId="416166C8" w:rsidR="004240EE" w:rsidRPr="009A5060" w:rsidRDefault="004240EE" w:rsidP="00C179E5">
            <w:pPr>
              <w:autoSpaceDE w:val="0"/>
              <w:autoSpaceDN w:val="0"/>
              <w:adjustRightInd w:val="0"/>
              <w:spacing w:before="80" w:after="40" w:line="240" w:lineRule="auto"/>
              <w:rPr>
                <w:sz w:val="18"/>
                <w:szCs w:val="18"/>
              </w:rPr>
            </w:pPr>
            <w:r>
              <w:rPr>
                <w:sz w:val="18"/>
                <w:szCs w:val="18"/>
              </w:rPr>
              <w:t>Helium Inventory Management System</w:t>
            </w:r>
          </w:p>
        </w:tc>
      </w:tr>
      <w:tr w:rsidR="00622F44" w:rsidRPr="009A5060" w14:paraId="00ECE913" w14:textId="77777777" w:rsidTr="00B34630">
        <w:trPr>
          <w:trHeight w:val="71"/>
        </w:trPr>
        <w:tc>
          <w:tcPr>
            <w:tcW w:w="1101" w:type="dxa"/>
            <w:shd w:val="clear" w:color="auto" w:fill="auto"/>
            <w:vAlign w:val="center"/>
          </w:tcPr>
          <w:p w14:paraId="0F954BD4" w14:textId="77777777" w:rsidR="00622F44" w:rsidRPr="009A5060" w:rsidRDefault="00622F44" w:rsidP="00C179E5">
            <w:pPr>
              <w:pStyle w:val="AASemiBold"/>
              <w:spacing w:before="80" w:after="40" w:line="240" w:lineRule="auto"/>
              <w:ind w:left="-109" w:right="-107"/>
              <w:rPr>
                <w:sz w:val="18"/>
                <w:szCs w:val="20"/>
              </w:rPr>
            </w:pPr>
            <w:r w:rsidRPr="009A5060">
              <w:rPr>
                <w:sz w:val="18"/>
                <w:szCs w:val="20"/>
              </w:rPr>
              <w:t>HP</w:t>
            </w:r>
          </w:p>
        </w:tc>
        <w:tc>
          <w:tcPr>
            <w:tcW w:w="7240" w:type="dxa"/>
            <w:shd w:val="clear" w:color="auto" w:fill="auto"/>
            <w:vAlign w:val="center"/>
          </w:tcPr>
          <w:p w14:paraId="6D8ACD25" w14:textId="1120584E" w:rsidR="00622F44" w:rsidRPr="009A5060" w:rsidRDefault="00622F44" w:rsidP="00C179E5">
            <w:pPr>
              <w:autoSpaceDE w:val="0"/>
              <w:autoSpaceDN w:val="0"/>
              <w:adjustRightInd w:val="0"/>
              <w:spacing w:before="80" w:after="40" w:line="240" w:lineRule="auto"/>
              <w:rPr>
                <w:sz w:val="18"/>
                <w:szCs w:val="18"/>
              </w:rPr>
            </w:pPr>
            <w:r w:rsidRPr="009A5060">
              <w:rPr>
                <w:sz w:val="18"/>
                <w:szCs w:val="18"/>
              </w:rPr>
              <w:t>High Pressure</w:t>
            </w:r>
            <w:r w:rsidR="00213959" w:rsidRPr="009A5060">
              <w:rPr>
                <w:sz w:val="18"/>
                <w:szCs w:val="18"/>
              </w:rPr>
              <w:t xml:space="preserve"> (typically 15 bar </w:t>
            </w:r>
            <w:r w:rsidR="00A24231" w:rsidRPr="009A5060">
              <w:rPr>
                <w:sz w:val="18"/>
                <w:szCs w:val="18"/>
              </w:rPr>
              <w:t>for</w:t>
            </w:r>
            <w:r w:rsidR="00213959" w:rsidRPr="009A5060">
              <w:rPr>
                <w:sz w:val="18"/>
                <w:szCs w:val="18"/>
              </w:rPr>
              <w:t xml:space="preserve"> WCS-HP)</w:t>
            </w:r>
          </w:p>
        </w:tc>
      </w:tr>
      <w:tr w:rsidR="00622F44" w:rsidRPr="009A5060" w14:paraId="47016599" w14:textId="77777777" w:rsidTr="00B34630">
        <w:trPr>
          <w:trHeight w:val="71"/>
        </w:trPr>
        <w:tc>
          <w:tcPr>
            <w:tcW w:w="1101" w:type="dxa"/>
            <w:shd w:val="clear" w:color="auto" w:fill="auto"/>
            <w:vAlign w:val="center"/>
          </w:tcPr>
          <w:p w14:paraId="1BB62F48" w14:textId="77777777" w:rsidR="00622F44" w:rsidRPr="009A5060" w:rsidRDefault="00622F44" w:rsidP="00C179E5">
            <w:pPr>
              <w:pStyle w:val="AASemiBold"/>
              <w:spacing w:before="80" w:after="40" w:line="240" w:lineRule="auto"/>
              <w:ind w:left="-109" w:right="-107"/>
              <w:rPr>
                <w:sz w:val="18"/>
                <w:szCs w:val="20"/>
              </w:rPr>
            </w:pPr>
            <w:r w:rsidRPr="009A5060">
              <w:rPr>
                <w:sz w:val="18"/>
                <w:szCs w:val="20"/>
              </w:rPr>
              <w:t>HVAC</w:t>
            </w:r>
          </w:p>
        </w:tc>
        <w:tc>
          <w:tcPr>
            <w:tcW w:w="7240" w:type="dxa"/>
            <w:shd w:val="clear" w:color="auto" w:fill="auto"/>
            <w:vAlign w:val="center"/>
          </w:tcPr>
          <w:p w14:paraId="3740AB89" w14:textId="77777777" w:rsidR="00622F44" w:rsidRPr="009A5060" w:rsidRDefault="00622F44" w:rsidP="00C179E5">
            <w:pPr>
              <w:autoSpaceDE w:val="0"/>
              <w:autoSpaceDN w:val="0"/>
              <w:adjustRightInd w:val="0"/>
              <w:spacing w:before="80" w:after="40" w:line="240" w:lineRule="auto"/>
              <w:rPr>
                <w:sz w:val="18"/>
                <w:szCs w:val="18"/>
              </w:rPr>
            </w:pPr>
            <w:r w:rsidRPr="009A5060">
              <w:rPr>
                <w:sz w:val="18"/>
                <w:szCs w:val="18"/>
              </w:rPr>
              <w:t>Heating, Ventilation and Air Conditioning</w:t>
            </w:r>
          </w:p>
        </w:tc>
      </w:tr>
      <w:tr w:rsidR="00622F44" w:rsidRPr="009A5060" w14:paraId="086EE280" w14:textId="77777777" w:rsidTr="00B34630">
        <w:trPr>
          <w:trHeight w:val="71"/>
        </w:trPr>
        <w:tc>
          <w:tcPr>
            <w:tcW w:w="1101" w:type="dxa"/>
            <w:shd w:val="clear" w:color="auto" w:fill="auto"/>
            <w:vAlign w:val="center"/>
          </w:tcPr>
          <w:p w14:paraId="1BA37101" w14:textId="77777777" w:rsidR="00622F44" w:rsidRPr="009A5060" w:rsidRDefault="00622F44" w:rsidP="00C179E5">
            <w:pPr>
              <w:pStyle w:val="AASemiBold"/>
              <w:spacing w:before="80" w:after="40" w:line="240" w:lineRule="auto"/>
              <w:ind w:left="-109" w:right="-107"/>
              <w:rPr>
                <w:sz w:val="18"/>
                <w:szCs w:val="20"/>
              </w:rPr>
            </w:pPr>
            <w:r w:rsidRPr="009A5060">
              <w:rPr>
                <w:sz w:val="18"/>
                <w:szCs w:val="20"/>
              </w:rPr>
              <w:t>HV</w:t>
            </w:r>
          </w:p>
        </w:tc>
        <w:tc>
          <w:tcPr>
            <w:tcW w:w="7240" w:type="dxa"/>
            <w:shd w:val="clear" w:color="auto" w:fill="auto"/>
            <w:vAlign w:val="center"/>
          </w:tcPr>
          <w:p w14:paraId="683305B5" w14:textId="77777777" w:rsidR="00622F44" w:rsidRPr="009A5060" w:rsidRDefault="00622F44" w:rsidP="00C179E5">
            <w:pPr>
              <w:autoSpaceDE w:val="0"/>
              <w:autoSpaceDN w:val="0"/>
              <w:adjustRightInd w:val="0"/>
              <w:spacing w:before="80" w:after="40" w:line="240" w:lineRule="auto"/>
              <w:rPr>
                <w:sz w:val="18"/>
                <w:szCs w:val="18"/>
              </w:rPr>
            </w:pPr>
            <w:r w:rsidRPr="009A5060">
              <w:rPr>
                <w:sz w:val="18"/>
                <w:szCs w:val="18"/>
              </w:rPr>
              <w:t>Hand Valve</w:t>
            </w:r>
          </w:p>
        </w:tc>
      </w:tr>
      <w:tr w:rsidR="00622F44" w:rsidRPr="009A5060" w14:paraId="45FDE140" w14:textId="77777777" w:rsidTr="00B34630">
        <w:trPr>
          <w:trHeight w:val="71"/>
        </w:trPr>
        <w:tc>
          <w:tcPr>
            <w:tcW w:w="1101" w:type="dxa"/>
            <w:shd w:val="clear" w:color="auto" w:fill="auto"/>
            <w:vAlign w:val="center"/>
          </w:tcPr>
          <w:p w14:paraId="20F3F1A3" w14:textId="77777777" w:rsidR="00622F44" w:rsidRPr="009A5060" w:rsidRDefault="00622F44" w:rsidP="00C179E5">
            <w:pPr>
              <w:pStyle w:val="AASemiBold"/>
              <w:spacing w:before="80" w:after="40" w:line="240" w:lineRule="auto"/>
              <w:ind w:left="-109" w:right="-107"/>
              <w:rPr>
                <w:sz w:val="18"/>
                <w:szCs w:val="20"/>
              </w:rPr>
            </w:pPr>
            <w:r w:rsidRPr="009A5060">
              <w:rPr>
                <w:sz w:val="18"/>
                <w:szCs w:val="20"/>
              </w:rPr>
              <w:t>HX</w:t>
            </w:r>
          </w:p>
        </w:tc>
        <w:tc>
          <w:tcPr>
            <w:tcW w:w="7240" w:type="dxa"/>
            <w:shd w:val="clear" w:color="auto" w:fill="auto"/>
            <w:vAlign w:val="center"/>
          </w:tcPr>
          <w:p w14:paraId="4989C957" w14:textId="77777777" w:rsidR="00622F44" w:rsidRPr="009A5060" w:rsidRDefault="00622F44" w:rsidP="00C179E5">
            <w:pPr>
              <w:autoSpaceDE w:val="0"/>
              <w:autoSpaceDN w:val="0"/>
              <w:adjustRightInd w:val="0"/>
              <w:spacing w:before="80" w:after="40" w:line="240" w:lineRule="auto"/>
              <w:rPr>
                <w:sz w:val="18"/>
                <w:szCs w:val="18"/>
              </w:rPr>
            </w:pPr>
            <w:r w:rsidRPr="009A5060">
              <w:rPr>
                <w:sz w:val="18"/>
                <w:szCs w:val="18"/>
              </w:rPr>
              <w:t>Heat Exchanger</w:t>
            </w:r>
          </w:p>
        </w:tc>
      </w:tr>
      <w:tr w:rsidR="00622F44" w:rsidRPr="009A5060" w14:paraId="4313C25C" w14:textId="77777777" w:rsidTr="00B34630">
        <w:trPr>
          <w:trHeight w:val="71"/>
        </w:trPr>
        <w:tc>
          <w:tcPr>
            <w:tcW w:w="1101" w:type="dxa"/>
            <w:shd w:val="clear" w:color="auto" w:fill="auto"/>
            <w:vAlign w:val="center"/>
          </w:tcPr>
          <w:p w14:paraId="37B73B81" w14:textId="77777777" w:rsidR="00622F44" w:rsidRPr="009A5060" w:rsidRDefault="00622F44" w:rsidP="00C179E5">
            <w:pPr>
              <w:pStyle w:val="AASemiBold"/>
              <w:spacing w:before="80" w:after="40" w:line="240" w:lineRule="auto"/>
              <w:ind w:left="-109" w:right="-107"/>
              <w:rPr>
                <w:sz w:val="18"/>
                <w:szCs w:val="20"/>
              </w:rPr>
            </w:pPr>
            <w:r w:rsidRPr="009A5060">
              <w:rPr>
                <w:sz w:val="18"/>
                <w:szCs w:val="20"/>
              </w:rPr>
              <w:t>KOM</w:t>
            </w:r>
          </w:p>
        </w:tc>
        <w:tc>
          <w:tcPr>
            <w:tcW w:w="7240" w:type="dxa"/>
            <w:shd w:val="clear" w:color="auto" w:fill="auto"/>
            <w:vAlign w:val="center"/>
          </w:tcPr>
          <w:p w14:paraId="0B7282E2" w14:textId="77777777" w:rsidR="00622F44" w:rsidRPr="009A5060" w:rsidRDefault="00622F44" w:rsidP="00C179E5">
            <w:pPr>
              <w:autoSpaceDE w:val="0"/>
              <w:autoSpaceDN w:val="0"/>
              <w:adjustRightInd w:val="0"/>
              <w:spacing w:before="80" w:after="40" w:line="240" w:lineRule="auto"/>
              <w:rPr>
                <w:sz w:val="18"/>
                <w:szCs w:val="18"/>
              </w:rPr>
            </w:pPr>
            <w:r w:rsidRPr="009A5060">
              <w:rPr>
                <w:sz w:val="18"/>
                <w:szCs w:val="18"/>
              </w:rPr>
              <w:t>Kick-Off Meeting</w:t>
            </w:r>
          </w:p>
        </w:tc>
      </w:tr>
      <w:tr w:rsidR="00622F44" w:rsidRPr="009A5060" w14:paraId="41ED4C8D" w14:textId="77777777" w:rsidTr="00B34630">
        <w:trPr>
          <w:trHeight w:val="71"/>
        </w:trPr>
        <w:tc>
          <w:tcPr>
            <w:tcW w:w="1101" w:type="dxa"/>
            <w:shd w:val="clear" w:color="auto" w:fill="auto"/>
            <w:vAlign w:val="center"/>
          </w:tcPr>
          <w:p w14:paraId="68142E58" w14:textId="77777777" w:rsidR="00622F44" w:rsidRPr="009A5060" w:rsidRDefault="00622F44" w:rsidP="00C179E5">
            <w:pPr>
              <w:pStyle w:val="AASemiBold"/>
              <w:spacing w:before="80" w:after="40" w:line="240" w:lineRule="auto"/>
              <w:ind w:left="-109" w:right="-107"/>
              <w:rPr>
                <w:sz w:val="18"/>
                <w:szCs w:val="20"/>
              </w:rPr>
            </w:pPr>
            <w:r w:rsidRPr="009A5060">
              <w:rPr>
                <w:sz w:val="18"/>
                <w:szCs w:val="20"/>
              </w:rPr>
              <w:t>LHe</w:t>
            </w:r>
          </w:p>
        </w:tc>
        <w:tc>
          <w:tcPr>
            <w:tcW w:w="7240" w:type="dxa"/>
            <w:shd w:val="clear" w:color="auto" w:fill="auto"/>
            <w:vAlign w:val="center"/>
          </w:tcPr>
          <w:p w14:paraId="6942C786" w14:textId="77777777" w:rsidR="00622F44" w:rsidRPr="009A5060" w:rsidRDefault="00622F44" w:rsidP="00C179E5">
            <w:pPr>
              <w:autoSpaceDE w:val="0"/>
              <w:autoSpaceDN w:val="0"/>
              <w:adjustRightInd w:val="0"/>
              <w:spacing w:before="80" w:after="40" w:line="240" w:lineRule="auto"/>
              <w:rPr>
                <w:sz w:val="18"/>
                <w:szCs w:val="18"/>
              </w:rPr>
            </w:pPr>
            <w:r w:rsidRPr="009A5060">
              <w:rPr>
                <w:sz w:val="18"/>
                <w:szCs w:val="18"/>
              </w:rPr>
              <w:t>Liquid Helium</w:t>
            </w:r>
          </w:p>
        </w:tc>
      </w:tr>
      <w:tr w:rsidR="007F171A" w:rsidRPr="009A5060" w14:paraId="54DC2FCC" w14:textId="77777777" w:rsidTr="00B34630">
        <w:trPr>
          <w:trHeight w:val="71"/>
        </w:trPr>
        <w:tc>
          <w:tcPr>
            <w:tcW w:w="1101" w:type="dxa"/>
            <w:shd w:val="clear" w:color="auto" w:fill="auto"/>
            <w:vAlign w:val="center"/>
          </w:tcPr>
          <w:p w14:paraId="161A6724" w14:textId="06840140" w:rsidR="007F171A" w:rsidRPr="009A5060" w:rsidRDefault="007F171A" w:rsidP="00C179E5">
            <w:pPr>
              <w:pStyle w:val="AASemiBold"/>
              <w:spacing w:before="80" w:after="40" w:line="240" w:lineRule="auto"/>
              <w:ind w:left="-109" w:right="-107"/>
              <w:rPr>
                <w:sz w:val="18"/>
                <w:szCs w:val="20"/>
              </w:rPr>
            </w:pPr>
            <w:r w:rsidRPr="009A5060">
              <w:rPr>
                <w:sz w:val="18"/>
                <w:szCs w:val="20"/>
              </w:rPr>
              <w:t>LINAC</w:t>
            </w:r>
          </w:p>
        </w:tc>
        <w:tc>
          <w:tcPr>
            <w:tcW w:w="7240" w:type="dxa"/>
            <w:shd w:val="clear" w:color="auto" w:fill="auto"/>
            <w:vAlign w:val="center"/>
          </w:tcPr>
          <w:p w14:paraId="0DF3965D" w14:textId="7CA39FFB" w:rsidR="007F171A" w:rsidRPr="009A5060" w:rsidRDefault="007F171A" w:rsidP="00C179E5">
            <w:pPr>
              <w:autoSpaceDE w:val="0"/>
              <w:autoSpaceDN w:val="0"/>
              <w:adjustRightInd w:val="0"/>
              <w:spacing w:before="80" w:after="40" w:line="240" w:lineRule="auto"/>
              <w:rPr>
                <w:sz w:val="18"/>
                <w:szCs w:val="18"/>
              </w:rPr>
            </w:pPr>
            <w:r w:rsidRPr="009A5060">
              <w:rPr>
                <w:sz w:val="18"/>
                <w:szCs w:val="18"/>
              </w:rPr>
              <w:t>Linear Accelerator</w:t>
            </w:r>
          </w:p>
        </w:tc>
      </w:tr>
      <w:tr w:rsidR="006300B1" w:rsidRPr="009A5060" w14:paraId="5F15D6B3" w14:textId="77777777" w:rsidTr="00B34630">
        <w:trPr>
          <w:trHeight w:val="71"/>
        </w:trPr>
        <w:tc>
          <w:tcPr>
            <w:tcW w:w="1101" w:type="dxa"/>
            <w:shd w:val="clear" w:color="auto" w:fill="auto"/>
            <w:vAlign w:val="center"/>
          </w:tcPr>
          <w:p w14:paraId="479E9424" w14:textId="77777777" w:rsidR="006300B1" w:rsidRPr="009A5060" w:rsidRDefault="006300B1" w:rsidP="00C179E5">
            <w:pPr>
              <w:pStyle w:val="AASemiBold"/>
              <w:spacing w:before="80" w:after="40" w:line="240" w:lineRule="auto"/>
              <w:ind w:left="-109" w:right="-107"/>
              <w:rPr>
                <w:sz w:val="18"/>
                <w:szCs w:val="20"/>
              </w:rPr>
            </w:pPr>
            <w:r w:rsidRPr="009A5060">
              <w:rPr>
                <w:sz w:val="18"/>
                <w:szCs w:val="20"/>
              </w:rPr>
              <w:t>LN</w:t>
            </w:r>
            <w:r w:rsidRPr="009A5060">
              <w:rPr>
                <w:sz w:val="18"/>
                <w:szCs w:val="20"/>
                <w:vertAlign w:val="subscript"/>
              </w:rPr>
              <w:t>2</w:t>
            </w:r>
          </w:p>
        </w:tc>
        <w:tc>
          <w:tcPr>
            <w:tcW w:w="7240" w:type="dxa"/>
            <w:shd w:val="clear" w:color="auto" w:fill="auto"/>
            <w:vAlign w:val="center"/>
          </w:tcPr>
          <w:p w14:paraId="29A5F788" w14:textId="77777777" w:rsidR="006300B1" w:rsidRPr="009A5060" w:rsidRDefault="006300B1" w:rsidP="00C179E5">
            <w:pPr>
              <w:autoSpaceDE w:val="0"/>
              <w:autoSpaceDN w:val="0"/>
              <w:adjustRightInd w:val="0"/>
              <w:spacing w:before="80" w:after="40" w:line="240" w:lineRule="auto"/>
              <w:rPr>
                <w:sz w:val="18"/>
                <w:szCs w:val="18"/>
              </w:rPr>
            </w:pPr>
            <w:r w:rsidRPr="009A5060">
              <w:rPr>
                <w:sz w:val="18"/>
                <w:szCs w:val="18"/>
              </w:rPr>
              <w:t>Liquid Nitrogen</w:t>
            </w:r>
          </w:p>
        </w:tc>
      </w:tr>
      <w:tr w:rsidR="006300B1" w:rsidRPr="009A5060" w14:paraId="572CAA70" w14:textId="77777777" w:rsidTr="00B34630">
        <w:trPr>
          <w:trHeight w:val="71"/>
        </w:trPr>
        <w:tc>
          <w:tcPr>
            <w:tcW w:w="1101" w:type="dxa"/>
            <w:shd w:val="clear" w:color="auto" w:fill="auto"/>
            <w:vAlign w:val="center"/>
          </w:tcPr>
          <w:p w14:paraId="7687F137" w14:textId="4F0B6D2B" w:rsidR="006300B1" w:rsidRPr="009A5060" w:rsidRDefault="006300B1" w:rsidP="00C179E5">
            <w:pPr>
              <w:pStyle w:val="AASemiBold"/>
              <w:spacing w:before="80" w:after="40" w:line="240" w:lineRule="auto"/>
              <w:ind w:left="-109" w:right="-107"/>
              <w:rPr>
                <w:sz w:val="18"/>
                <w:szCs w:val="20"/>
              </w:rPr>
            </w:pPr>
            <w:r w:rsidRPr="009A5060">
              <w:rPr>
                <w:sz w:val="18"/>
                <w:szCs w:val="20"/>
              </w:rPr>
              <w:t>LP</w:t>
            </w:r>
          </w:p>
        </w:tc>
        <w:tc>
          <w:tcPr>
            <w:tcW w:w="7240" w:type="dxa"/>
            <w:shd w:val="clear" w:color="auto" w:fill="auto"/>
            <w:vAlign w:val="center"/>
          </w:tcPr>
          <w:p w14:paraId="583DD54C" w14:textId="0467EBCF" w:rsidR="006300B1" w:rsidRPr="009A5060" w:rsidRDefault="006300B1" w:rsidP="00C179E5">
            <w:pPr>
              <w:autoSpaceDE w:val="0"/>
              <w:autoSpaceDN w:val="0"/>
              <w:adjustRightInd w:val="0"/>
              <w:spacing w:before="80" w:after="40" w:line="240" w:lineRule="auto"/>
              <w:rPr>
                <w:sz w:val="18"/>
                <w:szCs w:val="18"/>
              </w:rPr>
            </w:pPr>
            <w:r w:rsidRPr="009A5060">
              <w:rPr>
                <w:sz w:val="18"/>
                <w:szCs w:val="18"/>
              </w:rPr>
              <w:t>Low Pressure (Typically 1050 mbar)</w:t>
            </w:r>
          </w:p>
        </w:tc>
      </w:tr>
      <w:tr w:rsidR="006300B1" w:rsidRPr="009A5060" w14:paraId="2EE8DF61" w14:textId="77777777" w:rsidTr="00B34630">
        <w:trPr>
          <w:trHeight w:val="71"/>
        </w:trPr>
        <w:tc>
          <w:tcPr>
            <w:tcW w:w="1101" w:type="dxa"/>
            <w:shd w:val="clear" w:color="auto" w:fill="auto"/>
            <w:vAlign w:val="center"/>
          </w:tcPr>
          <w:p w14:paraId="0FEF00DA" w14:textId="6C6EABCD" w:rsidR="006300B1" w:rsidRPr="009A5060" w:rsidRDefault="006300B1" w:rsidP="00C179E5">
            <w:pPr>
              <w:pStyle w:val="AASemiBold"/>
              <w:spacing w:before="80" w:after="40" w:line="240" w:lineRule="auto"/>
              <w:ind w:left="-109" w:right="-107"/>
              <w:rPr>
                <w:sz w:val="18"/>
                <w:szCs w:val="20"/>
              </w:rPr>
            </w:pPr>
            <w:r w:rsidRPr="009A5060">
              <w:rPr>
                <w:sz w:val="18"/>
                <w:szCs w:val="20"/>
              </w:rPr>
              <w:t>LRU</w:t>
            </w:r>
          </w:p>
        </w:tc>
        <w:tc>
          <w:tcPr>
            <w:tcW w:w="7240" w:type="dxa"/>
            <w:shd w:val="clear" w:color="auto" w:fill="auto"/>
            <w:vAlign w:val="center"/>
          </w:tcPr>
          <w:p w14:paraId="5F007081" w14:textId="4CD36964" w:rsidR="006300B1" w:rsidRPr="009A5060" w:rsidRDefault="006300B1" w:rsidP="00C179E5">
            <w:pPr>
              <w:autoSpaceDE w:val="0"/>
              <w:autoSpaceDN w:val="0"/>
              <w:adjustRightInd w:val="0"/>
              <w:spacing w:before="80" w:after="40" w:line="240" w:lineRule="auto"/>
              <w:rPr>
                <w:sz w:val="18"/>
                <w:szCs w:val="18"/>
              </w:rPr>
            </w:pPr>
            <w:r w:rsidRPr="009A5060">
              <w:rPr>
                <w:sz w:val="18"/>
                <w:szCs w:val="18"/>
              </w:rPr>
              <w:t>Line Replaceable Unit (used with RCM and MTBF data)</w:t>
            </w:r>
          </w:p>
        </w:tc>
      </w:tr>
      <w:tr w:rsidR="006300B1" w:rsidRPr="009A5060" w14:paraId="2D5A204C" w14:textId="77777777" w:rsidTr="00B34630">
        <w:trPr>
          <w:trHeight w:val="71"/>
        </w:trPr>
        <w:tc>
          <w:tcPr>
            <w:tcW w:w="1101" w:type="dxa"/>
            <w:shd w:val="clear" w:color="auto" w:fill="auto"/>
            <w:vAlign w:val="center"/>
          </w:tcPr>
          <w:p w14:paraId="33737F56" w14:textId="337D1FCA" w:rsidR="006300B1" w:rsidRPr="009A5060" w:rsidRDefault="006300B1" w:rsidP="00C179E5">
            <w:pPr>
              <w:pStyle w:val="AASemiBold"/>
              <w:spacing w:before="80" w:after="40" w:line="240" w:lineRule="auto"/>
              <w:ind w:left="-109" w:right="-107"/>
              <w:rPr>
                <w:sz w:val="18"/>
                <w:szCs w:val="20"/>
              </w:rPr>
            </w:pPr>
            <w:r w:rsidRPr="009A5060">
              <w:rPr>
                <w:sz w:val="18"/>
                <w:szCs w:val="20"/>
              </w:rPr>
              <w:t>LTU</w:t>
            </w:r>
          </w:p>
        </w:tc>
        <w:tc>
          <w:tcPr>
            <w:tcW w:w="7240" w:type="dxa"/>
            <w:shd w:val="clear" w:color="auto" w:fill="auto"/>
            <w:vAlign w:val="center"/>
          </w:tcPr>
          <w:p w14:paraId="70E8C854" w14:textId="62395735" w:rsidR="006300B1" w:rsidRPr="009A5060" w:rsidRDefault="006300B1" w:rsidP="00C179E5">
            <w:pPr>
              <w:autoSpaceDE w:val="0"/>
              <w:autoSpaceDN w:val="0"/>
              <w:adjustRightInd w:val="0"/>
              <w:spacing w:before="80" w:after="40" w:line="240" w:lineRule="auto"/>
              <w:rPr>
                <w:sz w:val="18"/>
                <w:szCs w:val="18"/>
              </w:rPr>
            </w:pPr>
            <w:r w:rsidRPr="009A5060">
              <w:rPr>
                <w:sz w:val="18"/>
                <w:szCs w:val="18"/>
              </w:rPr>
              <w:t>LINAC Tunnel</w:t>
            </w:r>
          </w:p>
        </w:tc>
      </w:tr>
      <w:tr w:rsidR="006300B1" w:rsidRPr="009A5060" w14:paraId="37AE2C69" w14:textId="77777777" w:rsidTr="00B34630">
        <w:trPr>
          <w:trHeight w:val="71"/>
        </w:trPr>
        <w:tc>
          <w:tcPr>
            <w:tcW w:w="1101" w:type="dxa"/>
            <w:shd w:val="clear" w:color="auto" w:fill="auto"/>
          </w:tcPr>
          <w:p w14:paraId="69744B4E" w14:textId="77777777" w:rsidR="006300B1" w:rsidRPr="009A5060" w:rsidRDefault="006300B1" w:rsidP="00C179E5">
            <w:pPr>
              <w:pStyle w:val="AASemiBold"/>
              <w:spacing w:before="80" w:after="40" w:line="240" w:lineRule="auto"/>
              <w:ind w:left="-109" w:right="-107"/>
              <w:rPr>
                <w:sz w:val="18"/>
                <w:szCs w:val="20"/>
              </w:rPr>
            </w:pPr>
            <w:r w:rsidRPr="009A5060">
              <w:rPr>
                <w:sz w:val="18"/>
                <w:szCs w:val="20"/>
              </w:rPr>
              <w:t>LWC</w:t>
            </w:r>
          </w:p>
        </w:tc>
        <w:tc>
          <w:tcPr>
            <w:tcW w:w="7240" w:type="dxa"/>
            <w:shd w:val="clear" w:color="auto" w:fill="auto"/>
          </w:tcPr>
          <w:p w14:paraId="2D79E0B4" w14:textId="77777777" w:rsidR="006300B1" w:rsidRPr="009A5060" w:rsidRDefault="006300B1" w:rsidP="00C179E5">
            <w:pPr>
              <w:autoSpaceDE w:val="0"/>
              <w:autoSpaceDN w:val="0"/>
              <w:adjustRightInd w:val="0"/>
              <w:spacing w:before="80" w:after="40" w:line="240" w:lineRule="auto"/>
              <w:rPr>
                <w:sz w:val="18"/>
                <w:szCs w:val="18"/>
              </w:rPr>
            </w:pPr>
            <w:r w:rsidRPr="009A5060">
              <w:rPr>
                <w:sz w:val="18"/>
                <w:szCs w:val="18"/>
              </w:rPr>
              <w:t>Low Pressure Warm Compressor</w:t>
            </w:r>
          </w:p>
        </w:tc>
      </w:tr>
      <w:tr w:rsidR="006300B1" w:rsidRPr="009A5060" w14:paraId="561AD14D" w14:textId="77777777" w:rsidTr="00B34630">
        <w:trPr>
          <w:trHeight w:val="71"/>
        </w:trPr>
        <w:tc>
          <w:tcPr>
            <w:tcW w:w="1101" w:type="dxa"/>
            <w:shd w:val="clear" w:color="auto" w:fill="auto"/>
            <w:vAlign w:val="center"/>
          </w:tcPr>
          <w:p w14:paraId="2FEA9BE0" w14:textId="77777777" w:rsidR="006300B1" w:rsidRPr="009A5060" w:rsidRDefault="006300B1" w:rsidP="00C179E5">
            <w:pPr>
              <w:pStyle w:val="AASemiBold"/>
              <w:spacing w:before="80" w:after="40" w:line="240" w:lineRule="auto"/>
              <w:ind w:left="-109" w:right="-107"/>
              <w:rPr>
                <w:sz w:val="18"/>
                <w:szCs w:val="20"/>
              </w:rPr>
            </w:pPr>
            <w:r w:rsidRPr="009A5060">
              <w:rPr>
                <w:sz w:val="18"/>
                <w:szCs w:val="20"/>
              </w:rPr>
              <w:t>MCS</w:t>
            </w:r>
          </w:p>
        </w:tc>
        <w:tc>
          <w:tcPr>
            <w:tcW w:w="7240" w:type="dxa"/>
            <w:shd w:val="clear" w:color="auto" w:fill="auto"/>
            <w:vAlign w:val="center"/>
          </w:tcPr>
          <w:p w14:paraId="566AB126" w14:textId="77777777" w:rsidR="006300B1" w:rsidRPr="009A5060" w:rsidRDefault="006300B1" w:rsidP="00C179E5">
            <w:pPr>
              <w:autoSpaceDE w:val="0"/>
              <w:autoSpaceDN w:val="0"/>
              <w:adjustRightInd w:val="0"/>
              <w:spacing w:before="80" w:after="40" w:line="240" w:lineRule="auto"/>
              <w:rPr>
                <w:sz w:val="18"/>
                <w:szCs w:val="18"/>
              </w:rPr>
            </w:pPr>
            <w:r w:rsidRPr="009A5060">
              <w:rPr>
                <w:sz w:val="18"/>
                <w:szCs w:val="18"/>
              </w:rPr>
              <w:t>Control System</w:t>
            </w:r>
          </w:p>
        </w:tc>
      </w:tr>
      <w:tr w:rsidR="006300B1" w:rsidRPr="009A5060" w14:paraId="06BCAAF5" w14:textId="77777777" w:rsidTr="00B34630">
        <w:trPr>
          <w:trHeight w:val="71"/>
        </w:trPr>
        <w:tc>
          <w:tcPr>
            <w:tcW w:w="1101" w:type="dxa"/>
            <w:shd w:val="clear" w:color="auto" w:fill="auto"/>
            <w:vAlign w:val="center"/>
          </w:tcPr>
          <w:p w14:paraId="5DDC5049" w14:textId="77777777" w:rsidR="006300B1" w:rsidRPr="009A5060" w:rsidRDefault="006300B1" w:rsidP="00C179E5">
            <w:pPr>
              <w:pStyle w:val="AASemiBold"/>
              <w:spacing w:before="80" w:after="40" w:line="240" w:lineRule="auto"/>
              <w:ind w:left="-109" w:right="-107"/>
              <w:rPr>
                <w:sz w:val="18"/>
                <w:szCs w:val="20"/>
              </w:rPr>
            </w:pPr>
            <w:r w:rsidRPr="009A5060">
              <w:rPr>
                <w:sz w:val="18"/>
                <w:szCs w:val="20"/>
              </w:rPr>
              <w:t>MIP</w:t>
            </w:r>
          </w:p>
        </w:tc>
        <w:tc>
          <w:tcPr>
            <w:tcW w:w="7240" w:type="dxa"/>
            <w:shd w:val="clear" w:color="auto" w:fill="auto"/>
            <w:vAlign w:val="center"/>
          </w:tcPr>
          <w:p w14:paraId="6800EE23" w14:textId="77777777" w:rsidR="006300B1" w:rsidRPr="009A5060" w:rsidRDefault="006300B1" w:rsidP="00C179E5">
            <w:pPr>
              <w:autoSpaceDE w:val="0"/>
              <w:autoSpaceDN w:val="0"/>
              <w:adjustRightInd w:val="0"/>
              <w:spacing w:before="80" w:after="40" w:line="240" w:lineRule="auto"/>
              <w:rPr>
                <w:sz w:val="18"/>
                <w:szCs w:val="18"/>
              </w:rPr>
            </w:pPr>
            <w:r w:rsidRPr="009A5060">
              <w:rPr>
                <w:sz w:val="18"/>
                <w:szCs w:val="18"/>
              </w:rPr>
              <w:t>Manufacturing and Inspection Plan</w:t>
            </w:r>
          </w:p>
        </w:tc>
      </w:tr>
      <w:tr w:rsidR="006300B1" w:rsidRPr="009A5060" w14:paraId="503FB139" w14:textId="77777777" w:rsidTr="00B34630">
        <w:trPr>
          <w:trHeight w:val="71"/>
        </w:trPr>
        <w:tc>
          <w:tcPr>
            <w:tcW w:w="1101" w:type="dxa"/>
            <w:shd w:val="clear" w:color="auto" w:fill="auto"/>
            <w:vAlign w:val="center"/>
          </w:tcPr>
          <w:p w14:paraId="0EF71E3F" w14:textId="77777777" w:rsidR="006300B1" w:rsidRPr="009A5060" w:rsidRDefault="006300B1" w:rsidP="00C179E5">
            <w:pPr>
              <w:pStyle w:val="AASemiBold"/>
              <w:spacing w:before="80" w:after="40" w:line="240" w:lineRule="auto"/>
              <w:ind w:left="-109" w:right="-107"/>
              <w:rPr>
                <w:sz w:val="18"/>
                <w:szCs w:val="20"/>
              </w:rPr>
            </w:pPr>
            <w:r w:rsidRPr="009A5060">
              <w:rPr>
                <w:sz w:val="18"/>
                <w:szCs w:val="20"/>
              </w:rPr>
              <w:t>MIS</w:t>
            </w:r>
          </w:p>
        </w:tc>
        <w:tc>
          <w:tcPr>
            <w:tcW w:w="7240" w:type="dxa"/>
            <w:shd w:val="clear" w:color="auto" w:fill="auto"/>
            <w:vAlign w:val="center"/>
          </w:tcPr>
          <w:p w14:paraId="395014EE" w14:textId="77777777" w:rsidR="006300B1" w:rsidRPr="009A5060" w:rsidRDefault="006300B1" w:rsidP="00C179E5">
            <w:pPr>
              <w:autoSpaceDE w:val="0"/>
              <w:autoSpaceDN w:val="0"/>
              <w:adjustRightInd w:val="0"/>
              <w:spacing w:before="80" w:after="40" w:line="240" w:lineRule="auto"/>
              <w:rPr>
                <w:sz w:val="18"/>
                <w:szCs w:val="18"/>
              </w:rPr>
            </w:pPr>
            <w:r w:rsidRPr="009A5060">
              <w:rPr>
                <w:sz w:val="18"/>
                <w:szCs w:val="18"/>
              </w:rPr>
              <w:t>Interlocking System</w:t>
            </w:r>
          </w:p>
        </w:tc>
      </w:tr>
      <w:tr w:rsidR="006300B1" w:rsidRPr="009A5060" w14:paraId="778ECEA6" w14:textId="77777777" w:rsidTr="00B34630">
        <w:trPr>
          <w:trHeight w:val="71"/>
        </w:trPr>
        <w:tc>
          <w:tcPr>
            <w:tcW w:w="1101" w:type="dxa"/>
            <w:shd w:val="clear" w:color="auto" w:fill="auto"/>
            <w:vAlign w:val="center"/>
          </w:tcPr>
          <w:p w14:paraId="367EAB7A" w14:textId="77777777" w:rsidR="006300B1" w:rsidRPr="009A5060" w:rsidRDefault="006300B1" w:rsidP="00C179E5">
            <w:pPr>
              <w:pStyle w:val="AASemiBold"/>
              <w:spacing w:before="80" w:after="40" w:line="240" w:lineRule="auto"/>
              <w:ind w:left="-109" w:right="-107"/>
              <w:rPr>
                <w:b/>
                <w:bCs/>
                <w:sz w:val="18"/>
                <w:szCs w:val="20"/>
              </w:rPr>
            </w:pPr>
            <w:r w:rsidRPr="009A5060">
              <w:rPr>
                <w:sz w:val="18"/>
                <w:szCs w:val="20"/>
              </w:rPr>
              <w:lastRenderedPageBreak/>
              <w:t>MIT</w:t>
            </w:r>
          </w:p>
        </w:tc>
        <w:tc>
          <w:tcPr>
            <w:tcW w:w="7240" w:type="dxa"/>
            <w:shd w:val="clear" w:color="auto" w:fill="auto"/>
            <w:vAlign w:val="center"/>
          </w:tcPr>
          <w:p w14:paraId="34854402" w14:textId="77777777" w:rsidR="006300B1" w:rsidRPr="009A5060" w:rsidRDefault="006300B1" w:rsidP="00C179E5">
            <w:pPr>
              <w:autoSpaceDE w:val="0"/>
              <w:autoSpaceDN w:val="0"/>
              <w:adjustRightInd w:val="0"/>
              <w:spacing w:before="80" w:after="40" w:line="240" w:lineRule="auto"/>
              <w:rPr>
                <w:sz w:val="18"/>
                <w:szCs w:val="18"/>
              </w:rPr>
            </w:pPr>
            <w:r w:rsidRPr="009A5060">
              <w:rPr>
                <w:sz w:val="18"/>
                <w:szCs w:val="18"/>
              </w:rPr>
              <w:t>IT System</w:t>
            </w:r>
          </w:p>
        </w:tc>
      </w:tr>
      <w:tr w:rsidR="006300B1" w:rsidRPr="009A5060" w14:paraId="2BD8D811" w14:textId="77777777" w:rsidTr="00B34630">
        <w:trPr>
          <w:trHeight w:val="71"/>
        </w:trPr>
        <w:tc>
          <w:tcPr>
            <w:tcW w:w="1101" w:type="dxa"/>
            <w:shd w:val="clear" w:color="auto" w:fill="auto"/>
            <w:vAlign w:val="center"/>
          </w:tcPr>
          <w:p w14:paraId="3C9AB2E9" w14:textId="77777777" w:rsidR="006300B1" w:rsidRPr="009A5060" w:rsidRDefault="006300B1" w:rsidP="00C179E5">
            <w:pPr>
              <w:pStyle w:val="AASemiBold"/>
              <w:spacing w:before="80" w:after="40" w:line="240" w:lineRule="auto"/>
              <w:ind w:left="-109" w:right="-107"/>
              <w:rPr>
                <w:sz w:val="18"/>
                <w:szCs w:val="20"/>
              </w:rPr>
            </w:pPr>
            <w:r w:rsidRPr="009A5060">
              <w:rPr>
                <w:sz w:val="18"/>
                <w:szCs w:val="20"/>
              </w:rPr>
              <w:t>MTBF</w:t>
            </w:r>
          </w:p>
        </w:tc>
        <w:tc>
          <w:tcPr>
            <w:tcW w:w="7240" w:type="dxa"/>
            <w:shd w:val="clear" w:color="auto" w:fill="auto"/>
            <w:vAlign w:val="center"/>
          </w:tcPr>
          <w:p w14:paraId="15CE712F" w14:textId="77777777" w:rsidR="006300B1" w:rsidRPr="009A5060" w:rsidRDefault="006300B1" w:rsidP="00C179E5">
            <w:pPr>
              <w:autoSpaceDE w:val="0"/>
              <w:autoSpaceDN w:val="0"/>
              <w:adjustRightInd w:val="0"/>
              <w:spacing w:before="80" w:after="40" w:line="240" w:lineRule="auto"/>
              <w:rPr>
                <w:sz w:val="18"/>
                <w:szCs w:val="18"/>
              </w:rPr>
            </w:pPr>
            <w:r w:rsidRPr="009A5060">
              <w:rPr>
                <w:sz w:val="18"/>
                <w:szCs w:val="20"/>
              </w:rPr>
              <w:t>Mean Time Between Failure</w:t>
            </w:r>
          </w:p>
        </w:tc>
      </w:tr>
      <w:tr w:rsidR="006300B1" w:rsidRPr="009A5060" w14:paraId="186EAF38" w14:textId="77777777" w:rsidTr="00B34630">
        <w:trPr>
          <w:trHeight w:val="71"/>
        </w:trPr>
        <w:tc>
          <w:tcPr>
            <w:tcW w:w="1101" w:type="dxa"/>
            <w:shd w:val="clear" w:color="auto" w:fill="auto"/>
            <w:vAlign w:val="center"/>
          </w:tcPr>
          <w:p w14:paraId="38E5BC4C" w14:textId="77777777" w:rsidR="006300B1" w:rsidRPr="009A5060" w:rsidRDefault="006300B1" w:rsidP="00C179E5">
            <w:pPr>
              <w:pStyle w:val="AASemiBold"/>
              <w:spacing w:before="80" w:after="40" w:line="240" w:lineRule="auto"/>
              <w:ind w:left="-109" w:right="-107"/>
              <w:rPr>
                <w:sz w:val="18"/>
                <w:szCs w:val="20"/>
              </w:rPr>
            </w:pPr>
            <w:r w:rsidRPr="009A5060">
              <w:rPr>
                <w:sz w:val="18"/>
                <w:szCs w:val="20"/>
              </w:rPr>
              <w:t>MTBM</w:t>
            </w:r>
          </w:p>
        </w:tc>
        <w:tc>
          <w:tcPr>
            <w:tcW w:w="7240" w:type="dxa"/>
            <w:shd w:val="clear" w:color="auto" w:fill="auto"/>
            <w:vAlign w:val="center"/>
          </w:tcPr>
          <w:p w14:paraId="60758B52" w14:textId="77777777" w:rsidR="006300B1" w:rsidRPr="009A5060" w:rsidRDefault="006300B1" w:rsidP="00C179E5">
            <w:pPr>
              <w:autoSpaceDE w:val="0"/>
              <w:autoSpaceDN w:val="0"/>
              <w:adjustRightInd w:val="0"/>
              <w:spacing w:before="80" w:after="40" w:line="240" w:lineRule="auto"/>
              <w:rPr>
                <w:sz w:val="18"/>
                <w:szCs w:val="20"/>
              </w:rPr>
            </w:pPr>
            <w:r w:rsidRPr="009A5060">
              <w:rPr>
                <w:sz w:val="18"/>
                <w:szCs w:val="20"/>
              </w:rPr>
              <w:t>Mean Time Between Maintenance</w:t>
            </w:r>
          </w:p>
        </w:tc>
      </w:tr>
      <w:tr w:rsidR="006300B1" w:rsidRPr="009A5060" w14:paraId="002BD2D0" w14:textId="77777777" w:rsidTr="00B34630">
        <w:trPr>
          <w:trHeight w:val="71"/>
        </w:trPr>
        <w:tc>
          <w:tcPr>
            <w:tcW w:w="1101" w:type="dxa"/>
            <w:shd w:val="clear" w:color="auto" w:fill="auto"/>
            <w:vAlign w:val="center"/>
          </w:tcPr>
          <w:p w14:paraId="6944B66E" w14:textId="77777777" w:rsidR="006300B1" w:rsidRPr="009A5060" w:rsidRDefault="006300B1" w:rsidP="00C179E5">
            <w:pPr>
              <w:pStyle w:val="AASemiBold"/>
              <w:spacing w:before="80" w:after="40" w:line="240" w:lineRule="auto"/>
              <w:ind w:left="-109" w:right="-107"/>
              <w:rPr>
                <w:sz w:val="18"/>
                <w:szCs w:val="20"/>
              </w:rPr>
            </w:pPr>
            <w:r w:rsidRPr="009A5060">
              <w:rPr>
                <w:sz w:val="18"/>
                <w:szCs w:val="20"/>
              </w:rPr>
              <w:t>MTTR</w:t>
            </w:r>
          </w:p>
        </w:tc>
        <w:tc>
          <w:tcPr>
            <w:tcW w:w="7240" w:type="dxa"/>
            <w:shd w:val="clear" w:color="auto" w:fill="auto"/>
            <w:vAlign w:val="center"/>
          </w:tcPr>
          <w:p w14:paraId="0C1797EB" w14:textId="77777777" w:rsidR="006300B1" w:rsidRPr="009A5060" w:rsidRDefault="006300B1" w:rsidP="00C179E5">
            <w:pPr>
              <w:autoSpaceDE w:val="0"/>
              <w:autoSpaceDN w:val="0"/>
              <w:adjustRightInd w:val="0"/>
              <w:spacing w:before="80" w:after="40" w:line="240" w:lineRule="auto"/>
              <w:rPr>
                <w:sz w:val="18"/>
                <w:szCs w:val="20"/>
              </w:rPr>
            </w:pPr>
            <w:r w:rsidRPr="009A5060">
              <w:rPr>
                <w:sz w:val="18"/>
                <w:szCs w:val="20"/>
              </w:rPr>
              <w:t>Mean Time To Repair</w:t>
            </w:r>
          </w:p>
        </w:tc>
      </w:tr>
      <w:tr w:rsidR="006300B1" w:rsidRPr="009A5060" w14:paraId="0206E24F" w14:textId="77777777" w:rsidTr="00B34630">
        <w:trPr>
          <w:trHeight w:val="71"/>
        </w:trPr>
        <w:tc>
          <w:tcPr>
            <w:tcW w:w="1101" w:type="dxa"/>
            <w:shd w:val="clear" w:color="auto" w:fill="auto"/>
            <w:vAlign w:val="center"/>
          </w:tcPr>
          <w:p w14:paraId="2C433122" w14:textId="77777777" w:rsidR="006300B1" w:rsidRPr="009A5060" w:rsidRDefault="006300B1" w:rsidP="00C179E5">
            <w:pPr>
              <w:pStyle w:val="AASemiBold"/>
              <w:spacing w:before="80" w:after="40" w:line="240" w:lineRule="auto"/>
              <w:ind w:left="-109" w:right="-107"/>
              <w:rPr>
                <w:sz w:val="18"/>
                <w:szCs w:val="20"/>
              </w:rPr>
            </w:pPr>
            <w:r w:rsidRPr="009A5060">
              <w:rPr>
                <w:sz w:val="18"/>
                <w:szCs w:val="20"/>
              </w:rPr>
              <w:t>MYRRHA</w:t>
            </w:r>
          </w:p>
        </w:tc>
        <w:tc>
          <w:tcPr>
            <w:tcW w:w="7240" w:type="dxa"/>
            <w:shd w:val="clear" w:color="auto" w:fill="auto"/>
            <w:vAlign w:val="center"/>
          </w:tcPr>
          <w:p w14:paraId="28C0A857" w14:textId="70249182" w:rsidR="006300B1" w:rsidRPr="009A5060" w:rsidRDefault="006300B1" w:rsidP="00C179E5">
            <w:pPr>
              <w:autoSpaceDE w:val="0"/>
              <w:autoSpaceDN w:val="0"/>
              <w:adjustRightInd w:val="0"/>
              <w:spacing w:before="80" w:after="40" w:line="240" w:lineRule="auto"/>
              <w:rPr>
                <w:sz w:val="18"/>
                <w:szCs w:val="20"/>
              </w:rPr>
            </w:pPr>
            <w:r w:rsidRPr="009A5060">
              <w:rPr>
                <w:sz w:val="18"/>
                <w:szCs w:val="20"/>
              </w:rPr>
              <w:t>Multi-purpose hYbrid Research Reactor for High-tech Applications</w:t>
            </w:r>
          </w:p>
        </w:tc>
      </w:tr>
      <w:tr w:rsidR="006300B1" w:rsidRPr="009A5060" w14:paraId="437535A1" w14:textId="77777777" w:rsidTr="00B34630">
        <w:trPr>
          <w:trHeight w:val="71"/>
        </w:trPr>
        <w:tc>
          <w:tcPr>
            <w:tcW w:w="1101" w:type="dxa"/>
            <w:shd w:val="clear" w:color="auto" w:fill="auto"/>
            <w:vAlign w:val="center"/>
          </w:tcPr>
          <w:p w14:paraId="4FF04739" w14:textId="40C968E5" w:rsidR="006300B1" w:rsidRPr="009A5060" w:rsidRDefault="006300B1" w:rsidP="00C179E5">
            <w:pPr>
              <w:pStyle w:val="AASemiBold"/>
              <w:spacing w:before="80" w:after="40" w:line="240" w:lineRule="auto"/>
              <w:ind w:left="-109" w:right="-107"/>
              <w:rPr>
                <w:sz w:val="18"/>
                <w:szCs w:val="20"/>
              </w:rPr>
            </w:pPr>
            <w:r w:rsidRPr="009A5060">
              <w:rPr>
                <w:sz w:val="18"/>
                <w:szCs w:val="20"/>
              </w:rPr>
              <w:t>OEM</w:t>
            </w:r>
          </w:p>
        </w:tc>
        <w:tc>
          <w:tcPr>
            <w:tcW w:w="7240" w:type="dxa"/>
            <w:shd w:val="clear" w:color="auto" w:fill="auto"/>
            <w:vAlign w:val="center"/>
          </w:tcPr>
          <w:p w14:paraId="4FE947D2" w14:textId="7AF54793" w:rsidR="006300B1" w:rsidRPr="009A5060" w:rsidRDefault="005C19C3" w:rsidP="00C179E5">
            <w:pPr>
              <w:autoSpaceDE w:val="0"/>
              <w:autoSpaceDN w:val="0"/>
              <w:adjustRightInd w:val="0"/>
              <w:spacing w:before="80" w:after="40" w:line="240" w:lineRule="auto"/>
              <w:rPr>
                <w:sz w:val="18"/>
                <w:szCs w:val="20"/>
              </w:rPr>
            </w:pPr>
            <w:r w:rsidRPr="009A5060">
              <w:rPr>
                <w:sz w:val="18"/>
                <w:szCs w:val="20"/>
              </w:rPr>
              <w:t>Original Equipment Manufacturer.  (e.g. Kaeser)</w:t>
            </w:r>
          </w:p>
        </w:tc>
      </w:tr>
      <w:tr w:rsidR="006300B1" w:rsidRPr="009A5060" w14:paraId="74A741C8" w14:textId="77777777" w:rsidTr="00B34630">
        <w:trPr>
          <w:trHeight w:val="71"/>
        </w:trPr>
        <w:tc>
          <w:tcPr>
            <w:tcW w:w="1101" w:type="dxa"/>
            <w:shd w:val="clear" w:color="auto" w:fill="auto"/>
            <w:vAlign w:val="center"/>
          </w:tcPr>
          <w:p w14:paraId="42C13A0C" w14:textId="77777777" w:rsidR="006300B1" w:rsidRPr="009A5060" w:rsidRDefault="006300B1" w:rsidP="00C179E5">
            <w:pPr>
              <w:pStyle w:val="AASemiBold"/>
              <w:spacing w:before="80" w:after="40" w:line="240" w:lineRule="auto"/>
              <w:ind w:left="-109" w:right="-107"/>
              <w:rPr>
                <w:sz w:val="18"/>
                <w:szCs w:val="20"/>
              </w:rPr>
            </w:pPr>
            <w:r w:rsidRPr="009A5060">
              <w:rPr>
                <w:sz w:val="18"/>
                <w:szCs w:val="20"/>
              </w:rPr>
              <w:t>ORS</w:t>
            </w:r>
          </w:p>
        </w:tc>
        <w:tc>
          <w:tcPr>
            <w:tcW w:w="7240" w:type="dxa"/>
            <w:shd w:val="clear" w:color="auto" w:fill="auto"/>
            <w:vAlign w:val="center"/>
          </w:tcPr>
          <w:p w14:paraId="09DCBF65" w14:textId="77777777" w:rsidR="006300B1" w:rsidRPr="009A5060" w:rsidRDefault="006300B1" w:rsidP="00C179E5">
            <w:pPr>
              <w:autoSpaceDE w:val="0"/>
              <w:autoSpaceDN w:val="0"/>
              <w:adjustRightInd w:val="0"/>
              <w:spacing w:before="80" w:after="40" w:line="240" w:lineRule="auto"/>
              <w:rPr>
                <w:sz w:val="18"/>
                <w:szCs w:val="20"/>
              </w:rPr>
            </w:pPr>
            <w:r w:rsidRPr="009A5060">
              <w:rPr>
                <w:sz w:val="18"/>
                <w:szCs w:val="20"/>
              </w:rPr>
              <w:t>Oil removal system</w:t>
            </w:r>
          </w:p>
        </w:tc>
      </w:tr>
      <w:tr w:rsidR="006300B1" w:rsidRPr="009A5060" w14:paraId="3AD781CA" w14:textId="77777777" w:rsidTr="00B34630">
        <w:trPr>
          <w:trHeight w:val="71"/>
        </w:trPr>
        <w:tc>
          <w:tcPr>
            <w:tcW w:w="1101" w:type="dxa"/>
            <w:shd w:val="clear" w:color="auto" w:fill="auto"/>
            <w:vAlign w:val="center"/>
          </w:tcPr>
          <w:p w14:paraId="3EF11ACC" w14:textId="75997AC7" w:rsidR="006300B1" w:rsidRPr="009A5060" w:rsidRDefault="006300B1" w:rsidP="00C179E5">
            <w:pPr>
              <w:pStyle w:val="AASemiBold"/>
              <w:spacing w:before="80" w:after="40" w:line="240" w:lineRule="auto"/>
              <w:ind w:left="-109" w:right="-107"/>
              <w:rPr>
                <w:sz w:val="18"/>
                <w:szCs w:val="20"/>
              </w:rPr>
            </w:pPr>
            <w:r w:rsidRPr="009A5060">
              <w:rPr>
                <w:sz w:val="18"/>
                <w:szCs w:val="20"/>
              </w:rPr>
              <w:t>PEPS</w:t>
            </w:r>
          </w:p>
        </w:tc>
        <w:tc>
          <w:tcPr>
            <w:tcW w:w="7240" w:type="dxa"/>
            <w:shd w:val="clear" w:color="auto" w:fill="auto"/>
            <w:vAlign w:val="center"/>
          </w:tcPr>
          <w:p w14:paraId="429DCD3D" w14:textId="2EC7C724" w:rsidR="006300B1" w:rsidRPr="009A5060" w:rsidRDefault="006300B1" w:rsidP="00C179E5">
            <w:pPr>
              <w:autoSpaceDE w:val="0"/>
              <w:autoSpaceDN w:val="0"/>
              <w:adjustRightInd w:val="0"/>
              <w:spacing w:before="80" w:after="40" w:line="240" w:lineRule="auto"/>
              <w:rPr>
                <w:sz w:val="18"/>
                <w:szCs w:val="20"/>
              </w:rPr>
            </w:pPr>
            <w:r w:rsidRPr="009A5060">
              <w:rPr>
                <w:sz w:val="18"/>
                <w:szCs w:val="20"/>
              </w:rPr>
              <w:t xml:space="preserve">Personal Protection System </w:t>
            </w:r>
          </w:p>
        </w:tc>
      </w:tr>
      <w:tr w:rsidR="006300B1" w:rsidRPr="009A5060" w14:paraId="5FD6D8A1" w14:textId="77777777" w:rsidTr="00B34630">
        <w:trPr>
          <w:trHeight w:val="71"/>
        </w:trPr>
        <w:tc>
          <w:tcPr>
            <w:tcW w:w="1101" w:type="dxa"/>
            <w:shd w:val="clear" w:color="auto" w:fill="auto"/>
            <w:vAlign w:val="center"/>
          </w:tcPr>
          <w:p w14:paraId="4F93896B" w14:textId="77777777" w:rsidR="006300B1" w:rsidRPr="009A5060" w:rsidRDefault="006300B1" w:rsidP="00C179E5">
            <w:pPr>
              <w:pStyle w:val="AASemiBold"/>
              <w:spacing w:before="80" w:after="40" w:line="240" w:lineRule="auto"/>
              <w:ind w:left="-109" w:right="-107"/>
              <w:rPr>
                <w:sz w:val="18"/>
                <w:szCs w:val="20"/>
              </w:rPr>
            </w:pPr>
            <w:r w:rsidRPr="009A5060">
              <w:rPr>
                <w:sz w:val="18"/>
                <w:szCs w:val="20"/>
              </w:rPr>
              <w:t>PFD</w:t>
            </w:r>
          </w:p>
        </w:tc>
        <w:tc>
          <w:tcPr>
            <w:tcW w:w="7240" w:type="dxa"/>
            <w:shd w:val="clear" w:color="auto" w:fill="auto"/>
            <w:vAlign w:val="center"/>
          </w:tcPr>
          <w:p w14:paraId="6A0BC022" w14:textId="77777777" w:rsidR="006300B1" w:rsidRPr="009A5060" w:rsidRDefault="006300B1" w:rsidP="00C179E5">
            <w:pPr>
              <w:autoSpaceDE w:val="0"/>
              <w:autoSpaceDN w:val="0"/>
              <w:adjustRightInd w:val="0"/>
              <w:spacing w:before="80" w:after="40" w:line="240" w:lineRule="auto"/>
              <w:rPr>
                <w:sz w:val="18"/>
                <w:szCs w:val="20"/>
              </w:rPr>
            </w:pPr>
            <w:r w:rsidRPr="009A5060">
              <w:rPr>
                <w:sz w:val="18"/>
                <w:szCs w:val="20"/>
              </w:rPr>
              <w:t>Process Flow Diagram</w:t>
            </w:r>
          </w:p>
        </w:tc>
      </w:tr>
      <w:tr w:rsidR="006300B1" w:rsidRPr="009A5060" w14:paraId="36E4B694" w14:textId="77777777" w:rsidTr="00B34630">
        <w:trPr>
          <w:trHeight w:val="71"/>
        </w:trPr>
        <w:tc>
          <w:tcPr>
            <w:tcW w:w="1101" w:type="dxa"/>
            <w:shd w:val="clear" w:color="auto" w:fill="auto"/>
            <w:vAlign w:val="center"/>
          </w:tcPr>
          <w:p w14:paraId="50417121" w14:textId="77777777" w:rsidR="006300B1" w:rsidRPr="009A5060" w:rsidRDefault="006300B1" w:rsidP="00C179E5">
            <w:pPr>
              <w:pStyle w:val="AASemiBold"/>
              <w:spacing w:before="80" w:after="40" w:line="240" w:lineRule="auto"/>
              <w:ind w:left="-109" w:right="-107"/>
              <w:rPr>
                <w:sz w:val="18"/>
                <w:szCs w:val="20"/>
              </w:rPr>
            </w:pPr>
            <w:r w:rsidRPr="009A5060">
              <w:rPr>
                <w:sz w:val="18"/>
                <w:szCs w:val="20"/>
              </w:rPr>
              <w:t>PID</w:t>
            </w:r>
          </w:p>
        </w:tc>
        <w:tc>
          <w:tcPr>
            <w:tcW w:w="7240" w:type="dxa"/>
            <w:shd w:val="clear" w:color="auto" w:fill="auto"/>
            <w:vAlign w:val="center"/>
          </w:tcPr>
          <w:p w14:paraId="799DD441" w14:textId="77777777" w:rsidR="006300B1" w:rsidRPr="009A5060" w:rsidRDefault="006300B1" w:rsidP="00C179E5">
            <w:pPr>
              <w:autoSpaceDE w:val="0"/>
              <w:autoSpaceDN w:val="0"/>
              <w:adjustRightInd w:val="0"/>
              <w:spacing w:before="80" w:after="40" w:line="240" w:lineRule="auto"/>
              <w:rPr>
                <w:sz w:val="18"/>
                <w:szCs w:val="20"/>
              </w:rPr>
            </w:pPr>
            <w:r w:rsidRPr="009A5060">
              <w:rPr>
                <w:sz w:val="18"/>
                <w:szCs w:val="20"/>
              </w:rPr>
              <w:t>Piping and Instrumentation Diagram</w:t>
            </w:r>
          </w:p>
        </w:tc>
      </w:tr>
      <w:tr w:rsidR="006300B1" w:rsidRPr="009A5060" w14:paraId="2AE2B829" w14:textId="77777777" w:rsidTr="00B34630">
        <w:trPr>
          <w:trHeight w:val="71"/>
        </w:trPr>
        <w:tc>
          <w:tcPr>
            <w:tcW w:w="1101" w:type="dxa"/>
            <w:shd w:val="clear" w:color="auto" w:fill="auto"/>
            <w:vAlign w:val="center"/>
          </w:tcPr>
          <w:p w14:paraId="7F3D1411" w14:textId="77777777" w:rsidR="006300B1" w:rsidRPr="009A5060" w:rsidRDefault="006300B1" w:rsidP="00C179E5">
            <w:pPr>
              <w:pStyle w:val="AASemiBold"/>
              <w:spacing w:before="80" w:after="40" w:line="240" w:lineRule="auto"/>
              <w:ind w:left="-109" w:right="-107"/>
              <w:rPr>
                <w:sz w:val="18"/>
                <w:szCs w:val="20"/>
              </w:rPr>
            </w:pPr>
            <w:r w:rsidRPr="009A5060">
              <w:rPr>
                <w:sz w:val="18"/>
                <w:szCs w:val="20"/>
              </w:rPr>
              <w:t>PLC</w:t>
            </w:r>
          </w:p>
        </w:tc>
        <w:tc>
          <w:tcPr>
            <w:tcW w:w="7240" w:type="dxa"/>
            <w:shd w:val="clear" w:color="auto" w:fill="auto"/>
            <w:vAlign w:val="center"/>
          </w:tcPr>
          <w:p w14:paraId="6537DB3E" w14:textId="77777777" w:rsidR="006300B1" w:rsidRPr="009A5060" w:rsidRDefault="006300B1" w:rsidP="00C179E5">
            <w:pPr>
              <w:autoSpaceDE w:val="0"/>
              <w:autoSpaceDN w:val="0"/>
              <w:adjustRightInd w:val="0"/>
              <w:spacing w:before="80" w:after="40" w:line="240" w:lineRule="auto"/>
              <w:rPr>
                <w:sz w:val="18"/>
                <w:szCs w:val="20"/>
              </w:rPr>
            </w:pPr>
            <w:r w:rsidRPr="009A5060">
              <w:rPr>
                <w:sz w:val="18"/>
                <w:szCs w:val="20"/>
              </w:rPr>
              <w:t>Programmable Logic Controller</w:t>
            </w:r>
          </w:p>
        </w:tc>
      </w:tr>
      <w:tr w:rsidR="006300B1" w:rsidRPr="009A5060" w14:paraId="4D767165" w14:textId="77777777" w:rsidTr="00B34630">
        <w:trPr>
          <w:trHeight w:val="71"/>
        </w:trPr>
        <w:tc>
          <w:tcPr>
            <w:tcW w:w="1101" w:type="dxa"/>
            <w:shd w:val="clear" w:color="auto" w:fill="auto"/>
            <w:vAlign w:val="center"/>
          </w:tcPr>
          <w:p w14:paraId="56BFC02E" w14:textId="77777777" w:rsidR="006300B1" w:rsidRPr="009A5060" w:rsidRDefault="006300B1" w:rsidP="00C179E5">
            <w:pPr>
              <w:pStyle w:val="AASemiBold"/>
              <w:spacing w:before="80" w:after="40" w:line="240" w:lineRule="auto"/>
              <w:ind w:left="-109" w:right="-107"/>
              <w:rPr>
                <w:sz w:val="18"/>
                <w:szCs w:val="20"/>
              </w:rPr>
            </w:pPr>
            <w:r w:rsidRPr="009A5060">
              <w:rPr>
                <w:sz w:val="18"/>
                <w:szCs w:val="20"/>
              </w:rPr>
              <w:t>QCELL</w:t>
            </w:r>
          </w:p>
        </w:tc>
        <w:tc>
          <w:tcPr>
            <w:tcW w:w="7240" w:type="dxa"/>
            <w:shd w:val="clear" w:color="auto" w:fill="auto"/>
            <w:vAlign w:val="center"/>
          </w:tcPr>
          <w:p w14:paraId="153C82E6" w14:textId="77777777" w:rsidR="006300B1" w:rsidRPr="009A5060" w:rsidRDefault="006300B1" w:rsidP="00C179E5">
            <w:pPr>
              <w:autoSpaceDE w:val="0"/>
              <w:autoSpaceDN w:val="0"/>
              <w:adjustRightInd w:val="0"/>
              <w:spacing w:before="80" w:after="40" w:line="240" w:lineRule="auto"/>
              <w:rPr>
                <w:sz w:val="18"/>
                <w:szCs w:val="20"/>
              </w:rPr>
            </w:pPr>
            <w:r w:rsidRPr="009A5060">
              <w:rPr>
                <w:sz w:val="18"/>
                <w:szCs w:val="20"/>
              </w:rPr>
              <w:t>Cryogenic Cell = QVB+QM</w:t>
            </w:r>
          </w:p>
        </w:tc>
      </w:tr>
      <w:tr w:rsidR="006300B1" w:rsidRPr="009A5060" w14:paraId="1E332637" w14:textId="77777777" w:rsidTr="00B34630">
        <w:trPr>
          <w:trHeight w:val="71"/>
        </w:trPr>
        <w:tc>
          <w:tcPr>
            <w:tcW w:w="1101" w:type="dxa"/>
            <w:shd w:val="clear" w:color="auto" w:fill="auto"/>
            <w:vAlign w:val="center"/>
          </w:tcPr>
          <w:p w14:paraId="53E9003D" w14:textId="77777777" w:rsidR="006300B1" w:rsidRPr="009A5060" w:rsidRDefault="006300B1" w:rsidP="00C179E5">
            <w:pPr>
              <w:pStyle w:val="AASemiBold"/>
              <w:spacing w:before="80" w:after="40" w:line="240" w:lineRule="auto"/>
              <w:ind w:left="-109" w:right="-107"/>
              <w:rPr>
                <w:sz w:val="18"/>
                <w:szCs w:val="20"/>
              </w:rPr>
            </w:pPr>
            <w:r w:rsidRPr="009A5060">
              <w:rPr>
                <w:sz w:val="18"/>
                <w:szCs w:val="20"/>
              </w:rPr>
              <w:t>QLM</w:t>
            </w:r>
          </w:p>
        </w:tc>
        <w:tc>
          <w:tcPr>
            <w:tcW w:w="7240" w:type="dxa"/>
            <w:shd w:val="clear" w:color="auto" w:fill="auto"/>
            <w:vAlign w:val="center"/>
          </w:tcPr>
          <w:p w14:paraId="2CBB081E" w14:textId="77777777" w:rsidR="006300B1" w:rsidRPr="009A5060" w:rsidRDefault="006300B1" w:rsidP="00C179E5">
            <w:pPr>
              <w:autoSpaceDE w:val="0"/>
              <w:autoSpaceDN w:val="0"/>
              <w:adjustRightInd w:val="0"/>
              <w:spacing w:before="80" w:after="40" w:line="240" w:lineRule="auto"/>
              <w:rPr>
                <w:sz w:val="18"/>
                <w:szCs w:val="20"/>
              </w:rPr>
            </w:pPr>
            <w:r w:rsidRPr="009A5060">
              <w:rPr>
                <w:sz w:val="18"/>
                <w:szCs w:val="20"/>
              </w:rPr>
              <w:t>Main Cryogenic Distribution Line</w:t>
            </w:r>
          </w:p>
        </w:tc>
      </w:tr>
      <w:tr w:rsidR="006300B1" w:rsidRPr="009A5060" w14:paraId="20013F84" w14:textId="77777777" w:rsidTr="00B34630">
        <w:trPr>
          <w:trHeight w:val="71"/>
        </w:trPr>
        <w:tc>
          <w:tcPr>
            <w:tcW w:w="1101" w:type="dxa"/>
            <w:shd w:val="clear" w:color="auto" w:fill="auto"/>
            <w:vAlign w:val="center"/>
          </w:tcPr>
          <w:p w14:paraId="2B4DD21D" w14:textId="77777777" w:rsidR="006300B1" w:rsidRPr="009A5060" w:rsidRDefault="006300B1" w:rsidP="00C179E5">
            <w:pPr>
              <w:pStyle w:val="AASemiBold"/>
              <w:spacing w:before="80" w:after="40" w:line="240" w:lineRule="auto"/>
              <w:ind w:left="-109" w:right="-107"/>
              <w:rPr>
                <w:sz w:val="18"/>
                <w:szCs w:val="20"/>
              </w:rPr>
            </w:pPr>
            <w:r w:rsidRPr="009A5060">
              <w:rPr>
                <w:sz w:val="18"/>
                <w:szCs w:val="20"/>
              </w:rPr>
              <w:t>QM</w:t>
            </w:r>
          </w:p>
        </w:tc>
        <w:tc>
          <w:tcPr>
            <w:tcW w:w="7240" w:type="dxa"/>
            <w:shd w:val="clear" w:color="auto" w:fill="auto"/>
            <w:vAlign w:val="center"/>
          </w:tcPr>
          <w:p w14:paraId="63827CF9" w14:textId="77777777" w:rsidR="006300B1" w:rsidRPr="009A5060" w:rsidRDefault="006300B1" w:rsidP="00C179E5">
            <w:pPr>
              <w:autoSpaceDE w:val="0"/>
              <w:autoSpaceDN w:val="0"/>
              <w:adjustRightInd w:val="0"/>
              <w:spacing w:before="80" w:after="40" w:line="240" w:lineRule="auto"/>
              <w:rPr>
                <w:sz w:val="18"/>
                <w:szCs w:val="20"/>
              </w:rPr>
            </w:pPr>
            <w:r w:rsidRPr="009A5060">
              <w:rPr>
                <w:sz w:val="18"/>
                <w:szCs w:val="20"/>
              </w:rPr>
              <w:t>Cryomodule</w:t>
            </w:r>
          </w:p>
        </w:tc>
      </w:tr>
      <w:tr w:rsidR="006300B1" w:rsidRPr="009A5060" w14:paraId="4EED3406" w14:textId="77777777" w:rsidTr="00B34630">
        <w:trPr>
          <w:trHeight w:val="71"/>
        </w:trPr>
        <w:tc>
          <w:tcPr>
            <w:tcW w:w="1101" w:type="dxa"/>
            <w:shd w:val="clear" w:color="auto" w:fill="auto"/>
            <w:vAlign w:val="center"/>
          </w:tcPr>
          <w:p w14:paraId="6AEE635F" w14:textId="77777777" w:rsidR="006300B1" w:rsidRPr="009A5060" w:rsidRDefault="006300B1" w:rsidP="00C179E5">
            <w:pPr>
              <w:pStyle w:val="AASemiBold"/>
              <w:spacing w:before="80" w:after="40" w:line="240" w:lineRule="auto"/>
              <w:ind w:left="-109" w:right="-107"/>
              <w:rPr>
                <w:sz w:val="18"/>
                <w:szCs w:val="20"/>
              </w:rPr>
            </w:pPr>
            <w:r w:rsidRPr="009A5060">
              <w:rPr>
                <w:sz w:val="18"/>
                <w:szCs w:val="20"/>
              </w:rPr>
              <w:t>QPLANT</w:t>
            </w:r>
          </w:p>
        </w:tc>
        <w:tc>
          <w:tcPr>
            <w:tcW w:w="7240" w:type="dxa"/>
            <w:shd w:val="clear" w:color="auto" w:fill="auto"/>
            <w:vAlign w:val="center"/>
          </w:tcPr>
          <w:p w14:paraId="56672B19" w14:textId="77777777" w:rsidR="006300B1" w:rsidRPr="009A5060" w:rsidRDefault="006300B1" w:rsidP="00C179E5">
            <w:pPr>
              <w:autoSpaceDE w:val="0"/>
              <w:autoSpaceDN w:val="0"/>
              <w:adjustRightInd w:val="0"/>
              <w:spacing w:before="80" w:after="40" w:line="240" w:lineRule="auto"/>
              <w:rPr>
                <w:sz w:val="18"/>
                <w:szCs w:val="20"/>
              </w:rPr>
            </w:pPr>
            <w:r w:rsidRPr="009A5060">
              <w:rPr>
                <w:sz w:val="18"/>
                <w:szCs w:val="20"/>
              </w:rPr>
              <w:t>QPLANT</w:t>
            </w:r>
          </w:p>
        </w:tc>
      </w:tr>
      <w:tr w:rsidR="006300B1" w:rsidRPr="009A5060" w14:paraId="308368BE" w14:textId="77777777" w:rsidTr="00B34630">
        <w:trPr>
          <w:trHeight w:val="71"/>
        </w:trPr>
        <w:tc>
          <w:tcPr>
            <w:tcW w:w="1101" w:type="dxa"/>
            <w:shd w:val="clear" w:color="auto" w:fill="auto"/>
            <w:vAlign w:val="center"/>
          </w:tcPr>
          <w:p w14:paraId="7CF1B121" w14:textId="3478094D" w:rsidR="006300B1" w:rsidRPr="009A5060" w:rsidRDefault="006300B1" w:rsidP="00C179E5">
            <w:pPr>
              <w:pStyle w:val="AASemiBold"/>
              <w:spacing w:before="80" w:after="40" w:line="240" w:lineRule="auto"/>
              <w:ind w:left="-109" w:right="-107"/>
              <w:rPr>
                <w:sz w:val="18"/>
                <w:szCs w:val="20"/>
              </w:rPr>
            </w:pPr>
            <w:r w:rsidRPr="009A5060">
              <w:rPr>
                <w:sz w:val="18"/>
                <w:szCs w:val="20"/>
              </w:rPr>
              <w:t>QPLANT:CIS</w:t>
            </w:r>
          </w:p>
        </w:tc>
        <w:tc>
          <w:tcPr>
            <w:tcW w:w="7240" w:type="dxa"/>
            <w:shd w:val="clear" w:color="auto" w:fill="auto"/>
            <w:vAlign w:val="center"/>
          </w:tcPr>
          <w:p w14:paraId="5F252EDB" w14:textId="3FD82649" w:rsidR="006300B1" w:rsidRPr="009A5060" w:rsidRDefault="006300B1" w:rsidP="00C179E5">
            <w:pPr>
              <w:autoSpaceDE w:val="0"/>
              <w:autoSpaceDN w:val="0"/>
              <w:adjustRightInd w:val="0"/>
              <w:spacing w:before="80" w:after="40" w:line="240" w:lineRule="auto"/>
              <w:rPr>
                <w:sz w:val="18"/>
                <w:szCs w:val="20"/>
              </w:rPr>
            </w:pPr>
            <w:r w:rsidRPr="009A5060">
              <w:rPr>
                <w:sz w:val="18"/>
                <w:szCs w:val="18"/>
              </w:rPr>
              <w:t>QPLANT Control and Interlock System</w:t>
            </w:r>
          </w:p>
        </w:tc>
      </w:tr>
      <w:tr w:rsidR="006300B1" w:rsidRPr="009A5060" w14:paraId="3F1E8677" w14:textId="77777777" w:rsidTr="00B34630">
        <w:trPr>
          <w:trHeight w:val="71"/>
        </w:trPr>
        <w:tc>
          <w:tcPr>
            <w:tcW w:w="1101" w:type="dxa"/>
            <w:shd w:val="clear" w:color="auto" w:fill="auto"/>
            <w:vAlign w:val="center"/>
          </w:tcPr>
          <w:p w14:paraId="3C560B0E" w14:textId="77777777" w:rsidR="006300B1" w:rsidRPr="009A5060" w:rsidRDefault="006300B1" w:rsidP="00C179E5">
            <w:pPr>
              <w:pStyle w:val="AASemiBold"/>
              <w:spacing w:before="80" w:after="40" w:line="240" w:lineRule="auto"/>
              <w:ind w:left="-109" w:right="-107"/>
              <w:rPr>
                <w:sz w:val="18"/>
                <w:szCs w:val="20"/>
              </w:rPr>
            </w:pPr>
            <w:r w:rsidRPr="009A5060">
              <w:rPr>
                <w:sz w:val="18"/>
                <w:szCs w:val="20"/>
              </w:rPr>
              <w:t>QRB</w:t>
            </w:r>
          </w:p>
        </w:tc>
        <w:tc>
          <w:tcPr>
            <w:tcW w:w="7240" w:type="dxa"/>
            <w:shd w:val="clear" w:color="auto" w:fill="auto"/>
            <w:vAlign w:val="center"/>
          </w:tcPr>
          <w:p w14:paraId="4BF2DD3F" w14:textId="77777777" w:rsidR="006300B1" w:rsidRPr="009A5060" w:rsidRDefault="006300B1" w:rsidP="00C179E5">
            <w:pPr>
              <w:autoSpaceDE w:val="0"/>
              <w:autoSpaceDN w:val="0"/>
              <w:adjustRightInd w:val="0"/>
              <w:spacing w:before="80" w:after="40" w:line="240" w:lineRule="auto"/>
              <w:rPr>
                <w:sz w:val="18"/>
                <w:szCs w:val="20"/>
              </w:rPr>
            </w:pPr>
            <w:r w:rsidRPr="009A5060">
              <w:rPr>
                <w:sz w:val="18"/>
                <w:szCs w:val="20"/>
              </w:rPr>
              <w:t>QPLANT Refrigeration Cold Box</w:t>
            </w:r>
          </w:p>
        </w:tc>
      </w:tr>
      <w:tr w:rsidR="006300B1" w:rsidRPr="009A5060" w14:paraId="27B9FA58" w14:textId="77777777" w:rsidTr="00B34630">
        <w:trPr>
          <w:trHeight w:val="71"/>
        </w:trPr>
        <w:tc>
          <w:tcPr>
            <w:tcW w:w="1101" w:type="dxa"/>
            <w:shd w:val="clear" w:color="auto" w:fill="auto"/>
            <w:vAlign w:val="center"/>
          </w:tcPr>
          <w:p w14:paraId="11194F23" w14:textId="77777777" w:rsidR="006300B1" w:rsidRPr="009A5060" w:rsidRDefault="006300B1" w:rsidP="00C179E5">
            <w:pPr>
              <w:pStyle w:val="AASemiBold"/>
              <w:spacing w:before="80" w:after="40" w:line="240" w:lineRule="auto"/>
              <w:ind w:left="-109" w:right="-107"/>
              <w:rPr>
                <w:sz w:val="18"/>
                <w:szCs w:val="20"/>
              </w:rPr>
            </w:pPr>
            <w:r w:rsidRPr="009A5060">
              <w:rPr>
                <w:sz w:val="18"/>
                <w:szCs w:val="20"/>
              </w:rPr>
              <w:t>QSYS</w:t>
            </w:r>
          </w:p>
        </w:tc>
        <w:tc>
          <w:tcPr>
            <w:tcW w:w="7240" w:type="dxa"/>
            <w:shd w:val="clear" w:color="auto" w:fill="auto"/>
            <w:vAlign w:val="center"/>
          </w:tcPr>
          <w:p w14:paraId="12FDA545" w14:textId="77777777" w:rsidR="006300B1" w:rsidRPr="009A5060" w:rsidRDefault="006300B1" w:rsidP="00C179E5">
            <w:pPr>
              <w:autoSpaceDE w:val="0"/>
              <w:autoSpaceDN w:val="0"/>
              <w:adjustRightInd w:val="0"/>
              <w:spacing w:before="80" w:after="40" w:line="240" w:lineRule="auto"/>
              <w:rPr>
                <w:sz w:val="18"/>
                <w:szCs w:val="20"/>
              </w:rPr>
            </w:pPr>
            <w:r w:rsidRPr="009A5060">
              <w:rPr>
                <w:sz w:val="18"/>
                <w:szCs w:val="20"/>
              </w:rPr>
              <w:t>Cryogenic System</w:t>
            </w:r>
          </w:p>
        </w:tc>
      </w:tr>
      <w:tr w:rsidR="006300B1" w:rsidRPr="009A5060" w14:paraId="0C1FBA13" w14:textId="77777777" w:rsidTr="00B34630">
        <w:trPr>
          <w:trHeight w:val="71"/>
        </w:trPr>
        <w:tc>
          <w:tcPr>
            <w:tcW w:w="1101" w:type="dxa"/>
            <w:shd w:val="clear" w:color="auto" w:fill="auto"/>
            <w:vAlign w:val="center"/>
          </w:tcPr>
          <w:p w14:paraId="24C5D73D" w14:textId="77777777" w:rsidR="006300B1" w:rsidRPr="009A5060" w:rsidRDefault="006300B1" w:rsidP="00C179E5">
            <w:pPr>
              <w:pStyle w:val="AASemiBold"/>
              <w:spacing w:before="80" w:after="40" w:line="240" w:lineRule="auto"/>
              <w:ind w:left="-109" w:right="-107"/>
              <w:rPr>
                <w:sz w:val="18"/>
                <w:szCs w:val="20"/>
              </w:rPr>
            </w:pPr>
            <w:r w:rsidRPr="009A5060">
              <w:rPr>
                <w:sz w:val="18"/>
                <w:szCs w:val="20"/>
              </w:rPr>
              <w:t>QSYS:CS</w:t>
            </w:r>
          </w:p>
        </w:tc>
        <w:tc>
          <w:tcPr>
            <w:tcW w:w="7240" w:type="dxa"/>
            <w:shd w:val="clear" w:color="auto" w:fill="auto"/>
            <w:vAlign w:val="center"/>
          </w:tcPr>
          <w:p w14:paraId="54DF0DC2" w14:textId="77777777" w:rsidR="006300B1" w:rsidRPr="009A5060" w:rsidRDefault="006300B1" w:rsidP="00C179E5">
            <w:pPr>
              <w:autoSpaceDE w:val="0"/>
              <w:autoSpaceDN w:val="0"/>
              <w:adjustRightInd w:val="0"/>
              <w:spacing w:before="80" w:after="40" w:line="240" w:lineRule="auto"/>
              <w:rPr>
                <w:sz w:val="18"/>
                <w:szCs w:val="20"/>
              </w:rPr>
            </w:pPr>
            <w:r w:rsidRPr="009A5060">
              <w:rPr>
                <w:sz w:val="18"/>
                <w:szCs w:val="20"/>
              </w:rPr>
              <w:t>Cryogenic Control System</w:t>
            </w:r>
          </w:p>
        </w:tc>
      </w:tr>
      <w:tr w:rsidR="006300B1" w:rsidRPr="009A5060" w14:paraId="6B488659" w14:textId="77777777" w:rsidTr="00B34630">
        <w:trPr>
          <w:trHeight w:val="71"/>
        </w:trPr>
        <w:tc>
          <w:tcPr>
            <w:tcW w:w="1101" w:type="dxa"/>
            <w:shd w:val="clear" w:color="auto" w:fill="auto"/>
            <w:vAlign w:val="center"/>
          </w:tcPr>
          <w:p w14:paraId="38322246" w14:textId="77777777" w:rsidR="006300B1" w:rsidRPr="009A5060" w:rsidRDefault="006300B1" w:rsidP="00C179E5">
            <w:pPr>
              <w:pStyle w:val="AASemiBold"/>
              <w:spacing w:before="80" w:after="40" w:line="240" w:lineRule="auto"/>
              <w:ind w:left="-109" w:right="-107"/>
              <w:rPr>
                <w:sz w:val="18"/>
                <w:szCs w:val="20"/>
              </w:rPr>
            </w:pPr>
            <w:r w:rsidRPr="009A5060">
              <w:rPr>
                <w:sz w:val="18"/>
                <w:szCs w:val="20"/>
              </w:rPr>
              <w:t>QVB</w:t>
            </w:r>
          </w:p>
        </w:tc>
        <w:tc>
          <w:tcPr>
            <w:tcW w:w="7240" w:type="dxa"/>
            <w:shd w:val="clear" w:color="auto" w:fill="auto"/>
            <w:vAlign w:val="center"/>
          </w:tcPr>
          <w:p w14:paraId="7659BA2F" w14:textId="77777777" w:rsidR="006300B1" w:rsidRPr="009A5060" w:rsidRDefault="006300B1" w:rsidP="00C179E5">
            <w:pPr>
              <w:autoSpaceDE w:val="0"/>
              <w:autoSpaceDN w:val="0"/>
              <w:adjustRightInd w:val="0"/>
              <w:spacing w:before="80" w:after="40" w:line="240" w:lineRule="auto"/>
              <w:rPr>
                <w:sz w:val="18"/>
                <w:szCs w:val="20"/>
              </w:rPr>
            </w:pPr>
            <w:r w:rsidRPr="009A5060">
              <w:rPr>
                <w:sz w:val="18"/>
                <w:szCs w:val="20"/>
              </w:rPr>
              <w:t>Cryogenic Valve Box</w:t>
            </w:r>
          </w:p>
        </w:tc>
      </w:tr>
      <w:tr w:rsidR="006300B1" w:rsidRPr="009A5060" w14:paraId="1C0E31B4" w14:textId="77777777" w:rsidTr="00B34630">
        <w:trPr>
          <w:trHeight w:val="71"/>
        </w:trPr>
        <w:tc>
          <w:tcPr>
            <w:tcW w:w="1101" w:type="dxa"/>
            <w:shd w:val="clear" w:color="auto" w:fill="auto"/>
            <w:vAlign w:val="center"/>
          </w:tcPr>
          <w:p w14:paraId="5856E61D" w14:textId="77777777" w:rsidR="006300B1" w:rsidRPr="009A5060" w:rsidRDefault="006300B1" w:rsidP="00C179E5">
            <w:pPr>
              <w:pStyle w:val="AASemiBold"/>
              <w:spacing w:before="80" w:after="40" w:line="240" w:lineRule="auto"/>
              <w:ind w:left="-109" w:right="-107"/>
              <w:rPr>
                <w:sz w:val="18"/>
                <w:szCs w:val="20"/>
              </w:rPr>
            </w:pPr>
            <w:r w:rsidRPr="009A5060">
              <w:rPr>
                <w:sz w:val="18"/>
                <w:szCs w:val="20"/>
              </w:rPr>
              <w:t>QVE</w:t>
            </w:r>
          </w:p>
        </w:tc>
        <w:tc>
          <w:tcPr>
            <w:tcW w:w="7240" w:type="dxa"/>
            <w:shd w:val="clear" w:color="auto" w:fill="auto"/>
            <w:vAlign w:val="center"/>
          </w:tcPr>
          <w:p w14:paraId="18C6C206" w14:textId="77777777" w:rsidR="006300B1" w:rsidRPr="009A5060" w:rsidRDefault="006300B1" w:rsidP="00C179E5">
            <w:pPr>
              <w:autoSpaceDE w:val="0"/>
              <w:autoSpaceDN w:val="0"/>
              <w:adjustRightInd w:val="0"/>
              <w:spacing w:before="80" w:after="40" w:line="240" w:lineRule="auto"/>
              <w:rPr>
                <w:sz w:val="18"/>
                <w:szCs w:val="20"/>
              </w:rPr>
            </w:pPr>
            <w:r w:rsidRPr="009A5060">
              <w:rPr>
                <w:sz w:val="18"/>
                <w:szCs w:val="20"/>
              </w:rPr>
              <w:t>End-box</w:t>
            </w:r>
          </w:p>
        </w:tc>
      </w:tr>
      <w:tr w:rsidR="006300B1" w:rsidRPr="009A5060" w14:paraId="1FD07F31" w14:textId="77777777" w:rsidTr="00B34630">
        <w:trPr>
          <w:trHeight w:val="71"/>
        </w:trPr>
        <w:tc>
          <w:tcPr>
            <w:tcW w:w="1101" w:type="dxa"/>
            <w:shd w:val="clear" w:color="auto" w:fill="auto"/>
            <w:vAlign w:val="center"/>
          </w:tcPr>
          <w:p w14:paraId="679591D7" w14:textId="77777777" w:rsidR="006300B1" w:rsidRPr="009A5060" w:rsidRDefault="006300B1" w:rsidP="00C179E5">
            <w:pPr>
              <w:pStyle w:val="AASemiBold"/>
              <w:spacing w:before="80" w:after="40" w:line="240" w:lineRule="auto"/>
              <w:ind w:left="-109" w:right="-107"/>
              <w:rPr>
                <w:sz w:val="18"/>
                <w:szCs w:val="20"/>
              </w:rPr>
            </w:pPr>
            <w:r w:rsidRPr="009A5060">
              <w:rPr>
                <w:sz w:val="18"/>
                <w:szCs w:val="20"/>
              </w:rPr>
              <w:t>RAMI</w:t>
            </w:r>
          </w:p>
        </w:tc>
        <w:tc>
          <w:tcPr>
            <w:tcW w:w="7240" w:type="dxa"/>
            <w:shd w:val="clear" w:color="auto" w:fill="auto"/>
            <w:vAlign w:val="center"/>
          </w:tcPr>
          <w:p w14:paraId="7008E1EF" w14:textId="72B02217" w:rsidR="006300B1" w:rsidRPr="009A5060" w:rsidRDefault="005C19C3" w:rsidP="00C179E5">
            <w:pPr>
              <w:autoSpaceDE w:val="0"/>
              <w:autoSpaceDN w:val="0"/>
              <w:adjustRightInd w:val="0"/>
              <w:spacing w:before="80" w:after="40" w:line="240" w:lineRule="auto"/>
              <w:rPr>
                <w:sz w:val="18"/>
                <w:szCs w:val="20"/>
              </w:rPr>
            </w:pPr>
            <w:r w:rsidRPr="009A5060">
              <w:rPr>
                <w:sz w:val="18"/>
                <w:szCs w:val="20"/>
              </w:rPr>
              <w:t xml:space="preserve">Reliability, Availability, Maintainability, </w:t>
            </w:r>
            <w:proofErr w:type="spellStart"/>
            <w:r w:rsidRPr="009A5060">
              <w:rPr>
                <w:sz w:val="18"/>
                <w:szCs w:val="20"/>
              </w:rPr>
              <w:t>Inspectability</w:t>
            </w:r>
            <w:proofErr w:type="spellEnd"/>
            <w:r w:rsidRPr="009A5060">
              <w:rPr>
                <w:sz w:val="18"/>
                <w:szCs w:val="20"/>
              </w:rPr>
              <w:t>.</w:t>
            </w:r>
          </w:p>
        </w:tc>
      </w:tr>
      <w:tr w:rsidR="006300B1" w:rsidRPr="009A5060" w14:paraId="293ADB7B" w14:textId="77777777" w:rsidTr="00B34630">
        <w:trPr>
          <w:trHeight w:val="71"/>
        </w:trPr>
        <w:tc>
          <w:tcPr>
            <w:tcW w:w="1101" w:type="dxa"/>
            <w:shd w:val="clear" w:color="auto" w:fill="auto"/>
            <w:vAlign w:val="center"/>
          </w:tcPr>
          <w:p w14:paraId="1CAC4DE6" w14:textId="77777777" w:rsidR="006300B1" w:rsidRPr="009A5060" w:rsidRDefault="006300B1" w:rsidP="00C179E5">
            <w:pPr>
              <w:pStyle w:val="AASemiBold"/>
              <w:spacing w:before="80" w:after="40" w:line="240" w:lineRule="auto"/>
              <w:ind w:left="-109" w:right="-107"/>
              <w:rPr>
                <w:sz w:val="18"/>
                <w:szCs w:val="20"/>
              </w:rPr>
            </w:pPr>
            <w:r w:rsidRPr="009A5060">
              <w:rPr>
                <w:sz w:val="18"/>
                <w:szCs w:val="20"/>
              </w:rPr>
              <w:t>RF</w:t>
            </w:r>
          </w:p>
        </w:tc>
        <w:tc>
          <w:tcPr>
            <w:tcW w:w="7240" w:type="dxa"/>
            <w:shd w:val="clear" w:color="auto" w:fill="auto"/>
            <w:vAlign w:val="center"/>
          </w:tcPr>
          <w:p w14:paraId="193534E4" w14:textId="77777777" w:rsidR="006300B1" w:rsidRPr="009A5060" w:rsidRDefault="006300B1" w:rsidP="00C179E5">
            <w:pPr>
              <w:autoSpaceDE w:val="0"/>
              <w:autoSpaceDN w:val="0"/>
              <w:adjustRightInd w:val="0"/>
              <w:spacing w:before="80" w:after="40" w:line="240" w:lineRule="auto"/>
              <w:rPr>
                <w:sz w:val="18"/>
                <w:szCs w:val="20"/>
              </w:rPr>
            </w:pPr>
            <w:r w:rsidRPr="009A5060">
              <w:rPr>
                <w:sz w:val="18"/>
                <w:szCs w:val="20"/>
              </w:rPr>
              <w:t>Radio Frequency</w:t>
            </w:r>
          </w:p>
        </w:tc>
      </w:tr>
      <w:tr w:rsidR="006300B1" w:rsidRPr="009A5060" w14:paraId="2E933B41" w14:textId="77777777" w:rsidTr="00B34630">
        <w:trPr>
          <w:trHeight w:val="71"/>
        </w:trPr>
        <w:tc>
          <w:tcPr>
            <w:tcW w:w="1101" w:type="dxa"/>
            <w:shd w:val="clear" w:color="auto" w:fill="auto"/>
            <w:vAlign w:val="center"/>
          </w:tcPr>
          <w:p w14:paraId="5202D08E" w14:textId="77777777" w:rsidR="006300B1" w:rsidRPr="009A5060" w:rsidRDefault="006300B1" w:rsidP="00C179E5">
            <w:pPr>
              <w:pStyle w:val="AASemiBold"/>
              <w:spacing w:before="80" w:after="40" w:line="240" w:lineRule="auto"/>
              <w:ind w:left="-109" w:right="-107"/>
              <w:rPr>
                <w:sz w:val="18"/>
                <w:szCs w:val="20"/>
              </w:rPr>
            </w:pPr>
            <w:r w:rsidRPr="009A5060">
              <w:rPr>
                <w:sz w:val="18"/>
                <w:szCs w:val="20"/>
              </w:rPr>
              <w:t>SAT</w:t>
            </w:r>
          </w:p>
        </w:tc>
        <w:tc>
          <w:tcPr>
            <w:tcW w:w="7240" w:type="dxa"/>
            <w:shd w:val="clear" w:color="auto" w:fill="auto"/>
            <w:vAlign w:val="center"/>
          </w:tcPr>
          <w:p w14:paraId="5107AD61" w14:textId="77777777" w:rsidR="006300B1" w:rsidRPr="009A5060" w:rsidRDefault="006300B1" w:rsidP="00C179E5">
            <w:pPr>
              <w:autoSpaceDE w:val="0"/>
              <w:autoSpaceDN w:val="0"/>
              <w:adjustRightInd w:val="0"/>
              <w:spacing w:before="80" w:after="40" w:line="240" w:lineRule="auto"/>
              <w:rPr>
                <w:sz w:val="18"/>
                <w:szCs w:val="20"/>
              </w:rPr>
            </w:pPr>
            <w:r w:rsidRPr="009A5060">
              <w:rPr>
                <w:sz w:val="18"/>
                <w:szCs w:val="20"/>
              </w:rPr>
              <w:t>Site Acceptance Test</w:t>
            </w:r>
          </w:p>
        </w:tc>
      </w:tr>
      <w:tr w:rsidR="006300B1" w:rsidRPr="009A5060" w14:paraId="163195C3" w14:textId="77777777" w:rsidTr="00B34630">
        <w:trPr>
          <w:trHeight w:val="71"/>
        </w:trPr>
        <w:tc>
          <w:tcPr>
            <w:tcW w:w="1101" w:type="dxa"/>
            <w:shd w:val="clear" w:color="auto" w:fill="auto"/>
            <w:vAlign w:val="center"/>
          </w:tcPr>
          <w:p w14:paraId="6154FE5C" w14:textId="77777777" w:rsidR="006300B1" w:rsidRPr="009A5060" w:rsidRDefault="006300B1" w:rsidP="00C179E5">
            <w:pPr>
              <w:pStyle w:val="AASemiBold"/>
              <w:spacing w:before="80" w:after="40" w:line="240" w:lineRule="auto"/>
              <w:ind w:left="-109" w:right="-107"/>
              <w:rPr>
                <w:sz w:val="18"/>
                <w:szCs w:val="20"/>
              </w:rPr>
            </w:pPr>
            <w:r w:rsidRPr="009A5060">
              <w:rPr>
                <w:sz w:val="18"/>
                <w:szCs w:val="20"/>
              </w:rPr>
              <w:t>SC</w:t>
            </w:r>
          </w:p>
        </w:tc>
        <w:tc>
          <w:tcPr>
            <w:tcW w:w="7240" w:type="dxa"/>
            <w:shd w:val="clear" w:color="auto" w:fill="auto"/>
            <w:vAlign w:val="center"/>
          </w:tcPr>
          <w:p w14:paraId="14AEEFC8" w14:textId="77777777" w:rsidR="006300B1" w:rsidRPr="009A5060" w:rsidRDefault="006300B1" w:rsidP="00C179E5">
            <w:pPr>
              <w:autoSpaceDE w:val="0"/>
              <w:autoSpaceDN w:val="0"/>
              <w:adjustRightInd w:val="0"/>
              <w:spacing w:before="80" w:after="40" w:line="240" w:lineRule="auto"/>
              <w:rPr>
                <w:sz w:val="18"/>
                <w:szCs w:val="20"/>
              </w:rPr>
            </w:pPr>
            <w:r w:rsidRPr="009A5060">
              <w:rPr>
                <w:sz w:val="18"/>
                <w:szCs w:val="20"/>
              </w:rPr>
              <w:t>Superconducting</w:t>
            </w:r>
          </w:p>
        </w:tc>
      </w:tr>
      <w:tr w:rsidR="006300B1" w:rsidRPr="009A5060" w14:paraId="3583E480" w14:textId="77777777" w:rsidTr="00B34630">
        <w:trPr>
          <w:trHeight w:val="71"/>
        </w:trPr>
        <w:tc>
          <w:tcPr>
            <w:tcW w:w="1101" w:type="dxa"/>
            <w:shd w:val="clear" w:color="auto" w:fill="auto"/>
            <w:vAlign w:val="center"/>
          </w:tcPr>
          <w:p w14:paraId="074B25F9" w14:textId="77777777" w:rsidR="006300B1" w:rsidRPr="009A5060" w:rsidRDefault="006300B1" w:rsidP="00C179E5">
            <w:pPr>
              <w:pStyle w:val="AASemiBold"/>
              <w:spacing w:before="80" w:after="40" w:line="240" w:lineRule="auto"/>
              <w:ind w:left="-109" w:right="-107"/>
              <w:rPr>
                <w:sz w:val="18"/>
                <w:szCs w:val="20"/>
              </w:rPr>
            </w:pPr>
            <w:r w:rsidRPr="009A5060">
              <w:rPr>
                <w:sz w:val="18"/>
                <w:szCs w:val="20"/>
              </w:rPr>
              <w:t>SHe</w:t>
            </w:r>
          </w:p>
        </w:tc>
        <w:tc>
          <w:tcPr>
            <w:tcW w:w="7240" w:type="dxa"/>
            <w:shd w:val="clear" w:color="auto" w:fill="auto"/>
            <w:vAlign w:val="center"/>
          </w:tcPr>
          <w:p w14:paraId="68FC638C" w14:textId="77777777" w:rsidR="006300B1" w:rsidRPr="009A5060" w:rsidRDefault="006300B1" w:rsidP="00C179E5">
            <w:pPr>
              <w:autoSpaceDE w:val="0"/>
              <w:autoSpaceDN w:val="0"/>
              <w:adjustRightInd w:val="0"/>
              <w:spacing w:before="80" w:after="40" w:line="240" w:lineRule="auto"/>
              <w:rPr>
                <w:sz w:val="18"/>
                <w:szCs w:val="20"/>
              </w:rPr>
            </w:pPr>
            <w:r w:rsidRPr="009A5060">
              <w:rPr>
                <w:sz w:val="18"/>
                <w:szCs w:val="20"/>
              </w:rPr>
              <w:t>Supercritical Helium</w:t>
            </w:r>
          </w:p>
        </w:tc>
      </w:tr>
      <w:tr w:rsidR="004A4B47" w:rsidRPr="009A5060" w14:paraId="39A1EEB0" w14:textId="77777777" w:rsidTr="00B34630">
        <w:trPr>
          <w:trHeight w:val="71"/>
        </w:trPr>
        <w:tc>
          <w:tcPr>
            <w:tcW w:w="1101" w:type="dxa"/>
            <w:shd w:val="clear" w:color="auto" w:fill="auto"/>
          </w:tcPr>
          <w:p w14:paraId="27C26D67" w14:textId="6F43219A" w:rsidR="004A4B47" w:rsidRPr="009A5060" w:rsidRDefault="004A4B47" w:rsidP="00C179E5">
            <w:pPr>
              <w:pStyle w:val="AASemiBold"/>
              <w:spacing w:before="80" w:after="40" w:line="240" w:lineRule="auto"/>
              <w:ind w:left="-109" w:right="-107"/>
              <w:rPr>
                <w:sz w:val="18"/>
                <w:szCs w:val="20"/>
              </w:rPr>
            </w:pPr>
            <w:r w:rsidRPr="009A5060">
              <w:rPr>
                <w:sz w:val="18"/>
                <w:szCs w:val="20"/>
              </w:rPr>
              <w:t>SSC</w:t>
            </w:r>
          </w:p>
        </w:tc>
        <w:tc>
          <w:tcPr>
            <w:tcW w:w="7240" w:type="dxa"/>
            <w:shd w:val="clear" w:color="auto" w:fill="auto"/>
          </w:tcPr>
          <w:p w14:paraId="68EBD046" w14:textId="7D6CFE90" w:rsidR="004A4B47" w:rsidRPr="009A5060" w:rsidRDefault="004A4B47" w:rsidP="00C179E5">
            <w:pPr>
              <w:autoSpaceDE w:val="0"/>
              <w:autoSpaceDN w:val="0"/>
              <w:adjustRightInd w:val="0"/>
              <w:spacing w:before="80" w:after="40" w:line="240" w:lineRule="auto"/>
              <w:rPr>
                <w:sz w:val="18"/>
                <w:szCs w:val="20"/>
              </w:rPr>
            </w:pPr>
            <w:r w:rsidRPr="009A5060">
              <w:rPr>
                <w:sz w:val="18"/>
                <w:szCs w:val="20"/>
              </w:rPr>
              <w:t>Structures Systems and Components</w:t>
            </w:r>
          </w:p>
        </w:tc>
      </w:tr>
      <w:tr w:rsidR="006300B1" w:rsidRPr="009A5060" w14:paraId="6518C136" w14:textId="77777777" w:rsidTr="00B34630">
        <w:trPr>
          <w:trHeight w:val="71"/>
        </w:trPr>
        <w:tc>
          <w:tcPr>
            <w:tcW w:w="1101" w:type="dxa"/>
            <w:shd w:val="clear" w:color="auto" w:fill="auto"/>
          </w:tcPr>
          <w:p w14:paraId="1FE1D8E5" w14:textId="77777777" w:rsidR="006300B1" w:rsidRPr="009A5060" w:rsidRDefault="006300B1" w:rsidP="00C179E5">
            <w:pPr>
              <w:pStyle w:val="AASemiBold"/>
              <w:spacing w:before="80" w:after="40" w:line="240" w:lineRule="auto"/>
              <w:ind w:left="-109" w:right="-107"/>
              <w:rPr>
                <w:sz w:val="18"/>
                <w:szCs w:val="20"/>
              </w:rPr>
            </w:pPr>
            <w:r w:rsidRPr="009A5060">
              <w:rPr>
                <w:sz w:val="18"/>
                <w:szCs w:val="20"/>
              </w:rPr>
              <w:t>ST</w:t>
            </w:r>
          </w:p>
        </w:tc>
        <w:tc>
          <w:tcPr>
            <w:tcW w:w="7240" w:type="dxa"/>
            <w:shd w:val="clear" w:color="auto" w:fill="auto"/>
          </w:tcPr>
          <w:p w14:paraId="364A8D3A" w14:textId="77777777" w:rsidR="006300B1" w:rsidRPr="009A5060" w:rsidRDefault="006300B1" w:rsidP="00C179E5">
            <w:pPr>
              <w:autoSpaceDE w:val="0"/>
              <w:autoSpaceDN w:val="0"/>
              <w:adjustRightInd w:val="0"/>
              <w:spacing w:before="80" w:after="40" w:line="240" w:lineRule="auto"/>
              <w:rPr>
                <w:sz w:val="18"/>
                <w:szCs w:val="20"/>
              </w:rPr>
            </w:pPr>
            <w:r w:rsidRPr="009A5060">
              <w:rPr>
                <w:sz w:val="18"/>
                <w:szCs w:val="20"/>
              </w:rPr>
              <w:t>Storage</w:t>
            </w:r>
          </w:p>
        </w:tc>
      </w:tr>
      <w:tr w:rsidR="006300B1" w:rsidRPr="009A5060" w14:paraId="1706CFDB" w14:textId="77777777" w:rsidTr="00B34630">
        <w:trPr>
          <w:trHeight w:val="71"/>
        </w:trPr>
        <w:tc>
          <w:tcPr>
            <w:tcW w:w="1101" w:type="dxa"/>
            <w:shd w:val="clear" w:color="auto" w:fill="auto"/>
          </w:tcPr>
          <w:p w14:paraId="01B917FA" w14:textId="77777777" w:rsidR="006300B1" w:rsidRPr="009A5060" w:rsidRDefault="006300B1" w:rsidP="00C179E5">
            <w:pPr>
              <w:pStyle w:val="AASemiBold"/>
              <w:spacing w:before="80" w:after="40" w:line="240" w:lineRule="auto"/>
              <w:ind w:left="-109" w:right="-107"/>
              <w:rPr>
                <w:sz w:val="18"/>
                <w:szCs w:val="20"/>
              </w:rPr>
            </w:pPr>
            <w:r w:rsidRPr="009A5060">
              <w:rPr>
                <w:sz w:val="18"/>
                <w:szCs w:val="20"/>
              </w:rPr>
              <w:t>SV</w:t>
            </w:r>
          </w:p>
        </w:tc>
        <w:tc>
          <w:tcPr>
            <w:tcW w:w="7240" w:type="dxa"/>
            <w:shd w:val="clear" w:color="auto" w:fill="auto"/>
          </w:tcPr>
          <w:p w14:paraId="34D97FC1" w14:textId="77777777" w:rsidR="006300B1" w:rsidRPr="009A5060" w:rsidRDefault="006300B1" w:rsidP="00C179E5">
            <w:pPr>
              <w:autoSpaceDE w:val="0"/>
              <w:autoSpaceDN w:val="0"/>
              <w:adjustRightInd w:val="0"/>
              <w:spacing w:before="80" w:after="40" w:line="240" w:lineRule="auto"/>
              <w:rPr>
                <w:sz w:val="18"/>
                <w:szCs w:val="20"/>
              </w:rPr>
            </w:pPr>
            <w:r w:rsidRPr="009A5060">
              <w:rPr>
                <w:sz w:val="18"/>
                <w:szCs w:val="20"/>
              </w:rPr>
              <w:t>Safety Valve</w:t>
            </w:r>
          </w:p>
        </w:tc>
      </w:tr>
      <w:tr w:rsidR="006300B1" w:rsidRPr="009A5060" w14:paraId="0DFE70F3" w14:textId="77777777" w:rsidTr="00B34630">
        <w:trPr>
          <w:trHeight w:val="71"/>
        </w:trPr>
        <w:tc>
          <w:tcPr>
            <w:tcW w:w="1101" w:type="dxa"/>
            <w:shd w:val="clear" w:color="auto" w:fill="auto"/>
            <w:vAlign w:val="center"/>
          </w:tcPr>
          <w:p w14:paraId="7B60CCA3" w14:textId="77777777" w:rsidR="006300B1" w:rsidRPr="009A5060" w:rsidRDefault="006300B1" w:rsidP="00C179E5">
            <w:pPr>
              <w:pStyle w:val="AASemiBold"/>
              <w:spacing w:before="80" w:after="40" w:line="240" w:lineRule="auto"/>
              <w:ind w:left="-109" w:right="-107"/>
              <w:rPr>
                <w:sz w:val="18"/>
                <w:szCs w:val="20"/>
              </w:rPr>
            </w:pPr>
            <w:r w:rsidRPr="009A5060">
              <w:rPr>
                <w:sz w:val="18"/>
                <w:szCs w:val="20"/>
              </w:rPr>
              <w:t>TRO</w:t>
            </w:r>
          </w:p>
        </w:tc>
        <w:tc>
          <w:tcPr>
            <w:tcW w:w="7240" w:type="dxa"/>
            <w:shd w:val="clear" w:color="auto" w:fill="auto"/>
            <w:vAlign w:val="center"/>
          </w:tcPr>
          <w:p w14:paraId="4B977F60" w14:textId="77777777" w:rsidR="006300B1" w:rsidRPr="009A5060" w:rsidRDefault="006300B1" w:rsidP="00C179E5">
            <w:pPr>
              <w:autoSpaceDE w:val="0"/>
              <w:autoSpaceDN w:val="0"/>
              <w:adjustRightInd w:val="0"/>
              <w:spacing w:before="80" w:after="40" w:line="240" w:lineRule="auto"/>
              <w:rPr>
                <w:sz w:val="18"/>
                <w:szCs w:val="20"/>
              </w:rPr>
            </w:pPr>
            <w:r w:rsidRPr="009A5060">
              <w:rPr>
                <w:sz w:val="18"/>
                <w:szCs w:val="20"/>
              </w:rPr>
              <w:t>Technical Responsible Officer</w:t>
            </w:r>
          </w:p>
        </w:tc>
      </w:tr>
      <w:tr w:rsidR="006300B1" w:rsidRPr="009A5060" w14:paraId="455120E3" w14:textId="77777777" w:rsidTr="00B34630">
        <w:trPr>
          <w:trHeight w:val="71"/>
        </w:trPr>
        <w:tc>
          <w:tcPr>
            <w:tcW w:w="1101" w:type="dxa"/>
            <w:shd w:val="clear" w:color="auto" w:fill="auto"/>
            <w:vAlign w:val="center"/>
          </w:tcPr>
          <w:p w14:paraId="753FE368" w14:textId="77777777" w:rsidR="006300B1" w:rsidRPr="009A5060" w:rsidRDefault="006300B1" w:rsidP="00C179E5">
            <w:pPr>
              <w:pStyle w:val="AASemiBold"/>
              <w:spacing w:before="80" w:after="40" w:line="240" w:lineRule="auto"/>
              <w:ind w:left="-109" w:right="-107"/>
              <w:rPr>
                <w:sz w:val="18"/>
                <w:szCs w:val="20"/>
              </w:rPr>
            </w:pPr>
            <w:r w:rsidRPr="009A5060">
              <w:rPr>
                <w:sz w:val="18"/>
                <w:szCs w:val="20"/>
              </w:rPr>
              <w:t>TRM</w:t>
            </w:r>
          </w:p>
        </w:tc>
        <w:tc>
          <w:tcPr>
            <w:tcW w:w="7240" w:type="dxa"/>
            <w:shd w:val="clear" w:color="auto" w:fill="auto"/>
            <w:vAlign w:val="center"/>
          </w:tcPr>
          <w:p w14:paraId="2F03F169" w14:textId="77777777" w:rsidR="006300B1" w:rsidRPr="009A5060" w:rsidRDefault="006300B1" w:rsidP="00C179E5">
            <w:pPr>
              <w:autoSpaceDE w:val="0"/>
              <w:autoSpaceDN w:val="0"/>
              <w:adjustRightInd w:val="0"/>
              <w:spacing w:before="80" w:after="40" w:line="240" w:lineRule="auto"/>
              <w:rPr>
                <w:sz w:val="18"/>
                <w:szCs w:val="20"/>
              </w:rPr>
            </w:pPr>
            <w:r w:rsidRPr="009A5060">
              <w:rPr>
                <w:sz w:val="18"/>
                <w:szCs w:val="20"/>
              </w:rPr>
              <w:t>Technical Review Meeting</w:t>
            </w:r>
          </w:p>
        </w:tc>
      </w:tr>
      <w:tr w:rsidR="006300B1" w:rsidRPr="009A5060" w14:paraId="5D7304D8" w14:textId="77777777" w:rsidTr="00B34630">
        <w:trPr>
          <w:trHeight w:val="71"/>
        </w:trPr>
        <w:tc>
          <w:tcPr>
            <w:tcW w:w="1101" w:type="dxa"/>
            <w:shd w:val="clear" w:color="auto" w:fill="auto"/>
            <w:vAlign w:val="center"/>
          </w:tcPr>
          <w:p w14:paraId="546772D7" w14:textId="77777777" w:rsidR="006300B1" w:rsidRPr="009A5060" w:rsidRDefault="006300B1" w:rsidP="00C179E5">
            <w:pPr>
              <w:pStyle w:val="AASemiBold"/>
              <w:spacing w:before="80" w:after="40" w:line="240" w:lineRule="auto"/>
              <w:ind w:left="-109" w:right="-107"/>
              <w:rPr>
                <w:sz w:val="18"/>
                <w:szCs w:val="20"/>
              </w:rPr>
            </w:pPr>
            <w:r w:rsidRPr="009A5060">
              <w:rPr>
                <w:sz w:val="18"/>
                <w:szCs w:val="20"/>
              </w:rPr>
              <w:t>TS</w:t>
            </w:r>
          </w:p>
        </w:tc>
        <w:tc>
          <w:tcPr>
            <w:tcW w:w="7240" w:type="dxa"/>
            <w:shd w:val="clear" w:color="auto" w:fill="auto"/>
            <w:vAlign w:val="center"/>
          </w:tcPr>
          <w:p w14:paraId="1FAD7BCC" w14:textId="77777777" w:rsidR="006300B1" w:rsidRPr="009A5060" w:rsidRDefault="006300B1" w:rsidP="00C179E5">
            <w:pPr>
              <w:autoSpaceDE w:val="0"/>
              <w:autoSpaceDN w:val="0"/>
              <w:adjustRightInd w:val="0"/>
              <w:spacing w:before="80" w:after="40" w:line="240" w:lineRule="auto"/>
              <w:rPr>
                <w:sz w:val="18"/>
                <w:szCs w:val="20"/>
              </w:rPr>
            </w:pPr>
            <w:r w:rsidRPr="009A5060">
              <w:rPr>
                <w:sz w:val="18"/>
                <w:szCs w:val="20"/>
              </w:rPr>
              <w:t>Thermal Shields</w:t>
            </w:r>
          </w:p>
        </w:tc>
      </w:tr>
      <w:tr w:rsidR="006300B1" w:rsidRPr="009A5060" w14:paraId="63D32E87" w14:textId="77777777" w:rsidTr="00B34630">
        <w:trPr>
          <w:trHeight w:val="71"/>
        </w:trPr>
        <w:tc>
          <w:tcPr>
            <w:tcW w:w="1101" w:type="dxa"/>
            <w:shd w:val="clear" w:color="auto" w:fill="auto"/>
            <w:vAlign w:val="center"/>
          </w:tcPr>
          <w:p w14:paraId="208DB41A" w14:textId="77777777" w:rsidR="006300B1" w:rsidRPr="009A5060" w:rsidRDefault="006300B1" w:rsidP="00C179E5">
            <w:pPr>
              <w:pStyle w:val="AASemiBold"/>
              <w:spacing w:before="80" w:after="40" w:line="240" w:lineRule="auto"/>
              <w:ind w:left="-109" w:right="-107"/>
              <w:rPr>
                <w:sz w:val="18"/>
                <w:szCs w:val="20"/>
              </w:rPr>
            </w:pPr>
            <w:r w:rsidRPr="009A5060">
              <w:rPr>
                <w:sz w:val="18"/>
                <w:szCs w:val="20"/>
              </w:rPr>
              <w:t>Tu</w:t>
            </w:r>
          </w:p>
        </w:tc>
        <w:tc>
          <w:tcPr>
            <w:tcW w:w="7240" w:type="dxa"/>
            <w:shd w:val="clear" w:color="auto" w:fill="auto"/>
            <w:vAlign w:val="center"/>
          </w:tcPr>
          <w:p w14:paraId="774316EB" w14:textId="77777777" w:rsidR="006300B1" w:rsidRPr="009A5060" w:rsidRDefault="006300B1" w:rsidP="00C179E5">
            <w:pPr>
              <w:autoSpaceDE w:val="0"/>
              <w:autoSpaceDN w:val="0"/>
              <w:adjustRightInd w:val="0"/>
              <w:spacing w:before="80" w:after="40" w:line="240" w:lineRule="auto"/>
              <w:rPr>
                <w:sz w:val="18"/>
                <w:szCs w:val="20"/>
              </w:rPr>
            </w:pPr>
            <w:r w:rsidRPr="009A5060">
              <w:rPr>
                <w:sz w:val="18"/>
                <w:szCs w:val="20"/>
              </w:rPr>
              <w:t>Turbo Expander</w:t>
            </w:r>
          </w:p>
        </w:tc>
      </w:tr>
      <w:tr w:rsidR="006300B1" w:rsidRPr="009A5060" w14:paraId="0F92164E" w14:textId="77777777" w:rsidTr="00B34630">
        <w:trPr>
          <w:trHeight w:val="71"/>
        </w:trPr>
        <w:tc>
          <w:tcPr>
            <w:tcW w:w="1101" w:type="dxa"/>
            <w:shd w:val="clear" w:color="auto" w:fill="auto"/>
            <w:vAlign w:val="center"/>
          </w:tcPr>
          <w:p w14:paraId="37ACE64E" w14:textId="77777777" w:rsidR="006300B1" w:rsidRPr="009A5060" w:rsidRDefault="006300B1" w:rsidP="00C179E5">
            <w:pPr>
              <w:pStyle w:val="AASemiBold"/>
              <w:spacing w:before="80" w:after="40" w:line="240" w:lineRule="auto"/>
              <w:ind w:left="-109" w:right="-107"/>
              <w:rPr>
                <w:sz w:val="18"/>
                <w:szCs w:val="20"/>
              </w:rPr>
            </w:pPr>
            <w:r w:rsidRPr="009A5060">
              <w:rPr>
                <w:sz w:val="18"/>
                <w:szCs w:val="20"/>
              </w:rPr>
              <w:t>UPS</w:t>
            </w:r>
          </w:p>
        </w:tc>
        <w:tc>
          <w:tcPr>
            <w:tcW w:w="7240" w:type="dxa"/>
            <w:shd w:val="clear" w:color="auto" w:fill="auto"/>
            <w:vAlign w:val="center"/>
          </w:tcPr>
          <w:p w14:paraId="7F0C2270" w14:textId="77777777" w:rsidR="006300B1" w:rsidRPr="009A5060" w:rsidRDefault="006300B1" w:rsidP="00C179E5">
            <w:pPr>
              <w:autoSpaceDE w:val="0"/>
              <w:autoSpaceDN w:val="0"/>
              <w:adjustRightInd w:val="0"/>
              <w:spacing w:before="80" w:after="40" w:line="240" w:lineRule="auto"/>
              <w:rPr>
                <w:sz w:val="18"/>
                <w:szCs w:val="20"/>
              </w:rPr>
            </w:pPr>
            <w:r w:rsidRPr="009A5060">
              <w:rPr>
                <w:sz w:val="18"/>
                <w:szCs w:val="20"/>
              </w:rPr>
              <w:t>Uninterruptible Power Supply</w:t>
            </w:r>
          </w:p>
        </w:tc>
      </w:tr>
      <w:tr w:rsidR="006300B1" w:rsidRPr="009A5060" w14:paraId="0567D208" w14:textId="77777777" w:rsidTr="00B34630">
        <w:trPr>
          <w:trHeight w:val="71"/>
        </w:trPr>
        <w:tc>
          <w:tcPr>
            <w:tcW w:w="1101" w:type="dxa"/>
            <w:shd w:val="clear" w:color="auto" w:fill="auto"/>
            <w:vAlign w:val="center"/>
          </w:tcPr>
          <w:p w14:paraId="726E6C4D" w14:textId="77777777" w:rsidR="006300B1" w:rsidRPr="009A5060" w:rsidRDefault="006300B1" w:rsidP="00C179E5">
            <w:pPr>
              <w:pStyle w:val="AASemiBold"/>
              <w:spacing w:before="80" w:after="40" w:line="240" w:lineRule="auto"/>
              <w:ind w:left="-109" w:right="-107"/>
              <w:rPr>
                <w:sz w:val="18"/>
                <w:szCs w:val="20"/>
              </w:rPr>
            </w:pPr>
            <w:r w:rsidRPr="009A5060">
              <w:rPr>
                <w:sz w:val="18"/>
                <w:szCs w:val="20"/>
              </w:rPr>
              <w:t>VLP</w:t>
            </w:r>
          </w:p>
        </w:tc>
        <w:tc>
          <w:tcPr>
            <w:tcW w:w="7240" w:type="dxa"/>
            <w:shd w:val="clear" w:color="auto" w:fill="auto"/>
            <w:vAlign w:val="center"/>
          </w:tcPr>
          <w:p w14:paraId="113DA822" w14:textId="664FE0A9" w:rsidR="006300B1" w:rsidRPr="009A5060" w:rsidRDefault="006300B1" w:rsidP="00C179E5">
            <w:pPr>
              <w:autoSpaceDE w:val="0"/>
              <w:autoSpaceDN w:val="0"/>
              <w:adjustRightInd w:val="0"/>
              <w:spacing w:before="80" w:after="40" w:line="240" w:lineRule="auto"/>
              <w:rPr>
                <w:sz w:val="18"/>
                <w:szCs w:val="20"/>
              </w:rPr>
            </w:pPr>
            <w:r w:rsidRPr="009A5060">
              <w:rPr>
                <w:sz w:val="18"/>
                <w:szCs w:val="20"/>
              </w:rPr>
              <w:t>Very Low Pressure (Typically 27-31 mbar for QRB-B and ~400-450 mbar for WCS-VLP)</w:t>
            </w:r>
          </w:p>
        </w:tc>
      </w:tr>
      <w:tr w:rsidR="006300B1" w:rsidRPr="009A5060" w14:paraId="05914486" w14:textId="77777777" w:rsidTr="00B34630">
        <w:trPr>
          <w:trHeight w:val="71"/>
        </w:trPr>
        <w:tc>
          <w:tcPr>
            <w:tcW w:w="1101" w:type="dxa"/>
            <w:shd w:val="clear" w:color="auto" w:fill="auto"/>
            <w:vAlign w:val="center"/>
          </w:tcPr>
          <w:p w14:paraId="75C139CA" w14:textId="77777777" w:rsidR="006300B1" w:rsidRPr="009A5060" w:rsidRDefault="006300B1" w:rsidP="00C179E5">
            <w:pPr>
              <w:pStyle w:val="AASemiBold"/>
              <w:spacing w:before="80" w:after="40" w:line="240" w:lineRule="auto"/>
              <w:ind w:left="-109" w:right="-107"/>
              <w:rPr>
                <w:sz w:val="18"/>
                <w:szCs w:val="20"/>
              </w:rPr>
            </w:pPr>
            <w:r w:rsidRPr="009A5060">
              <w:rPr>
                <w:sz w:val="18"/>
                <w:szCs w:val="20"/>
              </w:rPr>
              <w:t>WCS</w:t>
            </w:r>
          </w:p>
        </w:tc>
        <w:tc>
          <w:tcPr>
            <w:tcW w:w="7240" w:type="dxa"/>
            <w:shd w:val="clear" w:color="auto" w:fill="auto"/>
            <w:vAlign w:val="center"/>
          </w:tcPr>
          <w:p w14:paraId="10D2E469" w14:textId="77777777" w:rsidR="006300B1" w:rsidRPr="009A5060" w:rsidRDefault="006300B1" w:rsidP="00C179E5">
            <w:pPr>
              <w:autoSpaceDE w:val="0"/>
              <w:autoSpaceDN w:val="0"/>
              <w:adjustRightInd w:val="0"/>
              <w:spacing w:before="80" w:after="40" w:line="240" w:lineRule="auto"/>
              <w:rPr>
                <w:sz w:val="18"/>
                <w:szCs w:val="20"/>
              </w:rPr>
            </w:pPr>
            <w:r w:rsidRPr="009A5060">
              <w:rPr>
                <w:sz w:val="18"/>
                <w:szCs w:val="20"/>
              </w:rPr>
              <w:t>Warm Compressor Station</w:t>
            </w:r>
          </w:p>
        </w:tc>
      </w:tr>
      <w:tr w:rsidR="006300B1" w:rsidRPr="009A5060" w14:paraId="46788824" w14:textId="77777777" w:rsidTr="00B34630">
        <w:trPr>
          <w:trHeight w:val="71"/>
        </w:trPr>
        <w:tc>
          <w:tcPr>
            <w:tcW w:w="1101" w:type="dxa"/>
            <w:shd w:val="clear" w:color="auto" w:fill="auto"/>
          </w:tcPr>
          <w:p w14:paraId="30FE7AE2" w14:textId="77777777" w:rsidR="006300B1" w:rsidRPr="009A5060" w:rsidRDefault="006300B1" w:rsidP="00C179E5">
            <w:pPr>
              <w:pStyle w:val="AASemiBold"/>
              <w:spacing w:before="80" w:after="40" w:line="240" w:lineRule="auto"/>
              <w:ind w:left="-109" w:right="-107"/>
              <w:rPr>
                <w:sz w:val="18"/>
                <w:szCs w:val="20"/>
              </w:rPr>
            </w:pPr>
            <w:r w:rsidRPr="009A5060">
              <w:rPr>
                <w:sz w:val="18"/>
                <w:szCs w:val="20"/>
              </w:rPr>
              <w:t>WSH</w:t>
            </w:r>
          </w:p>
        </w:tc>
        <w:tc>
          <w:tcPr>
            <w:tcW w:w="7240" w:type="dxa"/>
            <w:shd w:val="clear" w:color="auto" w:fill="auto"/>
          </w:tcPr>
          <w:p w14:paraId="2DBCFE67" w14:textId="77777777" w:rsidR="006300B1" w:rsidRPr="009A5060" w:rsidRDefault="006300B1" w:rsidP="00C179E5">
            <w:pPr>
              <w:autoSpaceDE w:val="0"/>
              <w:autoSpaceDN w:val="0"/>
              <w:adjustRightInd w:val="0"/>
              <w:spacing w:before="80" w:after="40" w:line="240" w:lineRule="auto"/>
              <w:rPr>
                <w:sz w:val="18"/>
                <w:szCs w:val="20"/>
              </w:rPr>
            </w:pPr>
            <w:r w:rsidRPr="009A5060">
              <w:rPr>
                <w:sz w:val="18"/>
                <w:szCs w:val="20"/>
              </w:rPr>
              <w:t>Warm Storage Helium</w:t>
            </w:r>
          </w:p>
        </w:tc>
      </w:tr>
    </w:tbl>
    <w:p w14:paraId="6C5D7614" w14:textId="43AB2095" w:rsidR="004551A0" w:rsidRPr="009A5060" w:rsidRDefault="004551A0" w:rsidP="00C179E5">
      <w:pPr>
        <w:pStyle w:val="ADClause"/>
        <w:ind w:left="0"/>
        <w:rPr>
          <w:rFonts w:ascii="Segoe UI Semibold" w:eastAsia="Segoe UI" w:hAnsi="Segoe UI Semibold"/>
          <w:color w:val="562873"/>
          <w:sz w:val="24"/>
        </w:rPr>
      </w:pPr>
      <w:bookmarkStart w:id="6" w:name="_Toc188541025"/>
    </w:p>
    <w:p w14:paraId="5887D4A0" w14:textId="77777777" w:rsidR="001A691B" w:rsidRPr="009A5060" w:rsidRDefault="001A691B" w:rsidP="00C179E5">
      <w:pPr>
        <w:pStyle w:val="Heading2"/>
        <w:spacing w:line="240" w:lineRule="auto"/>
        <w:ind w:left="576"/>
      </w:pPr>
      <w:bookmarkStart w:id="7" w:name="_Toc200491755"/>
      <w:bookmarkStart w:id="8" w:name="_Toc202536066"/>
      <w:bookmarkStart w:id="9" w:name="_Toc202536858"/>
      <w:bookmarkStart w:id="10" w:name="_Toc216340907"/>
      <w:r w:rsidRPr="009A5060">
        <w:t>Terms and Definitions</w:t>
      </w:r>
      <w:bookmarkEnd w:id="6"/>
      <w:bookmarkEnd w:id="7"/>
      <w:bookmarkEnd w:id="8"/>
      <w:bookmarkEnd w:id="9"/>
      <w:bookmarkEnd w:id="10"/>
    </w:p>
    <w:tbl>
      <w:tblPr>
        <w:tblpPr w:leftFromText="180" w:rightFromText="180" w:vertAnchor="text" w:tblpY="1"/>
        <w:tblOverlap w:val="never"/>
        <w:tblW w:w="8767" w:type="dxa"/>
        <w:tblBorders>
          <w:bottom w:val="single" w:sz="4" w:space="0" w:color="A6A6A6" w:themeColor="background1" w:themeShade="A6"/>
          <w:insideH w:val="single" w:sz="4" w:space="0" w:color="A6A6A6" w:themeColor="background1" w:themeShade="A6"/>
        </w:tblBorders>
        <w:tblLook w:val="04A0" w:firstRow="1" w:lastRow="0" w:firstColumn="1" w:lastColumn="0" w:noHBand="0" w:noVBand="1"/>
      </w:tblPr>
      <w:tblGrid>
        <w:gridCol w:w="1701"/>
        <w:gridCol w:w="7066"/>
      </w:tblGrid>
      <w:tr w:rsidR="005C19C3" w:rsidRPr="009A5060" w14:paraId="06EC268D" w14:textId="77777777" w:rsidTr="00C634AC">
        <w:trPr>
          <w:trHeight w:val="252"/>
        </w:trPr>
        <w:tc>
          <w:tcPr>
            <w:tcW w:w="1701" w:type="dxa"/>
            <w:tcBorders>
              <w:top w:val="nil"/>
              <w:bottom w:val="nil"/>
            </w:tcBorders>
            <w:shd w:val="clear" w:color="auto" w:fill="auto"/>
          </w:tcPr>
          <w:p w14:paraId="2E3B7A6E" w14:textId="25A58B07" w:rsidR="005C19C3" w:rsidRPr="009A5060" w:rsidRDefault="005C19C3" w:rsidP="00C179E5">
            <w:pPr>
              <w:pStyle w:val="AASemiBold"/>
              <w:spacing w:line="240" w:lineRule="auto"/>
              <w:ind w:left="0"/>
              <w:rPr>
                <w:sz w:val="18"/>
                <w:szCs w:val="20"/>
              </w:rPr>
            </w:pPr>
            <w:r w:rsidRPr="009A5060">
              <w:rPr>
                <w:sz w:val="18"/>
                <w:szCs w:val="20"/>
              </w:rPr>
              <w:lastRenderedPageBreak/>
              <w:t>Conceptual Process Proposal</w:t>
            </w:r>
          </w:p>
        </w:tc>
        <w:tc>
          <w:tcPr>
            <w:tcW w:w="7066" w:type="dxa"/>
            <w:shd w:val="clear" w:color="auto" w:fill="auto"/>
            <w:vAlign w:val="center"/>
          </w:tcPr>
          <w:p w14:paraId="3AD48B2E" w14:textId="5AD36408" w:rsidR="005C19C3" w:rsidRPr="009A5060" w:rsidRDefault="005C19C3" w:rsidP="00C179E5">
            <w:pPr>
              <w:autoSpaceDE w:val="0"/>
              <w:autoSpaceDN w:val="0"/>
              <w:adjustRightInd w:val="0"/>
              <w:spacing w:line="240" w:lineRule="auto"/>
              <w:rPr>
                <w:sz w:val="18"/>
                <w:szCs w:val="20"/>
              </w:rPr>
            </w:pPr>
            <w:r w:rsidRPr="009A5060">
              <w:rPr>
                <w:sz w:val="18"/>
                <w:szCs w:val="20"/>
              </w:rPr>
              <w:t>A preliminary engineering framework that defines the cryogenic helium refrigeration architecture, supporting a range of operational and functional requirements.  The Conceptual Process Proposal serves as the foundation for subsequent design stages by detailing the system architecture, proposed configurations, and functional decompositions necessary to meet the overarching System Requirements.  It ensures integration of key subsystems and process units while maintaining compliance with operational constraints, safety margins, and performance criteria.  It is reviewed and validated as a baseline for the Detailed Design phases</w:t>
            </w:r>
          </w:p>
        </w:tc>
      </w:tr>
      <w:tr w:rsidR="005C19C3" w:rsidRPr="009A5060" w14:paraId="48DBC0E8" w14:textId="77777777" w:rsidTr="00C634AC">
        <w:trPr>
          <w:trHeight w:val="252"/>
        </w:trPr>
        <w:tc>
          <w:tcPr>
            <w:tcW w:w="1701" w:type="dxa"/>
            <w:tcBorders>
              <w:top w:val="nil"/>
              <w:bottom w:val="nil"/>
            </w:tcBorders>
            <w:shd w:val="clear" w:color="auto" w:fill="auto"/>
          </w:tcPr>
          <w:p w14:paraId="6DF4E599" w14:textId="77777777" w:rsidR="005C19C3" w:rsidRPr="009A5060" w:rsidRDefault="005C19C3" w:rsidP="00C179E5">
            <w:pPr>
              <w:pStyle w:val="AASemiBold"/>
              <w:spacing w:line="240" w:lineRule="auto"/>
              <w:rPr>
                <w:sz w:val="18"/>
                <w:szCs w:val="20"/>
              </w:rPr>
            </w:pPr>
            <w:r w:rsidRPr="009A5060">
              <w:rPr>
                <w:sz w:val="18"/>
                <w:szCs w:val="20"/>
              </w:rPr>
              <w:t>CoreShare</w:t>
            </w:r>
          </w:p>
        </w:tc>
        <w:tc>
          <w:tcPr>
            <w:tcW w:w="7066" w:type="dxa"/>
            <w:shd w:val="clear" w:color="auto" w:fill="auto"/>
            <w:vAlign w:val="center"/>
          </w:tcPr>
          <w:p w14:paraId="671918DD" w14:textId="77777777" w:rsidR="005C19C3" w:rsidRPr="009A5060" w:rsidRDefault="005C19C3" w:rsidP="00C179E5">
            <w:pPr>
              <w:autoSpaceDE w:val="0"/>
              <w:autoSpaceDN w:val="0"/>
              <w:adjustRightInd w:val="0"/>
              <w:spacing w:line="240" w:lineRule="auto"/>
              <w:rPr>
                <w:sz w:val="18"/>
                <w:szCs w:val="20"/>
              </w:rPr>
            </w:pPr>
            <w:r w:rsidRPr="009A5060">
              <w:rPr>
                <w:sz w:val="18"/>
                <w:szCs w:val="20"/>
              </w:rPr>
              <w:t>SCK CEN’s document management system</w:t>
            </w:r>
          </w:p>
        </w:tc>
      </w:tr>
      <w:tr w:rsidR="005C19C3" w:rsidRPr="009A5060" w14:paraId="7136D9A4" w14:textId="77777777" w:rsidTr="00C634AC">
        <w:trPr>
          <w:trHeight w:val="252"/>
        </w:trPr>
        <w:tc>
          <w:tcPr>
            <w:tcW w:w="1701" w:type="dxa"/>
            <w:tcBorders>
              <w:top w:val="nil"/>
              <w:bottom w:val="nil"/>
            </w:tcBorders>
            <w:shd w:val="clear" w:color="auto" w:fill="auto"/>
          </w:tcPr>
          <w:p w14:paraId="31847054" w14:textId="63D4FBC9" w:rsidR="005C19C3" w:rsidRPr="009A5060" w:rsidRDefault="005C19C3" w:rsidP="00C179E5">
            <w:pPr>
              <w:pStyle w:val="AASemiBold"/>
              <w:spacing w:line="240" w:lineRule="auto"/>
              <w:rPr>
                <w:sz w:val="18"/>
                <w:szCs w:val="20"/>
              </w:rPr>
            </w:pPr>
            <w:r w:rsidRPr="009A5060">
              <w:rPr>
                <w:sz w:val="18"/>
                <w:szCs w:val="20"/>
              </w:rPr>
              <w:t>(Inverse) Coefficient of Performance</w:t>
            </w:r>
          </w:p>
        </w:tc>
        <w:tc>
          <w:tcPr>
            <w:tcW w:w="7066" w:type="dxa"/>
            <w:shd w:val="clear" w:color="auto" w:fill="auto"/>
            <w:vAlign w:val="center"/>
          </w:tcPr>
          <w:p w14:paraId="634DA191" w14:textId="6430D130" w:rsidR="00527FA5" w:rsidRPr="009A5060" w:rsidRDefault="00527FA5" w:rsidP="00C179E5">
            <w:pPr>
              <w:autoSpaceDE w:val="0"/>
              <w:autoSpaceDN w:val="0"/>
              <w:adjustRightInd w:val="0"/>
              <w:spacing w:line="240" w:lineRule="auto"/>
              <w:rPr>
                <w:sz w:val="18"/>
                <w:szCs w:val="20"/>
              </w:rPr>
            </w:pPr>
            <w:r w:rsidRPr="009A5060">
              <w:rPr>
                <w:sz w:val="18"/>
                <w:szCs w:val="20"/>
              </w:rPr>
              <w:t>COP:  A dimensionless indicator of the energy efficiency of refrigeration, representing the ratio of useful thermal energy delivered to the electrical energy consumed</w:t>
            </w:r>
            <w:r w:rsidR="00900B24" w:rsidRPr="009A5060">
              <w:rPr>
                <w:sz w:val="18"/>
                <w:szCs w:val="20"/>
              </w:rPr>
              <w:t xml:space="preserve">.  </w:t>
            </w:r>
            <w:r w:rsidRPr="009A5060">
              <w:rPr>
                <w:sz w:val="18"/>
                <w:szCs w:val="20"/>
              </w:rPr>
              <w:t xml:space="preserve">In cryogenic applications, </w:t>
            </w:r>
          </w:p>
          <w:p w14:paraId="009B1991" w14:textId="016C849C" w:rsidR="00527FA5" w:rsidRPr="009A5060" w:rsidRDefault="00527FA5" w:rsidP="00C179E5">
            <w:pPr>
              <w:autoSpaceDE w:val="0"/>
              <w:autoSpaceDN w:val="0"/>
              <w:adjustRightInd w:val="0"/>
              <w:spacing w:line="240" w:lineRule="auto"/>
              <w:rPr>
                <w:sz w:val="18"/>
                <w:szCs w:val="20"/>
              </w:rPr>
            </w:pPr>
            <w:r w:rsidRPr="009A5060">
              <w:rPr>
                <w:sz w:val="18"/>
                <w:szCs w:val="20"/>
              </w:rPr>
              <w:t>COP refers specifically to the amount of cooling power generated at cryogenic temperatures per unit of electrical input.</w:t>
            </w:r>
          </w:p>
          <w:p w14:paraId="59308878" w14:textId="72DF73DB" w:rsidR="00527FA5" w:rsidRPr="009A5060" w:rsidRDefault="00527FA5" w:rsidP="00C179E5">
            <w:pPr>
              <w:autoSpaceDE w:val="0"/>
              <w:autoSpaceDN w:val="0"/>
              <w:adjustRightInd w:val="0"/>
              <w:spacing w:line="240" w:lineRule="auto"/>
              <w:rPr>
                <w:sz w:val="18"/>
                <w:szCs w:val="20"/>
              </w:rPr>
            </w:pPr>
            <w:r w:rsidRPr="009A5060">
              <w:rPr>
                <w:sz w:val="18"/>
                <w:szCs w:val="20"/>
              </w:rPr>
              <w:t>Defined as:</w:t>
            </w:r>
          </w:p>
          <w:p w14:paraId="35F057A9" w14:textId="77777777" w:rsidR="00527FA5" w:rsidRPr="009A5060" w:rsidRDefault="00527FA5" w:rsidP="00C179E5">
            <w:pPr>
              <w:autoSpaceDE w:val="0"/>
              <w:autoSpaceDN w:val="0"/>
              <w:adjustRightInd w:val="0"/>
              <w:spacing w:line="240" w:lineRule="auto"/>
              <w:rPr>
                <w:sz w:val="18"/>
                <w:szCs w:val="20"/>
              </w:rPr>
            </w:pPr>
            <w:r w:rsidRPr="009A5060">
              <w:rPr>
                <w:sz w:val="18"/>
                <w:szCs w:val="20"/>
              </w:rPr>
              <w:t xml:space="preserve">            COP_cryogenic = Q_cooling / P_input</w:t>
            </w:r>
          </w:p>
          <w:p w14:paraId="605FBB32" w14:textId="77777777" w:rsidR="00527FA5" w:rsidRPr="009A5060" w:rsidRDefault="00527FA5" w:rsidP="00C179E5">
            <w:pPr>
              <w:autoSpaceDE w:val="0"/>
              <w:autoSpaceDN w:val="0"/>
              <w:adjustRightInd w:val="0"/>
              <w:spacing w:line="240" w:lineRule="auto"/>
              <w:rPr>
                <w:sz w:val="18"/>
                <w:szCs w:val="20"/>
              </w:rPr>
            </w:pPr>
            <w:r w:rsidRPr="009A5060">
              <w:rPr>
                <w:sz w:val="18"/>
                <w:szCs w:val="20"/>
              </w:rPr>
              <w:t xml:space="preserve">        where:</w:t>
            </w:r>
          </w:p>
          <w:p w14:paraId="539D4DF8" w14:textId="77777777" w:rsidR="00527FA5" w:rsidRPr="009A5060" w:rsidRDefault="00527FA5" w:rsidP="00C179E5">
            <w:pPr>
              <w:autoSpaceDE w:val="0"/>
              <w:autoSpaceDN w:val="0"/>
              <w:adjustRightInd w:val="0"/>
              <w:spacing w:line="240" w:lineRule="auto"/>
              <w:rPr>
                <w:sz w:val="18"/>
                <w:szCs w:val="20"/>
              </w:rPr>
            </w:pPr>
            <w:r w:rsidRPr="009A5060">
              <w:rPr>
                <w:sz w:val="18"/>
                <w:szCs w:val="20"/>
              </w:rPr>
              <w:t xml:space="preserve">            Q_cooling = Net cooling power at cryogenic temperature [W]</w:t>
            </w:r>
          </w:p>
          <w:p w14:paraId="54C51702" w14:textId="5AAEA35D" w:rsidR="00527FA5" w:rsidRPr="009A5060" w:rsidRDefault="00527FA5" w:rsidP="00C179E5">
            <w:pPr>
              <w:autoSpaceDE w:val="0"/>
              <w:autoSpaceDN w:val="0"/>
              <w:adjustRightInd w:val="0"/>
              <w:spacing w:line="240" w:lineRule="auto"/>
              <w:rPr>
                <w:sz w:val="18"/>
                <w:szCs w:val="20"/>
              </w:rPr>
            </w:pPr>
            <w:r w:rsidRPr="009A5060">
              <w:rPr>
                <w:sz w:val="18"/>
                <w:szCs w:val="20"/>
              </w:rPr>
              <w:t xml:space="preserve">            P_input = Total input power.</w:t>
            </w:r>
          </w:p>
          <w:p w14:paraId="1C44897B" w14:textId="4EA19941" w:rsidR="00527FA5" w:rsidRPr="009A5060" w:rsidRDefault="00527FA5" w:rsidP="00C179E5">
            <w:pPr>
              <w:autoSpaceDE w:val="0"/>
              <w:autoSpaceDN w:val="0"/>
              <w:adjustRightInd w:val="0"/>
              <w:spacing w:line="240" w:lineRule="auto"/>
              <w:rPr>
                <w:sz w:val="18"/>
                <w:szCs w:val="20"/>
              </w:rPr>
            </w:pPr>
            <w:r w:rsidRPr="009A5060">
              <w:rPr>
                <w:sz w:val="18"/>
                <w:szCs w:val="20"/>
              </w:rPr>
              <w:br/>
              <w:t xml:space="preserve"> Inverse Coefficient of Performance (invCOP):</w:t>
            </w:r>
          </w:p>
          <w:p w14:paraId="16EFBB3B" w14:textId="56097447" w:rsidR="00527FA5" w:rsidRPr="009A5060" w:rsidRDefault="00527FA5" w:rsidP="00C179E5">
            <w:pPr>
              <w:autoSpaceDE w:val="0"/>
              <w:autoSpaceDN w:val="0"/>
              <w:adjustRightInd w:val="0"/>
              <w:spacing w:line="240" w:lineRule="auto"/>
              <w:rPr>
                <w:sz w:val="18"/>
                <w:szCs w:val="20"/>
              </w:rPr>
            </w:pPr>
            <w:r w:rsidRPr="009A5060">
              <w:rPr>
                <w:sz w:val="18"/>
                <w:szCs w:val="20"/>
              </w:rPr>
              <w:t xml:space="preserve"> A measure of specific power consumption in refrigeration systems, defined as the amount of input electrical energy required to produce one unit of cooling at the specified cryogenic temperature. </w:t>
            </w:r>
          </w:p>
          <w:p w14:paraId="05EE95B6" w14:textId="456FDFEE" w:rsidR="00527FA5" w:rsidRPr="009A5060" w:rsidRDefault="00527FA5" w:rsidP="00C179E5">
            <w:pPr>
              <w:autoSpaceDE w:val="0"/>
              <w:autoSpaceDN w:val="0"/>
              <w:adjustRightInd w:val="0"/>
              <w:spacing w:line="240" w:lineRule="auto"/>
              <w:rPr>
                <w:sz w:val="18"/>
                <w:szCs w:val="20"/>
              </w:rPr>
            </w:pPr>
            <w:r w:rsidRPr="009A5060">
              <w:rPr>
                <w:sz w:val="18"/>
                <w:szCs w:val="20"/>
              </w:rPr>
              <w:t>Commonly expressed in W/W (e.g., W per W of cooling at 4.5 K).  Lower values indicate higher efficiency.</w:t>
            </w:r>
          </w:p>
          <w:p w14:paraId="2CF22157" w14:textId="717C37A6" w:rsidR="00527FA5" w:rsidRPr="009A5060" w:rsidRDefault="00527FA5" w:rsidP="00C179E5">
            <w:pPr>
              <w:autoSpaceDE w:val="0"/>
              <w:autoSpaceDN w:val="0"/>
              <w:adjustRightInd w:val="0"/>
              <w:spacing w:line="240" w:lineRule="auto"/>
              <w:rPr>
                <w:sz w:val="18"/>
                <w:szCs w:val="20"/>
              </w:rPr>
            </w:pPr>
            <w:r w:rsidRPr="009A5060">
              <w:rPr>
                <w:sz w:val="18"/>
                <w:szCs w:val="20"/>
              </w:rPr>
              <w:t>Defined as:</w:t>
            </w:r>
          </w:p>
          <w:p w14:paraId="40D61D82" w14:textId="5FF5BF40" w:rsidR="005C19C3" w:rsidRPr="009A5060" w:rsidRDefault="00527FA5" w:rsidP="00C179E5">
            <w:pPr>
              <w:spacing w:line="240" w:lineRule="auto"/>
              <w:rPr>
                <w:sz w:val="18"/>
                <w:szCs w:val="20"/>
              </w:rPr>
            </w:pPr>
            <w:r w:rsidRPr="009A5060">
              <w:rPr>
                <w:sz w:val="18"/>
                <w:szCs w:val="20"/>
              </w:rPr>
              <w:t xml:space="preserve">            invCOP_cryogenic = P_input / Q_cooling = 1 / COP_cryogenic</w:t>
            </w:r>
          </w:p>
        </w:tc>
      </w:tr>
      <w:tr w:rsidR="005C19C3" w:rsidRPr="009A5060" w14:paraId="7B928F6B" w14:textId="77777777" w:rsidTr="00C634AC">
        <w:trPr>
          <w:trHeight w:val="252"/>
        </w:trPr>
        <w:tc>
          <w:tcPr>
            <w:tcW w:w="1701" w:type="dxa"/>
            <w:tcBorders>
              <w:top w:val="nil"/>
              <w:bottom w:val="nil"/>
            </w:tcBorders>
            <w:shd w:val="clear" w:color="auto" w:fill="auto"/>
          </w:tcPr>
          <w:p w14:paraId="6B4D38B2" w14:textId="385CEA72" w:rsidR="005C19C3" w:rsidRPr="009A5060" w:rsidRDefault="005C19C3" w:rsidP="00C179E5">
            <w:pPr>
              <w:pStyle w:val="AASemiBold"/>
              <w:spacing w:line="240" w:lineRule="auto"/>
              <w:rPr>
                <w:sz w:val="18"/>
                <w:szCs w:val="20"/>
              </w:rPr>
            </w:pPr>
            <w:r w:rsidRPr="009A5060">
              <w:rPr>
                <w:sz w:val="18"/>
                <w:szCs w:val="20"/>
              </w:rPr>
              <w:t xml:space="preserve">Design Stage(s) / Project Execution </w:t>
            </w:r>
            <w:r w:rsidR="005836DF" w:rsidRPr="009A5060">
              <w:rPr>
                <w:sz w:val="18"/>
                <w:szCs w:val="20"/>
              </w:rPr>
              <w:t>S</w:t>
            </w:r>
            <w:r w:rsidRPr="009A5060">
              <w:rPr>
                <w:sz w:val="18"/>
                <w:szCs w:val="20"/>
              </w:rPr>
              <w:t>tages</w:t>
            </w:r>
          </w:p>
        </w:tc>
        <w:tc>
          <w:tcPr>
            <w:tcW w:w="7066" w:type="dxa"/>
            <w:shd w:val="clear" w:color="auto" w:fill="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50"/>
            </w:tblGrid>
            <w:tr w:rsidR="005C19C3" w:rsidRPr="009A5060" w14:paraId="624CF61B" w14:textId="77777777" w:rsidTr="00690490">
              <w:trPr>
                <w:tblCellSpacing w:w="15" w:type="dxa"/>
              </w:trPr>
              <w:tc>
                <w:tcPr>
                  <w:tcW w:w="0" w:type="auto"/>
                  <w:vAlign w:val="center"/>
                  <w:hideMark/>
                </w:tcPr>
                <w:p w14:paraId="4D95C44D" w14:textId="6E7FE512" w:rsidR="005C19C3" w:rsidRPr="009A5060" w:rsidRDefault="005C19C3" w:rsidP="00C179E5">
                  <w:pPr>
                    <w:framePr w:hSpace="180" w:wrap="around" w:vAnchor="text" w:hAnchor="text" w:y="1"/>
                    <w:autoSpaceDE w:val="0"/>
                    <w:autoSpaceDN w:val="0"/>
                    <w:adjustRightInd w:val="0"/>
                    <w:spacing w:line="240" w:lineRule="auto"/>
                    <w:suppressOverlap/>
                    <w:rPr>
                      <w:sz w:val="18"/>
                      <w:szCs w:val="20"/>
                    </w:rPr>
                  </w:pPr>
                  <w:r w:rsidRPr="009A5060">
                    <w:rPr>
                      <w:sz w:val="18"/>
                      <w:szCs w:val="20"/>
                    </w:rPr>
                    <w:t>A self-contained phase within the engineering design process, each focusing on a distinct level of technical maturity and output deliverables.  Design Stages are sequenced to transform user requirements into realizable system configurations through increasing levels of fidelity and validation.</w:t>
                  </w:r>
                  <w:r w:rsidRPr="009A5060">
                    <w:rPr>
                      <w:sz w:val="18"/>
                      <w:szCs w:val="20"/>
                    </w:rPr>
                    <w:br/>
                  </w:r>
                  <w:r w:rsidRPr="009A5060">
                    <w:rPr>
                      <w:sz w:val="18"/>
                      <w:szCs w:val="20"/>
                    </w:rPr>
                    <w:br/>
                  </w:r>
                  <w:r w:rsidRPr="009A5060">
                    <w:rPr>
                      <w:rStyle w:val="AASemiBoldChar"/>
                      <w:sz w:val="18"/>
                      <w:szCs w:val="20"/>
                    </w:rPr>
                    <w:t>Conceptual Design Phase</w:t>
                  </w:r>
                  <w:r w:rsidRPr="009A5060">
                    <w:rPr>
                      <w:sz w:val="18"/>
                      <w:szCs w:val="20"/>
                    </w:rPr>
                    <w:t>: A phase in the design process that involves evaluating multiple concepts to determine their ability to fulfil the defined fit-for-purpose requirements.  It includes the identification and justification of a reference concept deemed the most suitable and feasible within the specified constraints.  The Conceptual Design provides a general understanding of the system's intended purpose, overall structure, operating principles, physical dimensions, and key technical specifications.  Once reviewed and approved, the Conceptual Design serves as the foundation for the development of the Detailed Design.</w:t>
                  </w:r>
                </w:p>
                <w:p w14:paraId="0C84EB8B" w14:textId="3C1591C7" w:rsidR="005C19C3" w:rsidRPr="009A5060" w:rsidRDefault="005C19C3" w:rsidP="00C179E5">
                  <w:pPr>
                    <w:framePr w:hSpace="180" w:wrap="around" w:vAnchor="text" w:hAnchor="text" w:y="1"/>
                    <w:autoSpaceDE w:val="0"/>
                    <w:autoSpaceDN w:val="0"/>
                    <w:adjustRightInd w:val="0"/>
                    <w:spacing w:line="240" w:lineRule="auto"/>
                    <w:suppressOverlap/>
                    <w:rPr>
                      <w:sz w:val="18"/>
                      <w:szCs w:val="20"/>
                    </w:rPr>
                  </w:pPr>
                  <w:r w:rsidRPr="009A5060">
                    <w:rPr>
                      <w:rStyle w:val="AASemiBoldChar"/>
                      <w:sz w:val="18"/>
                      <w:szCs w:val="20"/>
                    </w:rPr>
                    <w:t>Detailed Design Phase</w:t>
                  </w:r>
                  <w:r w:rsidRPr="009A5060">
                    <w:rPr>
                      <w:sz w:val="18"/>
                      <w:szCs w:val="20"/>
                    </w:rPr>
                    <w:t>: This stage develops the finalized and exhaustive Design Documentation required for fabrication, inspection, testing, installation, commissioning, operation, maintenance, refurbishment, and decommissioning of the System.  Documentation must meet quality, regulatory, and lifecycle expectations.</w:t>
                  </w:r>
                  <w:r w:rsidRPr="009A5060">
                    <w:rPr>
                      <w:sz w:val="18"/>
                      <w:szCs w:val="20"/>
                    </w:rPr>
                    <w:br/>
                  </w:r>
                </w:p>
              </w:tc>
            </w:tr>
          </w:tbl>
          <w:p w14:paraId="7F12494A" w14:textId="52091D4B" w:rsidR="005C19C3" w:rsidRPr="009A5060" w:rsidRDefault="005C19C3" w:rsidP="00C179E5">
            <w:pPr>
              <w:autoSpaceDE w:val="0"/>
              <w:autoSpaceDN w:val="0"/>
              <w:adjustRightInd w:val="0"/>
              <w:spacing w:line="240" w:lineRule="auto"/>
              <w:rPr>
                <w:sz w:val="18"/>
                <w:szCs w:val="20"/>
              </w:rPr>
            </w:pPr>
          </w:p>
        </w:tc>
      </w:tr>
      <w:tr w:rsidR="00D93B0E" w:rsidRPr="009A5060" w14:paraId="08CA6B91" w14:textId="77777777" w:rsidTr="00C634AC">
        <w:trPr>
          <w:trHeight w:val="252"/>
        </w:trPr>
        <w:tc>
          <w:tcPr>
            <w:tcW w:w="1701" w:type="dxa"/>
            <w:tcBorders>
              <w:top w:val="nil"/>
              <w:bottom w:val="nil"/>
            </w:tcBorders>
            <w:shd w:val="clear" w:color="auto" w:fill="auto"/>
          </w:tcPr>
          <w:p w14:paraId="69C44564" w14:textId="27AB7035" w:rsidR="00D93B0E" w:rsidRPr="009A5060" w:rsidRDefault="00D93B0E" w:rsidP="00C179E5">
            <w:pPr>
              <w:pStyle w:val="AASemiBold"/>
              <w:spacing w:line="240" w:lineRule="auto"/>
              <w:rPr>
                <w:sz w:val="18"/>
                <w:szCs w:val="20"/>
              </w:rPr>
            </w:pPr>
            <w:r w:rsidRPr="009A5060">
              <w:rPr>
                <w:sz w:val="18"/>
                <w:szCs w:val="20"/>
              </w:rPr>
              <w:lastRenderedPageBreak/>
              <w:t>Digital Process Model</w:t>
            </w:r>
          </w:p>
        </w:tc>
        <w:tc>
          <w:tcPr>
            <w:tcW w:w="7066" w:type="dxa"/>
            <w:shd w:val="clear" w:color="auto" w:fill="auto"/>
          </w:tcPr>
          <w:p w14:paraId="29A70DD5" w14:textId="04B41195" w:rsidR="00D93B0E" w:rsidRPr="009A5060" w:rsidRDefault="00D93B0E" w:rsidP="00C179E5">
            <w:pPr>
              <w:autoSpaceDE w:val="0"/>
              <w:autoSpaceDN w:val="0"/>
              <w:adjustRightInd w:val="0"/>
              <w:spacing w:line="240" w:lineRule="auto"/>
              <w:rPr>
                <w:sz w:val="18"/>
                <w:szCs w:val="20"/>
              </w:rPr>
            </w:pPr>
            <w:r w:rsidRPr="009A5060">
              <w:rPr>
                <w:sz w:val="18"/>
                <w:szCs w:val="20"/>
              </w:rPr>
              <w:t xml:space="preserve">The software model (transient or </w:t>
            </w:r>
            <w:r w:rsidR="00900B24" w:rsidRPr="009A5060">
              <w:rPr>
                <w:sz w:val="18"/>
                <w:szCs w:val="20"/>
              </w:rPr>
              <w:t>steady state</w:t>
            </w:r>
            <w:r w:rsidRPr="009A5060">
              <w:rPr>
                <w:sz w:val="18"/>
                <w:szCs w:val="20"/>
              </w:rPr>
              <w:t xml:space="preserve">) representing cryogenic </w:t>
            </w:r>
            <w:r w:rsidR="009A5060" w:rsidRPr="009A5060">
              <w:rPr>
                <w:sz w:val="18"/>
                <w:szCs w:val="20"/>
              </w:rPr>
              <w:t>behaviour</w:t>
            </w:r>
            <w:r w:rsidRPr="009A5060">
              <w:rPr>
                <w:sz w:val="18"/>
                <w:szCs w:val="20"/>
              </w:rPr>
              <w:t>; may form part of or interface with the Test System.</w:t>
            </w:r>
          </w:p>
        </w:tc>
      </w:tr>
      <w:tr w:rsidR="00D93B0E" w:rsidRPr="009A5060" w14:paraId="3695ED5C" w14:textId="77777777" w:rsidTr="00C634AC">
        <w:trPr>
          <w:trHeight w:val="252"/>
        </w:trPr>
        <w:tc>
          <w:tcPr>
            <w:tcW w:w="1701" w:type="dxa"/>
            <w:tcBorders>
              <w:top w:val="nil"/>
              <w:bottom w:val="nil"/>
            </w:tcBorders>
            <w:shd w:val="clear" w:color="auto" w:fill="auto"/>
          </w:tcPr>
          <w:p w14:paraId="79F0F84B" w14:textId="0A0FF555" w:rsidR="00D93B0E" w:rsidRPr="009A5060" w:rsidRDefault="00D93B0E" w:rsidP="00C179E5">
            <w:pPr>
              <w:pStyle w:val="AASemiBold"/>
              <w:spacing w:line="240" w:lineRule="auto"/>
              <w:rPr>
                <w:sz w:val="18"/>
                <w:szCs w:val="20"/>
              </w:rPr>
            </w:pPr>
            <w:r w:rsidRPr="009A5060">
              <w:rPr>
                <w:sz w:val="18"/>
                <w:szCs w:val="20"/>
              </w:rPr>
              <w:t>Digital Twin</w:t>
            </w:r>
          </w:p>
        </w:tc>
        <w:tc>
          <w:tcPr>
            <w:tcW w:w="7066" w:type="dxa"/>
            <w:shd w:val="clear" w:color="auto" w:fill="auto"/>
          </w:tcPr>
          <w:p w14:paraId="2C72438B" w14:textId="7C823163" w:rsidR="00D93B0E" w:rsidRPr="009A5060" w:rsidRDefault="00D93B0E" w:rsidP="00C179E5">
            <w:pPr>
              <w:autoSpaceDE w:val="0"/>
              <w:autoSpaceDN w:val="0"/>
              <w:adjustRightInd w:val="0"/>
              <w:spacing w:line="240" w:lineRule="auto"/>
              <w:rPr>
                <w:sz w:val="18"/>
                <w:szCs w:val="20"/>
              </w:rPr>
            </w:pPr>
            <w:r w:rsidRPr="009A5060">
              <w:rPr>
                <w:sz w:val="18"/>
                <w:szCs w:val="20"/>
              </w:rPr>
              <w:t xml:space="preserve">A </w:t>
            </w:r>
            <w:r w:rsidR="00900B24" w:rsidRPr="009A5060">
              <w:rPr>
                <w:sz w:val="18"/>
                <w:szCs w:val="20"/>
              </w:rPr>
              <w:t>full scope</w:t>
            </w:r>
            <w:r w:rsidRPr="009A5060">
              <w:rPr>
                <w:sz w:val="18"/>
                <w:szCs w:val="20"/>
              </w:rPr>
              <w:t>, continuously synchronized digital representation of the QPLANT; not mandatory.</w:t>
            </w:r>
          </w:p>
        </w:tc>
      </w:tr>
      <w:tr w:rsidR="005C19C3" w:rsidRPr="009A5060" w14:paraId="53367E4E" w14:textId="77777777" w:rsidTr="00C634AC">
        <w:trPr>
          <w:trHeight w:val="252"/>
        </w:trPr>
        <w:tc>
          <w:tcPr>
            <w:tcW w:w="1701" w:type="dxa"/>
            <w:tcBorders>
              <w:top w:val="nil"/>
              <w:bottom w:val="nil"/>
            </w:tcBorders>
            <w:shd w:val="clear" w:color="auto" w:fill="auto"/>
          </w:tcPr>
          <w:p w14:paraId="2FEB22F1" w14:textId="32A18FD5" w:rsidR="005C19C3" w:rsidRPr="009A5060" w:rsidRDefault="005C19C3" w:rsidP="00C179E5">
            <w:pPr>
              <w:pStyle w:val="AASemiBold"/>
              <w:spacing w:line="240" w:lineRule="auto"/>
              <w:rPr>
                <w:sz w:val="18"/>
                <w:szCs w:val="20"/>
              </w:rPr>
            </w:pPr>
            <w:r w:rsidRPr="009A5060">
              <w:rPr>
                <w:sz w:val="18"/>
                <w:szCs w:val="20"/>
              </w:rPr>
              <w:t>Functional Test Plan</w:t>
            </w:r>
            <w:r w:rsidR="006C2DA3" w:rsidRPr="009A5060">
              <w:rPr>
                <w:sz w:val="18"/>
                <w:szCs w:val="20"/>
              </w:rPr>
              <w:t xml:space="preserve"> (FTP)</w:t>
            </w:r>
          </w:p>
        </w:tc>
        <w:tc>
          <w:tcPr>
            <w:tcW w:w="7066" w:type="dxa"/>
            <w:shd w:val="clear" w:color="auto" w:fill="auto"/>
          </w:tcPr>
          <w:p w14:paraId="6AA83CEF" w14:textId="4DEE3C8B" w:rsidR="005C19C3" w:rsidRPr="009A5060" w:rsidRDefault="006C2DA3" w:rsidP="00C179E5">
            <w:pPr>
              <w:autoSpaceDE w:val="0"/>
              <w:autoSpaceDN w:val="0"/>
              <w:adjustRightInd w:val="0"/>
              <w:spacing w:line="240" w:lineRule="auto"/>
              <w:rPr>
                <w:sz w:val="18"/>
                <w:szCs w:val="20"/>
              </w:rPr>
            </w:pPr>
            <w:r w:rsidRPr="009A5060">
              <w:rPr>
                <w:sz w:val="18"/>
                <w:szCs w:val="20"/>
              </w:rPr>
              <w:t>A structured, traceable document defining functional verification for each System Under Test (SUT) and its Control and Interlock System (SUT:CIS)</w:t>
            </w:r>
            <w:r w:rsidR="00900B24" w:rsidRPr="009A5060">
              <w:rPr>
                <w:sz w:val="18"/>
                <w:szCs w:val="20"/>
              </w:rPr>
              <w:t xml:space="preserve">.  </w:t>
            </w:r>
            <w:r w:rsidRPr="009A5060">
              <w:rPr>
                <w:sz w:val="18"/>
                <w:szCs w:val="20"/>
              </w:rPr>
              <w:t>It shall specify test cases, inputs, interfaces, control sequences, monitoring logic, and acceptance criteria to demonstrate compliance with the stated requirements</w:t>
            </w:r>
          </w:p>
        </w:tc>
      </w:tr>
      <w:tr w:rsidR="005C19C3" w:rsidRPr="009A5060" w14:paraId="274C396B" w14:textId="77777777" w:rsidTr="00C634AC">
        <w:trPr>
          <w:trHeight w:val="252"/>
        </w:trPr>
        <w:tc>
          <w:tcPr>
            <w:tcW w:w="1701" w:type="dxa"/>
            <w:tcBorders>
              <w:top w:val="nil"/>
              <w:bottom w:val="nil"/>
            </w:tcBorders>
            <w:shd w:val="clear" w:color="auto" w:fill="auto"/>
          </w:tcPr>
          <w:p w14:paraId="4094FFAC" w14:textId="77777777" w:rsidR="005C19C3" w:rsidRPr="009A5060" w:rsidRDefault="005C19C3" w:rsidP="00C179E5">
            <w:pPr>
              <w:pStyle w:val="AASemiBold"/>
              <w:spacing w:line="240" w:lineRule="auto"/>
              <w:rPr>
                <w:sz w:val="18"/>
                <w:szCs w:val="20"/>
              </w:rPr>
            </w:pPr>
            <w:r w:rsidRPr="009A5060">
              <w:rPr>
                <w:sz w:val="18"/>
                <w:szCs w:val="20"/>
              </w:rPr>
              <w:t>Hold Point</w:t>
            </w:r>
          </w:p>
        </w:tc>
        <w:tc>
          <w:tcPr>
            <w:tcW w:w="7066" w:type="dxa"/>
            <w:shd w:val="clear" w:color="auto" w:fill="auto"/>
            <w:vAlign w:val="center"/>
          </w:tcPr>
          <w:p w14:paraId="2F213071" w14:textId="77777777" w:rsidR="005C19C3" w:rsidRPr="009A5060" w:rsidRDefault="005C19C3" w:rsidP="00C179E5">
            <w:pPr>
              <w:autoSpaceDE w:val="0"/>
              <w:autoSpaceDN w:val="0"/>
              <w:adjustRightInd w:val="0"/>
              <w:spacing w:line="240" w:lineRule="auto"/>
              <w:rPr>
                <w:sz w:val="18"/>
                <w:szCs w:val="20"/>
              </w:rPr>
            </w:pPr>
            <w:r w:rsidRPr="009A5060">
              <w:rPr>
                <w:sz w:val="18"/>
                <w:szCs w:val="20"/>
              </w:rPr>
              <w:t>A mandatory verification point beyond which work cannot continue without approval by SCK CEN.  The work can only continue provided that SCK CEN has been able to verify the quality of the work completed so far and has confirmed its approval of such work in writing.</w:t>
            </w:r>
          </w:p>
        </w:tc>
      </w:tr>
      <w:tr w:rsidR="002E6835" w:rsidRPr="009A5060" w14:paraId="3F0F3AEC" w14:textId="77777777" w:rsidTr="00C634AC">
        <w:trPr>
          <w:trHeight w:val="252"/>
        </w:trPr>
        <w:tc>
          <w:tcPr>
            <w:tcW w:w="1701" w:type="dxa"/>
            <w:tcBorders>
              <w:top w:val="nil"/>
              <w:bottom w:val="nil"/>
            </w:tcBorders>
            <w:shd w:val="clear" w:color="auto" w:fill="auto"/>
          </w:tcPr>
          <w:p w14:paraId="15C9F877" w14:textId="56E2685C" w:rsidR="002E6835" w:rsidRPr="009A5060" w:rsidRDefault="002E6835" w:rsidP="00C179E5">
            <w:pPr>
              <w:pStyle w:val="AASemiBold"/>
              <w:spacing w:line="240" w:lineRule="auto"/>
              <w:rPr>
                <w:sz w:val="18"/>
                <w:szCs w:val="20"/>
              </w:rPr>
            </w:pPr>
            <w:r>
              <w:rPr>
                <w:sz w:val="18"/>
                <w:szCs w:val="20"/>
              </w:rPr>
              <w:t>Life Cycle Phase</w:t>
            </w:r>
          </w:p>
        </w:tc>
        <w:tc>
          <w:tcPr>
            <w:tcW w:w="7066" w:type="dxa"/>
            <w:shd w:val="clear" w:color="auto" w:fill="auto"/>
            <w:vAlign w:val="center"/>
          </w:tcPr>
          <w:p w14:paraId="6DACC8FB" w14:textId="77777777" w:rsidR="008566DB" w:rsidRDefault="002E6835" w:rsidP="00C179E5">
            <w:pPr>
              <w:autoSpaceDE w:val="0"/>
              <w:autoSpaceDN w:val="0"/>
              <w:adjustRightInd w:val="0"/>
              <w:spacing w:line="240" w:lineRule="auto"/>
              <w:rPr>
                <w:sz w:val="18"/>
                <w:szCs w:val="20"/>
                <w:highlight w:val="yellow"/>
              </w:rPr>
            </w:pPr>
            <w:r w:rsidRPr="00D5425E">
              <w:rPr>
                <w:sz w:val="18"/>
                <w:szCs w:val="20"/>
                <w:highlight w:val="yellow"/>
              </w:rPr>
              <w:t>Predefined execution stages with a staged gate and milestone.</w:t>
            </w:r>
            <w:r w:rsidRPr="00D5425E">
              <w:rPr>
                <w:sz w:val="18"/>
                <w:szCs w:val="20"/>
                <w:highlight w:val="yellow"/>
              </w:rPr>
              <w:br/>
              <w:t>L1: Conceptual Design</w:t>
            </w:r>
            <w:r w:rsidRPr="00D5425E">
              <w:rPr>
                <w:sz w:val="18"/>
                <w:szCs w:val="20"/>
                <w:highlight w:val="yellow"/>
              </w:rPr>
              <w:br/>
              <w:t>L2: Detailed Design</w:t>
            </w:r>
            <w:r w:rsidRPr="00D5425E">
              <w:rPr>
                <w:sz w:val="18"/>
                <w:szCs w:val="20"/>
                <w:highlight w:val="yellow"/>
              </w:rPr>
              <w:br/>
              <w:t>L3: Build (</w:t>
            </w:r>
            <w:r w:rsidR="008654F9">
              <w:rPr>
                <w:sz w:val="18"/>
                <w:szCs w:val="20"/>
                <w:highlight w:val="yellow"/>
              </w:rPr>
              <w:t>Construction, Assembly)</w:t>
            </w:r>
            <w:r w:rsidR="008654F9">
              <w:rPr>
                <w:sz w:val="18"/>
                <w:szCs w:val="20"/>
                <w:highlight w:val="yellow"/>
              </w:rPr>
              <w:br/>
              <w:t>L4: Installation</w:t>
            </w:r>
            <w:r w:rsidR="008566DB">
              <w:rPr>
                <w:sz w:val="18"/>
                <w:szCs w:val="20"/>
                <w:highlight w:val="yellow"/>
              </w:rPr>
              <w:br/>
              <w:t xml:space="preserve">L5: Commissioning </w:t>
            </w:r>
            <w:r w:rsidR="008566DB">
              <w:rPr>
                <w:sz w:val="18"/>
                <w:szCs w:val="20"/>
                <w:highlight w:val="yellow"/>
              </w:rPr>
              <w:br/>
              <w:t>L6</w:t>
            </w:r>
            <w:r w:rsidR="00385E1E">
              <w:rPr>
                <w:sz w:val="18"/>
                <w:szCs w:val="20"/>
                <w:highlight w:val="yellow"/>
              </w:rPr>
              <w:t>: Acceptance Testing</w:t>
            </w:r>
          </w:p>
          <w:p w14:paraId="004DADBF" w14:textId="16DBB745" w:rsidR="00385E1E" w:rsidRPr="00D5425E" w:rsidRDefault="00385E1E" w:rsidP="00C179E5">
            <w:pPr>
              <w:autoSpaceDE w:val="0"/>
              <w:autoSpaceDN w:val="0"/>
              <w:adjustRightInd w:val="0"/>
              <w:spacing w:line="240" w:lineRule="auto"/>
              <w:rPr>
                <w:sz w:val="18"/>
                <w:szCs w:val="20"/>
                <w:highlight w:val="yellow"/>
              </w:rPr>
            </w:pPr>
            <w:r>
              <w:rPr>
                <w:sz w:val="18"/>
                <w:szCs w:val="20"/>
                <w:highlight w:val="yellow"/>
              </w:rPr>
              <w:t xml:space="preserve">Lifecycle Phases related to specific </w:t>
            </w:r>
            <w:r w:rsidR="00AC6CC4">
              <w:rPr>
                <w:sz w:val="18"/>
                <w:szCs w:val="20"/>
                <w:highlight w:val="yellow"/>
              </w:rPr>
              <w:t xml:space="preserve">documentation (deliverables) and verification and validation </w:t>
            </w:r>
            <w:proofErr w:type="spellStart"/>
            <w:r w:rsidR="00AC6CC4">
              <w:rPr>
                <w:sz w:val="18"/>
                <w:szCs w:val="20"/>
                <w:highlight w:val="yellow"/>
              </w:rPr>
              <w:t>activies</w:t>
            </w:r>
            <w:proofErr w:type="spellEnd"/>
          </w:p>
        </w:tc>
      </w:tr>
      <w:tr w:rsidR="005C19C3" w:rsidRPr="009A5060" w14:paraId="710F9E4A" w14:textId="77777777" w:rsidTr="00C634AC">
        <w:trPr>
          <w:trHeight w:val="252"/>
        </w:trPr>
        <w:tc>
          <w:tcPr>
            <w:tcW w:w="1701" w:type="dxa"/>
            <w:tcBorders>
              <w:top w:val="nil"/>
              <w:bottom w:val="nil"/>
            </w:tcBorders>
            <w:shd w:val="clear" w:color="auto" w:fill="auto"/>
          </w:tcPr>
          <w:p w14:paraId="7D58606B" w14:textId="7FE6AEEF" w:rsidR="005C19C3" w:rsidRPr="009A5060" w:rsidRDefault="005C19C3" w:rsidP="00C179E5">
            <w:pPr>
              <w:pStyle w:val="AASemiBold"/>
              <w:spacing w:line="240" w:lineRule="auto"/>
              <w:rPr>
                <w:sz w:val="18"/>
                <w:szCs w:val="20"/>
              </w:rPr>
            </w:pPr>
            <w:r w:rsidRPr="009A5060">
              <w:rPr>
                <w:sz w:val="18"/>
                <w:szCs w:val="20"/>
              </w:rPr>
              <w:t>Lifecycle Cost Management</w:t>
            </w:r>
          </w:p>
        </w:tc>
        <w:tc>
          <w:tcPr>
            <w:tcW w:w="7066" w:type="dxa"/>
            <w:shd w:val="clear" w:color="auto" w:fill="auto"/>
            <w:vAlign w:val="center"/>
          </w:tcPr>
          <w:p w14:paraId="1C2FCE72" w14:textId="4FD20E85" w:rsidR="005C19C3" w:rsidRPr="009A5060" w:rsidRDefault="005C19C3" w:rsidP="00C179E5">
            <w:pPr>
              <w:autoSpaceDE w:val="0"/>
              <w:autoSpaceDN w:val="0"/>
              <w:adjustRightInd w:val="0"/>
              <w:spacing w:line="240" w:lineRule="auto"/>
              <w:rPr>
                <w:sz w:val="18"/>
                <w:szCs w:val="20"/>
              </w:rPr>
            </w:pPr>
            <w:r w:rsidRPr="009A5060">
              <w:rPr>
                <w:sz w:val="18"/>
                <w:szCs w:val="20"/>
              </w:rPr>
              <w:t>The cost optimization approach used during the post-commissioning phase to manage preventive maintenance, replacement strategy, and reliability targets.  It is supported by failure forecasting, risk-based planning, and system performance modelling to maintain or reduce lifetime cost without compromising function.</w:t>
            </w:r>
          </w:p>
        </w:tc>
      </w:tr>
      <w:tr w:rsidR="005C19C3" w:rsidRPr="009A5060" w14:paraId="4B2CB43F" w14:textId="77777777" w:rsidTr="00C634AC">
        <w:trPr>
          <w:trHeight w:val="252"/>
        </w:trPr>
        <w:tc>
          <w:tcPr>
            <w:tcW w:w="1701" w:type="dxa"/>
            <w:tcBorders>
              <w:top w:val="nil"/>
              <w:bottom w:val="nil"/>
            </w:tcBorders>
            <w:shd w:val="clear" w:color="auto" w:fill="auto"/>
          </w:tcPr>
          <w:p w14:paraId="7F386388" w14:textId="54B6110F" w:rsidR="005C19C3" w:rsidRPr="009A5060" w:rsidRDefault="005C19C3" w:rsidP="00C179E5">
            <w:pPr>
              <w:pStyle w:val="AASemiBold"/>
              <w:spacing w:line="240" w:lineRule="auto"/>
              <w:rPr>
                <w:sz w:val="18"/>
                <w:szCs w:val="20"/>
              </w:rPr>
            </w:pPr>
            <w:r w:rsidRPr="009A5060">
              <w:rPr>
                <w:sz w:val="18"/>
                <w:szCs w:val="20"/>
              </w:rPr>
              <w:t>LOOP event</w:t>
            </w:r>
          </w:p>
        </w:tc>
        <w:tc>
          <w:tcPr>
            <w:tcW w:w="7066" w:type="dxa"/>
            <w:shd w:val="clear" w:color="auto" w:fill="auto"/>
            <w:vAlign w:val="center"/>
          </w:tcPr>
          <w:p w14:paraId="314F52EA" w14:textId="032A7667" w:rsidR="005C19C3" w:rsidRPr="009A5060" w:rsidRDefault="005C19C3" w:rsidP="00C179E5">
            <w:pPr>
              <w:autoSpaceDE w:val="0"/>
              <w:autoSpaceDN w:val="0"/>
              <w:adjustRightInd w:val="0"/>
              <w:spacing w:line="240" w:lineRule="auto"/>
              <w:rPr>
                <w:sz w:val="18"/>
                <w:szCs w:val="20"/>
              </w:rPr>
            </w:pPr>
            <w:r w:rsidRPr="009A5060">
              <w:rPr>
                <w:sz w:val="18"/>
                <w:szCs w:val="20"/>
              </w:rPr>
              <w:t xml:space="preserve">Loss </w:t>
            </w:r>
            <w:r w:rsidR="00AC4DEB" w:rsidRPr="009A5060">
              <w:rPr>
                <w:sz w:val="18"/>
                <w:szCs w:val="20"/>
              </w:rPr>
              <w:t>O</w:t>
            </w:r>
            <w:r w:rsidRPr="009A5060">
              <w:rPr>
                <w:sz w:val="18"/>
                <w:szCs w:val="20"/>
              </w:rPr>
              <w:t>f Offsite Power</w:t>
            </w:r>
            <w:r w:rsidR="00AC4DEB" w:rsidRPr="009A5060">
              <w:rPr>
                <w:sz w:val="18"/>
                <w:szCs w:val="20"/>
              </w:rPr>
              <w:t xml:space="preserve"> is </w:t>
            </w:r>
            <w:r w:rsidRPr="009A5060">
              <w:rPr>
                <w:sz w:val="18"/>
                <w:szCs w:val="20"/>
              </w:rPr>
              <w:t>event characterized by the loss of external electrical supply to t</w:t>
            </w:r>
            <w:r w:rsidR="003F58F6" w:rsidRPr="009A5060">
              <w:rPr>
                <w:sz w:val="18"/>
                <w:szCs w:val="20"/>
              </w:rPr>
              <w:t xml:space="preserve">he </w:t>
            </w:r>
            <w:r w:rsidRPr="009A5060">
              <w:rPr>
                <w:sz w:val="18"/>
                <w:szCs w:val="20"/>
              </w:rPr>
              <w:t>QPLANT.</w:t>
            </w:r>
          </w:p>
        </w:tc>
      </w:tr>
      <w:tr w:rsidR="00527FA5" w:rsidRPr="009A5060" w14:paraId="6D5E3A6C" w14:textId="77777777" w:rsidTr="00C634AC">
        <w:trPr>
          <w:trHeight w:val="252"/>
        </w:trPr>
        <w:tc>
          <w:tcPr>
            <w:tcW w:w="1701" w:type="dxa"/>
            <w:tcBorders>
              <w:top w:val="nil"/>
              <w:bottom w:val="nil"/>
            </w:tcBorders>
            <w:shd w:val="clear" w:color="auto" w:fill="auto"/>
          </w:tcPr>
          <w:p w14:paraId="64555D81" w14:textId="1BE95C00" w:rsidR="00527FA5" w:rsidRPr="009A5060" w:rsidRDefault="00527FA5" w:rsidP="00C179E5">
            <w:pPr>
              <w:pStyle w:val="AASemiBold"/>
              <w:spacing w:line="240" w:lineRule="auto"/>
              <w:rPr>
                <w:sz w:val="18"/>
                <w:szCs w:val="20"/>
              </w:rPr>
            </w:pPr>
            <w:r w:rsidRPr="009A5060">
              <w:rPr>
                <w:sz w:val="18"/>
                <w:szCs w:val="20"/>
              </w:rPr>
              <w:t>Maximum Allowable Pressure</w:t>
            </w:r>
          </w:p>
        </w:tc>
        <w:tc>
          <w:tcPr>
            <w:tcW w:w="7066" w:type="dxa"/>
            <w:shd w:val="clear" w:color="auto" w:fill="auto"/>
            <w:vAlign w:val="center"/>
          </w:tcPr>
          <w:p w14:paraId="39F0FE72" w14:textId="627B3C2C" w:rsidR="00527FA5" w:rsidRPr="009A5060" w:rsidRDefault="00527FA5" w:rsidP="00C179E5">
            <w:pPr>
              <w:autoSpaceDE w:val="0"/>
              <w:autoSpaceDN w:val="0"/>
              <w:adjustRightInd w:val="0"/>
              <w:spacing w:line="240" w:lineRule="auto"/>
              <w:rPr>
                <w:sz w:val="18"/>
                <w:szCs w:val="20"/>
              </w:rPr>
            </w:pPr>
            <w:r w:rsidRPr="009A5060">
              <w:rPr>
                <w:sz w:val="18"/>
                <w:szCs w:val="20"/>
              </w:rPr>
              <w:t>It is defined in PED (2014/68/EU) as the maximum pressure for which equipment is designed.</w:t>
            </w:r>
          </w:p>
        </w:tc>
      </w:tr>
      <w:tr w:rsidR="00E07915" w:rsidRPr="009A5060" w14:paraId="210232FA" w14:textId="77777777" w:rsidTr="00C634AC">
        <w:trPr>
          <w:trHeight w:val="252"/>
        </w:trPr>
        <w:tc>
          <w:tcPr>
            <w:tcW w:w="1701" w:type="dxa"/>
            <w:tcBorders>
              <w:top w:val="nil"/>
              <w:bottom w:val="nil"/>
            </w:tcBorders>
            <w:shd w:val="clear" w:color="auto" w:fill="auto"/>
          </w:tcPr>
          <w:p w14:paraId="5AE67D6F" w14:textId="4B73864D" w:rsidR="00E07915" w:rsidRPr="009A5060" w:rsidRDefault="00E07915" w:rsidP="00C179E5">
            <w:pPr>
              <w:pStyle w:val="AASemiBold"/>
              <w:spacing w:line="240" w:lineRule="auto"/>
              <w:rPr>
                <w:sz w:val="18"/>
                <w:szCs w:val="20"/>
              </w:rPr>
            </w:pPr>
            <w:r w:rsidRPr="009A5060">
              <w:rPr>
                <w:sz w:val="18"/>
                <w:szCs w:val="20"/>
              </w:rPr>
              <w:t>Noise Measurement</w:t>
            </w:r>
          </w:p>
        </w:tc>
        <w:tc>
          <w:tcPr>
            <w:tcW w:w="7066" w:type="dxa"/>
            <w:shd w:val="clear" w:color="auto" w:fill="auto"/>
            <w:vAlign w:val="center"/>
          </w:tcPr>
          <w:p w14:paraId="5766E23D" w14:textId="5440CDEA" w:rsidR="00E07915" w:rsidRPr="009A5060" w:rsidRDefault="00E07915" w:rsidP="00C179E5">
            <w:pPr>
              <w:autoSpaceDE w:val="0"/>
              <w:autoSpaceDN w:val="0"/>
              <w:adjustRightInd w:val="0"/>
              <w:spacing w:line="240" w:lineRule="auto"/>
              <w:rPr>
                <w:sz w:val="18"/>
                <w:szCs w:val="20"/>
              </w:rPr>
            </w:pPr>
            <w:r w:rsidRPr="009A5060">
              <w:rPr>
                <w:sz w:val="18"/>
                <w:szCs w:val="20"/>
              </w:rPr>
              <w:t>Noise Measurement (general).</w:t>
            </w:r>
            <w:r w:rsidR="001E777C" w:rsidRPr="009A5060">
              <w:rPr>
                <w:sz w:val="18"/>
                <w:szCs w:val="20"/>
              </w:rPr>
              <w:t xml:space="preserve"> </w:t>
            </w:r>
            <w:r w:rsidRPr="009A5060">
              <w:rPr>
                <w:sz w:val="18"/>
                <w:szCs w:val="20"/>
              </w:rPr>
              <w:t xml:space="preserve"> Unless stated otherwise, all sound levels are A-weighted and expressed in dB(A), measured at 1 m from the equipment envelope at approximately 1.5 m microphone height, under free-field over a reflecting plane conditions, using a Class 1 sound level meter (IEC 61672).  Background noise shall be at least 10 dB below measured levels or corrected per the test standard.</w:t>
            </w:r>
            <w:r w:rsidR="001E777C" w:rsidRPr="009A5060">
              <w:rPr>
                <w:sz w:val="18"/>
                <w:szCs w:val="20"/>
              </w:rPr>
              <w:t xml:space="preserve"> </w:t>
            </w:r>
            <w:r w:rsidRPr="009A5060">
              <w:rPr>
                <w:sz w:val="18"/>
                <w:szCs w:val="20"/>
              </w:rPr>
              <w:t xml:space="preserve"> “Compressor (unit)” means an individual compressor with its motor/drive. </w:t>
            </w:r>
            <w:r w:rsidR="001E777C" w:rsidRPr="009A5060">
              <w:rPr>
                <w:sz w:val="18"/>
                <w:szCs w:val="20"/>
              </w:rPr>
              <w:t xml:space="preserve"> </w:t>
            </w:r>
            <w:r w:rsidRPr="009A5060">
              <w:rPr>
                <w:sz w:val="18"/>
                <w:szCs w:val="20"/>
              </w:rPr>
              <w:t>“Complete skid” means the full assembly with all compressors and drives operating.</w:t>
            </w:r>
          </w:p>
        </w:tc>
      </w:tr>
      <w:tr w:rsidR="00527FA5" w:rsidRPr="009A5060" w14:paraId="6A6185E2" w14:textId="77777777" w:rsidTr="00C634AC">
        <w:trPr>
          <w:trHeight w:val="252"/>
        </w:trPr>
        <w:tc>
          <w:tcPr>
            <w:tcW w:w="1701" w:type="dxa"/>
            <w:tcBorders>
              <w:top w:val="nil"/>
              <w:bottom w:val="nil"/>
            </w:tcBorders>
            <w:shd w:val="clear" w:color="auto" w:fill="auto"/>
          </w:tcPr>
          <w:p w14:paraId="6FAA882D" w14:textId="153958DE" w:rsidR="00527FA5" w:rsidRPr="009A5060" w:rsidRDefault="00527FA5" w:rsidP="00C179E5">
            <w:pPr>
              <w:pStyle w:val="AASemiBold"/>
              <w:spacing w:line="240" w:lineRule="auto"/>
              <w:rPr>
                <w:sz w:val="18"/>
                <w:szCs w:val="20"/>
              </w:rPr>
            </w:pPr>
            <w:r w:rsidRPr="009A5060">
              <w:rPr>
                <w:sz w:val="18"/>
                <w:szCs w:val="20"/>
              </w:rPr>
              <w:t>Operating Pressure</w:t>
            </w:r>
            <w:r w:rsidRPr="009A5060">
              <w:t xml:space="preserve"> </w:t>
            </w:r>
          </w:p>
        </w:tc>
        <w:tc>
          <w:tcPr>
            <w:tcW w:w="7066" w:type="dxa"/>
            <w:shd w:val="clear" w:color="auto" w:fill="auto"/>
            <w:vAlign w:val="center"/>
          </w:tcPr>
          <w:p w14:paraId="7C3723B3" w14:textId="5413039B" w:rsidR="00527FA5" w:rsidRPr="009A5060" w:rsidRDefault="00527FA5" w:rsidP="00C179E5">
            <w:pPr>
              <w:autoSpaceDE w:val="0"/>
              <w:autoSpaceDN w:val="0"/>
              <w:adjustRightInd w:val="0"/>
              <w:spacing w:line="240" w:lineRule="auto"/>
              <w:rPr>
                <w:sz w:val="18"/>
                <w:szCs w:val="20"/>
              </w:rPr>
            </w:pPr>
            <w:r w:rsidRPr="009A5060">
              <w:rPr>
                <w:sz w:val="18"/>
                <w:szCs w:val="20"/>
              </w:rPr>
              <w:t>Expected maximum pressure (including safety relief from passive or active systems) in any operational scenario, including startup, shutdown, or transient conditions.</w:t>
            </w:r>
          </w:p>
        </w:tc>
      </w:tr>
      <w:tr w:rsidR="00527FA5" w:rsidRPr="009A5060" w14:paraId="5BCECA37" w14:textId="77777777" w:rsidTr="00C634AC">
        <w:trPr>
          <w:trHeight w:val="252"/>
        </w:trPr>
        <w:tc>
          <w:tcPr>
            <w:tcW w:w="1701" w:type="dxa"/>
            <w:tcBorders>
              <w:top w:val="nil"/>
              <w:bottom w:val="nil"/>
            </w:tcBorders>
            <w:shd w:val="clear" w:color="auto" w:fill="auto"/>
          </w:tcPr>
          <w:p w14:paraId="0D0BBB8B" w14:textId="62584B89" w:rsidR="00527FA5" w:rsidRPr="009A5060" w:rsidRDefault="00527FA5" w:rsidP="00C179E5">
            <w:pPr>
              <w:pStyle w:val="AASemiBold"/>
              <w:spacing w:line="240" w:lineRule="auto"/>
              <w:rPr>
                <w:sz w:val="18"/>
                <w:szCs w:val="20"/>
              </w:rPr>
            </w:pPr>
            <w:r w:rsidRPr="009A5060">
              <w:rPr>
                <w:sz w:val="18"/>
                <w:szCs w:val="20"/>
              </w:rPr>
              <w:t>Reliability Centred Maintenance</w:t>
            </w:r>
          </w:p>
        </w:tc>
        <w:tc>
          <w:tcPr>
            <w:tcW w:w="7066" w:type="dxa"/>
            <w:shd w:val="clear" w:color="auto" w:fill="auto"/>
            <w:vAlign w:val="center"/>
          </w:tcPr>
          <w:p w14:paraId="16267121" w14:textId="7056B7D5" w:rsidR="00527FA5" w:rsidRPr="009A5060" w:rsidRDefault="00527FA5" w:rsidP="00C179E5">
            <w:pPr>
              <w:autoSpaceDE w:val="0"/>
              <w:autoSpaceDN w:val="0"/>
              <w:adjustRightInd w:val="0"/>
              <w:spacing w:line="240" w:lineRule="auto"/>
              <w:rPr>
                <w:sz w:val="18"/>
                <w:szCs w:val="20"/>
              </w:rPr>
            </w:pPr>
            <w:r w:rsidRPr="009A5060">
              <w:rPr>
                <w:sz w:val="18"/>
                <w:szCs w:val="20"/>
              </w:rPr>
              <w:t>A systematic and structured process to determine the most effective maintenance approach for an asset or system.  RCM seeks to ensure that systems continue to do what their users require in their current operating context.  It involves identifying failure modes, assessing their consequences, and selecting initiative-taking maintenance tasks to mitigate risk while optimizing cost, safety, and system availability.</w:t>
            </w:r>
          </w:p>
        </w:tc>
      </w:tr>
      <w:tr w:rsidR="00527FA5" w:rsidRPr="009A5060" w14:paraId="5E380033" w14:textId="77777777" w:rsidTr="00C634AC">
        <w:trPr>
          <w:trHeight w:val="252"/>
        </w:trPr>
        <w:tc>
          <w:tcPr>
            <w:tcW w:w="1701" w:type="dxa"/>
            <w:tcBorders>
              <w:top w:val="nil"/>
              <w:bottom w:val="nil"/>
            </w:tcBorders>
            <w:shd w:val="clear" w:color="auto" w:fill="auto"/>
          </w:tcPr>
          <w:p w14:paraId="273087E8" w14:textId="77777777" w:rsidR="00527FA5" w:rsidRPr="009A5060" w:rsidRDefault="00527FA5" w:rsidP="00C179E5">
            <w:pPr>
              <w:pStyle w:val="AASemiBold"/>
              <w:spacing w:line="240" w:lineRule="auto"/>
              <w:rPr>
                <w:sz w:val="18"/>
                <w:szCs w:val="20"/>
              </w:rPr>
            </w:pPr>
            <w:r w:rsidRPr="009A5060">
              <w:rPr>
                <w:sz w:val="18"/>
                <w:szCs w:val="20"/>
              </w:rPr>
              <w:lastRenderedPageBreak/>
              <w:t>Risk Register</w:t>
            </w:r>
          </w:p>
        </w:tc>
        <w:tc>
          <w:tcPr>
            <w:tcW w:w="7066" w:type="dxa"/>
            <w:shd w:val="clear" w:color="auto" w:fill="auto"/>
            <w:vAlign w:val="center"/>
          </w:tcPr>
          <w:p w14:paraId="0BDAA6A7" w14:textId="77777777" w:rsidR="00527FA5" w:rsidRPr="009A5060" w:rsidRDefault="00527FA5" w:rsidP="00C179E5">
            <w:pPr>
              <w:autoSpaceDE w:val="0"/>
              <w:autoSpaceDN w:val="0"/>
              <w:adjustRightInd w:val="0"/>
              <w:spacing w:line="240" w:lineRule="auto"/>
              <w:rPr>
                <w:sz w:val="18"/>
                <w:szCs w:val="20"/>
              </w:rPr>
            </w:pPr>
            <w:r w:rsidRPr="009A5060">
              <w:rPr>
                <w:sz w:val="18"/>
                <w:szCs w:val="20"/>
              </w:rPr>
              <w:t>A formal tool used to systematically document, track, and manage risks throughout a project, with the primary purposes of risk identification, assessment, treatment, monitoring, and communication.</w:t>
            </w:r>
          </w:p>
        </w:tc>
      </w:tr>
      <w:tr w:rsidR="00527FA5" w:rsidRPr="009A5060" w14:paraId="46A5FB02" w14:textId="77777777" w:rsidTr="00C634AC">
        <w:trPr>
          <w:trHeight w:val="252"/>
        </w:trPr>
        <w:tc>
          <w:tcPr>
            <w:tcW w:w="1701" w:type="dxa"/>
            <w:tcBorders>
              <w:top w:val="nil"/>
              <w:bottom w:val="nil"/>
            </w:tcBorders>
            <w:shd w:val="clear" w:color="auto" w:fill="auto"/>
          </w:tcPr>
          <w:p w14:paraId="72236619" w14:textId="0CD6F89E" w:rsidR="00527FA5" w:rsidRPr="009A5060" w:rsidRDefault="00527FA5" w:rsidP="00C179E5">
            <w:pPr>
              <w:pStyle w:val="AASemiBold"/>
              <w:spacing w:line="240" w:lineRule="auto"/>
              <w:rPr>
                <w:sz w:val="18"/>
                <w:szCs w:val="20"/>
              </w:rPr>
            </w:pPr>
            <w:r w:rsidRPr="009A5060">
              <w:rPr>
                <w:sz w:val="18"/>
                <w:szCs w:val="20"/>
              </w:rPr>
              <w:t>Set Pressure</w:t>
            </w:r>
          </w:p>
        </w:tc>
        <w:tc>
          <w:tcPr>
            <w:tcW w:w="7066" w:type="dxa"/>
            <w:shd w:val="clear" w:color="auto" w:fill="auto"/>
            <w:vAlign w:val="center"/>
          </w:tcPr>
          <w:p w14:paraId="5310CD6F" w14:textId="7FB9D898" w:rsidR="00527FA5" w:rsidRPr="009A5060" w:rsidRDefault="005836DF" w:rsidP="00C179E5">
            <w:pPr>
              <w:autoSpaceDE w:val="0"/>
              <w:autoSpaceDN w:val="0"/>
              <w:adjustRightInd w:val="0"/>
              <w:spacing w:line="240" w:lineRule="auto"/>
            </w:pPr>
            <w:r w:rsidRPr="009A5060">
              <w:rPr>
                <w:sz w:val="18"/>
                <w:szCs w:val="20"/>
              </w:rPr>
              <w:t>D</w:t>
            </w:r>
            <w:r w:rsidR="00527FA5" w:rsidRPr="009A5060">
              <w:rPr>
                <w:sz w:val="18"/>
                <w:szCs w:val="20"/>
              </w:rPr>
              <w:t>efined in API 520 as the pressure at which safety valves are set to open (typically ≥10 % above Operating Pressure).</w:t>
            </w:r>
          </w:p>
        </w:tc>
      </w:tr>
      <w:tr w:rsidR="006D27B3" w:rsidRPr="009A5060" w14:paraId="2E732835" w14:textId="77777777" w:rsidTr="00C634AC">
        <w:trPr>
          <w:trHeight w:val="252"/>
        </w:trPr>
        <w:tc>
          <w:tcPr>
            <w:tcW w:w="1701" w:type="dxa"/>
            <w:tcBorders>
              <w:top w:val="nil"/>
              <w:bottom w:val="nil"/>
            </w:tcBorders>
            <w:shd w:val="clear" w:color="auto" w:fill="auto"/>
          </w:tcPr>
          <w:p w14:paraId="703F1B9A" w14:textId="364FE6C3" w:rsidR="006D27B3" w:rsidRPr="009A5060" w:rsidRDefault="006D27B3" w:rsidP="00C179E5">
            <w:pPr>
              <w:pStyle w:val="AASemiBold"/>
              <w:spacing w:line="240" w:lineRule="auto"/>
              <w:rPr>
                <w:sz w:val="18"/>
                <w:szCs w:val="20"/>
              </w:rPr>
            </w:pPr>
            <w:r w:rsidRPr="009A5060">
              <w:rPr>
                <w:sz w:val="18"/>
                <w:szCs w:val="20"/>
              </w:rPr>
              <w:t>Shut-off Valve</w:t>
            </w:r>
          </w:p>
        </w:tc>
        <w:tc>
          <w:tcPr>
            <w:tcW w:w="7066" w:type="dxa"/>
            <w:shd w:val="clear" w:color="auto" w:fill="auto"/>
            <w:vAlign w:val="center"/>
          </w:tcPr>
          <w:p w14:paraId="4012DB48" w14:textId="1F145B9A" w:rsidR="006D27B3" w:rsidRPr="009A5060" w:rsidRDefault="006D27B3" w:rsidP="00C179E5">
            <w:pPr>
              <w:autoSpaceDE w:val="0"/>
              <w:autoSpaceDN w:val="0"/>
              <w:adjustRightInd w:val="0"/>
              <w:spacing w:line="240" w:lineRule="auto"/>
              <w:rPr>
                <w:sz w:val="18"/>
                <w:szCs w:val="20"/>
              </w:rPr>
            </w:pPr>
            <w:r w:rsidRPr="009A5060">
              <w:rPr>
                <w:sz w:val="18"/>
                <w:szCs w:val="20"/>
              </w:rPr>
              <w:t>A shut-off valve is a valve that is automatically actuated (e.g., electrically, pneumatically, or hydraulically) and triggered by a process or safety interlock event</w:t>
            </w:r>
            <w:r w:rsidR="00900B24" w:rsidRPr="009A5060">
              <w:rPr>
                <w:sz w:val="18"/>
                <w:szCs w:val="20"/>
              </w:rPr>
              <w:t xml:space="preserve">.  </w:t>
            </w:r>
            <w:r w:rsidRPr="009A5060">
              <w:rPr>
                <w:sz w:val="18"/>
                <w:szCs w:val="20"/>
              </w:rPr>
              <w:t>It is intended to isolate helium flow in response to defined conditions such as emergency shutdown, overpressure, or equipment trip</w:t>
            </w:r>
            <w:r w:rsidR="00900B24" w:rsidRPr="009A5060">
              <w:rPr>
                <w:sz w:val="18"/>
                <w:szCs w:val="20"/>
              </w:rPr>
              <w:t xml:space="preserve">.  </w:t>
            </w:r>
            <w:r w:rsidRPr="009A5060">
              <w:rPr>
                <w:sz w:val="18"/>
                <w:szCs w:val="20"/>
              </w:rPr>
              <w:t>It differs from a manual isolation valve, which is operated only by human intervention</w:t>
            </w:r>
            <w:r w:rsidR="00900B24" w:rsidRPr="009A5060">
              <w:rPr>
                <w:sz w:val="18"/>
                <w:szCs w:val="20"/>
              </w:rPr>
              <w:t xml:space="preserve">.  </w:t>
            </w:r>
            <w:r w:rsidRPr="009A5060">
              <w:rPr>
                <w:sz w:val="18"/>
                <w:szCs w:val="20"/>
              </w:rPr>
              <w:t>Shut-off valves are designed to fail-safe and to maintain full functionality across repeated cycles between ambient and cryogenic conditions.</w:t>
            </w:r>
          </w:p>
        </w:tc>
      </w:tr>
      <w:tr w:rsidR="00527FA5" w:rsidRPr="009A5060" w14:paraId="2F8CF520" w14:textId="77777777" w:rsidTr="00C634AC">
        <w:trPr>
          <w:trHeight w:val="252"/>
        </w:trPr>
        <w:tc>
          <w:tcPr>
            <w:tcW w:w="1701" w:type="dxa"/>
            <w:tcBorders>
              <w:top w:val="nil"/>
              <w:bottom w:val="nil"/>
            </w:tcBorders>
            <w:shd w:val="clear" w:color="auto" w:fill="auto"/>
          </w:tcPr>
          <w:p w14:paraId="256C92D3" w14:textId="77777777" w:rsidR="00527FA5" w:rsidRPr="009A5060" w:rsidRDefault="00527FA5" w:rsidP="00C179E5">
            <w:pPr>
              <w:pStyle w:val="AASemiBold"/>
              <w:spacing w:line="240" w:lineRule="auto"/>
              <w:rPr>
                <w:sz w:val="18"/>
                <w:szCs w:val="20"/>
              </w:rPr>
            </w:pPr>
            <w:r w:rsidRPr="009A5060">
              <w:rPr>
                <w:sz w:val="18"/>
                <w:szCs w:val="20"/>
              </w:rPr>
              <w:t>System Under Test (SUT)</w:t>
            </w:r>
          </w:p>
        </w:tc>
        <w:tc>
          <w:tcPr>
            <w:tcW w:w="7066" w:type="dxa"/>
            <w:shd w:val="clear" w:color="auto" w:fill="auto"/>
            <w:vAlign w:val="center"/>
          </w:tcPr>
          <w:p w14:paraId="4A0EA997" w14:textId="326A734C" w:rsidR="00527FA5" w:rsidRPr="009A5060" w:rsidRDefault="00AC4DEB" w:rsidP="00C179E5">
            <w:pPr>
              <w:autoSpaceDE w:val="0"/>
              <w:autoSpaceDN w:val="0"/>
              <w:adjustRightInd w:val="0"/>
              <w:spacing w:line="240" w:lineRule="auto"/>
              <w:rPr>
                <w:sz w:val="18"/>
                <w:szCs w:val="18"/>
              </w:rPr>
            </w:pPr>
            <w:r w:rsidRPr="009A5060">
              <w:rPr>
                <w:sz w:val="18"/>
                <w:szCs w:val="20"/>
              </w:rPr>
              <w:t>The actual system being verified (e.g. QPLANT or QPLANT:CIS)</w:t>
            </w:r>
          </w:p>
        </w:tc>
      </w:tr>
      <w:tr w:rsidR="00136378" w:rsidRPr="009A5060" w14:paraId="2E74B658" w14:textId="77777777" w:rsidTr="00C634AC">
        <w:trPr>
          <w:trHeight w:val="252"/>
        </w:trPr>
        <w:tc>
          <w:tcPr>
            <w:tcW w:w="1701" w:type="dxa"/>
            <w:tcBorders>
              <w:top w:val="nil"/>
              <w:bottom w:val="nil"/>
            </w:tcBorders>
            <w:shd w:val="clear" w:color="auto" w:fill="auto"/>
          </w:tcPr>
          <w:p w14:paraId="2565C8FB" w14:textId="3955180A" w:rsidR="00136378" w:rsidRPr="009A5060" w:rsidRDefault="00136378" w:rsidP="00C179E5">
            <w:pPr>
              <w:pStyle w:val="AASemiBold"/>
              <w:spacing w:line="240" w:lineRule="auto"/>
              <w:rPr>
                <w:sz w:val="18"/>
                <w:szCs w:val="20"/>
              </w:rPr>
            </w:pPr>
            <w:r w:rsidRPr="009A5060">
              <w:rPr>
                <w:sz w:val="18"/>
                <w:szCs w:val="20"/>
              </w:rPr>
              <w:t>Test System</w:t>
            </w:r>
          </w:p>
        </w:tc>
        <w:tc>
          <w:tcPr>
            <w:tcW w:w="7066" w:type="dxa"/>
            <w:shd w:val="clear" w:color="auto" w:fill="auto"/>
            <w:vAlign w:val="center"/>
          </w:tcPr>
          <w:p w14:paraId="4CDBFC8E" w14:textId="3D2D2A9F" w:rsidR="00136378" w:rsidRPr="009A5060" w:rsidRDefault="00AC4DEB" w:rsidP="00C179E5">
            <w:pPr>
              <w:autoSpaceDE w:val="0"/>
              <w:autoSpaceDN w:val="0"/>
              <w:adjustRightInd w:val="0"/>
              <w:spacing w:line="240" w:lineRule="auto"/>
              <w:rPr>
                <w:sz w:val="18"/>
                <w:szCs w:val="20"/>
              </w:rPr>
            </w:pPr>
            <w:r w:rsidRPr="009A5060">
              <w:rPr>
                <w:sz w:val="18"/>
                <w:szCs w:val="20"/>
              </w:rPr>
              <w:t>The digital and/or physical platform used to validate the SUT during commissioning; it replicates control logic, I/O response, and process dynamics and may include a digital process model (transient simulation or digital twin).</w:t>
            </w:r>
          </w:p>
        </w:tc>
      </w:tr>
      <w:tr w:rsidR="00527FA5" w:rsidRPr="009A5060" w14:paraId="671E2031" w14:textId="77777777" w:rsidTr="00C634AC">
        <w:trPr>
          <w:trHeight w:val="252"/>
        </w:trPr>
        <w:tc>
          <w:tcPr>
            <w:tcW w:w="1701" w:type="dxa"/>
            <w:tcBorders>
              <w:top w:val="nil"/>
              <w:bottom w:val="nil"/>
            </w:tcBorders>
            <w:shd w:val="clear" w:color="auto" w:fill="auto"/>
          </w:tcPr>
          <w:p w14:paraId="0A066106" w14:textId="645C5369" w:rsidR="00527FA5" w:rsidRPr="009A5060" w:rsidRDefault="00527FA5" w:rsidP="00C179E5">
            <w:pPr>
              <w:pStyle w:val="AASemiBold"/>
              <w:spacing w:line="240" w:lineRule="auto"/>
              <w:rPr>
                <w:sz w:val="18"/>
                <w:szCs w:val="20"/>
              </w:rPr>
            </w:pPr>
            <w:r w:rsidRPr="009A5060">
              <w:rPr>
                <w:sz w:val="18"/>
                <w:szCs w:val="20"/>
              </w:rPr>
              <w:t>Terminal Point</w:t>
            </w:r>
          </w:p>
        </w:tc>
        <w:tc>
          <w:tcPr>
            <w:tcW w:w="7066" w:type="dxa"/>
            <w:shd w:val="clear" w:color="auto" w:fill="auto"/>
            <w:vAlign w:val="center"/>
          </w:tcPr>
          <w:p w14:paraId="31C4D4A2" w14:textId="44F8C467" w:rsidR="00527FA5" w:rsidRPr="009A5060" w:rsidRDefault="00527FA5" w:rsidP="00C179E5">
            <w:pPr>
              <w:autoSpaceDE w:val="0"/>
              <w:autoSpaceDN w:val="0"/>
              <w:adjustRightInd w:val="0"/>
              <w:spacing w:line="240" w:lineRule="auto"/>
              <w:rPr>
                <w:sz w:val="18"/>
                <w:szCs w:val="20"/>
              </w:rPr>
            </w:pPr>
            <w:r w:rsidRPr="009A5060">
              <w:rPr>
                <w:sz w:val="18"/>
                <w:szCs w:val="20"/>
              </w:rPr>
              <w:t>A physical interface with SCK CEN infrastructure, specifically ACC NF.</w:t>
            </w:r>
          </w:p>
        </w:tc>
      </w:tr>
      <w:tr w:rsidR="00527FA5" w:rsidRPr="009A5060" w14:paraId="513FDA0A" w14:textId="77777777" w:rsidTr="00C634AC">
        <w:trPr>
          <w:trHeight w:val="252"/>
        </w:trPr>
        <w:tc>
          <w:tcPr>
            <w:tcW w:w="1701" w:type="dxa"/>
            <w:tcBorders>
              <w:top w:val="nil"/>
              <w:bottom w:val="nil"/>
            </w:tcBorders>
            <w:shd w:val="clear" w:color="auto" w:fill="auto"/>
          </w:tcPr>
          <w:p w14:paraId="5CE4D098" w14:textId="0E0D7708" w:rsidR="00527FA5" w:rsidRPr="009A5060" w:rsidRDefault="00527FA5" w:rsidP="00C179E5">
            <w:pPr>
              <w:pStyle w:val="AASemiBold"/>
              <w:spacing w:line="240" w:lineRule="auto"/>
              <w:rPr>
                <w:sz w:val="18"/>
                <w:szCs w:val="20"/>
              </w:rPr>
            </w:pPr>
            <w:r w:rsidRPr="009A5060">
              <w:rPr>
                <w:sz w:val="18"/>
                <w:szCs w:val="20"/>
              </w:rPr>
              <w:t>Validation</w:t>
            </w:r>
          </w:p>
        </w:tc>
        <w:tc>
          <w:tcPr>
            <w:tcW w:w="7066" w:type="dxa"/>
            <w:shd w:val="clear" w:color="auto" w:fill="auto"/>
            <w:vAlign w:val="center"/>
          </w:tcPr>
          <w:p w14:paraId="359C2A60" w14:textId="77777777" w:rsidR="00527FA5" w:rsidRPr="009A5060" w:rsidRDefault="00527FA5" w:rsidP="00C179E5">
            <w:pPr>
              <w:autoSpaceDE w:val="0"/>
              <w:autoSpaceDN w:val="0"/>
              <w:adjustRightInd w:val="0"/>
              <w:spacing w:line="240" w:lineRule="auto"/>
              <w:rPr>
                <w:sz w:val="18"/>
                <w:szCs w:val="20"/>
              </w:rPr>
            </w:pPr>
            <w:r w:rsidRPr="009A5060">
              <w:rPr>
                <w:sz w:val="18"/>
                <w:szCs w:val="20"/>
              </w:rPr>
              <w:t>Ensures that the right product is built, confirming that the system meets the needs and expectations of the end-users or stakeholders.</w:t>
            </w:r>
          </w:p>
          <w:p w14:paraId="512345F6" w14:textId="43126EC1" w:rsidR="00527FA5" w:rsidRPr="009A5060" w:rsidRDefault="00527FA5" w:rsidP="00C179E5">
            <w:pPr>
              <w:autoSpaceDE w:val="0"/>
              <w:autoSpaceDN w:val="0"/>
              <w:adjustRightInd w:val="0"/>
              <w:spacing w:line="240" w:lineRule="auto"/>
              <w:rPr>
                <w:sz w:val="18"/>
                <w:szCs w:val="20"/>
              </w:rPr>
            </w:pPr>
            <w:r w:rsidRPr="009A5060">
              <w:rPr>
                <w:sz w:val="18"/>
                <w:szCs w:val="20"/>
              </w:rPr>
              <w:t>Occur after verification processes, typically at the end of a development phase or project.  Validation involves evaluating the final product to ensure it meets the needs of the intended end-user or customer.</w:t>
            </w:r>
          </w:p>
        </w:tc>
      </w:tr>
      <w:tr w:rsidR="00527FA5" w:rsidRPr="009A5060" w14:paraId="0748288E" w14:textId="77777777" w:rsidTr="00C634AC">
        <w:trPr>
          <w:trHeight w:val="252"/>
        </w:trPr>
        <w:tc>
          <w:tcPr>
            <w:tcW w:w="1701" w:type="dxa"/>
            <w:tcBorders>
              <w:top w:val="nil"/>
              <w:bottom w:val="nil"/>
            </w:tcBorders>
            <w:shd w:val="clear" w:color="auto" w:fill="auto"/>
          </w:tcPr>
          <w:p w14:paraId="4DA49C59" w14:textId="77777777" w:rsidR="00527FA5" w:rsidRPr="009A5060" w:rsidRDefault="00527FA5" w:rsidP="00C179E5">
            <w:pPr>
              <w:pStyle w:val="AASemiBold"/>
              <w:spacing w:line="240" w:lineRule="auto"/>
              <w:rPr>
                <w:sz w:val="18"/>
                <w:szCs w:val="20"/>
              </w:rPr>
            </w:pPr>
            <w:r w:rsidRPr="009A5060">
              <w:rPr>
                <w:sz w:val="18"/>
                <w:szCs w:val="20"/>
              </w:rPr>
              <w:t>Verification</w:t>
            </w:r>
          </w:p>
        </w:tc>
        <w:tc>
          <w:tcPr>
            <w:tcW w:w="7066" w:type="dxa"/>
            <w:shd w:val="clear" w:color="auto" w:fill="auto"/>
            <w:vAlign w:val="center"/>
          </w:tcPr>
          <w:p w14:paraId="3F0EE65D" w14:textId="77777777" w:rsidR="00527FA5" w:rsidRPr="009A5060" w:rsidRDefault="00527FA5" w:rsidP="00C179E5">
            <w:pPr>
              <w:autoSpaceDE w:val="0"/>
              <w:autoSpaceDN w:val="0"/>
              <w:adjustRightInd w:val="0"/>
              <w:spacing w:line="240" w:lineRule="auto"/>
              <w:rPr>
                <w:sz w:val="18"/>
                <w:szCs w:val="20"/>
              </w:rPr>
            </w:pPr>
            <w:r w:rsidRPr="009A5060">
              <w:rPr>
                <w:sz w:val="18"/>
                <w:szCs w:val="20"/>
              </w:rPr>
              <w:t>Confirms that the product is built correctly according to the specified requirements, ensuring compliance with regulations and specifications.</w:t>
            </w:r>
          </w:p>
          <w:p w14:paraId="39A84412" w14:textId="77777777" w:rsidR="00527FA5" w:rsidRPr="009A5060" w:rsidRDefault="00527FA5" w:rsidP="00C179E5">
            <w:pPr>
              <w:autoSpaceDE w:val="0"/>
              <w:autoSpaceDN w:val="0"/>
              <w:adjustRightInd w:val="0"/>
              <w:spacing w:line="240" w:lineRule="auto"/>
              <w:rPr>
                <w:sz w:val="18"/>
                <w:szCs w:val="20"/>
              </w:rPr>
            </w:pPr>
            <w:r w:rsidRPr="009A5060">
              <w:rPr>
                <w:sz w:val="18"/>
                <w:szCs w:val="20"/>
              </w:rPr>
              <w:t>Conducted throughout the development lifecycle, including during production or development phases.  These activities involve reviews, inspections, and testing to ensure compliance with specifications.</w:t>
            </w:r>
          </w:p>
        </w:tc>
      </w:tr>
      <w:tr w:rsidR="00527FA5" w:rsidRPr="009A5060" w14:paraId="1753D24C" w14:textId="77777777" w:rsidTr="00C634AC">
        <w:trPr>
          <w:trHeight w:val="252"/>
        </w:trPr>
        <w:tc>
          <w:tcPr>
            <w:tcW w:w="1701" w:type="dxa"/>
            <w:tcBorders>
              <w:top w:val="nil"/>
              <w:bottom w:val="nil"/>
            </w:tcBorders>
            <w:shd w:val="clear" w:color="auto" w:fill="auto"/>
          </w:tcPr>
          <w:p w14:paraId="251F891C" w14:textId="6999201E" w:rsidR="00527FA5" w:rsidRPr="009A5060" w:rsidRDefault="00527FA5" w:rsidP="00C179E5">
            <w:pPr>
              <w:pStyle w:val="AASemiBold"/>
              <w:spacing w:line="240" w:lineRule="auto"/>
              <w:rPr>
                <w:sz w:val="18"/>
                <w:szCs w:val="20"/>
              </w:rPr>
            </w:pPr>
            <w:r w:rsidRPr="009A5060">
              <w:rPr>
                <w:sz w:val="18"/>
                <w:szCs w:val="20"/>
              </w:rPr>
              <w:t xml:space="preserve">Warm Compressor </w:t>
            </w:r>
            <w:r w:rsidR="005836DF" w:rsidRPr="009A5060">
              <w:rPr>
                <w:sz w:val="18"/>
                <w:szCs w:val="20"/>
              </w:rPr>
              <w:t>S</w:t>
            </w:r>
            <w:r w:rsidRPr="009A5060">
              <w:rPr>
                <w:sz w:val="18"/>
                <w:szCs w:val="20"/>
              </w:rPr>
              <w:t>tation</w:t>
            </w:r>
          </w:p>
        </w:tc>
        <w:tc>
          <w:tcPr>
            <w:tcW w:w="7066" w:type="dxa"/>
            <w:shd w:val="clear" w:color="auto" w:fill="auto"/>
            <w:vAlign w:val="center"/>
          </w:tcPr>
          <w:p w14:paraId="45DBAB9F" w14:textId="77777777" w:rsidR="00527FA5" w:rsidRPr="009A5060" w:rsidRDefault="00527FA5" w:rsidP="00C179E5">
            <w:pPr>
              <w:autoSpaceDE w:val="0"/>
              <w:autoSpaceDN w:val="0"/>
              <w:adjustRightInd w:val="0"/>
              <w:spacing w:line="240" w:lineRule="auto"/>
              <w:rPr>
                <w:sz w:val="18"/>
                <w:szCs w:val="20"/>
              </w:rPr>
            </w:pPr>
            <w:r w:rsidRPr="009A5060">
              <w:rPr>
                <w:sz w:val="18"/>
                <w:szCs w:val="20"/>
              </w:rPr>
              <w:t>Composed of LP to HP and VLP to LP compressors, the Oil Removal System, the gas management panel, and the necessary electrical cabinets.</w:t>
            </w:r>
          </w:p>
        </w:tc>
      </w:tr>
      <w:tr w:rsidR="00527FA5" w:rsidRPr="009A5060" w14:paraId="183E5A05" w14:textId="77777777" w:rsidTr="00C634AC">
        <w:trPr>
          <w:trHeight w:val="252"/>
        </w:trPr>
        <w:tc>
          <w:tcPr>
            <w:tcW w:w="1701" w:type="dxa"/>
            <w:tcBorders>
              <w:top w:val="nil"/>
              <w:bottom w:val="nil"/>
            </w:tcBorders>
            <w:shd w:val="clear" w:color="auto" w:fill="auto"/>
          </w:tcPr>
          <w:p w14:paraId="05B777CB" w14:textId="77777777" w:rsidR="00527FA5" w:rsidRPr="009A5060" w:rsidRDefault="00527FA5" w:rsidP="00C179E5">
            <w:pPr>
              <w:pStyle w:val="AASemiBold"/>
              <w:spacing w:line="240" w:lineRule="auto"/>
              <w:rPr>
                <w:sz w:val="18"/>
                <w:szCs w:val="20"/>
              </w:rPr>
            </w:pPr>
            <w:r w:rsidRPr="009A5060">
              <w:rPr>
                <w:sz w:val="18"/>
                <w:szCs w:val="20"/>
              </w:rPr>
              <w:t>Witness Point</w:t>
            </w:r>
          </w:p>
        </w:tc>
        <w:tc>
          <w:tcPr>
            <w:tcW w:w="7066" w:type="dxa"/>
            <w:shd w:val="clear" w:color="auto" w:fill="auto"/>
            <w:vAlign w:val="center"/>
          </w:tcPr>
          <w:p w14:paraId="6A7B537A" w14:textId="77777777" w:rsidR="00527FA5" w:rsidRPr="009A5060" w:rsidRDefault="00527FA5" w:rsidP="00C179E5">
            <w:pPr>
              <w:autoSpaceDE w:val="0"/>
              <w:autoSpaceDN w:val="0"/>
              <w:adjustRightInd w:val="0"/>
              <w:spacing w:line="240" w:lineRule="auto"/>
              <w:rPr>
                <w:sz w:val="18"/>
                <w:szCs w:val="20"/>
              </w:rPr>
            </w:pPr>
            <w:r w:rsidRPr="009A5060">
              <w:rPr>
                <w:sz w:val="18"/>
                <w:szCs w:val="20"/>
              </w:rPr>
              <w:t>A point in the process where SCK CEN will verify the quality of the work completed.  However, the work may continue meanwhile.</w:t>
            </w:r>
          </w:p>
        </w:tc>
      </w:tr>
    </w:tbl>
    <w:p w14:paraId="2B103E78" w14:textId="36AC12C0" w:rsidR="001A691B" w:rsidRPr="009A5060" w:rsidRDefault="00C634AC" w:rsidP="00C179E5">
      <w:pPr>
        <w:spacing w:line="240" w:lineRule="auto"/>
      </w:pPr>
      <w:r w:rsidRPr="009A5060">
        <w:br w:type="textWrapping" w:clear="all"/>
      </w:r>
    </w:p>
    <w:p w14:paraId="0B2C88DF" w14:textId="77777777" w:rsidR="00B30821" w:rsidRPr="009A5060" w:rsidRDefault="00B30821" w:rsidP="00C179E5">
      <w:pPr>
        <w:spacing w:line="240" w:lineRule="auto"/>
      </w:pPr>
    </w:p>
    <w:p w14:paraId="07341C31" w14:textId="5A62217E" w:rsidR="00637DDB" w:rsidRPr="009A5060" w:rsidRDefault="00637DDB" w:rsidP="00C179E5">
      <w:pPr>
        <w:pStyle w:val="Heading2"/>
        <w:spacing w:line="240" w:lineRule="auto"/>
      </w:pPr>
      <w:bookmarkStart w:id="11" w:name="_Toc216340908"/>
      <w:r w:rsidRPr="009A5060">
        <w:t>T</w:t>
      </w:r>
      <w:r w:rsidR="00C500BE" w:rsidRPr="009A5060">
        <w:t>able of Figures</w:t>
      </w:r>
      <w:bookmarkEnd w:id="11"/>
    </w:p>
    <w:p w14:paraId="1167968B" w14:textId="79C4D567" w:rsidR="003C213D" w:rsidRPr="009A5060" w:rsidRDefault="00637DDB"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rFonts w:cs="Segoe UI"/>
          <w:sz w:val="16"/>
          <w:szCs w:val="16"/>
        </w:rPr>
        <w:fldChar w:fldCharType="begin"/>
      </w:r>
      <w:r w:rsidRPr="009A5060">
        <w:rPr>
          <w:rFonts w:cs="Segoe UI"/>
          <w:sz w:val="16"/>
          <w:szCs w:val="16"/>
        </w:rPr>
        <w:instrText xml:space="preserve"> TOC \c "Figure" </w:instrText>
      </w:r>
      <w:r w:rsidRPr="009A5060">
        <w:rPr>
          <w:rFonts w:cs="Segoe UI"/>
          <w:sz w:val="16"/>
          <w:szCs w:val="16"/>
        </w:rPr>
        <w:fldChar w:fldCharType="separate"/>
      </w:r>
      <w:r w:rsidR="003C213D" w:rsidRPr="009A5060">
        <w:rPr>
          <w:noProof/>
        </w:rPr>
        <w:t>Figure 1 Overall layout of the Cryogenic System</w:t>
      </w:r>
      <w:r w:rsidR="003C213D" w:rsidRPr="009A5060">
        <w:rPr>
          <w:noProof/>
        </w:rPr>
        <w:tab/>
      </w:r>
      <w:r w:rsidR="003C213D" w:rsidRPr="009A5060">
        <w:rPr>
          <w:noProof/>
        </w:rPr>
        <w:fldChar w:fldCharType="begin"/>
      </w:r>
      <w:r w:rsidR="003C213D" w:rsidRPr="009A5060">
        <w:rPr>
          <w:noProof/>
        </w:rPr>
        <w:instrText xml:space="preserve"> PAGEREF _Toc212194944 \h </w:instrText>
      </w:r>
      <w:r w:rsidR="003C213D" w:rsidRPr="009A5060">
        <w:rPr>
          <w:noProof/>
        </w:rPr>
      </w:r>
      <w:r w:rsidR="003C213D" w:rsidRPr="009A5060">
        <w:rPr>
          <w:noProof/>
        </w:rPr>
        <w:fldChar w:fldCharType="separate"/>
      </w:r>
      <w:r w:rsidR="00041F61">
        <w:rPr>
          <w:noProof/>
        </w:rPr>
        <w:t>12</w:t>
      </w:r>
      <w:r w:rsidR="003C213D" w:rsidRPr="009A5060">
        <w:rPr>
          <w:noProof/>
        </w:rPr>
        <w:fldChar w:fldCharType="end"/>
      </w:r>
    </w:p>
    <w:p w14:paraId="4E07169B" w14:textId="024E019A" w:rsidR="003C213D" w:rsidRPr="009A5060" w:rsidRDefault="003C213D"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noProof/>
        </w:rPr>
        <w:t>Figure 2 View of the buildings related to the QPLANT.</w:t>
      </w:r>
      <w:r w:rsidRPr="009A5060">
        <w:rPr>
          <w:noProof/>
        </w:rPr>
        <w:tab/>
      </w:r>
      <w:r w:rsidRPr="009A5060">
        <w:rPr>
          <w:noProof/>
        </w:rPr>
        <w:fldChar w:fldCharType="begin"/>
      </w:r>
      <w:r w:rsidRPr="009A5060">
        <w:rPr>
          <w:noProof/>
        </w:rPr>
        <w:instrText xml:space="preserve"> PAGEREF _Toc212194945 \h </w:instrText>
      </w:r>
      <w:r w:rsidRPr="009A5060">
        <w:rPr>
          <w:noProof/>
        </w:rPr>
      </w:r>
      <w:r w:rsidRPr="009A5060">
        <w:rPr>
          <w:noProof/>
        </w:rPr>
        <w:fldChar w:fldCharType="separate"/>
      </w:r>
      <w:r w:rsidR="00041F61">
        <w:rPr>
          <w:noProof/>
        </w:rPr>
        <w:t>13</w:t>
      </w:r>
      <w:r w:rsidRPr="009A5060">
        <w:rPr>
          <w:noProof/>
        </w:rPr>
        <w:fldChar w:fldCharType="end"/>
      </w:r>
    </w:p>
    <w:p w14:paraId="00FB166C" w14:textId="6E2E978D" w:rsidR="003C213D" w:rsidRPr="009A5060" w:rsidRDefault="003C213D"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noProof/>
        </w:rPr>
        <w:t>Figure 3 Simplified interface diagram of the QPLANT depicting a single representative ‘QCELL’ (inside grey dotted line) as a proxy for all heat load sources.  Temperatures shown are indicative of the 2 K operating scenario.</w:t>
      </w:r>
      <w:r w:rsidRPr="009A5060">
        <w:rPr>
          <w:noProof/>
        </w:rPr>
        <w:tab/>
      </w:r>
      <w:r w:rsidRPr="009A5060">
        <w:rPr>
          <w:noProof/>
        </w:rPr>
        <w:fldChar w:fldCharType="begin"/>
      </w:r>
      <w:r w:rsidRPr="009A5060">
        <w:rPr>
          <w:noProof/>
        </w:rPr>
        <w:instrText xml:space="preserve"> PAGEREF _Toc212194946 \h </w:instrText>
      </w:r>
      <w:r w:rsidRPr="009A5060">
        <w:rPr>
          <w:noProof/>
        </w:rPr>
      </w:r>
      <w:r w:rsidRPr="009A5060">
        <w:rPr>
          <w:noProof/>
        </w:rPr>
        <w:fldChar w:fldCharType="separate"/>
      </w:r>
      <w:r w:rsidR="00041F61">
        <w:rPr>
          <w:noProof/>
        </w:rPr>
        <w:t>14</w:t>
      </w:r>
      <w:r w:rsidRPr="009A5060">
        <w:rPr>
          <w:noProof/>
        </w:rPr>
        <w:fldChar w:fldCharType="end"/>
      </w:r>
    </w:p>
    <w:p w14:paraId="3B97E61B" w14:textId="13E38C1A" w:rsidR="003C213D" w:rsidRPr="009A5060" w:rsidRDefault="003C213D"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noProof/>
        </w:rPr>
        <w:lastRenderedPageBreak/>
        <w:t>Figure 4 QPLANT’s simplified Process Flow Diagram</w:t>
      </w:r>
      <w:r w:rsidRPr="009A5060">
        <w:rPr>
          <w:noProof/>
        </w:rPr>
        <w:tab/>
      </w:r>
      <w:r w:rsidRPr="009A5060">
        <w:rPr>
          <w:noProof/>
        </w:rPr>
        <w:fldChar w:fldCharType="begin"/>
      </w:r>
      <w:r w:rsidRPr="009A5060">
        <w:rPr>
          <w:noProof/>
        </w:rPr>
        <w:instrText xml:space="preserve"> PAGEREF _Toc212194947 \h </w:instrText>
      </w:r>
      <w:r w:rsidRPr="009A5060">
        <w:rPr>
          <w:noProof/>
        </w:rPr>
      </w:r>
      <w:r w:rsidRPr="009A5060">
        <w:rPr>
          <w:noProof/>
        </w:rPr>
        <w:fldChar w:fldCharType="separate"/>
      </w:r>
      <w:r w:rsidR="00041F61">
        <w:rPr>
          <w:noProof/>
        </w:rPr>
        <w:t>15</w:t>
      </w:r>
      <w:r w:rsidRPr="009A5060">
        <w:rPr>
          <w:noProof/>
        </w:rPr>
        <w:fldChar w:fldCharType="end"/>
      </w:r>
    </w:p>
    <w:p w14:paraId="4D636E7A" w14:textId="7678F727" w:rsidR="003C213D" w:rsidRPr="009A5060" w:rsidRDefault="003C213D"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noProof/>
        </w:rPr>
        <w:t>Figure 5 QPLANT - Control and Interlock related systems</w:t>
      </w:r>
      <w:r w:rsidRPr="009A5060">
        <w:rPr>
          <w:noProof/>
        </w:rPr>
        <w:tab/>
      </w:r>
      <w:r w:rsidRPr="009A5060">
        <w:rPr>
          <w:noProof/>
        </w:rPr>
        <w:fldChar w:fldCharType="begin"/>
      </w:r>
      <w:r w:rsidRPr="009A5060">
        <w:rPr>
          <w:noProof/>
        </w:rPr>
        <w:instrText xml:space="preserve"> PAGEREF _Toc212194948 \h </w:instrText>
      </w:r>
      <w:r w:rsidRPr="009A5060">
        <w:rPr>
          <w:noProof/>
        </w:rPr>
      </w:r>
      <w:r w:rsidRPr="009A5060">
        <w:rPr>
          <w:noProof/>
        </w:rPr>
        <w:fldChar w:fldCharType="separate"/>
      </w:r>
      <w:r w:rsidR="00041F61">
        <w:rPr>
          <w:noProof/>
        </w:rPr>
        <w:t>16</w:t>
      </w:r>
      <w:r w:rsidRPr="009A5060">
        <w:rPr>
          <w:noProof/>
        </w:rPr>
        <w:fldChar w:fldCharType="end"/>
      </w:r>
    </w:p>
    <w:p w14:paraId="7A922D5C" w14:textId="59F0CE54" w:rsidR="003C213D" w:rsidRPr="009A5060" w:rsidRDefault="003C213D"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noProof/>
        </w:rPr>
        <w:t>Figure 6 Operational scenarios and transitions for the Cryogenic System.  Blue boxes indicate steady states while light blue boxes indicate transients</w:t>
      </w:r>
      <w:r w:rsidRPr="009A5060">
        <w:rPr>
          <w:noProof/>
        </w:rPr>
        <w:tab/>
      </w:r>
      <w:r w:rsidRPr="009A5060">
        <w:rPr>
          <w:noProof/>
        </w:rPr>
        <w:fldChar w:fldCharType="begin"/>
      </w:r>
      <w:r w:rsidRPr="009A5060">
        <w:rPr>
          <w:noProof/>
        </w:rPr>
        <w:instrText xml:space="preserve"> PAGEREF _Toc212194949 \h </w:instrText>
      </w:r>
      <w:r w:rsidRPr="009A5060">
        <w:rPr>
          <w:noProof/>
        </w:rPr>
      </w:r>
      <w:r w:rsidRPr="009A5060">
        <w:rPr>
          <w:noProof/>
        </w:rPr>
        <w:fldChar w:fldCharType="separate"/>
      </w:r>
      <w:r w:rsidR="00041F61">
        <w:rPr>
          <w:noProof/>
        </w:rPr>
        <w:t>20</w:t>
      </w:r>
      <w:r w:rsidRPr="009A5060">
        <w:rPr>
          <w:noProof/>
        </w:rPr>
        <w:fldChar w:fldCharType="end"/>
      </w:r>
    </w:p>
    <w:p w14:paraId="54E329F7" w14:textId="53D1EF34" w:rsidR="003C213D" w:rsidRPr="009A5060" w:rsidRDefault="003C213D"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noProof/>
        </w:rPr>
        <w:t>Figure 7 Direct Drive</w:t>
      </w:r>
      <w:r w:rsidRPr="009A5060">
        <w:rPr>
          <w:noProof/>
        </w:rPr>
        <w:tab/>
      </w:r>
      <w:r w:rsidRPr="009A5060">
        <w:rPr>
          <w:noProof/>
        </w:rPr>
        <w:fldChar w:fldCharType="begin"/>
      </w:r>
      <w:r w:rsidRPr="009A5060">
        <w:rPr>
          <w:noProof/>
        </w:rPr>
        <w:instrText xml:space="preserve"> PAGEREF _Toc212194950 \h </w:instrText>
      </w:r>
      <w:r w:rsidRPr="009A5060">
        <w:rPr>
          <w:noProof/>
        </w:rPr>
      </w:r>
      <w:r w:rsidRPr="009A5060">
        <w:rPr>
          <w:noProof/>
        </w:rPr>
        <w:fldChar w:fldCharType="separate"/>
      </w:r>
      <w:r w:rsidR="00041F61">
        <w:rPr>
          <w:noProof/>
        </w:rPr>
        <w:t>30</w:t>
      </w:r>
      <w:r w:rsidRPr="009A5060">
        <w:rPr>
          <w:noProof/>
        </w:rPr>
        <w:fldChar w:fldCharType="end"/>
      </w:r>
    </w:p>
    <w:p w14:paraId="29CDD933" w14:textId="1EF201FF" w:rsidR="003C213D" w:rsidRPr="009A5060" w:rsidRDefault="003C213D"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noProof/>
        </w:rPr>
        <w:t>Figure 8 WSH with Contingent Part 2 (area covered in purple dotted line)</w:t>
      </w:r>
      <w:r w:rsidRPr="009A5060">
        <w:rPr>
          <w:noProof/>
        </w:rPr>
        <w:tab/>
      </w:r>
      <w:r w:rsidRPr="009A5060">
        <w:rPr>
          <w:noProof/>
        </w:rPr>
        <w:fldChar w:fldCharType="begin"/>
      </w:r>
      <w:r w:rsidRPr="009A5060">
        <w:rPr>
          <w:noProof/>
        </w:rPr>
        <w:instrText xml:space="preserve"> PAGEREF _Toc212194951 \h </w:instrText>
      </w:r>
      <w:r w:rsidRPr="009A5060">
        <w:rPr>
          <w:noProof/>
        </w:rPr>
      </w:r>
      <w:r w:rsidRPr="009A5060">
        <w:rPr>
          <w:noProof/>
        </w:rPr>
        <w:fldChar w:fldCharType="separate"/>
      </w:r>
      <w:r w:rsidR="00041F61">
        <w:rPr>
          <w:noProof/>
        </w:rPr>
        <w:t>27</w:t>
      </w:r>
      <w:r w:rsidRPr="009A5060">
        <w:rPr>
          <w:noProof/>
        </w:rPr>
        <w:fldChar w:fldCharType="end"/>
      </w:r>
    </w:p>
    <w:p w14:paraId="591245A7" w14:textId="457B6220" w:rsidR="003C213D" w:rsidRPr="009A5060" w:rsidRDefault="003C213D"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noProof/>
        </w:rPr>
        <w:t>Figure 9  Reference Architecture of the Cryogenic Control System</w:t>
      </w:r>
      <w:r w:rsidRPr="009A5060">
        <w:rPr>
          <w:noProof/>
        </w:rPr>
        <w:tab/>
      </w:r>
      <w:r w:rsidRPr="009A5060">
        <w:rPr>
          <w:noProof/>
        </w:rPr>
        <w:fldChar w:fldCharType="begin"/>
      </w:r>
      <w:r w:rsidRPr="009A5060">
        <w:rPr>
          <w:noProof/>
        </w:rPr>
        <w:instrText xml:space="preserve"> PAGEREF _Toc212194952 \h </w:instrText>
      </w:r>
      <w:r w:rsidRPr="009A5060">
        <w:rPr>
          <w:noProof/>
        </w:rPr>
      </w:r>
      <w:r w:rsidRPr="009A5060">
        <w:rPr>
          <w:noProof/>
        </w:rPr>
        <w:fldChar w:fldCharType="separate"/>
      </w:r>
      <w:r w:rsidR="00041F61">
        <w:rPr>
          <w:noProof/>
        </w:rPr>
        <w:t>44</w:t>
      </w:r>
      <w:r w:rsidRPr="009A5060">
        <w:rPr>
          <w:noProof/>
        </w:rPr>
        <w:fldChar w:fldCharType="end"/>
      </w:r>
    </w:p>
    <w:p w14:paraId="2D07067D" w14:textId="4FB30742" w:rsidR="003C213D" w:rsidRPr="009A5060" w:rsidRDefault="003C213D"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noProof/>
        </w:rPr>
        <w:t>Figure 10 Software Change Management</w:t>
      </w:r>
      <w:r w:rsidRPr="009A5060">
        <w:rPr>
          <w:noProof/>
        </w:rPr>
        <w:tab/>
      </w:r>
      <w:r w:rsidRPr="009A5060">
        <w:rPr>
          <w:noProof/>
        </w:rPr>
        <w:fldChar w:fldCharType="begin"/>
      </w:r>
      <w:r w:rsidRPr="009A5060">
        <w:rPr>
          <w:noProof/>
        </w:rPr>
        <w:instrText xml:space="preserve"> PAGEREF _Toc212194953 \h </w:instrText>
      </w:r>
      <w:r w:rsidRPr="009A5060">
        <w:rPr>
          <w:noProof/>
        </w:rPr>
      </w:r>
      <w:r w:rsidRPr="009A5060">
        <w:rPr>
          <w:noProof/>
        </w:rPr>
        <w:fldChar w:fldCharType="separate"/>
      </w:r>
      <w:r w:rsidR="00041F61">
        <w:rPr>
          <w:noProof/>
        </w:rPr>
        <w:t>47</w:t>
      </w:r>
      <w:r w:rsidRPr="009A5060">
        <w:rPr>
          <w:noProof/>
        </w:rPr>
        <w:fldChar w:fldCharType="end"/>
      </w:r>
    </w:p>
    <w:p w14:paraId="0190B5B1" w14:textId="4D5D52E5" w:rsidR="003C213D" w:rsidRPr="009A5060" w:rsidRDefault="003C213D"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noProof/>
        </w:rPr>
        <w:t>Figure 11 MIT Reference Architecture</w:t>
      </w:r>
      <w:r w:rsidRPr="009A5060">
        <w:rPr>
          <w:noProof/>
        </w:rPr>
        <w:tab/>
      </w:r>
      <w:r w:rsidRPr="009A5060">
        <w:rPr>
          <w:noProof/>
        </w:rPr>
        <w:fldChar w:fldCharType="begin"/>
      </w:r>
      <w:r w:rsidRPr="009A5060">
        <w:rPr>
          <w:noProof/>
        </w:rPr>
        <w:instrText xml:space="preserve"> PAGEREF _Toc212194954 \h </w:instrText>
      </w:r>
      <w:r w:rsidRPr="009A5060">
        <w:rPr>
          <w:noProof/>
        </w:rPr>
      </w:r>
      <w:r w:rsidRPr="009A5060">
        <w:rPr>
          <w:noProof/>
        </w:rPr>
        <w:fldChar w:fldCharType="separate"/>
      </w:r>
      <w:r w:rsidR="00041F61">
        <w:rPr>
          <w:noProof/>
        </w:rPr>
        <w:t>45</w:t>
      </w:r>
      <w:r w:rsidRPr="009A5060">
        <w:rPr>
          <w:noProof/>
        </w:rPr>
        <w:fldChar w:fldCharType="end"/>
      </w:r>
    </w:p>
    <w:p w14:paraId="2796F755" w14:textId="5016C669" w:rsidR="003C213D" w:rsidRPr="009A5060" w:rsidRDefault="003C213D"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noProof/>
        </w:rPr>
        <w:t>Figure 12 Preliminary arrangement of the pipes in the QLM -  see Table 12 for details</w:t>
      </w:r>
      <w:r w:rsidRPr="009A5060">
        <w:rPr>
          <w:noProof/>
        </w:rPr>
        <w:tab/>
      </w:r>
      <w:r w:rsidRPr="009A5060">
        <w:rPr>
          <w:noProof/>
        </w:rPr>
        <w:fldChar w:fldCharType="begin"/>
      </w:r>
      <w:r w:rsidRPr="009A5060">
        <w:rPr>
          <w:noProof/>
        </w:rPr>
        <w:instrText xml:space="preserve"> PAGEREF _Toc212194955 \h </w:instrText>
      </w:r>
      <w:r w:rsidRPr="009A5060">
        <w:rPr>
          <w:noProof/>
        </w:rPr>
      </w:r>
      <w:r w:rsidRPr="009A5060">
        <w:rPr>
          <w:noProof/>
        </w:rPr>
        <w:fldChar w:fldCharType="separate"/>
      </w:r>
      <w:r w:rsidR="00041F61">
        <w:rPr>
          <w:noProof/>
        </w:rPr>
        <w:t>53</w:t>
      </w:r>
      <w:r w:rsidRPr="009A5060">
        <w:rPr>
          <w:noProof/>
        </w:rPr>
        <w:fldChar w:fldCharType="end"/>
      </w:r>
    </w:p>
    <w:p w14:paraId="659B3BEA" w14:textId="1F54C5A0" w:rsidR="003C213D" w:rsidRPr="009A5060" w:rsidRDefault="003C213D"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noProof/>
        </w:rPr>
        <w:t>Figure 13 Routing of QRB.EUR (External User Recovery)</w:t>
      </w:r>
      <w:r w:rsidRPr="009A5060">
        <w:rPr>
          <w:noProof/>
        </w:rPr>
        <w:tab/>
      </w:r>
      <w:r w:rsidRPr="009A5060">
        <w:rPr>
          <w:noProof/>
        </w:rPr>
        <w:fldChar w:fldCharType="begin"/>
      </w:r>
      <w:r w:rsidRPr="009A5060">
        <w:rPr>
          <w:noProof/>
        </w:rPr>
        <w:instrText xml:space="preserve"> PAGEREF _Toc212194956 \h </w:instrText>
      </w:r>
      <w:r w:rsidRPr="009A5060">
        <w:rPr>
          <w:noProof/>
        </w:rPr>
      </w:r>
      <w:r w:rsidRPr="009A5060">
        <w:rPr>
          <w:noProof/>
        </w:rPr>
        <w:fldChar w:fldCharType="separate"/>
      </w:r>
      <w:r w:rsidR="00041F61">
        <w:rPr>
          <w:noProof/>
        </w:rPr>
        <w:t>61</w:t>
      </w:r>
      <w:r w:rsidRPr="009A5060">
        <w:rPr>
          <w:noProof/>
        </w:rPr>
        <w:fldChar w:fldCharType="end"/>
      </w:r>
    </w:p>
    <w:p w14:paraId="0F5662A7" w14:textId="1612A9DE" w:rsidR="003C213D" w:rsidRPr="009A5060" w:rsidRDefault="003C213D"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noProof/>
        </w:rPr>
        <w:t>Figure 14 Simplified cooling model</w:t>
      </w:r>
      <w:r w:rsidRPr="009A5060">
        <w:rPr>
          <w:noProof/>
        </w:rPr>
        <w:tab/>
      </w:r>
      <w:r w:rsidRPr="009A5060">
        <w:rPr>
          <w:noProof/>
        </w:rPr>
        <w:fldChar w:fldCharType="begin"/>
      </w:r>
      <w:r w:rsidRPr="009A5060">
        <w:rPr>
          <w:noProof/>
        </w:rPr>
        <w:instrText xml:space="preserve"> PAGEREF _Toc212194957 \h </w:instrText>
      </w:r>
      <w:r w:rsidRPr="009A5060">
        <w:rPr>
          <w:noProof/>
        </w:rPr>
      </w:r>
      <w:r w:rsidRPr="009A5060">
        <w:rPr>
          <w:noProof/>
        </w:rPr>
        <w:fldChar w:fldCharType="separate"/>
      </w:r>
      <w:r w:rsidR="00041F61">
        <w:rPr>
          <w:noProof/>
        </w:rPr>
        <w:t>93</w:t>
      </w:r>
      <w:r w:rsidRPr="009A5060">
        <w:rPr>
          <w:noProof/>
        </w:rPr>
        <w:fldChar w:fldCharType="end"/>
      </w:r>
    </w:p>
    <w:p w14:paraId="6B03D992" w14:textId="00136C5A" w:rsidR="00637DDB" w:rsidRPr="009A5060" w:rsidRDefault="00637DDB" w:rsidP="00C179E5">
      <w:pPr>
        <w:pStyle w:val="Heading2"/>
        <w:spacing w:line="240" w:lineRule="auto"/>
      </w:pPr>
      <w:r w:rsidRPr="009A5060">
        <w:rPr>
          <w:rFonts w:ascii="Segoe UI" w:eastAsia="Calibri" w:hAnsi="Segoe UI" w:cs="Segoe UI"/>
          <w:sz w:val="16"/>
          <w:szCs w:val="16"/>
        </w:rPr>
        <w:fldChar w:fldCharType="end"/>
      </w:r>
      <w:bookmarkStart w:id="12" w:name="_Toc216340909"/>
      <w:r w:rsidR="00C500BE" w:rsidRPr="009A5060">
        <w:t>Table of Tables</w:t>
      </w:r>
      <w:bookmarkEnd w:id="12"/>
    </w:p>
    <w:p w14:paraId="318A5995" w14:textId="7FB88987" w:rsidR="003C213D" w:rsidRPr="009A5060" w:rsidRDefault="00114712"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rFonts w:cs="Segoe UI"/>
          <w:sz w:val="16"/>
          <w:szCs w:val="16"/>
        </w:rPr>
        <w:fldChar w:fldCharType="begin"/>
      </w:r>
      <w:r w:rsidRPr="009A5060">
        <w:rPr>
          <w:rFonts w:cs="Segoe UI"/>
          <w:sz w:val="16"/>
          <w:szCs w:val="16"/>
        </w:rPr>
        <w:instrText xml:space="preserve"> TOC \c "Table" </w:instrText>
      </w:r>
      <w:r w:rsidRPr="009A5060">
        <w:rPr>
          <w:rFonts w:cs="Segoe UI"/>
          <w:sz w:val="16"/>
          <w:szCs w:val="16"/>
        </w:rPr>
        <w:fldChar w:fldCharType="separate"/>
      </w:r>
      <w:r w:rsidR="003C213D" w:rsidRPr="009A5060">
        <w:rPr>
          <w:noProof/>
        </w:rPr>
        <w:t>Table 1 Main interfacing and helium transport lines</w:t>
      </w:r>
      <w:r w:rsidR="003C213D" w:rsidRPr="009A5060">
        <w:rPr>
          <w:noProof/>
        </w:rPr>
        <w:tab/>
      </w:r>
      <w:r w:rsidR="003C213D" w:rsidRPr="009A5060">
        <w:rPr>
          <w:noProof/>
        </w:rPr>
        <w:fldChar w:fldCharType="begin"/>
      </w:r>
      <w:r w:rsidR="003C213D" w:rsidRPr="009A5060">
        <w:rPr>
          <w:noProof/>
        </w:rPr>
        <w:instrText xml:space="preserve"> PAGEREF _Toc212194958 \h </w:instrText>
      </w:r>
      <w:r w:rsidR="003C213D" w:rsidRPr="009A5060">
        <w:rPr>
          <w:noProof/>
        </w:rPr>
      </w:r>
      <w:r w:rsidR="003C213D" w:rsidRPr="009A5060">
        <w:rPr>
          <w:noProof/>
        </w:rPr>
        <w:fldChar w:fldCharType="separate"/>
      </w:r>
      <w:r w:rsidR="00041F61">
        <w:rPr>
          <w:noProof/>
        </w:rPr>
        <w:t>14</w:t>
      </w:r>
      <w:r w:rsidR="003C213D" w:rsidRPr="009A5060">
        <w:rPr>
          <w:noProof/>
        </w:rPr>
        <w:fldChar w:fldCharType="end"/>
      </w:r>
    </w:p>
    <w:p w14:paraId="239B8272" w14:textId="1F133829" w:rsidR="003C213D" w:rsidRPr="009A5060" w:rsidRDefault="003C213D"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noProof/>
          <w:lang w:eastAsia="fr-FR"/>
        </w:rPr>
        <w:t>Table 2 Operational Scenarios</w:t>
      </w:r>
      <w:r w:rsidRPr="009A5060">
        <w:rPr>
          <w:noProof/>
        </w:rPr>
        <w:tab/>
      </w:r>
      <w:r w:rsidRPr="009A5060">
        <w:rPr>
          <w:noProof/>
        </w:rPr>
        <w:fldChar w:fldCharType="begin"/>
      </w:r>
      <w:r w:rsidRPr="009A5060">
        <w:rPr>
          <w:noProof/>
        </w:rPr>
        <w:instrText xml:space="preserve"> PAGEREF _Toc212194959 \h </w:instrText>
      </w:r>
      <w:r w:rsidRPr="009A5060">
        <w:rPr>
          <w:noProof/>
        </w:rPr>
      </w:r>
      <w:r w:rsidRPr="009A5060">
        <w:rPr>
          <w:noProof/>
        </w:rPr>
        <w:fldChar w:fldCharType="separate"/>
      </w:r>
      <w:r w:rsidR="00041F61">
        <w:rPr>
          <w:noProof/>
        </w:rPr>
        <w:t>19</w:t>
      </w:r>
      <w:r w:rsidRPr="009A5060">
        <w:rPr>
          <w:noProof/>
        </w:rPr>
        <w:fldChar w:fldCharType="end"/>
      </w:r>
    </w:p>
    <w:p w14:paraId="1FE816AC" w14:textId="1B0822F9" w:rsidR="003C213D" w:rsidRPr="009A5060" w:rsidRDefault="003C213D"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noProof/>
        </w:rPr>
        <w:t>Table 3 Heat Loads Summary from QCELLs and Cryogenic Distribution</w:t>
      </w:r>
      <w:r w:rsidRPr="009A5060">
        <w:rPr>
          <w:noProof/>
        </w:rPr>
        <w:tab/>
      </w:r>
      <w:r w:rsidRPr="009A5060">
        <w:rPr>
          <w:noProof/>
        </w:rPr>
        <w:fldChar w:fldCharType="begin"/>
      </w:r>
      <w:r w:rsidRPr="009A5060">
        <w:rPr>
          <w:noProof/>
        </w:rPr>
        <w:instrText xml:space="preserve"> PAGEREF _Toc212194960 \h </w:instrText>
      </w:r>
      <w:r w:rsidRPr="009A5060">
        <w:rPr>
          <w:noProof/>
        </w:rPr>
      </w:r>
      <w:r w:rsidRPr="009A5060">
        <w:rPr>
          <w:noProof/>
        </w:rPr>
        <w:fldChar w:fldCharType="separate"/>
      </w:r>
      <w:r w:rsidR="00041F61">
        <w:rPr>
          <w:noProof/>
        </w:rPr>
        <w:t>22</w:t>
      </w:r>
      <w:r w:rsidRPr="009A5060">
        <w:rPr>
          <w:noProof/>
        </w:rPr>
        <w:fldChar w:fldCharType="end"/>
      </w:r>
    </w:p>
    <w:p w14:paraId="25BA945C" w14:textId="0113CDF5" w:rsidR="003C213D" w:rsidRPr="009A5060" w:rsidRDefault="003C213D"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rFonts w:cs="Segoe UI"/>
          <w:noProof/>
        </w:rPr>
        <w:t>Table 4 </w:t>
      </w:r>
      <w:r w:rsidRPr="009A5060">
        <w:rPr>
          <w:rFonts w:cs="Segoe UI"/>
          <w:noProof/>
          <w:lang w:eastAsia="fr-FR"/>
        </w:rPr>
        <w:t>Fluid Conditions at the Refrigerator Cold Box Interfaces for Different Operating Scenarios</w:t>
      </w:r>
      <w:r w:rsidRPr="009A5060">
        <w:rPr>
          <w:noProof/>
        </w:rPr>
        <w:tab/>
      </w:r>
      <w:r w:rsidRPr="009A5060">
        <w:rPr>
          <w:noProof/>
        </w:rPr>
        <w:fldChar w:fldCharType="begin"/>
      </w:r>
      <w:r w:rsidRPr="009A5060">
        <w:rPr>
          <w:noProof/>
        </w:rPr>
        <w:instrText xml:space="preserve"> PAGEREF _Toc212194961 \h </w:instrText>
      </w:r>
      <w:r w:rsidRPr="009A5060">
        <w:rPr>
          <w:noProof/>
        </w:rPr>
      </w:r>
      <w:r w:rsidRPr="009A5060">
        <w:rPr>
          <w:noProof/>
        </w:rPr>
        <w:fldChar w:fldCharType="separate"/>
      </w:r>
      <w:r w:rsidR="00041F61">
        <w:rPr>
          <w:noProof/>
        </w:rPr>
        <w:t>23</w:t>
      </w:r>
      <w:r w:rsidRPr="009A5060">
        <w:rPr>
          <w:noProof/>
        </w:rPr>
        <w:fldChar w:fldCharType="end"/>
      </w:r>
    </w:p>
    <w:p w14:paraId="01DA5907" w14:textId="3BDED56B" w:rsidR="003C213D" w:rsidRPr="009A5060" w:rsidRDefault="003C213D"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noProof/>
        </w:rPr>
        <w:t>Table 5 Temperature measurement precision</w:t>
      </w:r>
      <w:r w:rsidRPr="009A5060">
        <w:rPr>
          <w:noProof/>
        </w:rPr>
        <w:tab/>
      </w:r>
      <w:r w:rsidRPr="009A5060">
        <w:rPr>
          <w:noProof/>
        </w:rPr>
        <w:fldChar w:fldCharType="begin"/>
      </w:r>
      <w:r w:rsidRPr="009A5060">
        <w:rPr>
          <w:noProof/>
        </w:rPr>
        <w:instrText xml:space="preserve"> PAGEREF _Toc212194962 \h </w:instrText>
      </w:r>
      <w:r w:rsidRPr="009A5060">
        <w:rPr>
          <w:noProof/>
        </w:rPr>
      </w:r>
      <w:r w:rsidRPr="009A5060">
        <w:rPr>
          <w:noProof/>
        </w:rPr>
        <w:fldChar w:fldCharType="separate"/>
      </w:r>
      <w:r w:rsidR="00041F61">
        <w:rPr>
          <w:noProof/>
        </w:rPr>
        <w:t>40</w:t>
      </w:r>
      <w:r w:rsidRPr="009A5060">
        <w:rPr>
          <w:noProof/>
        </w:rPr>
        <w:fldChar w:fldCharType="end"/>
      </w:r>
    </w:p>
    <w:p w14:paraId="30961F96" w14:textId="2C910400" w:rsidR="003C213D" w:rsidRPr="009A5060" w:rsidRDefault="003C213D"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noProof/>
        </w:rPr>
        <w:t>Table 6 He Leakage requirements (excluding via permeation and diffusivity)</w:t>
      </w:r>
      <w:r w:rsidRPr="009A5060">
        <w:rPr>
          <w:noProof/>
        </w:rPr>
        <w:tab/>
      </w:r>
      <w:r w:rsidRPr="009A5060">
        <w:rPr>
          <w:noProof/>
        </w:rPr>
        <w:fldChar w:fldCharType="begin"/>
      </w:r>
      <w:r w:rsidRPr="009A5060">
        <w:rPr>
          <w:noProof/>
        </w:rPr>
        <w:instrText xml:space="preserve"> PAGEREF _Toc212194963 \h </w:instrText>
      </w:r>
      <w:r w:rsidRPr="009A5060">
        <w:rPr>
          <w:noProof/>
        </w:rPr>
      </w:r>
      <w:r w:rsidRPr="009A5060">
        <w:rPr>
          <w:noProof/>
        </w:rPr>
        <w:fldChar w:fldCharType="separate"/>
      </w:r>
      <w:r w:rsidR="00041F61">
        <w:rPr>
          <w:noProof/>
        </w:rPr>
        <w:t>25</w:t>
      </w:r>
      <w:r w:rsidRPr="009A5060">
        <w:rPr>
          <w:noProof/>
        </w:rPr>
        <w:fldChar w:fldCharType="end"/>
      </w:r>
    </w:p>
    <w:p w14:paraId="0A468042" w14:textId="5E9F1CA4" w:rsidR="003C213D" w:rsidRPr="009A5060" w:rsidRDefault="003C213D"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noProof/>
          <w:lang w:eastAsia="fr-FR"/>
        </w:rPr>
        <w:t>Table 7 Helium Inventory</w:t>
      </w:r>
      <w:r w:rsidRPr="009A5060">
        <w:rPr>
          <w:noProof/>
        </w:rPr>
        <w:tab/>
      </w:r>
      <w:r w:rsidRPr="009A5060">
        <w:rPr>
          <w:noProof/>
        </w:rPr>
        <w:fldChar w:fldCharType="begin"/>
      </w:r>
      <w:r w:rsidRPr="009A5060">
        <w:rPr>
          <w:noProof/>
        </w:rPr>
        <w:instrText xml:space="preserve"> PAGEREF _Toc212194964 \h </w:instrText>
      </w:r>
      <w:r w:rsidRPr="009A5060">
        <w:rPr>
          <w:noProof/>
        </w:rPr>
      </w:r>
      <w:r w:rsidRPr="009A5060">
        <w:rPr>
          <w:noProof/>
        </w:rPr>
        <w:fldChar w:fldCharType="separate"/>
      </w:r>
      <w:r w:rsidR="00041F61">
        <w:rPr>
          <w:noProof/>
        </w:rPr>
        <w:t>26</w:t>
      </w:r>
      <w:r w:rsidRPr="009A5060">
        <w:rPr>
          <w:noProof/>
        </w:rPr>
        <w:fldChar w:fldCharType="end"/>
      </w:r>
    </w:p>
    <w:p w14:paraId="4DB32863" w14:textId="2F34103F" w:rsidR="003C213D" w:rsidRPr="009A5060" w:rsidRDefault="003C213D"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noProof/>
        </w:rPr>
        <w:t>Table 8 Measuring Points for WCS</w:t>
      </w:r>
      <w:r w:rsidRPr="009A5060">
        <w:rPr>
          <w:noProof/>
        </w:rPr>
        <w:tab/>
      </w:r>
      <w:r w:rsidRPr="009A5060">
        <w:rPr>
          <w:noProof/>
        </w:rPr>
        <w:fldChar w:fldCharType="begin"/>
      </w:r>
      <w:r w:rsidRPr="009A5060">
        <w:rPr>
          <w:noProof/>
        </w:rPr>
        <w:instrText xml:space="preserve"> PAGEREF _Toc212194965 \h </w:instrText>
      </w:r>
      <w:r w:rsidRPr="009A5060">
        <w:rPr>
          <w:noProof/>
        </w:rPr>
      </w:r>
      <w:r w:rsidRPr="009A5060">
        <w:rPr>
          <w:noProof/>
        </w:rPr>
        <w:fldChar w:fldCharType="separate"/>
      </w:r>
      <w:r w:rsidR="00041F61">
        <w:rPr>
          <w:noProof/>
        </w:rPr>
        <w:t>33</w:t>
      </w:r>
      <w:r w:rsidRPr="009A5060">
        <w:rPr>
          <w:noProof/>
        </w:rPr>
        <w:fldChar w:fldCharType="end"/>
      </w:r>
    </w:p>
    <w:p w14:paraId="6D213195" w14:textId="30E2A3C3" w:rsidR="003C213D" w:rsidRPr="009A5060" w:rsidRDefault="003C213D"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noProof/>
        </w:rPr>
        <w:t>Table 9 Measuring Points for QRB</w:t>
      </w:r>
      <w:r w:rsidRPr="009A5060">
        <w:rPr>
          <w:noProof/>
        </w:rPr>
        <w:tab/>
      </w:r>
      <w:r w:rsidRPr="009A5060">
        <w:rPr>
          <w:noProof/>
        </w:rPr>
        <w:fldChar w:fldCharType="begin"/>
      </w:r>
      <w:r w:rsidRPr="009A5060">
        <w:rPr>
          <w:noProof/>
        </w:rPr>
        <w:instrText xml:space="preserve"> PAGEREF _Toc212194966 \h </w:instrText>
      </w:r>
      <w:r w:rsidRPr="009A5060">
        <w:rPr>
          <w:noProof/>
        </w:rPr>
      </w:r>
      <w:r w:rsidRPr="009A5060">
        <w:rPr>
          <w:noProof/>
        </w:rPr>
        <w:fldChar w:fldCharType="separate"/>
      </w:r>
      <w:r w:rsidR="00041F61">
        <w:rPr>
          <w:noProof/>
        </w:rPr>
        <w:t>37</w:t>
      </w:r>
      <w:r w:rsidRPr="009A5060">
        <w:rPr>
          <w:noProof/>
        </w:rPr>
        <w:fldChar w:fldCharType="end"/>
      </w:r>
    </w:p>
    <w:p w14:paraId="2D78163E" w14:textId="0611902B" w:rsidR="003C213D" w:rsidRPr="009A5060" w:rsidRDefault="003C213D"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noProof/>
        </w:rPr>
        <w:t>Table 10 Measuring points for gas helium storages.</w:t>
      </w:r>
      <w:r w:rsidRPr="009A5060">
        <w:rPr>
          <w:noProof/>
        </w:rPr>
        <w:tab/>
      </w:r>
      <w:r w:rsidRPr="009A5060">
        <w:rPr>
          <w:noProof/>
        </w:rPr>
        <w:fldChar w:fldCharType="begin"/>
      </w:r>
      <w:r w:rsidRPr="009A5060">
        <w:rPr>
          <w:noProof/>
        </w:rPr>
        <w:instrText xml:space="preserve"> PAGEREF _Toc212194967 \h </w:instrText>
      </w:r>
      <w:r w:rsidRPr="009A5060">
        <w:rPr>
          <w:noProof/>
        </w:rPr>
      </w:r>
      <w:r w:rsidRPr="009A5060">
        <w:rPr>
          <w:noProof/>
        </w:rPr>
        <w:fldChar w:fldCharType="separate"/>
      </w:r>
      <w:r w:rsidR="00041F61">
        <w:rPr>
          <w:noProof/>
        </w:rPr>
        <w:t>28</w:t>
      </w:r>
      <w:r w:rsidRPr="009A5060">
        <w:rPr>
          <w:noProof/>
        </w:rPr>
        <w:fldChar w:fldCharType="end"/>
      </w:r>
    </w:p>
    <w:p w14:paraId="72FA1EC3" w14:textId="7260F6F8" w:rsidR="003C213D" w:rsidRPr="009A5060" w:rsidRDefault="003C213D"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noProof/>
        </w:rPr>
        <w:t>Table 11  Interface ID between QRB and QDIST  (cold interfaces)</w:t>
      </w:r>
      <w:r w:rsidRPr="009A5060">
        <w:rPr>
          <w:noProof/>
        </w:rPr>
        <w:tab/>
      </w:r>
      <w:r w:rsidRPr="009A5060">
        <w:rPr>
          <w:noProof/>
        </w:rPr>
        <w:fldChar w:fldCharType="begin"/>
      </w:r>
      <w:r w:rsidRPr="009A5060">
        <w:rPr>
          <w:noProof/>
        </w:rPr>
        <w:instrText xml:space="preserve"> PAGEREF _Toc212194968 \h </w:instrText>
      </w:r>
      <w:r w:rsidRPr="009A5060">
        <w:rPr>
          <w:noProof/>
        </w:rPr>
      </w:r>
      <w:r w:rsidRPr="009A5060">
        <w:rPr>
          <w:noProof/>
        </w:rPr>
        <w:fldChar w:fldCharType="separate"/>
      </w:r>
      <w:r w:rsidR="00041F61">
        <w:rPr>
          <w:noProof/>
        </w:rPr>
        <w:t>53</w:t>
      </w:r>
      <w:r w:rsidRPr="009A5060">
        <w:rPr>
          <w:noProof/>
        </w:rPr>
        <w:fldChar w:fldCharType="end"/>
      </w:r>
    </w:p>
    <w:p w14:paraId="007B21AB" w14:textId="5D4991F9" w:rsidR="003C213D" w:rsidRPr="009A5060" w:rsidRDefault="003C213D"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noProof/>
        </w:rPr>
        <w:t>Table 12 Preliminary pipe diameters for the QLM</w:t>
      </w:r>
      <w:r w:rsidRPr="009A5060">
        <w:rPr>
          <w:noProof/>
        </w:rPr>
        <w:tab/>
      </w:r>
      <w:r w:rsidRPr="009A5060">
        <w:rPr>
          <w:noProof/>
        </w:rPr>
        <w:fldChar w:fldCharType="begin"/>
      </w:r>
      <w:r w:rsidRPr="009A5060">
        <w:rPr>
          <w:noProof/>
        </w:rPr>
        <w:instrText xml:space="preserve"> PAGEREF _Toc212194969 \h </w:instrText>
      </w:r>
      <w:r w:rsidRPr="009A5060">
        <w:rPr>
          <w:noProof/>
        </w:rPr>
      </w:r>
      <w:r w:rsidRPr="009A5060">
        <w:rPr>
          <w:noProof/>
        </w:rPr>
        <w:fldChar w:fldCharType="separate"/>
      </w:r>
      <w:r w:rsidR="00041F61">
        <w:rPr>
          <w:noProof/>
        </w:rPr>
        <w:t>54</w:t>
      </w:r>
      <w:r w:rsidRPr="009A5060">
        <w:rPr>
          <w:noProof/>
        </w:rPr>
        <w:fldChar w:fldCharType="end"/>
      </w:r>
    </w:p>
    <w:p w14:paraId="0EC7564B" w14:textId="307C40D2" w:rsidR="003C213D" w:rsidRPr="009A5060" w:rsidRDefault="003C213D"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noProof/>
        </w:rPr>
        <w:t>Table 13  Interface ID between QRB and QINFRA  (warm interfaces)</w:t>
      </w:r>
      <w:r w:rsidRPr="009A5060">
        <w:rPr>
          <w:noProof/>
        </w:rPr>
        <w:tab/>
      </w:r>
      <w:r w:rsidRPr="009A5060">
        <w:rPr>
          <w:noProof/>
        </w:rPr>
        <w:fldChar w:fldCharType="begin"/>
      </w:r>
      <w:r w:rsidRPr="009A5060">
        <w:rPr>
          <w:noProof/>
        </w:rPr>
        <w:instrText xml:space="preserve"> PAGEREF _Toc212194970 \h </w:instrText>
      </w:r>
      <w:r w:rsidRPr="009A5060">
        <w:rPr>
          <w:noProof/>
        </w:rPr>
      </w:r>
      <w:r w:rsidRPr="009A5060">
        <w:rPr>
          <w:noProof/>
        </w:rPr>
        <w:fldChar w:fldCharType="separate"/>
      </w:r>
      <w:r w:rsidR="00041F61">
        <w:rPr>
          <w:noProof/>
        </w:rPr>
        <w:t>54</w:t>
      </w:r>
      <w:r w:rsidRPr="009A5060">
        <w:rPr>
          <w:noProof/>
        </w:rPr>
        <w:fldChar w:fldCharType="end"/>
      </w:r>
    </w:p>
    <w:p w14:paraId="1046456E" w14:textId="18A4CA81" w:rsidR="003C213D" w:rsidRPr="009A5060" w:rsidRDefault="003C213D"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noProof/>
        </w:rPr>
        <w:t>Table 14 Internal QPLANT Distribution Lines (crossing multiple rooms)</w:t>
      </w:r>
      <w:r w:rsidRPr="009A5060">
        <w:rPr>
          <w:noProof/>
        </w:rPr>
        <w:tab/>
      </w:r>
      <w:r w:rsidRPr="009A5060">
        <w:rPr>
          <w:noProof/>
        </w:rPr>
        <w:fldChar w:fldCharType="begin"/>
      </w:r>
      <w:r w:rsidRPr="009A5060">
        <w:rPr>
          <w:noProof/>
        </w:rPr>
        <w:instrText xml:space="preserve"> PAGEREF _Toc212194971 \h </w:instrText>
      </w:r>
      <w:r w:rsidRPr="009A5060">
        <w:rPr>
          <w:noProof/>
        </w:rPr>
      </w:r>
      <w:r w:rsidRPr="009A5060">
        <w:rPr>
          <w:noProof/>
        </w:rPr>
        <w:fldChar w:fldCharType="separate"/>
      </w:r>
      <w:r w:rsidR="00041F61">
        <w:rPr>
          <w:noProof/>
        </w:rPr>
        <w:t>54</w:t>
      </w:r>
      <w:r w:rsidRPr="009A5060">
        <w:rPr>
          <w:noProof/>
        </w:rPr>
        <w:fldChar w:fldCharType="end"/>
      </w:r>
    </w:p>
    <w:p w14:paraId="72E24531" w14:textId="6F1E0106" w:rsidR="003C213D" w:rsidRPr="009A5060" w:rsidRDefault="003C213D"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noProof/>
        </w:rPr>
        <w:t>Table 15 Warm lines at room temperature</w:t>
      </w:r>
      <w:r w:rsidRPr="009A5060">
        <w:rPr>
          <w:noProof/>
        </w:rPr>
        <w:tab/>
      </w:r>
      <w:r w:rsidRPr="009A5060">
        <w:rPr>
          <w:noProof/>
        </w:rPr>
        <w:fldChar w:fldCharType="begin"/>
      </w:r>
      <w:r w:rsidRPr="009A5060">
        <w:rPr>
          <w:noProof/>
        </w:rPr>
        <w:instrText xml:space="preserve"> PAGEREF _Toc212194972 \h </w:instrText>
      </w:r>
      <w:r w:rsidRPr="009A5060">
        <w:rPr>
          <w:noProof/>
        </w:rPr>
      </w:r>
      <w:r w:rsidRPr="009A5060">
        <w:rPr>
          <w:noProof/>
        </w:rPr>
        <w:fldChar w:fldCharType="separate"/>
      </w:r>
      <w:r w:rsidR="00041F61">
        <w:rPr>
          <w:noProof/>
        </w:rPr>
        <w:t>55</w:t>
      </w:r>
      <w:r w:rsidRPr="009A5060">
        <w:rPr>
          <w:noProof/>
        </w:rPr>
        <w:fldChar w:fldCharType="end"/>
      </w:r>
    </w:p>
    <w:p w14:paraId="6D856225" w14:textId="2430316C" w:rsidR="003C213D" w:rsidRPr="009A5060" w:rsidRDefault="003C213D"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noProof/>
        </w:rPr>
        <w:t>Table 16 External Helium User Quantification</w:t>
      </w:r>
      <w:r w:rsidRPr="009A5060">
        <w:rPr>
          <w:noProof/>
        </w:rPr>
        <w:tab/>
      </w:r>
      <w:r w:rsidRPr="009A5060">
        <w:rPr>
          <w:noProof/>
        </w:rPr>
        <w:fldChar w:fldCharType="begin"/>
      </w:r>
      <w:r w:rsidRPr="009A5060">
        <w:rPr>
          <w:noProof/>
        </w:rPr>
        <w:instrText xml:space="preserve"> PAGEREF _Toc212194973 \h </w:instrText>
      </w:r>
      <w:r w:rsidRPr="009A5060">
        <w:rPr>
          <w:noProof/>
        </w:rPr>
      </w:r>
      <w:r w:rsidRPr="009A5060">
        <w:rPr>
          <w:noProof/>
        </w:rPr>
        <w:fldChar w:fldCharType="separate"/>
      </w:r>
      <w:r w:rsidR="00041F61">
        <w:rPr>
          <w:noProof/>
        </w:rPr>
        <w:t>60</w:t>
      </w:r>
      <w:r w:rsidRPr="009A5060">
        <w:rPr>
          <w:noProof/>
        </w:rPr>
        <w:fldChar w:fldCharType="end"/>
      </w:r>
    </w:p>
    <w:p w14:paraId="311318E8" w14:textId="4CEA9722" w:rsidR="003C213D" w:rsidRPr="009A5060" w:rsidRDefault="003C213D"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noProof/>
        </w:rPr>
        <w:t>Table 17 Project Lifecycle Phases.</w:t>
      </w:r>
      <w:r w:rsidRPr="009A5060">
        <w:rPr>
          <w:noProof/>
        </w:rPr>
        <w:tab/>
      </w:r>
      <w:r w:rsidRPr="009A5060">
        <w:rPr>
          <w:noProof/>
        </w:rPr>
        <w:fldChar w:fldCharType="begin"/>
      </w:r>
      <w:r w:rsidRPr="009A5060">
        <w:rPr>
          <w:noProof/>
        </w:rPr>
        <w:instrText xml:space="preserve"> PAGEREF _Toc212194974 \h </w:instrText>
      </w:r>
      <w:r w:rsidRPr="009A5060">
        <w:rPr>
          <w:noProof/>
        </w:rPr>
      </w:r>
      <w:r w:rsidRPr="009A5060">
        <w:rPr>
          <w:noProof/>
        </w:rPr>
        <w:fldChar w:fldCharType="separate"/>
      </w:r>
      <w:r w:rsidR="00041F61">
        <w:rPr>
          <w:noProof/>
        </w:rPr>
        <w:t>81</w:t>
      </w:r>
      <w:r w:rsidRPr="009A5060">
        <w:rPr>
          <w:noProof/>
        </w:rPr>
        <w:fldChar w:fldCharType="end"/>
      </w:r>
    </w:p>
    <w:p w14:paraId="44AF52AC" w14:textId="573C78F9" w:rsidR="003C213D" w:rsidRPr="009A5060" w:rsidRDefault="003C213D"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noProof/>
          <w:lang w:eastAsia="fr-FR"/>
        </w:rPr>
        <w:t>Table 18 Documentation and Deliverables</w:t>
      </w:r>
      <w:r w:rsidRPr="009A5060">
        <w:rPr>
          <w:noProof/>
        </w:rPr>
        <w:tab/>
      </w:r>
      <w:r w:rsidRPr="009A5060">
        <w:rPr>
          <w:noProof/>
        </w:rPr>
        <w:fldChar w:fldCharType="begin"/>
      </w:r>
      <w:r w:rsidRPr="009A5060">
        <w:rPr>
          <w:noProof/>
        </w:rPr>
        <w:instrText xml:space="preserve"> PAGEREF _Toc212194975 \h </w:instrText>
      </w:r>
      <w:r w:rsidRPr="009A5060">
        <w:rPr>
          <w:noProof/>
        </w:rPr>
      </w:r>
      <w:r w:rsidRPr="009A5060">
        <w:rPr>
          <w:noProof/>
        </w:rPr>
        <w:fldChar w:fldCharType="separate"/>
      </w:r>
      <w:r w:rsidR="00041F61">
        <w:rPr>
          <w:noProof/>
        </w:rPr>
        <w:t>74</w:t>
      </w:r>
      <w:r w:rsidRPr="009A5060">
        <w:rPr>
          <w:noProof/>
        </w:rPr>
        <w:fldChar w:fldCharType="end"/>
      </w:r>
    </w:p>
    <w:p w14:paraId="15037AE3" w14:textId="1D880247" w:rsidR="003C213D" w:rsidRPr="009A5060" w:rsidRDefault="003C213D"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noProof/>
        </w:rPr>
        <w:t>Table 19 Pressure Equipment and Safety Standards</w:t>
      </w:r>
      <w:r w:rsidRPr="009A5060">
        <w:rPr>
          <w:noProof/>
        </w:rPr>
        <w:tab/>
      </w:r>
      <w:r w:rsidRPr="009A5060">
        <w:rPr>
          <w:noProof/>
        </w:rPr>
        <w:fldChar w:fldCharType="begin"/>
      </w:r>
      <w:r w:rsidRPr="009A5060">
        <w:rPr>
          <w:noProof/>
        </w:rPr>
        <w:instrText xml:space="preserve"> PAGEREF _Toc212194976 \h </w:instrText>
      </w:r>
      <w:r w:rsidRPr="009A5060">
        <w:rPr>
          <w:noProof/>
        </w:rPr>
      </w:r>
      <w:r w:rsidRPr="009A5060">
        <w:rPr>
          <w:noProof/>
        </w:rPr>
        <w:fldChar w:fldCharType="separate"/>
      </w:r>
      <w:r w:rsidR="00041F61">
        <w:rPr>
          <w:noProof/>
        </w:rPr>
        <w:t>79</w:t>
      </w:r>
      <w:r w:rsidRPr="009A5060">
        <w:rPr>
          <w:noProof/>
        </w:rPr>
        <w:fldChar w:fldCharType="end"/>
      </w:r>
    </w:p>
    <w:p w14:paraId="418E073E" w14:textId="043A6DA7" w:rsidR="003C213D" w:rsidRPr="009A5060" w:rsidRDefault="003C213D"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noProof/>
        </w:rPr>
        <w:t>Table 20 Functional Safety &amp; Control Standards</w:t>
      </w:r>
      <w:r w:rsidRPr="009A5060">
        <w:rPr>
          <w:noProof/>
        </w:rPr>
        <w:tab/>
      </w:r>
      <w:r w:rsidRPr="009A5060">
        <w:rPr>
          <w:noProof/>
        </w:rPr>
        <w:fldChar w:fldCharType="begin"/>
      </w:r>
      <w:r w:rsidRPr="009A5060">
        <w:rPr>
          <w:noProof/>
        </w:rPr>
        <w:instrText xml:space="preserve"> PAGEREF _Toc212194977 \h </w:instrText>
      </w:r>
      <w:r w:rsidRPr="009A5060">
        <w:rPr>
          <w:noProof/>
        </w:rPr>
      </w:r>
      <w:r w:rsidRPr="009A5060">
        <w:rPr>
          <w:noProof/>
        </w:rPr>
        <w:fldChar w:fldCharType="separate"/>
      </w:r>
      <w:r w:rsidR="00041F61">
        <w:rPr>
          <w:noProof/>
        </w:rPr>
        <w:t>79</w:t>
      </w:r>
      <w:r w:rsidRPr="009A5060">
        <w:rPr>
          <w:noProof/>
        </w:rPr>
        <w:fldChar w:fldCharType="end"/>
      </w:r>
    </w:p>
    <w:p w14:paraId="00B8B8E2" w14:textId="56EF98CE" w:rsidR="003C213D" w:rsidRPr="009A5060" w:rsidRDefault="003C213D"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noProof/>
        </w:rPr>
        <w:lastRenderedPageBreak/>
        <w:t>Table 21 Asset &amp; Maintenance Management</w:t>
      </w:r>
      <w:r w:rsidRPr="009A5060">
        <w:rPr>
          <w:noProof/>
        </w:rPr>
        <w:tab/>
      </w:r>
      <w:r w:rsidRPr="009A5060">
        <w:rPr>
          <w:noProof/>
        </w:rPr>
        <w:fldChar w:fldCharType="begin"/>
      </w:r>
      <w:r w:rsidRPr="009A5060">
        <w:rPr>
          <w:noProof/>
        </w:rPr>
        <w:instrText xml:space="preserve"> PAGEREF _Toc212194978 \h </w:instrText>
      </w:r>
      <w:r w:rsidRPr="009A5060">
        <w:rPr>
          <w:noProof/>
        </w:rPr>
      </w:r>
      <w:r w:rsidRPr="009A5060">
        <w:rPr>
          <w:noProof/>
        </w:rPr>
        <w:fldChar w:fldCharType="separate"/>
      </w:r>
      <w:r w:rsidR="00041F61">
        <w:rPr>
          <w:noProof/>
        </w:rPr>
        <w:t>80</w:t>
      </w:r>
      <w:r w:rsidRPr="009A5060">
        <w:rPr>
          <w:noProof/>
        </w:rPr>
        <w:fldChar w:fldCharType="end"/>
      </w:r>
    </w:p>
    <w:p w14:paraId="49996408" w14:textId="05B1A2E2" w:rsidR="003C213D" w:rsidRPr="009A5060" w:rsidRDefault="003C213D"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noProof/>
        </w:rPr>
        <w:t>Table 22 Cleanliness And Purity</w:t>
      </w:r>
      <w:r w:rsidRPr="009A5060">
        <w:rPr>
          <w:noProof/>
        </w:rPr>
        <w:tab/>
      </w:r>
      <w:r w:rsidRPr="009A5060">
        <w:rPr>
          <w:noProof/>
        </w:rPr>
        <w:fldChar w:fldCharType="begin"/>
      </w:r>
      <w:r w:rsidRPr="009A5060">
        <w:rPr>
          <w:noProof/>
        </w:rPr>
        <w:instrText xml:space="preserve"> PAGEREF _Toc212194979 \h </w:instrText>
      </w:r>
      <w:r w:rsidRPr="009A5060">
        <w:rPr>
          <w:noProof/>
        </w:rPr>
      </w:r>
      <w:r w:rsidRPr="009A5060">
        <w:rPr>
          <w:noProof/>
        </w:rPr>
        <w:fldChar w:fldCharType="separate"/>
      </w:r>
      <w:r w:rsidR="00041F61">
        <w:rPr>
          <w:noProof/>
        </w:rPr>
        <w:t>80</w:t>
      </w:r>
      <w:r w:rsidRPr="009A5060">
        <w:rPr>
          <w:noProof/>
        </w:rPr>
        <w:fldChar w:fldCharType="end"/>
      </w:r>
    </w:p>
    <w:p w14:paraId="1C9F6E03" w14:textId="617D493A" w:rsidR="003C213D" w:rsidRPr="009A5060" w:rsidRDefault="003C213D"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noProof/>
        </w:rPr>
        <w:t>Table 23 Preliminary Schedule and Main Milestones</w:t>
      </w:r>
      <w:r w:rsidRPr="009A5060">
        <w:rPr>
          <w:noProof/>
        </w:rPr>
        <w:tab/>
      </w:r>
      <w:r w:rsidRPr="009A5060">
        <w:rPr>
          <w:noProof/>
        </w:rPr>
        <w:fldChar w:fldCharType="begin"/>
      </w:r>
      <w:r w:rsidRPr="009A5060">
        <w:rPr>
          <w:noProof/>
        </w:rPr>
        <w:instrText xml:space="preserve"> PAGEREF _Toc212194980 \h </w:instrText>
      </w:r>
      <w:r w:rsidRPr="009A5060">
        <w:rPr>
          <w:noProof/>
        </w:rPr>
      </w:r>
      <w:r w:rsidRPr="009A5060">
        <w:rPr>
          <w:noProof/>
        </w:rPr>
        <w:fldChar w:fldCharType="separate"/>
      </w:r>
      <w:r w:rsidR="00041F61">
        <w:rPr>
          <w:noProof/>
        </w:rPr>
        <w:t>82</w:t>
      </w:r>
      <w:r w:rsidRPr="009A5060">
        <w:rPr>
          <w:noProof/>
        </w:rPr>
        <w:fldChar w:fldCharType="end"/>
      </w:r>
    </w:p>
    <w:p w14:paraId="2B4C25A2" w14:textId="27E456BF" w:rsidR="003C213D" w:rsidRPr="009A5060" w:rsidRDefault="003C213D"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noProof/>
        </w:rPr>
        <w:t>Table 24 System mass</w:t>
      </w:r>
      <w:r w:rsidRPr="009A5060">
        <w:rPr>
          <w:noProof/>
        </w:rPr>
        <w:tab/>
      </w:r>
      <w:r w:rsidRPr="009A5060">
        <w:rPr>
          <w:noProof/>
        </w:rPr>
        <w:fldChar w:fldCharType="begin"/>
      </w:r>
      <w:r w:rsidRPr="009A5060">
        <w:rPr>
          <w:noProof/>
        </w:rPr>
        <w:instrText xml:space="preserve"> PAGEREF _Toc212194981 \h </w:instrText>
      </w:r>
      <w:r w:rsidRPr="009A5060">
        <w:rPr>
          <w:noProof/>
        </w:rPr>
      </w:r>
      <w:r w:rsidRPr="009A5060">
        <w:rPr>
          <w:noProof/>
        </w:rPr>
        <w:fldChar w:fldCharType="separate"/>
      </w:r>
      <w:r w:rsidR="00041F61">
        <w:rPr>
          <w:noProof/>
        </w:rPr>
        <w:t>93</w:t>
      </w:r>
      <w:r w:rsidRPr="009A5060">
        <w:rPr>
          <w:noProof/>
        </w:rPr>
        <w:fldChar w:fldCharType="end"/>
      </w:r>
    </w:p>
    <w:p w14:paraId="234C88B4" w14:textId="2E7519AE" w:rsidR="003C213D" w:rsidRPr="009A5060" w:rsidRDefault="003C213D"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noProof/>
        </w:rPr>
        <w:t>Table 25 Weighted Average Enthalpy Data (1K - 300K)</w:t>
      </w:r>
      <w:r w:rsidRPr="009A5060">
        <w:rPr>
          <w:noProof/>
        </w:rPr>
        <w:tab/>
      </w:r>
      <w:r w:rsidRPr="009A5060">
        <w:rPr>
          <w:noProof/>
        </w:rPr>
        <w:fldChar w:fldCharType="begin"/>
      </w:r>
      <w:r w:rsidRPr="009A5060">
        <w:rPr>
          <w:noProof/>
        </w:rPr>
        <w:instrText xml:space="preserve"> PAGEREF _Toc212194982 \h </w:instrText>
      </w:r>
      <w:r w:rsidRPr="009A5060">
        <w:rPr>
          <w:noProof/>
        </w:rPr>
      </w:r>
      <w:r w:rsidRPr="009A5060">
        <w:rPr>
          <w:noProof/>
        </w:rPr>
        <w:fldChar w:fldCharType="separate"/>
      </w:r>
      <w:r w:rsidR="00041F61">
        <w:rPr>
          <w:noProof/>
        </w:rPr>
        <w:t>94</w:t>
      </w:r>
      <w:r w:rsidRPr="009A5060">
        <w:rPr>
          <w:noProof/>
        </w:rPr>
        <w:fldChar w:fldCharType="end"/>
      </w:r>
    </w:p>
    <w:p w14:paraId="4A25147E" w14:textId="4F2633AD" w:rsidR="003C213D" w:rsidRPr="009A5060" w:rsidRDefault="003C213D"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noProof/>
        </w:rPr>
        <w:t>Table 26 Instructions for GSHRC</w:t>
      </w:r>
      <w:r w:rsidRPr="009A5060">
        <w:rPr>
          <w:noProof/>
        </w:rPr>
        <w:tab/>
      </w:r>
      <w:r w:rsidRPr="009A5060">
        <w:rPr>
          <w:noProof/>
        </w:rPr>
        <w:fldChar w:fldCharType="begin"/>
      </w:r>
      <w:r w:rsidRPr="009A5060">
        <w:rPr>
          <w:noProof/>
        </w:rPr>
        <w:instrText xml:space="preserve"> PAGEREF _Toc212194983 \h </w:instrText>
      </w:r>
      <w:r w:rsidRPr="009A5060">
        <w:rPr>
          <w:noProof/>
        </w:rPr>
      </w:r>
      <w:r w:rsidRPr="009A5060">
        <w:rPr>
          <w:noProof/>
        </w:rPr>
        <w:fldChar w:fldCharType="separate"/>
      </w:r>
      <w:r w:rsidR="00041F61">
        <w:rPr>
          <w:noProof/>
        </w:rPr>
        <w:t>95</w:t>
      </w:r>
      <w:r w:rsidRPr="009A5060">
        <w:rPr>
          <w:noProof/>
        </w:rPr>
        <w:fldChar w:fldCharType="end"/>
      </w:r>
    </w:p>
    <w:p w14:paraId="0B8FFAF8" w14:textId="20B05A51" w:rsidR="003C213D" w:rsidRPr="009A5060" w:rsidRDefault="003C213D"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noProof/>
        </w:rPr>
        <w:t>Table 27 Control Architecture details</w:t>
      </w:r>
      <w:r w:rsidRPr="009A5060">
        <w:rPr>
          <w:noProof/>
        </w:rPr>
        <w:tab/>
      </w:r>
      <w:r w:rsidRPr="009A5060">
        <w:rPr>
          <w:noProof/>
        </w:rPr>
        <w:fldChar w:fldCharType="begin"/>
      </w:r>
      <w:r w:rsidRPr="009A5060">
        <w:rPr>
          <w:noProof/>
        </w:rPr>
        <w:instrText xml:space="preserve"> PAGEREF _Toc212194984 \h </w:instrText>
      </w:r>
      <w:r w:rsidRPr="009A5060">
        <w:rPr>
          <w:noProof/>
        </w:rPr>
      </w:r>
      <w:r w:rsidRPr="009A5060">
        <w:rPr>
          <w:noProof/>
        </w:rPr>
        <w:fldChar w:fldCharType="separate"/>
      </w:r>
      <w:r w:rsidR="00041F61">
        <w:rPr>
          <w:noProof/>
        </w:rPr>
        <w:t>96</w:t>
      </w:r>
      <w:r w:rsidRPr="009A5060">
        <w:rPr>
          <w:noProof/>
        </w:rPr>
        <w:fldChar w:fldCharType="end"/>
      </w:r>
    </w:p>
    <w:p w14:paraId="2D9BC3BA" w14:textId="287CB997" w:rsidR="003C213D" w:rsidRPr="009A5060" w:rsidRDefault="003C213D" w:rsidP="00C179E5">
      <w:pPr>
        <w:pStyle w:val="TableofFigures"/>
        <w:tabs>
          <w:tab w:val="right" w:leader="dot" w:pos="9730"/>
        </w:tabs>
        <w:spacing w:line="240" w:lineRule="auto"/>
        <w:rPr>
          <w:rFonts w:asciiTheme="minorHAnsi" w:eastAsiaTheme="minorEastAsia" w:hAnsiTheme="minorHAnsi" w:cstheme="minorBidi"/>
          <w:noProof/>
          <w:kern w:val="2"/>
          <w:sz w:val="24"/>
          <w:szCs w:val="24"/>
          <w14:ligatures w14:val="standardContextual"/>
        </w:rPr>
      </w:pPr>
      <w:r w:rsidRPr="009A5060">
        <w:rPr>
          <w:noProof/>
        </w:rPr>
        <w:t>Table 28 Applicable Documents (AD)</w:t>
      </w:r>
      <w:r w:rsidRPr="009A5060">
        <w:rPr>
          <w:noProof/>
        </w:rPr>
        <w:tab/>
      </w:r>
      <w:r w:rsidRPr="009A5060">
        <w:rPr>
          <w:noProof/>
        </w:rPr>
        <w:fldChar w:fldCharType="begin"/>
      </w:r>
      <w:r w:rsidRPr="009A5060">
        <w:rPr>
          <w:noProof/>
        </w:rPr>
        <w:instrText xml:space="preserve"> PAGEREF _Toc212194985 \h </w:instrText>
      </w:r>
      <w:r w:rsidRPr="009A5060">
        <w:rPr>
          <w:noProof/>
        </w:rPr>
      </w:r>
      <w:r w:rsidRPr="009A5060">
        <w:rPr>
          <w:noProof/>
        </w:rPr>
        <w:fldChar w:fldCharType="separate"/>
      </w:r>
      <w:r w:rsidR="00041F61">
        <w:rPr>
          <w:noProof/>
        </w:rPr>
        <w:t>99</w:t>
      </w:r>
      <w:r w:rsidRPr="009A5060">
        <w:rPr>
          <w:noProof/>
        </w:rPr>
        <w:fldChar w:fldCharType="end"/>
      </w:r>
    </w:p>
    <w:p w14:paraId="6384D8FA" w14:textId="4BB082EC" w:rsidR="00472ACF" w:rsidRPr="009A5060" w:rsidRDefault="00114712" w:rsidP="00C179E5">
      <w:pPr>
        <w:pStyle w:val="TOCHeading"/>
        <w:numPr>
          <w:ilvl w:val="0"/>
          <w:numId w:val="0"/>
        </w:numPr>
        <w:spacing w:line="240" w:lineRule="auto"/>
        <w:contextualSpacing/>
        <w:rPr>
          <w:rFonts w:ascii="Segoe UI" w:eastAsia="Calibri" w:hAnsi="Segoe UI" w:cs="Segoe UI"/>
          <w:color w:val="auto"/>
          <w:sz w:val="16"/>
          <w:szCs w:val="16"/>
          <w:lang w:val="en-GB"/>
        </w:rPr>
      </w:pPr>
      <w:r w:rsidRPr="009A5060">
        <w:rPr>
          <w:rFonts w:ascii="Segoe UI" w:eastAsia="Calibri" w:hAnsi="Segoe UI" w:cs="Segoe UI"/>
          <w:color w:val="auto"/>
          <w:sz w:val="16"/>
          <w:szCs w:val="16"/>
          <w:lang w:val="en-GB"/>
        </w:rPr>
        <w:fldChar w:fldCharType="end"/>
      </w:r>
    </w:p>
    <w:p w14:paraId="54A53AF6" w14:textId="639FE151" w:rsidR="00C500BE" w:rsidRPr="009A5060" w:rsidRDefault="00C500BE" w:rsidP="00C179E5">
      <w:pPr>
        <w:tabs>
          <w:tab w:val="left" w:pos="2366"/>
        </w:tabs>
        <w:spacing w:line="240" w:lineRule="auto"/>
        <w:rPr>
          <w:rFonts w:cs="Segoe UI"/>
          <w:sz w:val="16"/>
          <w:szCs w:val="16"/>
        </w:rPr>
      </w:pPr>
      <w:r w:rsidRPr="009A5060">
        <w:rPr>
          <w:rFonts w:cs="Segoe UI"/>
          <w:sz w:val="16"/>
          <w:szCs w:val="16"/>
        </w:rPr>
        <w:tab/>
      </w:r>
    </w:p>
    <w:p w14:paraId="718A1E23" w14:textId="0026CDB8" w:rsidR="00C500BE" w:rsidRPr="009A5060" w:rsidRDefault="00C500BE" w:rsidP="00C179E5">
      <w:pPr>
        <w:tabs>
          <w:tab w:val="left" w:pos="2366"/>
        </w:tabs>
        <w:spacing w:line="240" w:lineRule="auto"/>
        <w:sectPr w:rsidR="00C500BE" w:rsidRPr="009A5060" w:rsidSect="007D7DE1">
          <w:pgSz w:w="11906" w:h="16838" w:code="9"/>
          <w:pgMar w:top="1083" w:right="1083" w:bottom="1083" w:left="1083" w:header="283" w:footer="283" w:gutter="0"/>
          <w:cols w:space="708"/>
          <w:formProt w:val="0"/>
          <w:docGrid w:linePitch="360"/>
        </w:sectPr>
      </w:pPr>
    </w:p>
    <w:p w14:paraId="5AB32969" w14:textId="77777777" w:rsidR="00A82573" w:rsidRPr="009A5060" w:rsidRDefault="001A691B" w:rsidP="00C179E5">
      <w:pPr>
        <w:pStyle w:val="Heading1numbered"/>
        <w:rPr>
          <w:szCs w:val="32"/>
        </w:rPr>
      </w:pPr>
      <w:bookmarkStart w:id="13" w:name="_Toc200491758"/>
      <w:bookmarkStart w:id="14" w:name="_Toc202536067"/>
      <w:bookmarkStart w:id="15" w:name="_Toc202536859"/>
      <w:bookmarkStart w:id="16" w:name="_Toc216340910"/>
      <w:commentRangeStart w:id="17"/>
      <w:r w:rsidRPr="009A5060">
        <w:rPr>
          <w:szCs w:val="32"/>
        </w:rPr>
        <w:lastRenderedPageBreak/>
        <w:t>Introduction</w:t>
      </w:r>
      <w:bookmarkEnd w:id="13"/>
      <w:bookmarkEnd w:id="14"/>
      <w:bookmarkEnd w:id="15"/>
      <w:commentRangeEnd w:id="17"/>
      <w:r w:rsidR="00CE4E57">
        <w:rPr>
          <w:rStyle w:val="CommentReference"/>
          <w:rFonts w:ascii="Segoe UI" w:eastAsia="Calibri" w:hAnsi="Segoe UI"/>
          <w:bCs w:val="0"/>
          <w:color w:val="auto"/>
          <w:shd w:val="clear" w:color="auto" w:fill="auto"/>
        </w:rPr>
        <w:commentReference w:id="17"/>
      </w:r>
      <w:bookmarkEnd w:id="16"/>
    </w:p>
    <w:p w14:paraId="2648955C" w14:textId="7585D460" w:rsidR="00140665" w:rsidRPr="009A5060" w:rsidRDefault="000E7291" w:rsidP="00C179E5">
      <w:pPr>
        <w:spacing w:line="240" w:lineRule="auto"/>
      </w:pPr>
      <w:bookmarkStart w:id="18" w:name="_Ref170920934"/>
      <w:bookmarkStart w:id="19" w:name="_Ref171081822"/>
      <w:bookmarkStart w:id="20" w:name="_Ref171086627"/>
      <w:bookmarkStart w:id="21" w:name="_Toc175324096"/>
      <w:r w:rsidRPr="009A5060">
        <w:t xml:space="preserve">“Phase 1 – Implementation” of the MYRRHA program focuses on the design, </w:t>
      </w:r>
      <w:r w:rsidR="0056208B" w:rsidRPr="009A5060">
        <w:t>construction,</w:t>
      </w:r>
      <w:r w:rsidRPr="009A5060">
        <w:t xml:space="preserve"> and commissioning of a 4</w:t>
      </w:r>
      <w:r w:rsidR="006451AC" w:rsidRPr="009A5060">
        <w:t> </w:t>
      </w:r>
      <w:r w:rsidRPr="009A5060">
        <w:t>mA 100</w:t>
      </w:r>
      <w:r w:rsidR="006451AC" w:rsidRPr="009A5060">
        <w:t> </w:t>
      </w:r>
      <w:r w:rsidRPr="009A5060">
        <w:t>MeV super-conducting CW proton Linear Accelerator (LINAC), a Proton Target Facility (PTF) and a Full Power Facility (FPF)</w:t>
      </w:r>
      <w:r w:rsidR="007A2C67" w:rsidRPr="009A5060">
        <w:t xml:space="preserve">.  </w:t>
      </w:r>
      <w:r w:rsidRPr="009A5060">
        <w:t>(Phase 2 of the MYRRHA program will be the extension to 600</w:t>
      </w:r>
      <w:r w:rsidR="00A738EE" w:rsidRPr="009A5060">
        <w:t> </w:t>
      </w:r>
      <w:r w:rsidRPr="009A5060">
        <w:t>MeV)</w:t>
      </w:r>
      <w:r w:rsidR="007A2C67" w:rsidRPr="009A5060">
        <w:t xml:space="preserve">.  </w:t>
      </w:r>
      <w:r w:rsidRPr="009A5060">
        <w:t xml:space="preserve">Further information about MYRRHA Phase I is provided in </w:t>
      </w:r>
      <w:r w:rsidR="00140665" w:rsidRPr="009A5060">
        <w:t>reference</w:t>
      </w:r>
      <w:r w:rsidR="00236A7A" w:rsidRPr="009A5060">
        <w:t xml:space="preserve"> </w:t>
      </w:r>
      <w:r w:rsidR="004328B2">
        <w:rPr>
          <w:rStyle w:val="Style1Char"/>
          <w:rFonts w:eastAsia="Calibri"/>
        </w:rPr>
        <w:fldChar w:fldCharType="begin"/>
      </w:r>
      <w:r w:rsidR="004328B2">
        <w:rPr>
          <w:rStyle w:val="Style1Char"/>
          <w:rFonts w:eastAsia="Calibri"/>
        </w:rPr>
        <w:instrText xml:space="preserve"> REF _Ref215573295 \r \h </w:instrText>
      </w:r>
      <w:r w:rsidR="004328B2">
        <w:rPr>
          <w:rStyle w:val="Style1Char"/>
          <w:rFonts w:eastAsia="Calibri"/>
        </w:rPr>
      </w:r>
      <w:r w:rsidR="00C179E5">
        <w:rPr>
          <w:rStyle w:val="Style1Char"/>
          <w:rFonts w:eastAsia="Calibri"/>
        </w:rPr>
        <w:instrText xml:space="preserve"> \* MERGEFORMAT </w:instrText>
      </w:r>
      <w:r w:rsidR="004328B2">
        <w:rPr>
          <w:rStyle w:val="Style1Char"/>
          <w:rFonts w:eastAsia="Calibri"/>
        </w:rPr>
        <w:fldChar w:fldCharType="separate"/>
      </w:r>
      <w:r w:rsidR="00041F61">
        <w:rPr>
          <w:rStyle w:val="Style1Char"/>
          <w:rFonts w:eastAsia="Calibri"/>
        </w:rPr>
        <w:t>[AD 1]</w:t>
      </w:r>
      <w:r w:rsidR="004328B2">
        <w:rPr>
          <w:rStyle w:val="Style1Char"/>
          <w:rFonts w:eastAsia="Calibri"/>
        </w:rPr>
        <w:fldChar w:fldCharType="end"/>
      </w:r>
      <w:r w:rsidR="004329E8" w:rsidRPr="009A5060">
        <w:rPr>
          <w:rStyle w:val="Style1Char"/>
          <w:rFonts w:eastAsia="Calibri"/>
          <w:color w:val="000000" w:themeColor="text1"/>
        </w:rPr>
        <w:t>.</w:t>
      </w:r>
    </w:p>
    <w:p w14:paraId="4996B9B2" w14:textId="77777777" w:rsidR="001A691B" w:rsidRPr="009A5060" w:rsidRDefault="004612B7" w:rsidP="00C179E5">
      <w:pPr>
        <w:pStyle w:val="Heading2numbered"/>
      </w:pPr>
      <w:bookmarkStart w:id="22" w:name="_Toc188541027"/>
      <w:bookmarkStart w:id="23" w:name="_Toc200491759"/>
      <w:bookmarkStart w:id="24" w:name="_Toc202536068"/>
      <w:bookmarkStart w:id="25" w:name="_Toc202536860"/>
      <w:bookmarkStart w:id="26" w:name="_Toc216340911"/>
      <w:r w:rsidRPr="009A5060">
        <w:t xml:space="preserve">The </w:t>
      </w:r>
      <w:r w:rsidR="001A691B" w:rsidRPr="009A5060">
        <w:t>LINAC</w:t>
      </w:r>
      <w:bookmarkEnd w:id="22"/>
      <w:bookmarkEnd w:id="23"/>
      <w:bookmarkEnd w:id="24"/>
      <w:bookmarkEnd w:id="25"/>
      <w:bookmarkEnd w:id="26"/>
    </w:p>
    <w:p w14:paraId="365EC23F" w14:textId="3281EE9B" w:rsidR="00140665" w:rsidRPr="009A5060" w:rsidRDefault="00140665" w:rsidP="00C179E5">
      <w:pPr>
        <w:pStyle w:val="AANormal"/>
        <w:spacing w:line="240" w:lineRule="auto"/>
        <w:rPr>
          <w:lang w:val="en-GB"/>
        </w:rPr>
      </w:pPr>
      <w:r w:rsidRPr="009A5060">
        <w:rPr>
          <w:lang w:val="en-GB"/>
        </w:rPr>
        <w:t xml:space="preserve">The </w:t>
      </w:r>
      <w:r w:rsidR="00795A81" w:rsidRPr="009A5060">
        <w:rPr>
          <w:lang w:val="en-GB"/>
        </w:rPr>
        <w:t xml:space="preserve">~160 m long </w:t>
      </w:r>
      <w:r w:rsidRPr="009A5060">
        <w:rPr>
          <w:lang w:val="en-GB"/>
        </w:rPr>
        <w:t>LINAC consists of a</w:t>
      </w:r>
      <w:r w:rsidR="00A445D7" w:rsidRPr="009A5060">
        <w:rPr>
          <w:lang w:val="en-GB"/>
        </w:rPr>
        <w:t xml:space="preserve"> normal conducting</w:t>
      </w:r>
      <w:r w:rsidRPr="009A5060">
        <w:rPr>
          <w:lang w:val="en-GB"/>
        </w:rPr>
        <w:t xml:space="preserve"> injector followed by a superconducting section</w:t>
      </w:r>
      <w:r w:rsidR="0056208B" w:rsidRPr="009A5060">
        <w:rPr>
          <w:lang w:val="en-GB"/>
        </w:rPr>
        <w:t xml:space="preserve">.  </w:t>
      </w:r>
      <w:r w:rsidRPr="009A5060">
        <w:rPr>
          <w:lang w:val="en-GB"/>
        </w:rPr>
        <w:t>Th</w:t>
      </w:r>
      <w:r w:rsidR="000C012F" w:rsidRPr="009A5060">
        <w:rPr>
          <w:lang w:val="en-GB"/>
        </w:rPr>
        <w:t xml:space="preserve">e latter </w:t>
      </w:r>
      <w:r w:rsidRPr="009A5060">
        <w:rPr>
          <w:lang w:val="en-GB"/>
        </w:rPr>
        <w:t xml:space="preserve">section accelerates protons from 17 to 100 MeV using 352.2 MHz single-spoke cavities operating at 2 </w:t>
      </w:r>
      <w:r w:rsidR="0056208B" w:rsidRPr="009A5060">
        <w:rPr>
          <w:lang w:val="en-GB"/>
        </w:rPr>
        <w:t xml:space="preserve">K.  </w:t>
      </w:r>
      <w:r w:rsidRPr="009A5060">
        <w:rPr>
          <w:lang w:val="en-GB"/>
        </w:rPr>
        <w:t>Each Cavity (CAV) is submerged in saturated superfluid helium (He II) within Helium Tanks (HT), organized into pairs inside a Cryomodule (QM)</w:t>
      </w:r>
      <w:r w:rsidR="007A2C67" w:rsidRPr="009A5060">
        <w:rPr>
          <w:lang w:val="en-GB"/>
        </w:rPr>
        <w:t xml:space="preserve">.  </w:t>
      </w:r>
      <w:r w:rsidRPr="009A5060">
        <w:rPr>
          <w:lang w:val="en-GB"/>
        </w:rPr>
        <w:t xml:space="preserve">Each QM is connected to </w:t>
      </w:r>
      <w:r w:rsidR="001A5756" w:rsidRPr="009A5060">
        <w:rPr>
          <w:lang w:val="en-GB"/>
        </w:rPr>
        <w:t>a dedicated</w:t>
      </w:r>
      <w:r w:rsidRPr="009A5060">
        <w:rPr>
          <w:lang w:val="en-GB"/>
        </w:rPr>
        <w:t xml:space="preserve"> Cryogenic Valve Box (QVB)</w:t>
      </w:r>
      <w:r w:rsidR="007A2C67" w:rsidRPr="009A5060">
        <w:rPr>
          <w:lang w:val="en-GB"/>
        </w:rPr>
        <w:t xml:space="preserve">.  </w:t>
      </w:r>
      <w:r w:rsidR="00455BD8" w:rsidRPr="009A5060">
        <w:rPr>
          <w:lang w:val="en-GB"/>
        </w:rPr>
        <w:t xml:space="preserve">The </w:t>
      </w:r>
      <w:r w:rsidR="00CA70BB" w:rsidRPr="009A5060">
        <w:rPr>
          <w:lang w:val="en-GB"/>
        </w:rPr>
        <w:t xml:space="preserve">combination of one </w:t>
      </w:r>
      <w:r w:rsidR="00455BD8" w:rsidRPr="009A5060">
        <w:rPr>
          <w:lang w:val="en-GB"/>
        </w:rPr>
        <w:t xml:space="preserve">QM and </w:t>
      </w:r>
      <w:r w:rsidR="00CA70BB" w:rsidRPr="009A5060">
        <w:rPr>
          <w:lang w:val="en-GB"/>
        </w:rPr>
        <w:t xml:space="preserve">one QVB is called </w:t>
      </w:r>
      <w:r w:rsidRPr="009A5060">
        <w:rPr>
          <w:lang w:val="en-GB"/>
        </w:rPr>
        <w:t>a Cryo-Cell (QCELL)</w:t>
      </w:r>
      <w:r w:rsidR="007A2C67" w:rsidRPr="009A5060">
        <w:rPr>
          <w:lang w:val="en-GB"/>
        </w:rPr>
        <w:t xml:space="preserve">.  </w:t>
      </w:r>
      <w:r w:rsidRPr="009A5060">
        <w:rPr>
          <w:lang w:val="en-GB"/>
        </w:rPr>
        <w:t xml:space="preserve">The full LINAC configuration will comprise sixty CAVs </w:t>
      </w:r>
      <w:r w:rsidR="005826EA" w:rsidRPr="009A5060">
        <w:rPr>
          <w:lang w:val="en-GB"/>
        </w:rPr>
        <w:t>in</w:t>
      </w:r>
      <w:r w:rsidRPr="009A5060">
        <w:rPr>
          <w:lang w:val="en-GB"/>
        </w:rPr>
        <w:t xml:space="preserve"> thirty QMs</w:t>
      </w:r>
      <w:r w:rsidR="007A2C67" w:rsidRPr="009A5060">
        <w:rPr>
          <w:lang w:val="en-GB"/>
        </w:rPr>
        <w:t xml:space="preserve">.  </w:t>
      </w:r>
      <w:r w:rsidRPr="009A5060">
        <w:rPr>
          <w:lang w:val="en-GB"/>
        </w:rPr>
        <w:t xml:space="preserve">Initial deployment includes twenty-four </w:t>
      </w:r>
      <w:r w:rsidR="0056208B" w:rsidRPr="009A5060">
        <w:rPr>
          <w:lang w:val="en-GB"/>
        </w:rPr>
        <w:t>QMs:</w:t>
      </w:r>
      <w:r w:rsidRPr="009A5060">
        <w:rPr>
          <w:lang w:val="en-GB"/>
        </w:rPr>
        <w:t xml:space="preserve"> the remaining six to be added later.</w:t>
      </w:r>
    </w:p>
    <w:p w14:paraId="6C4EC9E5" w14:textId="77777777" w:rsidR="001A691B" w:rsidRPr="009A5060" w:rsidRDefault="00CB1438" w:rsidP="00C179E5">
      <w:pPr>
        <w:pStyle w:val="Heading2numbered"/>
      </w:pPr>
      <w:bookmarkStart w:id="27" w:name="_Toc188541028"/>
      <w:bookmarkStart w:id="28" w:name="_Toc200491760"/>
      <w:bookmarkStart w:id="29" w:name="_Toc202536069"/>
      <w:bookmarkStart w:id="30" w:name="_Toc202536861"/>
      <w:bookmarkStart w:id="31" w:name="_Toc216340912"/>
      <w:r w:rsidRPr="009A5060">
        <w:t>Cryo</w:t>
      </w:r>
      <w:r w:rsidR="00144554" w:rsidRPr="009A5060">
        <w:t>genic System</w:t>
      </w:r>
      <w:bookmarkEnd w:id="27"/>
      <w:bookmarkEnd w:id="28"/>
      <w:bookmarkEnd w:id="29"/>
      <w:bookmarkEnd w:id="30"/>
      <w:bookmarkEnd w:id="31"/>
    </w:p>
    <w:p w14:paraId="25A43C52" w14:textId="2A315CD0" w:rsidR="00144554" w:rsidRPr="009A5060" w:rsidRDefault="00144554" w:rsidP="00C179E5">
      <w:pPr>
        <w:spacing w:line="240" w:lineRule="auto"/>
        <w:rPr>
          <w:rFonts w:cs="Segoe UI"/>
        </w:rPr>
      </w:pPr>
      <w:r w:rsidRPr="009A5060">
        <w:rPr>
          <w:rFonts w:cs="Segoe UI"/>
        </w:rPr>
        <w:t xml:space="preserve">The </w:t>
      </w:r>
      <w:r w:rsidR="00A156C9" w:rsidRPr="009A5060">
        <w:rPr>
          <w:rFonts w:cs="Segoe UI"/>
        </w:rPr>
        <w:t>Cryoplant (</w:t>
      </w:r>
      <w:r w:rsidR="00947F24" w:rsidRPr="009A5060">
        <w:rPr>
          <w:rFonts w:cs="Segoe UI"/>
        </w:rPr>
        <w:t>QPLANT</w:t>
      </w:r>
      <w:r w:rsidR="00A156C9" w:rsidRPr="009A5060">
        <w:rPr>
          <w:rFonts w:cs="Segoe UI"/>
        </w:rPr>
        <w:t>)</w:t>
      </w:r>
      <w:r w:rsidRPr="009A5060">
        <w:rPr>
          <w:rFonts w:cs="Segoe UI"/>
        </w:rPr>
        <w:t xml:space="preserve">, a subsystem of the </w:t>
      </w:r>
      <w:r w:rsidR="00376FC9" w:rsidRPr="009A5060">
        <w:rPr>
          <w:rFonts w:cs="Segoe UI"/>
        </w:rPr>
        <w:t>C</w:t>
      </w:r>
      <w:r w:rsidRPr="009A5060">
        <w:rPr>
          <w:rFonts w:cs="Segoe UI"/>
        </w:rPr>
        <w:t>ryogenic System (</w:t>
      </w:r>
      <w:r w:rsidR="00E73888" w:rsidRPr="009A5060">
        <w:rPr>
          <w:rFonts w:cs="Segoe UI"/>
        </w:rPr>
        <w:fldChar w:fldCharType="begin"/>
      </w:r>
      <w:r w:rsidR="00E73888" w:rsidRPr="009A5060">
        <w:rPr>
          <w:rFonts w:cs="Segoe UI"/>
        </w:rPr>
        <w:instrText xml:space="preserve"> REF _Ref215473112 \h </w:instrText>
      </w:r>
      <w:r w:rsidR="00E73888" w:rsidRPr="009A5060">
        <w:rPr>
          <w:rFonts w:cs="Segoe UI"/>
        </w:rPr>
      </w:r>
      <w:r w:rsidR="00C179E5">
        <w:rPr>
          <w:rFonts w:cs="Segoe UI"/>
        </w:rPr>
        <w:instrText xml:space="preserve"> \* MERGEFORMAT </w:instrText>
      </w:r>
      <w:r w:rsidR="00E73888" w:rsidRPr="009A5060">
        <w:rPr>
          <w:rFonts w:cs="Segoe UI"/>
        </w:rPr>
        <w:fldChar w:fldCharType="separate"/>
      </w:r>
      <w:r w:rsidR="00041F61" w:rsidRPr="009A5060">
        <w:t xml:space="preserve">Figure </w:t>
      </w:r>
      <w:r w:rsidR="00041F61">
        <w:rPr>
          <w:noProof/>
        </w:rPr>
        <w:t>1</w:t>
      </w:r>
      <w:r w:rsidR="00E73888" w:rsidRPr="009A5060">
        <w:rPr>
          <w:rFonts w:cs="Segoe UI"/>
        </w:rPr>
        <w:fldChar w:fldCharType="end"/>
      </w:r>
      <w:r w:rsidRPr="009A5060">
        <w:rPr>
          <w:rStyle w:val="Style1Char"/>
          <w:rFonts w:eastAsia="Calibri"/>
          <w:iCs/>
          <w:color w:val="000000" w:themeColor="text1"/>
        </w:rPr>
        <w:t>)</w:t>
      </w:r>
      <w:r w:rsidRPr="009A5060">
        <w:rPr>
          <w:rFonts w:cs="Segoe UI"/>
        </w:rPr>
        <w:t>, is designed to provide refrigeration to QMs via the Cryogenic Distribution System (QDIST).</w:t>
      </w:r>
    </w:p>
    <w:p w14:paraId="7ADAB141" w14:textId="77777777" w:rsidR="00FB1BE1" w:rsidRPr="009A5060" w:rsidRDefault="00FB1BE1" w:rsidP="00C179E5">
      <w:pPr>
        <w:keepNext/>
        <w:spacing w:line="240" w:lineRule="auto"/>
      </w:pPr>
      <w:r w:rsidRPr="009A5060">
        <w:rPr>
          <w:noProof/>
        </w:rPr>
        <w:drawing>
          <wp:inline distT="0" distB="0" distL="0" distR="0" wp14:anchorId="5F445870" wp14:editId="0C114641">
            <wp:extent cx="6184900" cy="3775710"/>
            <wp:effectExtent l="0" t="0" r="6350" b="0"/>
            <wp:docPr id="21033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84900" cy="3775710"/>
                    </a:xfrm>
                    <a:prstGeom prst="rect">
                      <a:avLst/>
                    </a:prstGeom>
                    <a:noFill/>
                    <a:ln>
                      <a:noFill/>
                    </a:ln>
                  </pic:spPr>
                </pic:pic>
              </a:graphicData>
            </a:graphic>
          </wp:inline>
        </w:drawing>
      </w:r>
    </w:p>
    <w:p w14:paraId="4FD4BD99" w14:textId="03A91FEA" w:rsidR="00FB1BE1" w:rsidRPr="009A5060" w:rsidRDefault="00FB1BE1" w:rsidP="00C179E5">
      <w:pPr>
        <w:pStyle w:val="Caption"/>
        <w:spacing w:line="240" w:lineRule="auto"/>
        <w:rPr>
          <w:rFonts w:cs="Segoe UI"/>
          <w:b/>
          <w:bCs/>
        </w:rPr>
      </w:pPr>
      <w:bookmarkStart w:id="32" w:name="_Ref215473112"/>
      <w:bookmarkStart w:id="33" w:name="_Toc212194944"/>
      <w:bookmarkStart w:id="34" w:name="_Ref215473104"/>
      <w:r w:rsidRPr="009A5060">
        <w:t xml:space="preserve">Figure </w:t>
      </w:r>
      <w:r w:rsidRPr="009A5060">
        <w:fldChar w:fldCharType="begin"/>
      </w:r>
      <w:r w:rsidRPr="009A5060">
        <w:instrText xml:space="preserve"> SEQ Figure \* ARABIC </w:instrText>
      </w:r>
      <w:r w:rsidRPr="009A5060">
        <w:fldChar w:fldCharType="separate"/>
      </w:r>
      <w:r w:rsidR="00041F61">
        <w:rPr>
          <w:noProof/>
        </w:rPr>
        <w:t>1</w:t>
      </w:r>
      <w:r w:rsidRPr="009A5060">
        <w:fldChar w:fldCharType="end"/>
      </w:r>
      <w:bookmarkEnd w:id="32"/>
      <w:r w:rsidRPr="009A5060">
        <w:t xml:space="preserve"> Overall layout of the Cryogenic System</w:t>
      </w:r>
      <w:bookmarkEnd w:id="33"/>
      <w:bookmarkEnd w:id="34"/>
    </w:p>
    <w:bookmarkEnd w:id="18"/>
    <w:bookmarkEnd w:id="19"/>
    <w:bookmarkEnd w:id="20"/>
    <w:bookmarkEnd w:id="21"/>
    <w:p w14:paraId="3C2E1D25" w14:textId="77777777" w:rsidR="00FB1BE1" w:rsidRPr="009A5060" w:rsidRDefault="00FB1BE1" w:rsidP="00C179E5">
      <w:pPr>
        <w:spacing w:line="240" w:lineRule="auto"/>
        <w:rPr>
          <w:lang w:eastAsia="fr-FR"/>
        </w:rPr>
      </w:pPr>
    </w:p>
    <w:p w14:paraId="1A5C5217" w14:textId="77777777" w:rsidR="00FB1BE1" w:rsidRPr="009A5060" w:rsidRDefault="00FB1BE1" w:rsidP="00C179E5">
      <w:pPr>
        <w:spacing w:line="240" w:lineRule="auto"/>
        <w:rPr>
          <w:lang w:eastAsia="fr-FR"/>
        </w:rPr>
      </w:pPr>
    </w:p>
    <w:p w14:paraId="35BB9557" w14:textId="5020EE21" w:rsidR="00144554" w:rsidRPr="009A5060" w:rsidRDefault="00144554" w:rsidP="00C179E5">
      <w:pPr>
        <w:spacing w:line="240" w:lineRule="auto"/>
        <w:rPr>
          <w:lang w:eastAsia="fr-FR"/>
        </w:rPr>
      </w:pPr>
      <w:r w:rsidRPr="009A5060">
        <w:rPr>
          <w:lang w:eastAsia="fr-FR"/>
        </w:rPr>
        <w:t>QDIST comprises the QLM, the string of QVBs, and the QVE</w:t>
      </w:r>
      <w:r w:rsidR="0056208B" w:rsidRPr="009A5060">
        <w:rPr>
          <w:lang w:eastAsia="fr-FR"/>
        </w:rPr>
        <w:t xml:space="preserve">.  </w:t>
      </w:r>
      <w:r w:rsidRPr="009A5060">
        <w:rPr>
          <w:lang w:eastAsia="fr-FR"/>
        </w:rPr>
        <w:t>The QLM</w:t>
      </w:r>
      <w:r w:rsidR="00A156C9" w:rsidRPr="009A5060">
        <w:rPr>
          <w:lang w:eastAsia="fr-FR"/>
        </w:rPr>
        <w:t xml:space="preserve"> </w:t>
      </w:r>
      <w:r w:rsidRPr="009A5060">
        <w:rPr>
          <w:lang w:eastAsia="fr-FR"/>
        </w:rPr>
        <w:t xml:space="preserve">houses the main headers distributing cold helium </w:t>
      </w:r>
      <w:r w:rsidR="00076BC9" w:rsidRPr="009A5060">
        <w:rPr>
          <w:lang w:eastAsia="fr-FR"/>
        </w:rPr>
        <w:t>at</w:t>
      </w:r>
      <w:r w:rsidRPr="009A5060">
        <w:rPr>
          <w:lang w:eastAsia="fr-FR"/>
        </w:rPr>
        <w:t xml:space="preserve"> multiple temperature levels</w:t>
      </w:r>
      <w:r w:rsidR="0056208B" w:rsidRPr="009A5060">
        <w:rPr>
          <w:lang w:eastAsia="fr-FR"/>
        </w:rPr>
        <w:t xml:space="preserve">.  </w:t>
      </w:r>
      <w:r w:rsidRPr="009A5060">
        <w:rPr>
          <w:lang w:eastAsia="fr-FR"/>
        </w:rPr>
        <w:t xml:space="preserve">Each </w:t>
      </w:r>
      <w:r w:rsidR="00FA663C" w:rsidRPr="009A5060">
        <w:rPr>
          <w:lang w:eastAsia="fr-FR"/>
        </w:rPr>
        <w:t>QCELL</w:t>
      </w:r>
      <w:r w:rsidR="006200B1" w:rsidRPr="009A5060">
        <w:rPr>
          <w:lang w:eastAsia="fr-FR"/>
        </w:rPr>
        <w:t xml:space="preserve"> </w:t>
      </w:r>
      <w:r w:rsidRPr="009A5060">
        <w:rPr>
          <w:lang w:eastAsia="fr-FR"/>
        </w:rPr>
        <w:t>regulates its helium mass flow by</w:t>
      </w:r>
      <w:r w:rsidR="00CA3E79" w:rsidRPr="009A5060">
        <w:rPr>
          <w:lang w:eastAsia="fr-FR"/>
        </w:rPr>
        <w:t xml:space="preserve"> </w:t>
      </w:r>
      <w:r w:rsidRPr="009A5060">
        <w:rPr>
          <w:lang w:eastAsia="fr-FR"/>
        </w:rPr>
        <w:t>tapping from and returning to the distribution headers</w:t>
      </w:r>
      <w:r w:rsidR="0056208B" w:rsidRPr="009A5060">
        <w:rPr>
          <w:lang w:eastAsia="fr-FR"/>
        </w:rPr>
        <w:t xml:space="preserve">.  </w:t>
      </w:r>
      <w:r w:rsidRPr="009A5060">
        <w:rPr>
          <w:lang w:eastAsia="fr-FR"/>
        </w:rPr>
        <w:t>Excess flow is bypassed through the QVE.</w:t>
      </w:r>
    </w:p>
    <w:p w14:paraId="2AB71ED7" w14:textId="2C916A9C" w:rsidR="00144554" w:rsidRPr="009A5060" w:rsidRDefault="00144554" w:rsidP="00C179E5">
      <w:pPr>
        <w:keepNext/>
        <w:spacing w:after="0" w:line="240" w:lineRule="auto"/>
        <w:rPr>
          <w:rStyle w:val="CaptionChar"/>
          <w:color w:val="000000" w:themeColor="text1"/>
          <w:sz w:val="18"/>
          <w:szCs w:val="20"/>
        </w:rPr>
      </w:pPr>
      <w:r w:rsidRPr="009A5060">
        <w:lastRenderedPageBreak/>
        <w:t xml:space="preserve">The </w:t>
      </w:r>
      <w:r w:rsidR="00947F24" w:rsidRPr="009A5060">
        <w:t>QPLANT</w:t>
      </w:r>
      <w:r w:rsidRPr="009A5060">
        <w:t xml:space="preserve"> </w:t>
      </w:r>
      <w:r w:rsidR="00B7042F" w:rsidRPr="009A5060">
        <w:t xml:space="preserve">is </w:t>
      </w:r>
      <w:r w:rsidR="004B53CB" w:rsidRPr="009A5060">
        <w:t xml:space="preserve">distributed over </w:t>
      </w:r>
      <w:r w:rsidRPr="009A5060">
        <w:t xml:space="preserve">different areas as shown </w:t>
      </w:r>
      <w:r w:rsidR="00973FD2" w:rsidRPr="009A5060">
        <w:t xml:space="preserve">in </w:t>
      </w:r>
      <w:r w:rsidR="00AC7476" w:rsidRPr="009A5060">
        <w:rPr>
          <w:rStyle w:val="Style1Char"/>
          <w:rFonts w:eastAsia="Calibri"/>
          <w:color w:val="000000" w:themeColor="text1"/>
        </w:rPr>
        <w:fldChar w:fldCharType="begin"/>
      </w:r>
      <w:r w:rsidR="00AC7476" w:rsidRPr="009A5060">
        <w:rPr>
          <w:rStyle w:val="Style1Char"/>
          <w:rFonts w:eastAsia="Calibri"/>
          <w:color w:val="000000" w:themeColor="text1"/>
        </w:rPr>
        <w:instrText xml:space="preserve"> REF _Ref190681166 \h  \* MERGEFORMAT </w:instrText>
      </w:r>
      <w:r w:rsidR="00AC7476" w:rsidRPr="009A5060">
        <w:rPr>
          <w:rStyle w:val="Style1Char"/>
          <w:rFonts w:eastAsia="Calibri"/>
          <w:color w:val="000000" w:themeColor="text1"/>
        </w:rPr>
      </w:r>
      <w:r w:rsidR="00AC7476" w:rsidRPr="009A5060">
        <w:rPr>
          <w:rStyle w:val="Style1Char"/>
          <w:rFonts w:eastAsia="Calibri"/>
          <w:color w:val="000000" w:themeColor="text1"/>
        </w:rPr>
        <w:fldChar w:fldCharType="separate"/>
      </w:r>
      <w:r w:rsidR="00041F61" w:rsidRPr="00041F61">
        <w:rPr>
          <w:rStyle w:val="Style1Char"/>
          <w:rFonts w:eastAsia="Calibri"/>
          <w:color w:val="000000" w:themeColor="text1"/>
        </w:rPr>
        <w:t>Figure 2</w:t>
      </w:r>
      <w:r w:rsidR="00AC7476" w:rsidRPr="009A5060">
        <w:rPr>
          <w:rStyle w:val="Style1Char"/>
          <w:rFonts w:eastAsia="Calibri"/>
          <w:color w:val="000000" w:themeColor="text1"/>
        </w:rPr>
        <w:fldChar w:fldCharType="end"/>
      </w:r>
      <w:r w:rsidR="00AC7476" w:rsidRPr="009A5060">
        <w:rPr>
          <w:rStyle w:val="Style1Char"/>
          <w:rFonts w:eastAsia="Calibri"/>
          <w:color w:val="000000" w:themeColor="text1"/>
        </w:rPr>
        <w:t>:</w:t>
      </w:r>
    </w:p>
    <w:p w14:paraId="4E26FA57" w14:textId="110D0F9C" w:rsidR="00144554" w:rsidRPr="009A5060" w:rsidRDefault="00144554" w:rsidP="00C179E5">
      <w:pPr>
        <w:pStyle w:val="BulletListNormal"/>
        <w:spacing w:line="240" w:lineRule="auto"/>
        <w:ind w:left="714" w:hanging="357"/>
        <w:contextualSpacing/>
        <w:rPr>
          <w:sz w:val="20"/>
          <w:lang w:val="en-GB" w:eastAsia="en-US"/>
        </w:rPr>
      </w:pPr>
      <w:r w:rsidRPr="009A5060">
        <w:rPr>
          <w:sz w:val="20"/>
          <w:lang w:val="en-GB" w:eastAsia="en-US"/>
        </w:rPr>
        <w:t xml:space="preserve">Compressor Room: Location </w:t>
      </w:r>
      <w:r w:rsidR="000F5039" w:rsidRPr="009A5060">
        <w:rPr>
          <w:sz w:val="20"/>
          <w:lang w:val="en-GB" w:eastAsia="en-US"/>
        </w:rPr>
        <w:t>of</w:t>
      </w:r>
      <w:r w:rsidRPr="009A5060">
        <w:rPr>
          <w:sz w:val="20"/>
          <w:lang w:val="en-GB" w:eastAsia="en-US"/>
        </w:rPr>
        <w:t xml:space="preserve"> the Warm Compression Station (WCS)</w:t>
      </w:r>
    </w:p>
    <w:p w14:paraId="485ECC73" w14:textId="678CD616" w:rsidR="00144554" w:rsidRPr="009A5060" w:rsidRDefault="00144554" w:rsidP="00C179E5">
      <w:pPr>
        <w:pStyle w:val="BulletListNormal"/>
        <w:spacing w:line="240" w:lineRule="auto"/>
        <w:ind w:left="714" w:hanging="357"/>
        <w:contextualSpacing/>
        <w:rPr>
          <w:sz w:val="20"/>
          <w:lang w:val="en-GB" w:eastAsia="en-US"/>
        </w:rPr>
      </w:pPr>
      <w:r w:rsidRPr="009A5060">
        <w:rPr>
          <w:sz w:val="20"/>
          <w:lang w:val="en-GB" w:eastAsia="en-US"/>
        </w:rPr>
        <w:t xml:space="preserve">Storage Area (outside): Location </w:t>
      </w:r>
      <w:r w:rsidR="000F5039" w:rsidRPr="009A5060">
        <w:rPr>
          <w:sz w:val="20"/>
          <w:lang w:val="en-GB" w:eastAsia="en-US"/>
        </w:rPr>
        <w:t>of the</w:t>
      </w:r>
      <w:r w:rsidRPr="009A5060">
        <w:rPr>
          <w:sz w:val="20"/>
          <w:lang w:val="en-GB" w:eastAsia="en-US"/>
        </w:rPr>
        <w:t xml:space="preserve"> helium storage vessels and (if needed) liquid nitrogen storage</w:t>
      </w:r>
      <w:r w:rsidR="00BA7EED" w:rsidRPr="009A5060">
        <w:rPr>
          <w:sz w:val="20"/>
          <w:lang w:val="en-GB" w:eastAsia="en-US"/>
        </w:rPr>
        <w:t xml:space="preserve"> vessels</w:t>
      </w:r>
      <w:r w:rsidRPr="009A5060">
        <w:rPr>
          <w:sz w:val="20"/>
          <w:lang w:val="en-GB" w:eastAsia="en-US"/>
        </w:rPr>
        <w:t>.</w:t>
      </w:r>
    </w:p>
    <w:p w14:paraId="77D62061" w14:textId="0B25F2A4" w:rsidR="00144554" w:rsidRPr="009A5060" w:rsidRDefault="00144554" w:rsidP="00C179E5">
      <w:pPr>
        <w:pStyle w:val="BulletListNormal"/>
        <w:spacing w:line="240" w:lineRule="auto"/>
        <w:ind w:left="714" w:hanging="357"/>
        <w:contextualSpacing/>
        <w:rPr>
          <w:sz w:val="20"/>
          <w:lang w:val="en-GB" w:eastAsia="en-US"/>
        </w:rPr>
      </w:pPr>
      <w:r w:rsidRPr="009A5060">
        <w:rPr>
          <w:sz w:val="20"/>
          <w:lang w:val="en-GB" w:eastAsia="en-US"/>
        </w:rPr>
        <w:t xml:space="preserve">Cold Box Room: Location </w:t>
      </w:r>
      <w:r w:rsidR="000F5039" w:rsidRPr="009A5060">
        <w:rPr>
          <w:sz w:val="20"/>
          <w:lang w:val="en-GB" w:eastAsia="en-US"/>
        </w:rPr>
        <w:t>of</w:t>
      </w:r>
      <w:r w:rsidRPr="009A5060">
        <w:rPr>
          <w:sz w:val="20"/>
          <w:lang w:val="en-GB" w:eastAsia="en-US"/>
        </w:rPr>
        <w:t xml:space="preserve"> the QRB with the associated warm panel</w:t>
      </w:r>
      <w:r w:rsidR="007A2C67" w:rsidRPr="009A5060">
        <w:rPr>
          <w:sz w:val="20"/>
          <w:lang w:val="en-GB" w:eastAsia="en-US"/>
        </w:rPr>
        <w:t>.</w:t>
      </w:r>
    </w:p>
    <w:p w14:paraId="065F403D" w14:textId="77777777" w:rsidR="00D81710" w:rsidRPr="009A5060" w:rsidRDefault="0092519B" w:rsidP="00C179E5">
      <w:pPr>
        <w:pStyle w:val="BulletListNormal"/>
        <w:spacing w:line="240" w:lineRule="auto"/>
        <w:ind w:left="714" w:hanging="357"/>
        <w:contextualSpacing/>
        <w:rPr>
          <w:sz w:val="20"/>
          <w:lang w:val="en-GB" w:eastAsia="en-US"/>
        </w:rPr>
      </w:pPr>
      <w:r w:rsidRPr="009A5060">
        <w:rPr>
          <w:sz w:val="20"/>
          <w:lang w:val="en-GB" w:eastAsia="en-US"/>
        </w:rPr>
        <w:t>Connecting rooms: The Warm lines from the WCS to the QRB cross multiple other rooms.</w:t>
      </w:r>
      <w:r w:rsidR="00037A5E" w:rsidRPr="009A5060">
        <w:rPr>
          <w:sz w:val="20"/>
          <w:lang w:val="en-GB" w:eastAsia="en-US"/>
        </w:rPr>
        <w:br/>
      </w:r>
    </w:p>
    <w:p w14:paraId="47EDA3F2" w14:textId="77777777" w:rsidR="00037A5E" w:rsidRPr="009A5060" w:rsidRDefault="00037A5E" w:rsidP="00C179E5">
      <w:pPr>
        <w:pStyle w:val="BulletListNormal"/>
        <w:numPr>
          <w:ilvl w:val="0"/>
          <w:numId w:val="0"/>
        </w:numPr>
        <w:spacing w:line="240" w:lineRule="auto"/>
        <w:ind w:left="720" w:hanging="360"/>
        <w:contextualSpacing/>
        <w:rPr>
          <w:sz w:val="20"/>
          <w:lang w:val="en-GB" w:eastAsia="en-US"/>
        </w:rPr>
      </w:pPr>
    </w:p>
    <w:p w14:paraId="02B76850" w14:textId="77777777" w:rsidR="00037A5E" w:rsidRPr="009A5060" w:rsidRDefault="00037A5E" w:rsidP="00C179E5">
      <w:pPr>
        <w:pStyle w:val="BulletListNormal"/>
        <w:numPr>
          <w:ilvl w:val="0"/>
          <w:numId w:val="0"/>
        </w:numPr>
        <w:spacing w:line="240" w:lineRule="auto"/>
        <w:jc w:val="center"/>
        <w:rPr>
          <w:lang w:val="en-GB"/>
        </w:rPr>
      </w:pPr>
      <w:r w:rsidRPr="009A5060">
        <w:rPr>
          <w:noProof/>
          <w:lang w:val="en-GB" w:eastAsia="en-US"/>
        </w:rPr>
        <w:drawing>
          <wp:inline distT="0" distB="0" distL="0" distR="0" wp14:anchorId="40218AE0" wp14:editId="61D9874B">
            <wp:extent cx="5940000" cy="2379600"/>
            <wp:effectExtent l="0" t="0" r="3810" b="1905"/>
            <wp:docPr id="131082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2748" name="Picture 13108274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0000" cy="2379600"/>
                    </a:xfrm>
                    <a:prstGeom prst="rect">
                      <a:avLst/>
                    </a:prstGeom>
                  </pic:spPr>
                </pic:pic>
              </a:graphicData>
            </a:graphic>
          </wp:inline>
        </w:drawing>
      </w:r>
    </w:p>
    <w:p w14:paraId="51298008" w14:textId="07F260DF" w:rsidR="00037A5E" w:rsidRPr="009A5060" w:rsidRDefault="00037A5E" w:rsidP="00C179E5">
      <w:pPr>
        <w:pStyle w:val="Caption"/>
        <w:spacing w:line="240" w:lineRule="auto"/>
      </w:pPr>
      <w:bookmarkStart w:id="35" w:name="_Ref190681166"/>
      <w:bookmarkStart w:id="36" w:name="_Toc190680902"/>
      <w:bookmarkStart w:id="37" w:name="_Toc201752425"/>
      <w:bookmarkStart w:id="38" w:name="_Toc212194945"/>
      <w:r w:rsidRPr="009A5060">
        <w:t xml:space="preserve">Figure </w:t>
      </w:r>
      <w:r w:rsidRPr="009A5060">
        <w:fldChar w:fldCharType="begin"/>
      </w:r>
      <w:r w:rsidRPr="009A5060">
        <w:instrText xml:space="preserve"> SEQ Figure \* ARABIC </w:instrText>
      </w:r>
      <w:r w:rsidRPr="009A5060">
        <w:fldChar w:fldCharType="separate"/>
      </w:r>
      <w:r w:rsidR="00041F61">
        <w:rPr>
          <w:noProof/>
        </w:rPr>
        <w:t>2</w:t>
      </w:r>
      <w:r w:rsidRPr="009A5060">
        <w:fldChar w:fldCharType="end"/>
      </w:r>
      <w:bookmarkEnd w:id="35"/>
      <w:r w:rsidRPr="009A5060">
        <w:t> View of the buildings related to the QPLANT.</w:t>
      </w:r>
      <w:bookmarkEnd w:id="36"/>
      <w:bookmarkEnd w:id="37"/>
      <w:bookmarkEnd w:id="38"/>
    </w:p>
    <w:p w14:paraId="3030B6E5" w14:textId="77777777" w:rsidR="00C22A5A" w:rsidRPr="009A5060" w:rsidRDefault="00C22A5A" w:rsidP="00C179E5">
      <w:pPr>
        <w:pStyle w:val="Heading2numbered"/>
      </w:pPr>
      <w:bookmarkStart w:id="39" w:name="_Toc200491761"/>
      <w:bookmarkStart w:id="40" w:name="_Toc202536070"/>
      <w:bookmarkStart w:id="41" w:name="_Toc202536862"/>
      <w:bookmarkStart w:id="42" w:name="_Toc216340913"/>
      <w:r w:rsidRPr="009A5060">
        <w:t>Cryogenic Users</w:t>
      </w:r>
      <w:bookmarkEnd w:id="39"/>
      <w:bookmarkEnd w:id="40"/>
      <w:bookmarkEnd w:id="41"/>
      <w:bookmarkEnd w:id="42"/>
    </w:p>
    <w:p w14:paraId="57E53A6B" w14:textId="42C26DCE" w:rsidR="00C22A5A" w:rsidRPr="009A5060" w:rsidRDefault="00C22A5A" w:rsidP="00C179E5">
      <w:pPr>
        <w:spacing w:line="240" w:lineRule="auto"/>
      </w:pPr>
      <w:r w:rsidRPr="009A5060">
        <w:t>The Cryogenic Users (QCELL)</w:t>
      </w:r>
      <w:r w:rsidR="00C1642A" w:rsidRPr="009A5060">
        <w:t>,</w:t>
      </w:r>
      <w:r w:rsidRPr="009A5060">
        <w:t xml:space="preserve"> as illustrated in </w:t>
      </w:r>
      <w:r w:rsidR="00C1642A" w:rsidRPr="009A5060">
        <w:rPr>
          <w:rStyle w:val="Style1Char"/>
          <w:rFonts w:eastAsia="Calibri"/>
          <w:iCs/>
          <w:color w:val="000000" w:themeColor="text1"/>
        </w:rPr>
        <w:fldChar w:fldCharType="begin"/>
      </w:r>
      <w:r w:rsidR="00C1642A" w:rsidRPr="009A5060">
        <w:instrText xml:space="preserve"> REF _Ref195702885 \h </w:instrText>
      </w:r>
      <w:r w:rsidR="00C1642A" w:rsidRPr="009A5060">
        <w:rPr>
          <w:rStyle w:val="Style1Char"/>
          <w:rFonts w:eastAsia="Calibri"/>
          <w:iCs/>
          <w:color w:val="000000" w:themeColor="text1"/>
        </w:rPr>
      </w:r>
      <w:r w:rsidR="00C179E5">
        <w:rPr>
          <w:rStyle w:val="Style1Char"/>
          <w:rFonts w:eastAsia="Calibri"/>
          <w:iCs/>
          <w:color w:val="000000" w:themeColor="text1"/>
        </w:rPr>
        <w:instrText xml:space="preserve"> \* MERGEFORMAT </w:instrText>
      </w:r>
      <w:r w:rsidR="00C1642A" w:rsidRPr="009A5060">
        <w:rPr>
          <w:rStyle w:val="Style1Char"/>
          <w:rFonts w:eastAsia="Calibri"/>
          <w:iCs/>
          <w:color w:val="000000" w:themeColor="text1"/>
        </w:rPr>
        <w:fldChar w:fldCharType="separate"/>
      </w:r>
      <w:r w:rsidR="00041F61" w:rsidRPr="009A5060">
        <w:t xml:space="preserve">Figure </w:t>
      </w:r>
      <w:r w:rsidR="00041F61">
        <w:rPr>
          <w:noProof/>
        </w:rPr>
        <w:t>3</w:t>
      </w:r>
      <w:r w:rsidR="00C1642A" w:rsidRPr="009A5060">
        <w:rPr>
          <w:rStyle w:val="Style1Char"/>
          <w:rFonts w:eastAsia="Calibri"/>
          <w:iCs/>
          <w:color w:val="000000" w:themeColor="text1"/>
        </w:rPr>
        <w:fldChar w:fldCharType="end"/>
      </w:r>
      <w:r w:rsidR="00C1642A" w:rsidRPr="009A5060">
        <w:rPr>
          <w:rStyle w:val="Style1Char"/>
          <w:rFonts w:eastAsia="Calibri"/>
          <w:iCs/>
          <w:color w:val="000000" w:themeColor="text1"/>
        </w:rPr>
        <w:t>,</w:t>
      </w:r>
      <w:r w:rsidRPr="009A5060">
        <w:t xml:space="preserve"> interface with the QPLANT through a common set of designated helium process lines: A, B, D, E, and W.  The W-line is a warm (300 K) helium return line from the QCELL.</w:t>
      </w:r>
    </w:p>
    <w:p w14:paraId="0FFF02CD" w14:textId="77777777" w:rsidR="00C22A5A" w:rsidRPr="009A5060" w:rsidRDefault="00C22A5A" w:rsidP="00C179E5">
      <w:pPr>
        <w:spacing w:line="240" w:lineRule="auto"/>
      </w:pPr>
      <w:r w:rsidRPr="009A5060">
        <w:t>The Thermal Shield (TS) cooling presents a static heat load, regardless of the operational scenarios (2 K or otherwise).  The TS system utilizes high-pressure helium with a supply temperature of ~40 K and return temperature of ~60 K, forming a closed, passive thermal circuit that ensures radiation shielding and temperature stabilization</w:t>
      </w:r>
    </w:p>
    <w:p w14:paraId="451B237A" w14:textId="77777777" w:rsidR="00C22A5A" w:rsidRPr="009A5060" w:rsidRDefault="00C22A5A" w:rsidP="00C179E5">
      <w:pPr>
        <w:spacing w:line="240" w:lineRule="auto"/>
      </w:pPr>
      <w:r w:rsidRPr="009A5060">
        <w:t>Each QCELL includes a 600 W heater in its 2 K tank.  These heaters support warm-up operations by evaporating residual liquid helium (isothermal phase) and increasing the enthalpy of the cold mass (reheating structural material)</w:t>
      </w:r>
    </w:p>
    <w:p w14:paraId="3D2CD138" w14:textId="77777777" w:rsidR="00C22A5A" w:rsidRPr="009A5060" w:rsidRDefault="00C22A5A" w:rsidP="00C179E5">
      <w:pPr>
        <w:pStyle w:val="BulletListNormal"/>
        <w:keepNext/>
        <w:numPr>
          <w:ilvl w:val="0"/>
          <w:numId w:val="0"/>
        </w:numPr>
        <w:spacing w:line="240" w:lineRule="auto"/>
        <w:jc w:val="center"/>
        <w:rPr>
          <w:lang w:val="en-GB"/>
        </w:rPr>
      </w:pPr>
      <w:r w:rsidRPr="009A5060">
        <w:rPr>
          <w:noProof/>
          <w:lang w:val="en-GB"/>
        </w:rPr>
        <w:lastRenderedPageBreak/>
        <w:drawing>
          <wp:inline distT="0" distB="0" distL="0" distR="0" wp14:anchorId="23CD7AA8" wp14:editId="448D6E27">
            <wp:extent cx="4385099" cy="2228850"/>
            <wp:effectExtent l="0" t="0" r="0" b="0"/>
            <wp:docPr id="206255605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56055"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4407531" cy="2240252"/>
                    </a:xfrm>
                    <a:prstGeom prst="rect">
                      <a:avLst/>
                    </a:prstGeom>
                  </pic:spPr>
                </pic:pic>
              </a:graphicData>
            </a:graphic>
          </wp:inline>
        </w:drawing>
      </w:r>
    </w:p>
    <w:p w14:paraId="7B631946" w14:textId="658A164D" w:rsidR="00C22A5A" w:rsidRPr="009A5060" w:rsidRDefault="00C22A5A" w:rsidP="00C179E5">
      <w:pPr>
        <w:pStyle w:val="Caption"/>
        <w:spacing w:line="240" w:lineRule="auto"/>
        <w:ind w:left="709"/>
        <w:jc w:val="left"/>
      </w:pPr>
      <w:bookmarkStart w:id="43" w:name="_Ref195702885"/>
      <w:bookmarkStart w:id="44" w:name="_Ref200098416"/>
      <w:bookmarkStart w:id="45" w:name="_Toc201752426"/>
      <w:bookmarkStart w:id="46" w:name="_Toc212194946"/>
      <w:r w:rsidRPr="009A5060">
        <w:t xml:space="preserve">Figure </w:t>
      </w:r>
      <w:r w:rsidRPr="009A5060">
        <w:fldChar w:fldCharType="begin"/>
      </w:r>
      <w:r w:rsidRPr="009A5060">
        <w:instrText xml:space="preserve"> SEQ Figure \* ARABIC </w:instrText>
      </w:r>
      <w:r w:rsidRPr="009A5060">
        <w:fldChar w:fldCharType="separate"/>
      </w:r>
      <w:r w:rsidR="00041F61">
        <w:rPr>
          <w:noProof/>
        </w:rPr>
        <w:t>3</w:t>
      </w:r>
      <w:r w:rsidRPr="009A5060">
        <w:fldChar w:fldCharType="end"/>
      </w:r>
      <w:bookmarkEnd w:id="43"/>
      <w:r w:rsidRPr="009A5060">
        <w:t xml:space="preserve"> </w:t>
      </w:r>
      <w:bookmarkEnd w:id="44"/>
      <w:bookmarkEnd w:id="45"/>
      <w:r w:rsidRPr="009A5060">
        <w:t>Simplified interface diagram of the QPLANT depicting a single representative ‘QCELL’ (inside grey dotted line) as a proxy for all heat load sources.  Temperatures shown are indicative of the 2 K operating scenario.</w:t>
      </w:r>
      <w:bookmarkEnd w:id="46"/>
      <w:r w:rsidRPr="009A5060">
        <w:t xml:space="preserve">  </w:t>
      </w:r>
    </w:p>
    <w:p w14:paraId="22061495" w14:textId="77777777" w:rsidR="00C22A5A" w:rsidRPr="009A5060" w:rsidRDefault="00C22A5A" w:rsidP="00C179E5">
      <w:pPr>
        <w:pStyle w:val="Heading2numbered"/>
      </w:pPr>
      <w:bookmarkStart w:id="47" w:name="_Toc216340914"/>
      <w:r w:rsidRPr="009A5060">
        <w:t>Overview of the He lines</w:t>
      </w:r>
      <w:bookmarkEnd w:id="47"/>
    </w:p>
    <w:p w14:paraId="0ADAB116" w14:textId="37FB544C" w:rsidR="00C1642A" w:rsidRPr="009A5060" w:rsidRDefault="00C1642A" w:rsidP="00C179E5">
      <w:pPr>
        <w:spacing w:line="240" w:lineRule="auto"/>
        <w:rPr>
          <w:rStyle w:val="Style1Char"/>
          <w:rFonts w:eastAsia="Calibri"/>
          <w:iCs/>
          <w:color w:val="000000" w:themeColor="text1"/>
        </w:rPr>
      </w:pPr>
      <w:r w:rsidRPr="009A5060">
        <w:rPr>
          <w:lang w:eastAsia="fr-FR"/>
        </w:rPr>
        <w:t xml:space="preserve">The QPLANT includes a WCS connected to helium storage vessels, a Cold Box for refrigeration processes, and process equipment for drying, oil removal, gas management, and purification.  An indicative Process Flow Diagram of the QPLANT is shown in </w:t>
      </w:r>
      <w:r w:rsidRPr="009A5060">
        <w:rPr>
          <w:rStyle w:val="Style1Char"/>
          <w:rFonts w:eastAsia="Calibri"/>
          <w:color w:val="000000" w:themeColor="text1"/>
        </w:rPr>
        <w:fldChar w:fldCharType="begin"/>
      </w:r>
      <w:r w:rsidRPr="009A5060">
        <w:rPr>
          <w:rStyle w:val="Style1Char"/>
          <w:rFonts w:eastAsia="Calibri"/>
          <w:color w:val="000000" w:themeColor="text1"/>
        </w:rPr>
        <w:instrText xml:space="preserve"> REF _Ref209530150 \h  \* MERGEFORMAT </w:instrText>
      </w:r>
      <w:r w:rsidRPr="009A5060">
        <w:rPr>
          <w:rStyle w:val="Style1Char"/>
          <w:rFonts w:eastAsia="Calibri"/>
          <w:color w:val="000000" w:themeColor="text1"/>
        </w:rPr>
      </w:r>
      <w:r w:rsidRPr="009A5060">
        <w:rPr>
          <w:rStyle w:val="Style1Char"/>
          <w:rFonts w:eastAsia="Calibri"/>
          <w:color w:val="000000" w:themeColor="text1"/>
        </w:rPr>
        <w:fldChar w:fldCharType="separate"/>
      </w:r>
      <w:r w:rsidR="00041F61" w:rsidRPr="00041F61">
        <w:rPr>
          <w:rStyle w:val="Style1Char"/>
          <w:rFonts w:eastAsia="Calibri"/>
          <w:color w:val="000000" w:themeColor="text1"/>
        </w:rPr>
        <w:t>Figure 4</w:t>
      </w:r>
      <w:r w:rsidRPr="009A5060">
        <w:rPr>
          <w:rStyle w:val="Style1Char"/>
          <w:rFonts w:eastAsia="Calibri"/>
          <w:color w:val="000000" w:themeColor="text1"/>
        </w:rPr>
        <w:fldChar w:fldCharType="end"/>
      </w:r>
      <w:r w:rsidR="003148D9" w:rsidRPr="009A5060">
        <w:rPr>
          <w:rStyle w:val="Style1Char"/>
          <w:rFonts w:eastAsia="Calibri"/>
          <w:color w:val="000000" w:themeColor="text1"/>
        </w:rPr>
        <w:t xml:space="preserve"> with </w:t>
      </w:r>
      <w:r w:rsidR="003148D9" w:rsidRPr="009A5060">
        <w:rPr>
          <w:rStyle w:val="Style1Char"/>
          <w:rFonts w:eastAsia="Calibri"/>
          <w:color w:val="000000" w:themeColor="text1"/>
        </w:rPr>
        <w:fldChar w:fldCharType="begin"/>
      </w:r>
      <w:r w:rsidR="003148D9" w:rsidRPr="009A5060">
        <w:rPr>
          <w:rStyle w:val="Style1Char"/>
          <w:rFonts w:eastAsia="Calibri"/>
          <w:color w:val="000000" w:themeColor="text1"/>
        </w:rPr>
        <w:instrText xml:space="preserve"> REF _Ref211431913 \h </w:instrText>
      </w:r>
      <w:r w:rsidR="003148D9" w:rsidRPr="009A5060">
        <w:rPr>
          <w:rStyle w:val="Style1Char"/>
          <w:rFonts w:eastAsia="Calibri"/>
          <w:color w:val="000000" w:themeColor="text1"/>
        </w:rPr>
      </w:r>
      <w:r w:rsidR="00C179E5">
        <w:rPr>
          <w:rStyle w:val="Style1Char"/>
          <w:rFonts w:eastAsia="Calibri"/>
          <w:color w:val="000000" w:themeColor="text1"/>
        </w:rPr>
        <w:instrText xml:space="preserve"> \* MERGEFORMAT </w:instrText>
      </w:r>
      <w:r w:rsidR="003148D9" w:rsidRPr="009A5060">
        <w:rPr>
          <w:rStyle w:val="Style1Char"/>
          <w:rFonts w:eastAsia="Calibri"/>
          <w:color w:val="000000" w:themeColor="text1"/>
        </w:rPr>
        <w:fldChar w:fldCharType="separate"/>
      </w:r>
      <w:r w:rsidR="00041F61" w:rsidRPr="009A5060">
        <w:t xml:space="preserve">Table </w:t>
      </w:r>
      <w:r w:rsidR="00041F61">
        <w:rPr>
          <w:noProof/>
        </w:rPr>
        <w:t>1</w:t>
      </w:r>
      <w:r w:rsidR="003148D9" w:rsidRPr="009A5060">
        <w:rPr>
          <w:rStyle w:val="Style1Char"/>
          <w:rFonts w:eastAsia="Calibri"/>
          <w:color w:val="000000" w:themeColor="text1"/>
        </w:rPr>
        <w:fldChar w:fldCharType="end"/>
      </w:r>
      <w:r w:rsidR="003148D9" w:rsidRPr="009A5060">
        <w:rPr>
          <w:rStyle w:val="Style1Char"/>
          <w:rFonts w:eastAsia="Calibri"/>
          <w:color w:val="000000" w:themeColor="text1"/>
        </w:rPr>
        <w:t xml:space="preserve"> providing descriptive details of the mai</w:t>
      </w:r>
      <w:r w:rsidR="003148D9" w:rsidRPr="009A5060">
        <w:rPr>
          <w:rStyle w:val="Style1Char"/>
          <w:rFonts w:eastAsia="Calibri"/>
          <w:iCs/>
          <w:color w:val="000000" w:themeColor="text1"/>
        </w:rPr>
        <w:t>n interfacing and transport lines.</w:t>
      </w:r>
    </w:p>
    <w:p w14:paraId="5E505EA3" w14:textId="2D9E72F8" w:rsidR="00C22A5A" w:rsidRPr="009A5060" w:rsidRDefault="00C22A5A" w:rsidP="00C179E5">
      <w:pPr>
        <w:pStyle w:val="Caption"/>
        <w:keepNext/>
        <w:spacing w:line="240" w:lineRule="auto"/>
      </w:pPr>
      <w:bookmarkStart w:id="48" w:name="_Ref211431913"/>
      <w:bookmarkStart w:id="49" w:name="_Toc212194958"/>
      <w:r w:rsidRPr="009A5060">
        <w:t xml:space="preserve">Table </w:t>
      </w:r>
      <w:r w:rsidRPr="009A5060">
        <w:fldChar w:fldCharType="begin"/>
      </w:r>
      <w:r w:rsidRPr="009A5060">
        <w:instrText xml:space="preserve"> SEQ Table \* ARABIC </w:instrText>
      </w:r>
      <w:r w:rsidRPr="009A5060">
        <w:fldChar w:fldCharType="separate"/>
      </w:r>
      <w:r w:rsidR="00041F61">
        <w:rPr>
          <w:noProof/>
        </w:rPr>
        <w:t>1</w:t>
      </w:r>
      <w:r w:rsidRPr="009A5060">
        <w:fldChar w:fldCharType="end"/>
      </w:r>
      <w:bookmarkEnd w:id="48"/>
      <w:r w:rsidRPr="009A5060">
        <w:t xml:space="preserve"> Ma</w:t>
      </w:r>
      <w:r w:rsidR="003148D9" w:rsidRPr="009A5060">
        <w:t>in</w:t>
      </w:r>
      <w:r w:rsidRPr="009A5060">
        <w:t xml:space="preserve"> </w:t>
      </w:r>
      <w:r w:rsidR="00C1642A" w:rsidRPr="009A5060">
        <w:t>i</w:t>
      </w:r>
      <w:r w:rsidRPr="009A5060">
        <w:t xml:space="preserve">nterfacing and </w:t>
      </w:r>
      <w:r w:rsidR="00C1642A" w:rsidRPr="009A5060">
        <w:t>helium</w:t>
      </w:r>
      <w:r w:rsidRPr="009A5060">
        <w:t xml:space="preserve"> transport lines</w:t>
      </w:r>
      <w:bookmarkEnd w:id="49"/>
    </w:p>
    <w:tbl>
      <w:tblPr>
        <w:tblStyle w:val="TableGrid2"/>
        <w:tblW w:w="0" w:type="auto"/>
        <w:tblLook w:val="04A0" w:firstRow="1" w:lastRow="0" w:firstColumn="1" w:lastColumn="0" w:noHBand="0" w:noVBand="1"/>
      </w:tblPr>
      <w:tblGrid>
        <w:gridCol w:w="1393"/>
        <w:gridCol w:w="1746"/>
        <w:gridCol w:w="3175"/>
        <w:gridCol w:w="3416"/>
      </w:tblGrid>
      <w:tr w:rsidR="00C22A5A" w:rsidRPr="009A5060" w14:paraId="390829BD" w14:textId="77777777" w:rsidTr="00A434D8">
        <w:tc>
          <w:tcPr>
            <w:tcW w:w="0" w:type="auto"/>
            <w:shd w:val="clear" w:color="auto" w:fill="EBD9ED" w:themeFill="accent2" w:themeFillTint="33"/>
            <w:hideMark/>
          </w:tcPr>
          <w:p w14:paraId="4C4B6A22" w14:textId="77777777" w:rsidR="00C22A5A" w:rsidRPr="009A5060" w:rsidRDefault="00C22A5A" w:rsidP="00C179E5">
            <w:pPr>
              <w:jc w:val="center"/>
              <w:rPr>
                <w:rFonts w:ascii="Aptos" w:hAnsi="Aptos"/>
                <w:b/>
                <w:bCs/>
                <w:color w:val="562873" w:themeColor="accent1"/>
                <w:sz w:val="18"/>
                <w:szCs w:val="18"/>
              </w:rPr>
            </w:pPr>
            <w:r w:rsidRPr="009A5060">
              <w:rPr>
                <w:rFonts w:ascii="Aptos" w:hAnsi="Aptos"/>
                <w:b/>
                <w:bCs/>
                <w:color w:val="562873" w:themeColor="accent1"/>
                <w:sz w:val="18"/>
                <w:szCs w:val="18"/>
              </w:rPr>
              <w:t>Family</w:t>
            </w:r>
          </w:p>
        </w:tc>
        <w:tc>
          <w:tcPr>
            <w:tcW w:w="0" w:type="auto"/>
            <w:shd w:val="clear" w:color="auto" w:fill="EBD9ED" w:themeFill="accent2" w:themeFillTint="33"/>
            <w:hideMark/>
          </w:tcPr>
          <w:p w14:paraId="043368CE" w14:textId="77777777" w:rsidR="00C22A5A" w:rsidRPr="009A5060" w:rsidRDefault="00C22A5A" w:rsidP="00C179E5">
            <w:pPr>
              <w:jc w:val="center"/>
              <w:rPr>
                <w:rFonts w:ascii="Aptos" w:hAnsi="Aptos"/>
                <w:b/>
                <w:bCs/>
                <w:color w:val="562873" w:themeColor="accent1"/>
                <w:sz w:val="18"/>
                <w:szCs w:val="18"/>
              </w:rPr>
            </w:pPr>
            <w:r w:rsidRPr="009A5060">
              <w:rPr>
                <w:rFonts w:ascii="Aptos" w:hAnsi="Aptos"/>
                <w:b/>
                <w:bCs/>
                <w:color w:val="562873" w:themeColor="accent1"/>
                <w:sz w:val="18"/>
                <w:szCs w:val="18"/>
              </w:rPr>
              <w:t>Constituents</w:t>
            </w:r>
          </w:p>
        </w:tc>
        <w:tc>
          <w:tcPr>
            <w:tcW w:w="0" w:type="auto"/>
            <w:shd w:val="clear" w:color="auto" w:fill="EBD9ED" w:themeFill="accent2" w:themeFillTint="33"/>
            <w:hideMark/>
          </w:tcPr>
          <w:p w14:paraId="43486121" w14:textId="77777777" w:rsidR="00C22A5A" w:rsidRPr="009A5060" w:rsidRDefault="00C22A5A" w:rsidP="00C179E5">
            <w:pPr>
              <w:jc w:val="center"/>
              <w:rPr>
                <w:rFonts w:ascii="Aptos" w:hAnsi="Aptos"/>
                <w:b/>
                <w:bCs/>
                <w:color w:val="562873" w:themeColor="accent1"/>
                <w:sz w:val="18"/>
                <w:szCs w:val="18"/>
              </w:rPr>
            </w:pPr>
            <w:r w:rsidRPr="009A5060">
              <w:rPr>
                <w:rFonts w:ascii="Aptos" w:hAnsi="Aptos"/>
                <w:b/>
                <w:bCs/>
                <w:color w:val="562873" w:themeColor="accent1"/>
                <w:sz w:val="18"/>
                <w:szCs w:val="18"/>
              </w:rPr>
              <w:t>Functional role</w:t>
            </w:r>
          </w:p>
        </w:tc>
        <w:tc>
          <w:tcPr>
            <w:tcW w:w="0" w:type="auto"/>
            <w:shd w:val="clear" w:color="auto" w:fill="EBD9ED" w:themeFill="accent2" w:themeFillTint="33"/>
            <w:hideMark/>
          </w:tcPr>
          <w:p w14:paraId="4AC314F7" w14:textId="77777777" w:rsidR="00C22A5A" w:rsidRPr="009A5060" w:rsidRDefault="00C22A5A" w:rsidP="00C179E5">
            <w:pPr>
              <w:jc w:val="center"/>
              <w:rPr>
                <w:rFonts w:ascii="Aptos" w:hAnsi="Aptos"/>
                <w:b/>
                <w:bCs/>
                <w:color w:val="562873" w:themeColor="accent1"/>
                <w:sz w:val="18"/>
                <w:szCs w:val="18"/>
              </w:rPr>
            </w:pPr>
            <w:r w:rsidRPr="009A5060">
              <w:rPr>
                <w:rFonts w:ascii="Aptos" w:hAnsi="Aptos"/>
                <w:b/>
                <w:bCs/>
                <w:color w:val="562873" w:themeColor="accent1"/>
                <w:sz w:val="18"/>
                <w:szCs w:val="18"/>
              </w:rPr>
              <w:t>Participation in cryogenic cycle</w:t>
            </w:r>
          </w:p>
        </w:tc>
      </w:tr>
      <w:tr w:rsidR="00C22A5A" w:rsidRPr="009A5060" w14:paraId="59539DD7" w14:textId="77777777" w:rsidTr="00A434D8">
        <w:tc>
          <w:tcPr>
            <w:tcW w:w="0" w:type="auto"/>
            <w:shd w:val="clear" w:color="auto" w:fill="EBD9ED" w:themeFill="accent2" w:themeFillTint="33"/>
            <w:hideMark/>
          </w:tcPr>
          <w:p w14:paraId="0936019E" w14:textId="77777777" w:rsidR="00C22A5A" w:rsidRPr="009A5060" w:rsidRDefault="00C22A5A" w:rsidP="00C179E5">
            <w:pPr>
              <w:jc w:val="center"/>
              <w:rPr>
                <w:rStyle w:val="Strong"/>
                <w:rFonts w:ascii="Aptos" w:hAnsi="Aptos"/>
                <w:sz w:val="18"/>
                <w:szCs w:val="18"/>
              </w:rPr>
            </w:pPr>
            <w:r w:rsidRPr="009A5060">
              <w:rPr>
                <w:rStyle w:val="Strong"/>
                <w:rFonts w:ascii="Aptos" w:hAnsi="Aptos"/>
                <w:sz w:val="18"/>
                <w:szCs w:val="18"/>
              </w:rPr>
              <w:t>Cryogenic distribution lines</w:t>
            </w:r>
          </w:p>
        </w:tc>
        <w:tc>
          <w:tcPr>
            <w:tcW w:w="0" w:type="auto"/>
            <w:hideMark/>
          </w:tcPr>
          <w:p w14:paraId="77E8C896" w14:textId="77777777" w:rsidR="00C22A5A" w:rsidRPr="009A5060" w:rsidRDefault="00C22A5A" w:rsidP="00C179E5">
            <w:pPr>
              <w:jc w:val="center"/>
              <w:rPr>
                <w:rStyle w:val="Strong"/>
                <w:rFonts w:ascii="Aptos" w:hAnsi="Aptos"/>
                <w:b w:val="0"/>
                <w:bCs/>
                <w:color w:val="000000" w:themeColor="text1"/>
                <w:sz w:val="18"/>
                <w:szCs w:val="18"/>
              </w:rPr>
            </w:pPr>
            <w:r w:rsidRPr="009A5060">
              <w:rPr>
                <w:rStyle w:val="Strong"/>
                <w:rFonts w:ascii="Aptos" w:hAnsi="Aptos"/>
                <w:b w:val="0"/>
                <w:bCs/>
                <w:color w:val="000000" w:themeColor="text1"/>
                <w:sz w:val="18"/>
                <w:szCs w:val="18"/>
              </w:rPr>
              <w:t>QRB.A, QRB.B, QRB.D, QRB.E</w:t>
            </w:r>
          </w:p>
        </w:tc>
        <w:tc>
          <w:tcPr>
            <w:tcW w:w="0" w:type="auto"/>
            <w:hideMark/>
          </w:tcPr>
          <w:p w14:paraId="3864198E" w14:textId="77777777" w:rsidR="00C22A5A" w:rsidRPr="009A5060" w:rsidRDefault="00C22A5A" w:rsidP="00C179E5">
            <w:pPr>
              <w:jc w:val="center"/>
              <w:rPr>
                <w:rFonts w:ascii="Aptos" w:hAnsi="Aptos"/>
                <w:color w:val="000000" w:themeColor="text1"/>
                <w:sz w:val="18"/>
                <w:szCs w:val="18"/>
              </w:rPr>
            </w:pPr>
            <w:r w:rsidRPr="009A5060">
              <w:rPr>
                <w:rFonts w:ascii="Aptos" w:hAnsi="Aptos"/>
                <w:color w:val="000000" w:themeColor="text1"/>
                <w:sz w:val="18"/>
                <w:szCs w:val="18"/>
              </w:rPr>
              <w:t>Deliver 4.5 K SHE, return 2 K vapor, and supply/return 40/60 K thermal-shield flow</w:t>
            </w:r>
          </w:p>
        </w:tc>
        <w:tc>
          <w:tcPr>
            <w:tcW w:w="0" w:type="auto"/>
            <w:hideMark/>
          </w:tcPr>
          <w:p w14:paraId="73352830" w14:textId="77777777" w:rsidR="00C22A5A" w:rsidRPr="009A5060" w:rsidRDefault="00C22A5A" w:rsidP="00C179E5">
            <w:pPr>
              <w:jc w:val="center"/>
              <w:rPr>
                <w:rFonts w:ascii="Aptos" w:hAnsi="Aptos"/>
                <w:color w:val="000000" w:themeColor="text1"/>
                <w:sz w:val="18"/>
                <w:szCs w:val="18"/>
              </w:rPr>
            </w:pPr>
            <w:r w:rsidRPr="009A5060">
              <w:rPr>
                <w:rFonts w:ascii="Aptos" w:hAnsi="Aptos"/>
                <w:color w:val="000000" w:themeColor="text1"/>
                <w:sz w:val="18"/>
                <w:szCs w:val="18"/>
              </w:rPr>
              <w:t>Yes – core refrigeration circuits.  Coldbox room transfer from QLM to QRB</w:t>
            </w:r>
          </w:p>
        </w:tc>
      </w:tr>
      <w:tr w:rsidR="00C22A5A" w:rsidRPr="009A5060" w14:paraId="4E051F53" w14:textId="77777777" w:rsidTr="00A434D8">
        <w:tc>
          <w:tcPr>
            <w:tcW w:w="0" w:type="auto"/>
            <w:shd w:val="clear" w:color="auto" w:fill="EBD9ED" w:themeFill="accent2" w:themeFillTint="33"/>
            <w:hideMark/>
          </w:tcPr>
          <w:p w14:paraId="77DB2A3A" w14:textId="77777777" w:rsidR="00C22A5A" w:rsidRPr="009A5060" w:rsidRDefault="00C22A5A" w:rsidP="00C179E5">
            <w:pPr>
              <w:jc w:val="center"/>
              <w:rPr>
                <w:rStyle w:val="Strong"/>
                <w:rFonts w:ascii="Aptos" w:hAnsi="Aptos"/>
                <w:sz w:val="18"/>
                <w:szCs w:val="18"/>
              </w:rPr>
            </w:pPr>
            <w:r w:rsidRPr="009A5060">
              <w:rPr>
                <w:rStyle w:val="Strong"/>
                <w:rFonts w:ascii="Aptos" w:hAnsi="Aptos"/>
                <w:sz w:val="18"/>
                <w:szCs w:val="18"/>
              </w:rPr>
              <w:t>Warm line interfaces</w:t>
            </w:r>
          </w:p>
        </w:tc>
        <w:tc>
          <w:tcPr>
            <w:tcW w:w="0" w:type="auto"/>
            <w:hideMark/>
          </w:tcPr>
          <w:p w14:paraId="2DEFED34" w14:textId="77777777" w:rsidR="00C22A5A" w:rsidRPr="009A5060" w:rsidRDefault="00C22A5A" w:rsidP="00C179E5">
            <w:pPr>
              <w:jc w:val="center"/>
              <w:rPr>
                <w:rStyle w:val="Strong"/>
                <w:rFonts w:ascii="Aptos" w:hAnsi="Aptos"/>
                <w:b w:val="0"/>
                <w:bCs/>
                <w:color w:val="000000" w:themeColor="text1"/>
                <w:sz w:val="18"/>
                <w:szCs w:val="18"/>
              </w:rPr>
            </w:pPr>
            <w:r w:rsidRPr="009A5060">
              <w:rPr>
                <w:rStyle w:val="Strong"/>
                <w:rFonts w:ascii="Aptos" w:hAnsi="Aptos"/>
                <w:b w:val="0"/>
                <w:bCs/>
                <w:color w:val="000000" w:themeColor="text1"/>
                <w:sz w:val="18"/>
                <w:szCs w:val="18"/>
              </w:rPr>
              <w:t>QINFRA.U, QINFRA.W, QINFRA.S</w:t>
            </w:r>
          </w:p>
        </w:tc>
        <w:tc>
          <w:tcPr>
            <w:tcW w:w="0" w:type="auto"/>
            <w:hideMark/>
          </w:tcPr>
          <w:p w14:paraId="686BC0BA" w14:textId="77777777" w:rsidR="00C22A5A" w:rsidRPr="009A5060" w:rsidRDefault="00C22A5A" w:rsidP="00C179E5">
            <w:pPr>
              <w:jc w:val="center"/>
              <w:rPr>
                <w:rFonts w:ascii="Aptos" w:hAnsi="Aptos"/>
                <w:color w:val="000000" w:themeColor="text1"/>
                <w:sz w:val="18"/>
                <w:szCs w:val="18"/>
              </w:rPr>
            </w:pPr>
            <w:r w:rsidRPr="009A5060">
              <w:rPr>
                <w:rFonts w:ascii="Aptos" w:hAnsi="Aptos"/>
                <w:color w:val="000000" w:themeColor="text1"/>
                <w:sz w:val="18"/>
                <w:szCs w:val="18"/>
              </w:rPr>
              <w:t>Utility GHe (U), warm coupler return (W), safety/vent path (S)</w:t>
            </w:r>
          </w:p>
        </w:tc>
        <w:tc>
          <w:tcPr>
            <w:tcW w:w="0" w:type="auto"/>
            <w:hideMark/>
          </w:tcPr>
          <w:p w14:paraId="08CD7B70" w14:textId="77777777" w:rsidR="00C22A5A" w:rsidRPr="009A5060" w:rsidRDefault="00C22A5A" w:rsidP="00C179E5">
            <w:pPr>
              <w:jc w:val="center"/>
              <w:rPr>
                <w:rFonts w:ascii="Aptos" w:hAnsi="Aptos"/>
                <w:color w:val="000000" w:themeColor="text1"/>
                <w:sz w:val="18"/>
                <w:szCs w:val="18"/>
              </w:rPr>
            </w:pPr>
            <w:r w:rsidRPr="009A5060">
              <w:rPr>
                <w:rFonts w:ascii="Aptos" w:hAnsi="Aptos"/>
                <w:color w:val="000000" w:themeColor="text1"/>
                <w:sz w:val="18"/>
                <w:szCs w:val="18"/>
              </w:rPr>
              <w:t>Partial – only W carries a steady liquefaction load; U and S are utility / contingency</w:t>
            </w:r>
          </w:p>
        </w:tc>
      </w:tr>
      <w:tr w:rsidR="00C22A5A" w:rsidRPr="009A5060" w14:paraId="354677AC" w14:textId="77777777" w:rsidTr="00A434D8">
        <w:tc>
          <w:tcPr>
            <w:tcW w:w="0" w:type="auto"/>
            <w:shd w:val="clear" w:color="auto" w:fill="EBD9ED" w:themeFill="accent2" w:themeFillTint="33"/>
            <w:hideMark/>
          </w:tcPr>
          <w:p w14:paraId="358F905D" w14:textId="77777777" w:rsidR="00C22A5A" w:rsidRPr="009A5060" w:rsidRDefault="00C22A5A" w:rsidP="00C179E5">
            <w:pPr>
              <w:jc w:val="center"/>
              <w:rPr>
                <w:rStyle w:val="Strong"/>
                <w:rFonts w:ascii="Aptos" w:hAnsi="Aptos"/>
                <w:sz w:val="18"/>
                <w:szCs w:val="18"/>
              </w:rPr>
            </w:pPr>
            <w:r w:rsidRPr="009A5060">
              <w:rPr>
                <w:rStyle w:val="Strong"/>
                <w:rFonts w:ascii="Aptos" w:hAnsi="Aptos"/>
                <w:sz w:val="18"/>
                <w:szCs w:val="18"/>
              </w:rPr>
              <w:t>Internal plant headers</w:t>
            </w:r>
          </w:p>
        </w:tc>
        <w:tc>
          <w:tcPr>
            <w:tcW w:w="0" w:type="auto"/>
            <w:hideMark/>
          </w:tcPr>
          <w:p w14:paraId="5FA21820" w14:textId="77777777" w:rsidR="00C22A5A" w:rsidRPr="009A5060" w:rsidRDefault="00C22A5A" w:rsidP="00C179E5">
            <w:pPr>
              <w:jc w:val="center"/>
              <w:rPr>
                <w:rStyle w:val="Strong"/>
                <w:rFonts w:ascii="Aptos" w:hAnsi="Aptos"/>
                <w:b w:val="0"/>
                <w:bCs/>
                <w:color w:val="000000" w:themeColor="text1"/>
                <w:sz w:val="18"/>
                <w:szCs w:val="18"/>
              </w:rPr>
            </w:pPr>
            <w:r w:rsidRPr="009A5060">
              <w:rPr>
                <w:rStyle w:val="Strong"/>
                <w:rFonts w:ascii="Aptos" w:hAnsi="Aptos"/>
                <w:b w:val="0"/>
                <w:bCs/>
                <w:color w:val="000000" w:themeColor="text1"/>
                <w:sz w:val="18"/>
                <w:szCs w:val="18"/>
              </w:rPr>
              <w:t xml:space="preserve">WCS.HP, </w:t>
            </w:r>
            <w:r w:rsidRPr="009A5060">
              <w:rPr>
                <w:rStyle w:val="Strong"/>
                <w:rFonts w:ascii="Aptos" w:hAnsi="Aptos"/>
                <w:b w:val="0"/>
                <w:bCs/>
                <w:color w:val="000000" w:themeColor="text1"/>
                <w:sz w:val="18"/>
                <w:szCs w:val="18"/>
              </w:rPr>
              <w:br/>
              <w:t xml:space="preserve">WCS.LP, </w:t>
            </w:r>
            <w:r w:rsidRPr="009A5060">
              <w:rPr>
                <w:rStyle w:val="Strong"/>
                <w:rFonts w:ascii="Aptos" w:hAnsi="Aptos"/>
                <w:b w:val="0"/>
                <w:bCs/>
                <w:color w:val="000000" w:themeColor="text1"/>
                <w:sz w:val="18"/>
                <w:szCs w:val="18"/>
              </w:rPr>
              <w:br/>
              <w:t>WCS.VLP</w:t>
            </w:r>
          </w:p>
        </w:tc>
        <w:tc>
          <w:tcPr>
            <w:tcW w:w="0" w:type="auto"/>
            <w:hideMark/>
          </w:tcPr>
          <w:p w14:paraId="68846362" w14:textId="77777777" w:rsidR="00C22A5A" w:rsidRPr="009A5060" w:rsidRDefault="00C22A5A" w:rsidP="00C179E5">
            <w:pPr>
              <w:jc w:val="center"/>
              <w:rPr>
                <w:rFonts w:ascii="Aptos" w:hAnsi="Aptos"/>
                <w:color w:val="000000" w:themeColor="text1"/>
                <w:sz w:val="18"/>
                <w:szCs w:val="18"/>
              </w:rPr>
            </w:pPr>
            <w:r w:rsidRPr="009A5060">
              <w:rPr>
                <w:rFonts w:ascii="Aptos" w:hAnsi="Aptos"/>
                <w:color w:val="000000" w:themeColor="text1"/>
                <w:sz w:val="18"/>
                <w:szCs w:val="18"/>
              </w:rPr>
              <w:t>HP feed to QRB, LP return, VLP suction; traverse multiple rooms and floor levels</w:t>
            </w:r>
          </w:p>
        </w:tc>
        <w:tc>
          <w:tcPr>
            <w:tcW w:w="0" w:type="auto"/>
            <w:hideMark/>
          </w:tcPr>
          <w:p w14:paraId="39E585B0" w14:textId="77777777" w:rsidR="00C22A5A" w:rsidRPr="009A5060" w:rsidRDefault="00C22A5A" w:rsidP="00C179E5">
            <w:pPr>
              <w:jc w:val="center"/>
              <w:rPr>
                <w:rFonts w:ascii="Aptos" w:hAnsi="Aptos"/>
                <w:color w:val="000000" w:themeColor="text1"/>
                <w:sz w:val="18"/>
                <w:szCs w:val="18"/>
              </w:rPr>
            </w:pPr>
            <w:r w:rsidRPr="009A5060">
              <w:rPr>
                <w:rFonts w:ascii="Aptos" w:hAnsi="Aptos"/>
                <w:color w:val="000000" w:themeColor="text1"/>
                <w:sz w:val="18"/>
                <w:szCs w:val="18"/>
              </w:rPr>
              <w:t>Internal only, nevertheless routed through civil interfaces and therefore listed for coordination</w:t>
            </w:r>
          </w:p>
        </w:tc>
      </w:tr>
    </w:tbl>
    <w:p w14:paraId="6B69C6F1" w14:textId="3AF4C173" w:rsidR="00C22A5A" w:rsidRPr="009A5060" w:rsidRDefault="003B5AA6" w:rsidP="00C179E5">
      <w:pPr>
        <w:pStyle w:val="regular"/>
        <w:spacing w:line="240" w:lineRule="auto"/>
      </w:pPr>
      <w:r w:rsidRPr="009A5060">
        <w:t xml:space="preserve">QINFRA.W </w:t>
      </w:r>
      <w:r w:rsidR="00C22A5A" w:rsidRPr="009A5060">
        <w:t xml:space="preserve">is the only warm return in normal operation and represents the liquefaction load for the QPLANT.  </w:t>
      </w:r>
      <w:r w:rsidRPr="009A5060">
        <w:t>T</w:t>
      </w:r>
      <w:r w:rsidR="00C22A5A" w:rsidRPr="009A5060">
        <w:t xml:space="preserve">his represents </w:t>
      </w:r>
      <w:r w:rsidRPr="009A5060">
        <w:t>~</w:t>
      </w:r>
      <w:r w:rsidR="00C22A5A" w:rsidRPr="009A5060">
        <w:t xml:space="preserve"> 4 % of the He</w:t>
      </w:r>
      <w:r w:rsidRPr="009A5060">
        <w:t>lium</w:t>
      </w:r>
      <w:r w:rsidR="00C22A5A" w:rsidRPr="009A5060">
        <w:t xml:space="preserve"> supplied </w:t>
      </w:r>
      <w:r w:rsidRPr="009A5060">
        <w:t>by the</w:t>
      </w:r>
      <w:r w:rsidR="00C22A5A" w:rsidRPr="009A5060">
        <w:t xml:space="preserve"> QPLANT </w:t>
      </w:r>
      <w:r w:rsidRPr="009A5060">
        <w:t>to the QCELL</w:t>
      </w:r>
      <w:r w:rsidR="00C22A5A" w:rsidRPr="009A5060">
        <w:t xml:space="preserve"> via the A-Line in nominal operation. </w:t>
      </w:r>
    </w:p>
    <w:p w14:paraId="5401F400" w14:textId="0DB2ED12" w:rsidR="00C22A5A" w:rsidRPr="009A5060" w:rsidRDefault="00C22A5A" w:rsidP="00C179E5">
      <w:pPr>
        <w:pStyle w:val="regular"/>
        <w:spacing w:line="240" w:lineRule="auto"/>
      </w:pPr>
      <w:r w:rsidRPr="009A5060">
        <w:t>QINFRA</w:t>
      </w:r>
      <w:r w:rsidR="00C1642A" w:rsidRPr="009A5060">
        <w:t>.</w:t>
      </w:r>
      <w:r w:rsidRPr="009A5060">
        <w:t>U is an ad-hoc utility supply and does not participate in the closed helium cycle under normal conditions.</w:t>
      </w:r>
      <w:r w:rsidR="003B5AA6" w:rsidRPr="009A5060">
        <w:br/>
      </w:r>
      <w:r w:rsidRPr="009A5060">
        <w:br/>
        <w:t>QINFRA</w:t>
      </w:r>
      <w:r w:rsidR="00C1642A" w:rsidRPr="009A5060">
        <w:t>.</w:t>
      </w:r>
      <w:r w:rsidRPr="009A5060">
        <w:t xml:space="preserve">S is a safety </w:t>
      </w:r>
      <w:r w:rsidR="003B5AA6" w:rsidRPr="009A5060">
        <w:t>l</w:t>
      </w:r>
      <w:r w:rsidRPr="009A5060">
        <w:t>ine used during abnormal or emergency events to protect system integrity (e.g., cold-box overpressure).  It routes the discharged gas to the LP suction interface of the HP compression stage, from which it is reintegrated into the WCS</w:t>
      </w:r>
      <w:r w:rsidR="003B5AA6" w:rsidRPr="009A5060">
        <w:t>.</w:t>
      </w:r>
      <w:r w:rsidRPr="009A5060">
        <w:t>HP header, preserving helium inventory, and ensuring pressure relief.</w:t>
      </w:r>
    </w:p>
    <w:p w14:paraId="68888E28" w14:textId="77777777" w:rsidR="003148D9" w:rsidRPr="009A5060" w:rsidRDefault="003148D9" w:rsidP="00C179E5">
      <w:pPr>
        <w:spacing w:line="240" w:lineRule="auto"/>
        <w:rPr>
          <w:lang w:eastAsia="fr-FR"/>
        </w:rPr>
        <w:sectPr w:rsidR="003148D9" w:rsidRPr="009A5060" w:rsidSect="007D7DE1">
          <w:pgSz w:w="11906" w:h="16838" w:code="9"/>
          <w:pgMar w:top="1083" w:right="1083" w:bottom="1083" w:left="1083" w:header="624" w:footer="147" w:gutter="0"/>
          <w:cols w:space="708"/>
          <w:formProt w:val="0"/>
          <w:docGrid w:linePitch="360"/>
        </w:sectPr>
      </w:pPr>
    </w:p>
    <w:p w14:paraId="05F6E68E" w14:textId="21672860" w:rsidR="003148D9" w:rsidRPr="009A5060" w:rsidRDefault="008618E2" w:rsidP="00C179E5">
      <w:pPr>
        <w:keepNext/>
        <w:spacing w:line="240" w:lineRule="auto"/>
        <w:jc w:val="center"/>
      </w:pPr>
      <w:r w:rsidRPr="009A5060">
        <w:rPr>
          <w:noProof/>
        </w:rPr>
        <w:lastRenderedPageBreak/>
        <w:drawing>
          <wp:inline distT="0" distB="0" distL="0" distR="0" wp14:anchorId="5EE23B1A" wp14:editId="0900EAF5">
            <wp:extent cx="8747008" cy="6247180"/>
            <wp:effectExtent l="0" t="0" r="0" b="1270"/>
            <wp:docPr id="9447821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768050" cy="6262209"/>
                    </a:xfrm>
                    <a:prstGeom prst="rect">
                      <a:avLst/>
                    </a:prstGeom>
                    <a:noFill/>
                    <a:ln>
                      <a:noFill/>
                    </a:ln>
                  </pic:spPr>
                </pic:pic>
              </a:graphicData>
            </a:graphic>
          </wp:inline>
        </w:drawing>
      </w:r>
    </w:p>
    <w:p w14:paraId="59C280E0" w14:textId="3B5D9BA5" w:rsidR="002474A9" w:rsidRPr="009A5060" w:rsidRDefault="002B49EE" w:rsidP="00C179E5">
      <w:pPr>
        <w:pStyle w:val="Caption"/>
        <w:spacing w:line="240" w:lineRule="auto"/>
        <w:sectPr w:rsidR="002474A9" w:rsidRPr="009A5060" w:rsidSect="008618E2">
          <w:pgSz w:w="16838" w:h="11906" w:orient="landscape" w:code="9"/>
          <w:pgMar w:top="720" w:right="720" w:bottom="720" w:left="720" w:header="170" w:footer="0" w:gutter="0"/>
          <w:cols w:space="708"/>
          <w:formProt w:val="0"/>
          <w:docGrid w:linePitch="360"/>
        </w:sectPr>
      </w:pPr>
      <w:bookmarkStart w:id="50" w:name="_Ref209530150"/>
      <w:bookmarkStart w:id="51" w:name="_Toc212194947"/>
      <w:r w:rsidRPr="009A5060">
        <w:t xml:space="preserve">Figure </w:t>
      </w:r>
      <w:r w:rsidRPr="009A5060">
        <w:fldChar w:fldCharType="begin"/>
      </w:r>
      <w:r w:rsidRPr="009A5060">
        <w:instrText xml:space="preserve"> SEQ Figure \* ARABIC </w:instrText>
      </w:r>
      <w:r w:rsidRPr="009A5060">
        <w:fldChar w:fldCharType="separate"/>
      </w:r>
      <w:r w:rsidR="00041F61">
        <w:rPr>
          <w:noProof/>
        </w:rPr>
        <w:t>4</w:t>
      </w:r>
      <w:r w:rsidRPr="009A5060">
        <w:fldChar w:fldCharType="end"/>
      </w:r>
      <w:bookmarkEnd w:id="50"/>
      <w:r w:rsidRPr="009A5060">
        <w:t xml:space="preserve"> QPLANT’s simplified Process Flow Diagram</w:t>
      </w:r>
      <w:bookmarkEnd w:id="51"/>
      <w:r w:rsidR="002474A9" w:rsidRPr="009A5060">
        <w:tab/>
      </w:r>
    </w:p>
    <w:p w14:paraId="0605F32D" w14:textId="0063377F" w:rsidR="006B478D" w:rsidRPr="009A5060" w:rsidRDefault="006B478D" w:rsidP="00C179E5">
      <w:pPr>
        <w:pStyle w:val="Heading2numbered"/>
        <w:outlineLvl w:val="0"/>
      </w:pPr>
      <w:bookmarkStart w:id="52" w:name="_Toc200491763"/>
      <w:bookmarkStart w:id="53" w:name="_Toc202536076"/>
      <w:bookmarkStart w:id="54" w:name="_Toc202536864"/>
      <w:bookmarkStart w:id="55" w:name="_Toc216340915"/>
      <w:r w:rsidRPr="009A5060">
        <w:lastRenderedPageBreak/>
        <w:t xml:space="preserve">Introduction to </w:t>
      </w:r>
      <w:r w:rsidR="00322EA4" w:rsidRPr="009A5060">
        <w:t xml:space="preserve">QPLANT Control </w:t>
      </w:r>
      <w:r w:rsidR="00C662B4" w:rsidRPr="009A5060">
        <w:t xml:space="preserve">&amp; Interlock </w:t>
      </w:r>
      <w:r w:rsidR="00322EA4" w:rsidRPr="009A5060">
        <w:t xml:space="preserve">System, </w:t>
      </w:r>
      <w:r w:rsidRPr="009A5060">
        <w:t>CIS</w:t>
      </w:r>
      <w:bookmarkEnd w:id="52"/>
      <w:bookmarkEnd w:id="53"/>
      <w:bookmarkEnd w:id="54"/>
      <w:r w:rsidR="00322EA4" w:rsidRPr="009A5060">
        <w:t xml:space="preserve"> services and infrastructure.</w:t>
      </w:r>
      <w:bookmarkEnd w:id="55"/>
    </w:p>
    <w:p w14:paraId="312D4A4D" w14:textId="666FABFC" w:rsidR="00BF06BD" w:rsidRPr="009A5060" w:rsidRDefault="00BF06BD" w:rsidP="00C179E5">
      <w:pPr>
        <w:pStyle w:val="regular"/>
        <w:spacing w:line="240" w:lineRule="auto"/>
        <w:rPr>
          <w:szCs w:val="20"/>
        </w:rPr>
      </w:pPr>
      <w:bookmarkStart w:id="56" w:name="_Hlk212090777"/>
      <w:r w:rsidRPr="009A5060">
        <w:rPr>
          <w:szCs w:val="20"/>
        </w:rPr>
        <w:t>The QPLANT Control &amp; Interlock System (QPLANT:CIS) shall manage all internal process operations and local safety functions of the QPLANT.  It comprises the WCS-room PLC, the QRB-room PLC, and a Test and Development Station that physically and functionally mirrors the QPLANT:CIS hardware</w:t>
      </w:r>
    </w:p>
    <w:p w14:paraId="410C6CFD" w14:textId="26041428" w:rsidR="00C00828" w:rsidRPr="009A5060" w:rsidRDefault="00C00828" w:rsidP="00C179E5">
      <w:pPr>
        <w:pStyle w:val="regular"/>
        <w:spacing w:line="240" w:lineRule="auto"/>
        <w:rPr>
          <w:szCs w:val="20"/>
        </w:rPr>
      </w:pPr>
      <w:r w:rsidRPr="009A5060">
        <w:rPr>
          <w:szCs w:val="20"/>
        </w:rPr>
        <w:t xml:space="preserve">The </w:t>
      </w:r>
      <w:r w:rsidR="00300BD0" w:rsidRPr="009A5060">
        <w:rPr>
          <w:szCs w:val="20"/>
        </w:rPr>
        <w:t xml:space="preserve">MINERVA </w:t>
      </w:r>
      <w:r w:rsidRPr="009A5060">
        <w:rPr>
          <w:szCs w:val="20"/>
        </w:rPr>
        <w:t xml:space="preserve">Control and Interlock System (CIS) consists of the following </w:t>
      </w:r>
      <w:r w:rsidR="00551CF0" w:rsidRPr="009A5060">
        <w:rPr>
          <w:szCs w:val="20"/>
        </w:rPr>
        <w:t>two</w:t>
      </w:r>
      <w:r w:rsidRPr="009A5060">
        <w:rPr>
          <w:szCs w:val="20"/>
        </w:rPr>
        <w:t xml:space="preserve"> </w:t>
      </w:r>
      <w:r w:rsidR="009B653F" w:rsidRPr="009A5060">
        <w:rPr>
          <w:szCs w:val="20"/>
        </w:rPr>
        <w:t>parts</w:t>
      </w:r>
      <w:r w:rsidR="00551CF0" w:rsidRPr="009A5060">
        <w:rPr>
          <w:szCs w:val="20"/>
        </w:rPr>
        <w:t>:</w:t>
      </w:r>
    </w:p>
    <w:p w14:paraId="39ED5663" w14:textId="6150DBC7" w:rsidR="00C00828" w:rsidRPr="009A5060" w:rsidRDefault="00040980" w:rsidP="00C179E5">
      <w:pPr>
        <w:pStyle w:val="BulletListNormal"/>
        <w:spacing w:line="240" w:lineRule="auto"/>
        <w:rPr>
          <w:sz w:val="20"/>
          <w:szCs w:val="20"/>
          <w:lang w:val="en-GB"/>
        </w:rPr>
      </w:pPr>
      <w:r w:rsidRPr="009A5060">
        <w:rPr>
          <w:sz w:val="20"/>
          <w:szCs w:val="20"/>
          <w:lang w:val="en-GB"/>
        </w:rPr>
        <w:t>MINERVA Contro</w:t>
      </w:r>
      <w:r w:rsidR="00DE0E0B" w:rsidRPr="009A5060">
        <w:rPr>
          <w:sz w:val="20"/>
          <w:szCs w:val="20"/>
          <w:lang w:val="en-GB"/>
        </w:rPr>
        <w:t>l</w:t>
      </w:r>
      <w:r w:rsidRPr="009A5060">
        <w:rPr>
          <w:sz w:val="20"/>
          <w:szCs w:val="20"/>
          <w:lang w:val="en-GB"/>
        </w:rPr>
        <w:t xml:space="preserve"> System (</w:t>
      </w:r>
      <w:r w:rsidR="00C00828" w:rsidRPr="009A5060">
        <w:rPr>
          <w:sz w:val="20"/>
          <w:szCs w:val="20"/>
          <w:lang w:val="en-GB"/>
        </w:rPr>
        <w:t>MCS</w:t>
      </w:r>
      <w:r w:rsidRPr="009A5060">
        <w:rPr>
          <w:sz w:val="20"/>
          <w:szCs w:val="20"/>
          <w:lang w:val="en-GB"/>
        </w:rPr>
        <w:t>)</w:t>
      </w:r>
      <w:r w:rsidR="00C00828" w:rsidRPr="009A5060">
        <w:rPr>
          <w:sz w:val="20"/>
          <w:szCs w:val="20"/>
          <w:lang w:val="en-GB"/>
        </w:rPr>
        <w:t xml:space="preserve"> </w:t>
      </w:r>
      <w:r w:rsidR="002749A5" w:rsidRPr="009A5060">
        <w:rPr>
          <w:sz w:val="20"/>
          <w:szCs w:val="20"/>
          <w:lang w:val="en-GB"/>
        </w:rPr>
        <w:t>for the</w:t>
      </w:r>
      <w:r w:rsidR="00C00828" w:rsidRPr="009A5060">
        <w:rPr>
          <w:sz w:val="20"/>
          <w:szCs w:val="20"/>
          <w:lang w:val="en-GB"/>
        </w:rPr>
        <w:t xml:space="preserve"> control</w:t>
      </w:r>
      <w:r w:rsidR="00086D8E" w:rsidRPr="009A5060">
        <w:rPr>
          <w:sz w:val="20"/>
          <w:szCs w:val="20"/>
          <w:lang w:val="en-GB"/>
        </w:rPr>
        <w:t xml:space="preserve"> and monitoring</w:t>
      </w:r>
      <w:r w:rsidR="00C00828" w:rsidRPr="009A5060">
        <w:rPr>
          <w:sz w:val="20"/>
          <w:szCs w:val="20"/>
          <w:lang w:val="en-GB"/>
        </w:rPr>
        <w:t xml:space="preserve"> of all </w:t>
      </w:r>
      <w:r w:rsidR="00BF06BD" w:rsidRPr="009A5060">
        <w:rPr>
          <w:sz w:val="20"/>
          <w:szCs w:val="20"/>
          <w:lang w:val="en-GB"/>
        </w:rPr>
        <w:t xml:space="preserve">accelerator components (including QCELL) and interfaces with QPLANT:CIS. </w:t>
      </w:r>
    </w:p>
    <w:p w14:paraId="627FB06A" w14:textId="3A1A885B" w:rsidR="009E01A4" w:rsidRPr="009A5060" w:rsidRDefault="00DE0E0B" w:rsidP="00C179E5">
      <w:pPr>
        <w:pStyle w:val="BulletListNormal"/>
        <w:spacing w:line="240" w:lineRule="auto"/>
        <w:rPr>
          <w:sz w:val="20"/>
          <w:szCs w:val="20"/>
          <w:lang w:val="en-GB"/>
        </w:rPr>
      </w:pPr>
      <w:r w:rsidRPr="009A5060">
        <w:rPr>
          <w:sz w:val="20"/>
          <w:szCs w:val="20"/>
          <w:lang w:val="en-GB"/>
        </w:rPr>
        <w:t>MINERVA Interlock System (</w:t>
      </w:r>
      <w:r w:rsidR="00AC2B7F" w:rsidRPr="009A5060">
        <w:rPr>
          <w:sz w:val="20"/>
          <w:szCs w:val="20"/>
          <w:lang w:val="en-GB"/>
        </w:rPr>
        <w:t>MIS</w:t>
      </w:r>
      <w:r w:rsidRPr="009A5060">
        <w:rPr>
          <w:sz w:val="20"/>
          <w:szCs w:val="20"/>
          <w:lang w:val="en-GB"/>
        </w:rPr>
        <w:t>)</w:t>
      </w:r>
      <w:r w:rsidR="00AC2B7F" w:rsidRPr="009A5060">
        <w:rPr>
          <w:sz w:val="20"/>
          <w:szCs w:val="20"/>
          <w:lang w:val="en-GB"/>
        </w:rPr>
        <w:t xml:space="preserve"> </w:t>
      </w:r>
      <w:r w:rsidR="00BF06BD" w:rsidRPr="009A5060">
        <w:rPr>
          <w:sz w:val="20"/>
          <w:szCs w:val="20"/>
          <w:lang w:val="en-GB"/>
        </w:rPr>
        <w:t xml:space="preserve">executes machine and personal protection interlocks and </w:t>
      </w:r>
      <w:r w:rsidR="009E01A4" w:rsidRPr="009A5060">
        <w:rPr>
          <w:sz w:val="20"/>
          <w:szCs w:val="20"/>
          <w:lang w:val="en-GB"/>
        </w:rPr>
        <w:t>is split into two parts:</w:t>
      </w:r>
    </w:p>
    <w:p w14:paraId="58DCFBD8" w14:textId="1A58DA8C" w:rsidR="005E67FD" w:rsidRPr="009A5060" w:rsidRDefault="009E01A4" w:rsidP="00C179E5">
      <w:pPr>
        <w:pStyle w:val="BulletListNormal"/>
        <w:numPr>
          <w:ilvl w:val="1"/>
          <w:numId w:val="4"/>
        </w:numPr>
        <w:spacing w:line="240" w:lineRule="auto"/>
        <w:rPr>
          <w:sz w:val="20"/>
          <w:szCs w:val="20"/>
          <w:lang w:val="en-GB"/>
        </w:rPr>
      </w:pPr>
      <w:r w:rsidRPr="009A5060">
        <w:rPr>
          <w:sz w:val="20"/>
          <w:szCs w:val="20"/>
          <w:lang w:val="en-GB"/>
        </w:rPr>
        <w:t>DIS for machine protection</w:t>
      </w:r>
      <w:r w:rsidR="005B3FA6" w:rsidRPr="009A5060">
        <w:rPr>
          <w:sz w:val="20"/>
          <w:szCs w:val="20"/>
          <w:lang w:val="en-GB"/>
        </w:rPr>
        <w:t>:</w:t>
      </w:r>
      <w:r w:rsidRPr="009A5060">
        <w:rPr>
          <w:sz w:val="20"/>
          <w:szCs w:val="20"/>
          <w:lang w:val="en-GB"/>
        </w:rPr>
        <w:t xml:space="preserve"> </w:t>
      </w:r>
      <w:r w:rsidR="00AC2B7F" w:rsidRPr="009A5060">
        <w:rPr>
          <w:sz w:val="20"/>
          <w:szCs w:val="20"/>
          <w:lang w:val="en-GB"/>
        </w:rPr>
        <w:t xml:space="preserve">It </w:t>
      </w:r>
      <w:r w:rsidR="006D1392" w:rsidRPr="009A5060">
        <w:rPr>
          <w:sz w:val="20"/>
          <w:szCs w:val="20"/>
          <w:lang w:val="en-GB"/>
        </w:rPr>
        <w:t xml:space="preserve">is </w:t>
      </w:r>
      <w:r w:rsidR="00A70B7A" w:rsidRPr="009A5060">
        <w:rPr>
          <w:sz w:val="20"/>
          <w:szCs w:val="20"/>
          <w:lang w:val="en-GB"/>
        </w:rPr>
        <w:t>e.g.,</w:t>
      </w:r>
      <w:r w:rsidR="005B3FA6" w:rsidRPr="009A5060">
        <w:rPr>
          <w:sz w:val="20"/>
          <w:szCs w:val="20"/>
          <w:lang w:val="en-GB"/>
        </w:rPr>
        <w:t xml:space="preserve"> </w:t>
      </w:r>
      <w:r w:rsidR="006D1392" w:rsidRPr="009A5060">
        <w:rPr>
          <w:sz w:val="20"/>
          <w:szCs w:val="20"/>
          <w:lang w:val="en-GB"/>
        </w:rPr>
        <w:t xml:space="preserve">used to communicate any </w:t>
      </w:r>
      <w:r w:rsidR="00297CBF" w:rsidRPr="009A5060">
        <w:rPr>
          <w:sz w:val="20"/>
          <w:szCs w:val="20"/>
          <w:lang w:val="en-GB"/>
        </w:rPr>
        <w:t>machine protection relevant</w:t>
      </w:r>
      <w:r w:rsidR="005E67FD" w:rsidRPr="009A5060">
        <w:rPr>
          <w:sz w:val="20"/>
          <w:szCs w:val="20"/>
          <w:lang w:val="en-GB"/>
        </w:rPr>
        <w:t xml:space="preserve"> interlock from/to the QPLANT to/from QPLANT external systems, </w:t>
      </w:r>
      <w:r w:rsidR="00A70B7A" w:rsidRPr="009A5060">
        <w:rPr>
          <w:sz w:val="20"/>
          <w:szCs w:val="20"/>
          <w:lang w:val="en-GB"/>
        </w:rPr>
        <w:t>e.g.,</w:t>
      </w:r>
      <w:r w:rsidR="005E67FD" w:rsidRPr="009A5060">
        <w:rPr>
          <w:sz w:val="20"/>
          <w:szCs w:val="20"/>
          <w:lang w:val="en-GB"/>
        </w:rPr>
        <w:t xml:space="preserve"> loss of cooling water flow of the SCK CEN infrastructure, loss of insulation vacuum of the QMs.</w:t>
      </w:r>
    </w:p>
    <w:p w14:paraId="7A9A1BEF" w14:textId="200DE3C3" w:rsidR="002D2C29" w:rsidRPr="009A5060" w:rsidRDefault="002D2C29" w:rsidP="00C179E5">
      <w:pPr>
        <w:pStyle w:val="BulletListNormal"/>
        <w:numPr>
          <w:ilvl w:val="1"/>
          <w:numId w:val="4"/>
        </w:numPr>
        <w:spacing w:line="240" w:lineRule="auto"/>
        <w:rPr>
          <w:sz w:val="20"/>
          <w:szCs w:val="20"/>
          <w:lang w:val="en-GB"/>
        </w:rPr>
      </w:pPr>
      <w:r w:rsidRPr="009A5060">
        <w:rPr>
          <w:sz w:val="20"/>
          <w:szCs w:val="20"/>
          <w:lang w:val="en-GB"/>
        </w:rPr>
        <w:t>PEPS for personal protection</w:t>
      </w:r>
      <w:r w:rsidR="009A6DD1" w:rsidRPr="009A5060">
        <w:rPr>
          <w:sz w:val="20"/>
          <w:szCs w:val="20"/>
          <w:lang w:val="en-GB"/>
        </w:rPr>
        <w:t xml:space="preserve">: It is </w:t>
      </w:r>
      <w:r w:rsidR="00A70B7A" w:rsidRPr="009A5060">
        <w:rPr>
          <w:sz w:val="20"/>
          <w:szCs w:val="20"/>
          <w:lang w:val="en-GB"/>
        </w:rPr>
        <w:t>e.g.,</w:t>
      </w:r>
      <w:r w:rsidR="009A6DD1" w:rsidRPr="009A5060">
        <w:rPr>
          <w:sz w:val="20"/>
          <w:szCs w:val="20"/>
          <w:lang w:val="en-GB"/>
        </w:rPr>
        <w:t xml:space="preserve"> used to communicate any personal protection relevant interlock from/to the QPLANT to/from QPLANT external systems </w:t>
      </w:r>
      <w:r w:rsidR="00A70B7A" w:rsidRPr="009A5060">
        <w:rPr>
          <w:sz w:val="20"/>
          <w:szCs w:val="20"/>
          <w:lang w:val="en-GB"/>
        </w:rPr>
        <w:t>e.g.,</w:t>
      </w:r>
      <w:r w:rsidR="009A6DD1" w:rsidRPr="009A5060">
        <w:rPr>
          <w:sz w:val="20"/>
          <w:szCs w:val="20"/>
          <w:lang w:val="en-GB"/>
        </w:rPr>
        <w:t xml:space="preserve"> oxygen deficiency</w:t>
      </w:r>
    </w:p>
    <w:p w14:paraId="29C2CD5A" w14:textId="42ECFDA9" w:rsidR="0019487D" w:rsidRPr="009A5060" w:rsidRDefault="00A70B7A" w:rsidP="00C179E5">
      <w:pPr>
        <w:pStyle w:val="regular"/>
        <w:spacing w:line="240" w:lineRule="auto"/>
        <w:rPr>
          <w:szCs w:val="20"/>
        </w:rPr>
      </w:pPr>
      <w:r w:rsidRPr="009A5060">
        <w:rPr>
          <w:szCs w:val="20"/>
        </w:rPr>
        <w:t>The MINERVA IT Infrastructure (MIT) provides the supporting IT infrastructure for the entire facility</w:t>
      </w:r>
      <w:r w:rsidR="0056208B" w:rsidRPr="009A5060">
        <w:rPr>
          <w:szCs w:val="20"/>
        </w:rPr>
        <w:t xml:space="preserve">.  </w:t>
      </w:r>
      <w:r w:rsidRPr="009A5060">
        <w:rPr>
          <w:szCs w:val="20"/>
        </w:rPr>
        <w:t>For the QPLANT, this includes providing essential functionalities to its Control and Interlock System (QPL</w:t>
      </w:r>
      <w:r w:rsidR="009C1E56">
        <w:rPr>
          <w:szCs w:val="20"/>
        </w:rPr>
        <w:t>A</w:t>
      </w:r>
      <w:r w:rsidRPr="009A5060">
        <w:rPr>
          <w:szCs w:val="20"/>
        </w:rPr>
        <w:t xml:space="preserve">NT:CIS), such as user authentication, standard network backbone, … </w:t>
      </w:r>
    </w:p>
    <w:bookmarkEnd w:id="56"/>
    <w:p w14:paraId="6641E04D" w14:textId="522AA564" w:rsidR="00B619DE" w:rsidRPr="009A5060" w:rsidRDefault="002779EC" w:rsidP="00C179E5">
      <w:pPr>
        <w:keepNext/>
        <w:spacing w:line="240" w:lineRule="auto"/>
        <w:jc w:val="center"/>
      </w:pPr>
      <w:commentRangeStart w:id="57"/>
      <w:r w:rsidRPr="009A5060">
        <w:rPr>
          <w:noProof/>
          <w:sz w:val="16"/>
          <w:szCs w:val="16"/>
        </w:rPr>
        <w:drawing>
          <wp:inline distT="0" distB="0" distL="0" distR="0" wp14:anchorId="4917D255" wp14:editId="7AE907B0">
            <wp:extent cx="6154446" cy="4381500"/>
            <wp:effectExtent l="0" t="0" r="0" b="0"/>
            <wp:docPr id="166970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03053" name="Picture 166970305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58396" cy="4384312"/>
                    </a:xfrm>
                    <a:prstGeom prst="rect">
                      <a:avLst/>
                    </a:prstGeom>
                  </pic:spPr>
                </pic:pic>
              </a:graphicData>
            </a:graphic>
          </wp:inline>
        </w:drawing>
      </w:r>
      <w:commentRangeEnd w:id="57"/>
      <w:r w:rsidR="00574402">
        <w:rPr>
          <w:rStyle w:val="CommentReference"/>
        </w:rPr>
        <w:commentReference w:id="57"/>
      </w:r>
    </w:p>
    <w:p w14:paraId="59CFE55A" w14:textId="501C4784" w:rsidR="006B478D" w:rsidRPr="009A5060" w:rsidRDefault="00B619DE" w:rsidP="00C179E5">
      <w:pPr>
        <w:pStyle w:val="Caption"/>
        <w:spacing w:line="240" w:lineRule="auto"/>
      </w:pPr>
      <w:bookmarkStart w:id="58" w:name="_Ref200099216"/>
      <w:bookmarkStart w:id="59" w:name="_Ref200099204"/>
      <w:bookmarkStart w:id="60" w:name="_Toc201752427"/>
      <w:bookmarkStart w:id="61" w:name="_Toc212194948"/>
      <w:r w:rsidRPr="009A5060">
        <w:t xml:space="preserve">Figure </w:t>
      </w:r>
      <w:r w:rsidRPr="009A5060">
        <w:fldChar w:fldCharType="begin"/>
      </w:r>
      <w:r w:rsidRPr="009A5060">
        <w:instrText xml:space="preserve"> SEQ Figure \* ARABIC </w:instrText>
      </w:r>
      <w:r w:rsidRPr="009A5060">
        <w:fldChar w:fldCharType="separate"/>
      </w:r>
      <w:r w:rsidR="00041F61">
        <w:rPr>
          <w:noProof/>
        </w:rPr>
        <w:t>5</w:t>
      </w:r>
      <w:r w:rsidRPr="009A5060">
        <w:fldChar w:fldCharType="end"/>
      </w:r>
      <w:bookmarkEnd w:id="58"/>
      <w:r w:rsidRPr="009A5060">
        <w:t xml:space="preserve"> </w:t>
      </w:r>
      <w:r w:rsidR="00947F24" w:rsidRPr="009A5060">
        <w:t>QPLANT</w:t>
      </w:r>
      <w:r w:rsidR="005F77DD" w:rsidRPr="009A5060">
        <w:t xml:space="preserve"> - </w:t>
      </w:r>
      <w:r w:rsidRPr="009A5060">
        <w:t>Control and Interlock related systems</w:t>
      </w:r>
      <w:bookmarkEnd w:id="59"/>
      <w:bookmarkEnd w:id="60"/>
      <w:bookmarkEnd w:id="61"/>
    </w:p>
    <w:p w14:paraId="179E9EC4" w14:textId="77777777" w:rsidR="00342AD4" w:rsidRPr="009A5060" w:rsidRDefault="00342AD4" w:rsidP="00C179E5">
      <w:pPr>
        <w:pStyle w:val="Heading1numbered"/>
      </w:pPr>
      <w:bookmarkStart w:id="62" w:name="_Toc200491764"/>
      <w:bookmarkStart w:id="63" w:name="_Toc202536077"/>
      <w:bookmarkStart w:id="64" w:name="_Toc202536865"/>
      <w:bookmarkStart w:id="65" w:name="_Toc216340916"/>
      <w:r w:rsidRPr="009A5060">
        <w:lastRenderedPageBreak/>
        <w:t>Nature of the Procurement</w:t>
      </w:r>
      <w:bookmarkEnd w:id="62"/>
      <w:bookmarkEnd w:id="63"/>
      <w:bookmarkEnd w:id="64"/>
      <w:bookmarkEnd w:id="65"/>
    </w:p>
    <w:p w14:paraId="3B3D7C5A" w14:textId="77777777" w:rsidR="00342AD4" w:rsidRPr="009A5060" w:rsidRDefault="00342AD4" w:rsidP="00C179E5">
      <w:pPr>
        <w:pStyle w:val="Heading2numbered"/>
        <w:ind w:left="578" w:hanging="578"/>
      </w:pPr>
      <w:bookmarkStart w:id="66" w:name="_Toc200491765"/>
      <w:bookmarkStart w:id="67" w:name="_Ref201307397"/>
      <w:bookmarkStart w:id="68" w:name="_Ref201307841"/>
      <w:bookmarkStart w:id="69" w:name="_Toc202536078"/>
      <w:bookmarkStart w:id="70" w:name="_Toc202536866"/>
      <w:bookmarkStart w:id="71" w:name="_Toc216340917"/>
      <w:r w:rsidRPr="009A5060">
        <w:t xml:space="preserve">Scope of Work by the </w:t>
      </w:r>
      <w:r w:rsidR="00CB1438" w:rsidRPr="009A5060">
        <w:t>Contractor</w:t>
      </w:r>
      <w:bookmarkEnd w:id="66"/>
      <w:bookmarkEnd w:id="67"/>
      <w:bookmarkEnd w:id="68"/>
      <w:bookmarkEnd w:id="69"/>
      <w:bookmarkEnd w:id="70"/>
      <w:bookmarkEnd w:id="71"/>
    </w:p>
    <w:p w14:paraId="40D8568C" w14:textId="4D40842E" w:rsidR="006712F2" w:rsidRPr="009A5060" w:rsidRDefault="006712F2" w:rsidP="00C179E5">
      <w:pPr>
        <w:spacing w:line="240" w:lineRule="auto"/>
      </w:pPr>
      <w:bookmarkStart w:id="72" w:name="_Hlk201317096"/>
      <w:r w:rsidRPr="009A5060">
        <w:t xml:space="preserve">The </w:t>
      </w:r>
      <w:r w:rsidR="005C7E89" w:rsidRPr="009A5060">
        <w:t>Contract scope</w:t>
      </w:r>
      <w:r w:rsidRPr="009A5060">
        <w:t xml:space="preserve"> covers all services required to design, build, and commission a fully functional QPLANT in compliance with </w:t>
      </w:r>
      <w:r w:rsidR="00876DF1" w:rsidRPr="009A5060">
        <w:t xml:space="preserve">the requirements stated in </w:t>
      </w:r>
      <w:r w:rsidRPr="009A5060">
        <w:t>this document</w:t>
      </w:r>
      <w:r w:rsidR="0056208B" w:rsidRPr="009A5060">
        <w:t xml:space="preserve">.  </w:t>
      </w:r>
      <w:r w:rsidRPr="009A5060">
        <w:t>The scope of work includes, but is not limited to, the following activities:</w:t>
      </w:r>
    </w:p>
    <w:bookmarkEnd w:id="72"/>
    <w:p w14:paraId="752EC1B3" w14:textId="6C3AFA74" w:rsidR="00345262" w:rsidRPr="009A5060" w:rsidRDefault="00521D96" w:rsidP="00C179E5">
      <w:pPr>
        <w:pStyle w:val="BulletListNormal"/>
        <w:spacing w:line="240" w:lineRule="auto"/>
        <w:ind w:left="714" w:hanging="357"/>
        <w:contextualSpacing/>
        <w:rPr>
          <w:sz w:val="20"/>
          <w:szCs w:val="24"/>
          <w:lang w:val="en-GB"/>
        </w:rPr>
      </w:pPr>
      <w:r w:rsidRPr="009A5060">
        <w:rPr>
          <w:sz w:val="20"/>
          <w:szCs w:val="24"/>
          <w:lang w:val="en-GB"/>
        </w:rPr>
        <w:t>D</w:t>
      </w:r>
      <w:r w:rsidR="00345262" w:rsidRPr="009A5060">
        <w:rPr>
          <w:sz w:val="20"/>
          <w:szCs w:val="24"/>
          <w:lang w:val="en-GB"/>
        </w:rPr>
        <w:t>esign</w:t>
      </w:r>
      <w:r w:rsidR="003D3212" w:rsidRPr="009A5060">
        <w:rPr>
          <w:sz w:val="20"/>
          <w:szCs w:val="24"/>
          <w:lang w:val="en-GB"/>
        </w:rPr>
        <w:t xml:space="preserve"> &amp; engineering</w:t>
      </w:r>
      <w:r w:rsidR="00400A23" w:rsidRPr="009A5060">
        <w:rPr>
          <w:sz w:val="20"/>
          <w:szCs w:val="24"/>
          <w:lang w:val="en-GB"/>
        </w:rPr>
        <w:t xml:space="preserve"> (including</w:t>
      </w:r>
      <w:r w:rsidR="00345262" w:rsidRPr="009A5060">
        <w:rPr>
          <w:sz w:val="20"/>
          <w:szCs w:val="24"/>
          <w:lang w:val="en-GB"/>
        </w:rPr>
        <w:t xml:space="preserve"> </w:t>
      </w:r>
      <w:r w:rsidR="00400A23" w:rsidRPr="009A5060">
        <w:rPr>
          <w:sz w:val="20"/>
          <w:szCs w:val="24"/>
          <w:lang w:val="en-GB"/>
        </w:rPr>
        <w:t>QP</w:t>
      </w:r>
      <w:r w:rsidR="00025DE9" w:rsidRPr="009A5060">
        <w:rPr>
          <w:sz w:val="20"/>
          <w:szCs w:val="24"/>
          <w:lang w:val="en-GB"/>
        </w:rPr>
        <w:t>LANT</w:t>
      </w:r>
      <w:r w:rsidR="00400A23" w:rsidRPr="009A5060">
        <w:rPr>
          <w:sz w:val="20"/>
          <w:szCs w:val="24"/>
          <w:lang w:val="en-GB"/>
        </w:rPr>
        <w:t xml:space="preserve"> internal process </w:t>
      </w:r>
      <w:r w:rsidR="00345262" w:rsidRPr="009A5060">
        <w:rPr>
          <w:sz w:val="20"/>
          <w:szCs w:val="24"/>
          <w:lang w:val="en-GB"/>
        </w:rPr>
        <w:t>integration</w:t>
      </w:r>
      <w:r w:rsidR="00400A23" w:rsidRPr="009A5060">
        <w:rPr>
          <w:sz w:val="20"/>
          <w:szCs w:val="24"/>
          <w:lang w:val="en-GB"/>
        </w:rPr>
        <w:t>)</w:t>
      </w:r>
    </w:p>
    <w:p w14:paraId="1DC9F09B" w14:textId="311734E4" w:rsidR="00345262" w:rsidRPr="009A5060" w:rsidRDefault="00345262" w:rsidP="00C179E5">
      <w:pPr>
        <w:pStyle w:val="BulletListNormal"/>
        <w:spacing w:line="240" w:lineRule="auto"/>
        <w:ind w:left="714" w:hanging="357"/>
        <w:contextualSpacing/>
        <w:rPr>
          <w:sz w:val="20"/>
          <w:szCs w:val="24"/>
          <w:lang w:val="en-GB"/>
        </w:rPr>
      </w:pPr>
      <w:r w:rsidRPr="009A5060">
        <w:rPr>
          <w:sz w:val="20"/>
          <w:szCs w:val="24"/>
          <w:lang w:val="en-GB"/>
        </w:rPr>
        <w:t>Manufacturing, procurement, and supply of all components</w:t>
      </w:r>
    </w:p>
    <w:p w14:paraId="67203875" w14:textId="6254EDE9" w:rsidR="00345262" w:rsidRPr="009A5060" w:rsidRDefault="00345262" w:rsidP="00C179E5">
      <w:pPr>
        <w:pStyle w:val="BulletListNormal"/>
        <w:spacing w:line="240" w:lineRule="auto"/>
        <w:ind w:left="714" w:hanging="357"/>
        <w:contextualSpacing/>
        <w:rPr>
          <w:sz w:val="20"/>
          <w:szCs w:val="24"/>
          <w:lang w:val="en-GB"/>
        </w:rPr>
      </w:pPr>
      <w:r w:rsidRPr="009A5060">
        <w:rPr>
          <w:sz w:val="20"/>
          <w:szCs w:val="24"/>
          <w:lang w:val="en-GB"/>
        </w:rPr>
        <w:t>Transportation, delivery, and on-site installation</w:t>
      </w:r>
    </w:p>
    <w:p w14:paraId="5A22CBA6" w14:textId="624D4DC9" w:rsidR="00345262" w:rsidRPr="009A5060" w:rsidRDefault="00345262" w:rsidP="00C179E5">
      <w:pPr>
        <w:pStyle w:val="BulletListNormal"/>
        <w:spacing w:line="240" w:lineRule="auto"/>
        <w:ind w:left="714" w:hanging="357"/>
        <w:contextualSpacing/>
        <w:rPr>
          <w:sz w:val="20"/>
          <w:szCs w:val="24"/>
          <w:lang w:val="en-GB"/>
        </w:rPr>
      </w:pPr>
      <w:r w:rsidRPr="009A5060">
        <w:rPr>
          <w:sz w:val="20"/>
          <w:szCs w:val="24"/>
          <w:lang w:val="en-GB"/>
        </w:rPr>
        <w:t>Stand-alone commissioning and testing, including QPLANT:CIS</w:t>
      </w:r>
    </w:p>
    <w:p w14:paraId="03EB95C5" w14:textId="6F37F0BD" w:rsidR="00345262" w:rsidRPr="009A5060" w:rsidRDefault="00345262" w:rsidP="00C179E5">
      <w:pPr>
        <w:pStyle w:val="BulletListNormal"/>
        <w:spacing w:line="240" w:lineRule="auto"/>
        <w:ind w:left="714" w:hanging="357"/>
        <w:contextualSpacing/>
        <w:rPr>
          <w:sz w:val="20"/>
          <w:szCs w:val="24"/>
          <w:lang w:val="en-GB"/>
        </w:rPr>
      </w:pPr>
      <w:r w:rsidRPr="009A5060">
        <w:rPr>
          <w:sz w:val="20"/>
          <w:szCs w:val="24"/>
          <w:lang w:val="en-GB"/>
        </w:rPr>
        <w:t>Quality assurance and quality control activities</w:t>
      </w:r>
    </w:p>
    <w:p w14:paraId="3F5A394D" w14:textId="4F5D81C2" w:rsidR="002F147F" w:rsidRPr="009A5060" w:rsidRDefault="002F147F" w:rsidP="00C179E5">
      <w:pPr>
        <w:pStyle w:val="BulletListNormal"/>
        <w:spacing w:line="240" w:lineRule="auto"/>
        <w:ind w:left="714" w:hanging="357"/>
        <w:contextualSpacing/>
        <w:rPr>
          <w:sz w:val="20"/>
          <w:szCs w:val="24"/>
          <w:lang w:val="en-GB"/>
        </w:rPr>
      </w:pPr>
      <w:r w:rsidRPr="009A5060">
        <w:rPr>
          <w:sz w:val="20"/>
          <w:szCs w:val="24"/>
          <w:lang w:val="en-GB"/>
        </w:rPr>
        <w:t>Support service (based on time and material)</w:t>
      </w:r>
    </w:p>
    <w:p w14:paraId="2011B6B2" w14:textId="77777777" w:rsidR="00F86C82" w:rsidRPr="009A5060" w:rsidRDefault="00F86C82" w:rsidP="00C179E5">
      <w:pPr>
        <w:pStyle w:val="ListBullet"/>
        <w:numPr>
          <w:ilvl w:val="0"/>
          <w:numId w:val="0"/>
        </w:numPr>
        <w:rPr>
          <w:sz w:val="20"/>
          <w:lang w:val="en-GB"/>
        </w:rPr>
      </w:pPr>
    </w:p>
    <w:p w14:paraId="76AFD963" w14:textId="0156A7F2" w:rsidR="006712F2" w:rsidRPr="009A5060" w:rsidRDefault="00EB726E" w:rsidP="00C179E5">
      <w:pPr>
        <w:pStyle w:val="ListBullet"/>
        <w:numPr>
          <w:ilvl w:val="0"/>
          <w:numId w:val="0"/>
        </w:numPr>
        <w:rPr>
          <w:sz w:val="20"/>
          <w:lang w:val="en-GB"/>
        </w:rPr>
      </w:pPr>
      <w:r w:rsidRPr="009A5060">
        <w:rPr>
          <w:sz w:val="20"/>
          <w:lang w:val="en-GB"/>
        </w:rPr>
        <w:t>N.B</w:t>
      </w:r>
      <w:r w:rsidR="007D7DE1" w:rsidRPr="009A5060">
        <w:rPr>
          <w:sz w:val="20"/>
          <w:lang w:val="en-GB"/>
        </w:rPr>
        <w:t>.</w:t>
      </w:r>
      <w:r w:rsidRPr="009A5060">
        <w:rPr>
          <w:sz w:val="20"/>
          <w:lang w:val="en-GB"/>
        </w:rPr>
        <w:t xml:space="preserve">: </w:t>
      </w:r>
      <w:r w:rsidR="006712F2" w:rsidRPr="009A5060">
        <w:rPr>
          <w:sz w:val="20"/>
          <w:lang w:val="en-GB"/>
        </w:rPr>
        <w:t>Integrated commissioning activities that involve end-user participation (e.g. CIS interfacing or operational acceptance testing by SCK CEN personnel) are outside the Contractor’s scope.</w:t>
      </w:r>
    </w:p>
    <w:p w14:paraId="324D5D60" w14:textId="77777777" w:rsidR="001A1F7A" w:rsidRPr="009A5060" w:rsidRDefault="001A1F7A" w:rsidP="00C179E5">
      <w:pPr>
        <w:pStyle w:val="ListBullet"/>
        <w:numPr>
          <w:ilvl w:val="0"/>
          <w:numId w:val="0"/>
        </w:numPr>
        <w:rPr>
          <w:sz w:val="20"/>
          <w:lang w:val="en-GB"/>
        </w:rPr>
      </w:pPr>
    </w:p>
    <w:p w14:paraId="5333967C" w14:textId="77777777" w:rsidR="00342AD4" w:rsidRPr="009A5060" w:rsidRDefault="00342AD4" w:rsidP="00C179E5">
      <w:pPr>
        <w:pStyle w:val="Heading2numbered"/>
        <w:ind w:left="578" w:hanging="578"/>
      </w:pPr>
      <w:bookmarkStart w:id="73" w:name="_Toc200491766"/>
      <w:bookmarkStart w:id="74" w:name="_Toc202536079"/>
      <w:bookmarkStart w:id="75" w:name="_Toc202536867"/>
      <w:bookmarkStart w:id="76" w:name="_Toc216340918"/>
      <w:r w:rsidRPr="009A5060">
        <w:t xml:space="preserve">Scope of Supply by the </w:t>
      </w:r>
      <w:r w:rsidR="00CB1438" w:rsidRPr="009A5060">
        <w:t>Contractor</w:t>
      </w:r>
      <w:bookmarkEnd w:id="73"/>
      <w:bookmarkEnd w:id="74"/>
      <w:bookmarkEnd w:id="75"/>
      <w:bookmarkEnd w:id="76"/>
    </w:p>
    <w:p w14:paraId="3F186427" w14:textId="56366DF2" w:rsidR="001A1F7A" w:rsidRPr="009A5060" w:rsidRDefault="001A1F7A" w:rsidP="00C179E5">
      <w:pPr>
        <w:pStyle w:val="regular"/>
        <w:spacing w:line="240" w:lineRule="auto"/>
        <w:rPr>
          <w:rStyle w:val="Strong"/>
        </w:rPr>
      </w:pPr>
      <w:r w:rsidRPr="009A5060">
        <w:rPr>
          <w:rStyle w:val="Strong"/>
        </w:rPr>
        <w:t>Fixed Scope</w:t>
      </w:r>
    </w:p>
    <w:p w14:paraId="5004B86E" w14:textId="77777777" w:rsidR="008F1FAB" w:rsidRPr="009A5060" w:rsidRDefault="00D54DA8" w:rsidP="00C179E5">
      <w:pPr>
        <w:pStyle w:val="BulletListNormal"/>
        <w:numPr>
          <w:ilvl w:val="0"/>
          <w:numId w:val="65"/>
        </w:numPr>
        <w:spacing w:line="240" w:lineRule="auto"/>
        <w:contextualSpacing/>
        <w:rPr>
          <w:sz w:val="20"/>
          <w:szCs w:val="24"/>
          <w:lang w:val="en-GB"/>
        </w:rPr>
      </w:pPr>
      <w:r w:rsidRPr="009A5060">
        <w:rPr>
          <w:sz w:val="20"/>
          <w:szCs w:val="24"/>
          <w:lang w:val="en-GB"/>
        </w:rPr>
        <w:t xml:space="preserve">One (1) fully functional Cryoplant </w:t>
      </w:r>
    </w:p>
    <w:p w14:paraId="784C15AE" w14:textId="0E36310F" w:rsidR="00D54DA8" w:rsidRPr="009A5060" w:rsidRDefault="00D54DA8" w:rsidP="00C179E5">
      <w:pPr>
        <w:pStyle w:val="BulletListNormal"/>
        <w:numPr>
          <w:ilvl w:val="1"/>
          <w:numId w:val="65"/>
        </w:numPr>
        <w:spacing w:line="240" w:lineRule="auto"/>
        <w:contextualSpacing/>
        <w:rPr>
          <w:sz w:val="20"/>
          <w:szCs w:val="24"/>
          <w:lang w:val="en-GB"/>
        </w:rPr>
      </w:pPr>
      <w:r w:rsidRPr="009A5060">
        <w:rPr>
          <w:sz w:val="20"/>
          <w:szCs w:val="24"/>
          <w:lang w:val="en-GB"/>
        </w:rPr>
        <w:t>including e.g.</w:t>
      </w:r>
    </w:p>
    <w:p w14:paraId="25C70B8E" w14:textId="73AABE1B" w:rsidR="001A1F7A" w:rsidRPr="009A5060" w:rsidRDefault="001A1F7A" w:rsidP="00C179E5">
      <w:pPr>
        <w:pStyle w:val="BulletListNormal"/>
        <w:numPr>
          <w:ilvl w:val="2"/>
          <w:numId w:val="65"/>
        </w:numPr>
        <w:spacing w:line="240" w:lineRule="auto"/>
        <w:contextualSpacing/>
        <w:rPr>
          <w:sz w:val="20"/>
          <w:szCs w:val="24"/>
          <w:lang w:val="en-GB"/>
        </w:rPr>
      </w:pPr>
      <w:r w:rsidRPr="009A5060">
        <w:rPr>
          <w:sz w:val="20"/>
          <w:szCs w:val="24"/>
          <w:lang w:val="en-GB"/>
        </w:rPr>
        <w:t>Warm Compression Station (WCS)</w:t>
      </w:r>
    </w:p>
    <w:p w14:paraId="601302D4" w14:textId="77777777" w:rsidR="001A1F7A" w:rsidRPr="009A5060" w:rsidRDefault="001A1F7A" w:rsidP="00C179E5">
      <w:pPr>
        <w:pStyle w:val="BulletListNormal"/>
        <w:numPr>
          <w:ilvl w:val="2"/>
          <w:numId w:val="65"/>
        </w:numPr>
        <w:spacing w:line="240" w:lineRule="auto"/>
        <w:contextualSpacing/>
        <w:rPr>
          <w:sz w:val="20"/>
          <w:szCs w:val="24"/>
          <w:lang w:val="en-GB"/>
        </w:rPr>
      </w:pPr>
      <w:r w:rsidRPr="009A5060">
        <w:rPr>
          <w:sz w:val="20"/>
          <w:szCs w:val="24"/>
          <w:lang w:val="en-GB"/>
        </w:rPr>
        <w:t>Refrigeration Cold Box (QRB)</w:t>
      </w:r>
    </w:p>
    <w:p w14:paraId="0F7718A6" w14:textId="77777777" w:rsidR="001A1F7A" w:rsidRPr="009A5060" w:rsidRDefault="001A1F7A" w:rsidP="00C179E5">
      <w:pPr>
        <w:pStyle w:val="BulletListNormal"/>
        <w:numPr>
          <w:ilvl w:val="2"/>
          <w:numId w:val="65"/>
        </w:numPr>
        <w:spacing w:line="240" w:lineRule="auto"/>
        <w:contextualSpacing/>
        <w:rPr>
          <w:sz w:val="20"/>
          <w:szCs w:val="24"/>
          <w:lang w:val="en-GB"/>
        </w:rPr>
      </w:pPr>
      <w:r w:rsidRPr="009A5060">
        <w:rPr>
          <w:sz w:val="20"/>
          <w:szCs w:val="24"/>
          <w:lang w:val="en-GB"/>
        </w:rPr>
        <w:t>Internal piping and vacuum systems</w:t>
      </w:r>
    </w:p>
    <w:p w14:paraId="66F945A2" w14:textId="416B3500" w:rsidR="001A1F7A" w:rsidRPr="009A5060" w:rsidRDefault="001A1F7A" w:rsidP="00C179E5">
      <w:pPr>
        <w:pStyle w:val="BulletListNormal"/>
        <w:numPr>
          <w:ilvl w:val="2"/>
          <w:numId w:val="65"/>
        </w:numPr>
        <w:spacing w:line="240" w:lineRule="auto"/>
        <w:contextualSpacing/>
        <w:rPr>
          <w:sz w:val="20"/>
          <w:szCs w:val="24"/>
          <w:lang w:val="en-GB"/>
        </w:rPr>
      </w:pPr>
      <w:r w:rsidRPr="009A5060">
        <w:rPr>
          <w:sz w:val="20"/>
          <w:szCs w:val="24"/>
          <w:lang w:val="en-GB"/>
        </w:rPr>
        <w:t>Control and in</w:t>
      </w:r>
      <w:r w:rsidR="00BC085F" w:rsidRPr="009A5060">
        <w:rPr>
          <w:sz w:val="20"/>
          <w:szCs w:val="24"/>
          <w:lang w:val="en-GB"/>
        </w:rPr>
        <w:t>terlock</w:t>
      </w:r>
      <w:r w:rsidR="00521D96" w:rsidRPr="009A5060">
        <w:rPr>
          <w:sz w:val="20"/>
          <w:szCs w:val="24"/>
          <w:lang w:val="en-GB"/>
        </w:rPr>
        <w:t xml:space="preserve"> </w:t>
      </w:r>
      <w:r w:rsidRPr="009A5060">
        <w:rPr>
          <w:sz w:val="20"/>
          <w:szCs w:val="24"/>
          <w:lang w:val="en-GB"/>
        </w:rPr>
        <w:t>system (QPLANT:CIS)</w:t>
      </w:r>
    </w:p>
    <w:p w14:paraId="0FBAFF78" w14:textId="4C393DAC" w:rsidR="008F1FAB" w:rsidRPr="009A5060" w:rsidRDefault="002320AE" w:rsidP="00C179E5">
      <w:pPr>
        <w:pStyle w:val="BulletListNormal"/>
        <w:numPr>
          <w:ilvl w:val="1"/>
          <w:numId w:val="65"/>
        </w:numPr>
        <w:spacing w:line="240" w:lineRule="auto"/>
        <w:contextualSpacing/>
        <w:rPr>
          <w:sz w:val="20"/>
          <w:szCs w:val="24"/>
          <w:lang w:val="en-GB"/>
        </w:rPr>
      </w:pPr>
      <w:r w:rsidRPr="009A5060">
        <w:rPr>
          <w:sz w:val="20"/>
          <w:szCs w:val="24"/>
          <w:lang w:val="en-GB"/>
        </w:rPr>
        <w:t>e</w:t>
      </w:r>
      <w:r w:rsidR="008F1FAB" w:rsidRPr="009A5060">
        <w:rPr>
          <w:sz w:val="20"/>
          <w:szCs w:val="24"/>
          <w:lang w:val="en-GB"/>
        </w:rPr>
        <w:t>xcluding</w:t>
      </w:r>
    </w:p>
    <w:p w14:paraId="748AE0F3" w14:textId="2EBBAAB2" w:rsidR="008F1FAB" w:rsidRPr="009A5060" w:rsidRDefault="008F1FAB" w:rsidP="00C179E5">
      <w:pPr>
        <w:pStyle w:val="BulletListNormal"/>
        <w:numPr>
          <w:ilvl w:val="2"/>
          <w:numId w:val="65"/>
        </w:numPr>
        <w:spacing w:line="240" w:lineRule="auto"/>
        <w:contextualSpacing/>
        <w:rPr>
          <w:sz w:val="20"/>
          <w:szCs w:val="24"/>
          <w:lang w:val="en-GB"/>
        </w:rPr>
      </w:pPr>
      <w:r w:rsidRPr="009A5060">
        <w:rPr>
          <w:sz w:val="20"/>
          <w:szCs w:val="24"/>
          <w:lang w:val="en-GB"/>
        </w:rPr>
        <w:t>Helium gas storage vessels of the Warm Storage Helium (WSH)</w:t>
      </w:r>
    </w:p>
    <w:p w14:paraId="6ED45DB7" w14:textId="77777777" w:rsidR="00BC085F" w:rsidRPr="009A5060" w:rsidRDefault="00BC085F" w:rsidP="00C179E5">
      <w:pPr>
        <w:pStyle w:val="BulletListNormal"/>
        <w:numPr>
          <w:ilvl w:val="0"/>
          <w:numId w:val="65"/>
        </w:numPr>
        <w:spacing w:line="240" w:lineRule="auto"/>
        <w:contextualSpacing/>
        <w:rPr>
          <w:sz w:val="20"/>
          <w:szCs w:val="24"/>
          <w:lang w:val="en-GB"/>
        </w:rPr>
      </w:pPr>
      <w:r w:rsidRPr="009A5060">
        <w:rPr>
          <w:sz w:val="20"/>
          <w:szCs w:val="24"/>
          <w:lang w:val="en-GB"/>
        </w:rPr>
        <w:t>Helium inventory for commissioning and acceptance testing</w:t>
      </w:r>
    </w:p>
    <w:p w14:paraId="5C2DC9DF" w14:textId="66D286A9" w:rsidR="001A1F7A" w:rsidRPr="009A5060" w:rsidRDefault="001A1F7A" w:rsidP="00C179E5">
      <w:pPr>
        <w:pStyle w:val="BulletListNormal"/>
        <w:numPr>
          <w:ilvl w:val="0"/>
          <w:numId w:val="65"/>
        </w:numPr>
        <w:spacing w:line="240" w:lineRule="auto"/>
        <w:contextualSpacing/>
        <w:rPr>
          <w:sz w:val="20"/>
          <w:szCs w:val="24"/>
          <w:lang w:val="en-GB"/>
        </w:rPr>
      </w:pPr>
      <w:r w:rsidRPr="009A5060">
        <w:rPr>
          <w:sz w:val="20"/>
          <w:szCs w:val="24"/>
          <w:lang w:val="en-GB"/>
        </w:rPr>
        <w:t>Full documentation package</w:t>
      </w:r>
    </w:p>
    <w:p w14:paraId="63A645E1" w14:textId="20269E3C" w:rsidR="001A1F7A" w:rsidRPr="009A5060" w:rsidRDefault="001A1F7A" w:rsidP="00C179E5">
      <w:pPr>
        <w:pStyle w:val="regular"/>
        <w:spacing w:line="240" w:lineRule="auto"/>
        <w:rPr>
          <w:bCs/>
        </w:rPr>
      </w:pPr>
      <w:r w:rsidRPr="009A5060">
        <w:rPr>
          <w:rStyle w:val="Strong"/>
        </w:rPr>
        <w:t>Contingent parts</w:t>
      </w:r>
    </w:p>
    <w:p w14:paraId="2438FB36" w14:textId="42E0872E" w:rsidR="00150A3D" w:rsidRPr="009A5060" w:rsidRDefault="001C06A9" w:rsidP="00C179E5">
      <w:pPr>
        <w:pStyle w:val="BulletListNormal"/>
        <w:numPr>
          <w:ilvl w:val="0"/>
          <w:numId w:val="64"/>
        </w:numPr>
        <w:spacing w:line="240" w:lineRule="auto"/>
        <w:contextualSpacing/>
        <w:rPr>
          <w:sz w:val="20"/>
          <w:szCs w:val="24"/>
          <w:lang w:val="en-GB"/>
        </w:rPr>
      </w:pPr>
      <w:r w:rsidRPr="009A5060">
        <w:rPr>
          <w:sz w:val="20"/>
          <w:szCs w:val="24"/>
          <w:lang w:val="en-GB"/>
        </w:rPr>
        <w:t>Set of</w:t>
      </w:r>
      <w:r w:rsidR="006F404B" w:rsidRPr="009A5060">
        <w:rPr>
          <w:sz w:val="20"/>
          <w:szCs w:val="24"/>
          <w:lang w:val="en-GB"/>
        </w:rPr>
        <w:t xml:space="preserve"> strategic </w:t>
      </w:r>
      <w:r w:rsidRPr="009A5060">
        <w:rPr>
          <w:sz w:val="20"/>
          <w:szCs w:val="24"/>
          <w:lang w:val="en-GB"/>
        </w:rPr>
        <w:t>s</w:t>
      </w:r>
      <w:r w:rsidR="00150A3D" w:rsidRPr="009A5060">
        <w:rPr>
          <w:sz w:val="20"/>
          <w:szCs w:val="24"/>
          <w:lang w:val="en-GB"/>
        </w:rPr>
        <w:t>pare parts</w:t>
      </w:r>
      <w:r w:rsidR="0093183D" w:rsidRPr="009A5060">
        <w:rPr>
          <w:sz w:val="20"/>
          <w:szCs w:val="24"/>
          <w:lang w:val="en-GB"/>
        </w:rPr>
        <w:t xml:space="preserve"> for </w:t>
      </w:r>
      <w:r w:rsidRPr="009A5060">
        <w:rPr>
          <w:sz w:val="20"/>
          <w:szCs w:val="24"/>
          <w:lang w:val="en-GB"/>
        </w:rPr>
        <w:t xml:space="preserve">the first </w:t>
      </w:r>
      <w:r w:rsidR="0093183D" w:rsidRPr="009A5060">
        <w:rPr>
          <w:sz w:val="20"/>
          <w:szCs w:val="24"/>
          <w:lang w:val="en-GB"/>
        </w:rPr>
        <w:t>5 years</w:t>
      </w:r>
    </w:p>
    <w:p w14:paraId="10CF1E52" w14:textId="246229E3" w:rsidR="00C02A3C" w:rsidRPr="009A5060" w:rsidRDefault="00CD4211" w:rsidP="00C179E5">
      <w:pPr>
        <w:pStyle w:val="BulletListNormal"/>
        <w:numPr>
          <w:ilvl w:val="0"/>
          <w:numId w:val="64"/>
        </w:numPr>
        <w:spacing w:line="240" w:lineRule="auto"/>
        <w:contextualSpacing/>
        <w:rPr>
          <w:sz w:val="20"/>
          <w:szCs w:val="24"/>
          <w:lang w:val="en-GB"/>
        </w:rPr>
      </w:pPr>
      <w:r w:rsidRPr="009A5060">
        <w:rPr>
          <w:sz w:val="20"/>
          <w:szCs w:val="24"/>
          <w:lang w:val="en-GB"/>
        </w:rPr>
        <w:t>Helium gas storage vessels</w:t>
      </w:r>
      <w:r w:rsidR="00552D3A" w:rsidRPr="009A5060">
        <w:rPr>
          <w:sz w:val="20"/>
          <w:szCs w:val="24"/>
          <w:lang w:val="en-GB"/>
        </w:rPr>
        <w:t xml:space="preserve"> of the </w:t>
      </w:r>
      <w:r w:rsidR="001A1F7A" w:rsidRPr="009A5060">
        <w:rPr>
          <w:sz w:val="20"/>
          <w:szCs w:val="24"/>
          <w:lang w:val="en-GB"/>
        </w:rPr>
        <w:t xml:space="preserve">Warm Storage Helium (WSH) </w:t>
      </w:r>
    </w:p>
    <w:p w14:paraId="6B07F5F8" w14:textId="7B04C22F" w:rsidR="007F3486" w:rsidRPr="009A5060" w:rsidRDefault="00150A3D" w:rsidP="00C179E5">
      <w:pPr>
        <w:pStyle w:val="BulletListNormal"/>
        <w:numPr>
          <w:ilvl w:val="0"/>
          <w:numId w:val="64"/>
        </w:numPr>
        <w:spacing w:line="240" w:lineRule="auto"/>
        <w:contextualSpacing/>
        <w:rPr>
          <w:sz w:val="20"/>
          <w:szCs w:val="24"/>
          <w:lang w:val="en-GB"/>
        </w:rPr>
      </w:pPr>
      <w:r w:rsidRPr="009A5060">
        <w:rPr>
          <w:sz w:val="20"/>
          <w:szCs w:val="24"/>
          <w:lang w:val="en-GB"/>
        </w:rPr>
        <w:t xml:space="preserve">Yearly </w:t>
      </w:r>
      <w:r w:rsidR="001A1F7A" w:rsidRPr="009A5060">
        <w:rPr>
          <w:sz w:val="20"/>
          <w:szCs w:val="24"/>
          <w:lang w:val="en-GB"/>
        </w:rPr>
        <w:t>Service Level Agreement (SLA)</w:t>
      </w:r>
    </w:p>
    <w:p w14:paraId="31FBE617" w14:textId="74E8A6C8" w:rsidR="00C02A3C" w:rsidRPr="009A5060" w:rsidRDefault="00150A3D" w:rsidP="00C179E5">
      <w:pPr>
        <w:spacing w:line="240" w:lineRule="auto"/>
      </w:pPr>
      <w:r w:rsidRPr="009A5060">
        <w:t>N.B.: There is no order/preference assumed for the contingent parts.</w:t>
      </w:r>
    </w:p>
    <w:p w14:paraId="22E85904" w14:textId="77777777" w:rsidR="0004364B" w:rsidRPr="009A5060" w:rsidRDefault="0004364B" w:rsidP="00C179E5">
      <w:pPr>
        <w:pStyle w:val="regular"/>
        <w:spacing w:line="240" w:lineRule="auto"/>
        <w:rPr>
          <w:szCs w:val="20"/>
        </w:rPr>
      </w:pPr>
    </w:p>
    <w:p w14:paraId="4E5AA678" w14:textId="77777777" w:rsidR="00342AD4" w:rsidRPr="009A5060" w:rsidRDefault="00BD2ADA" w:rsidP="00C179E5">
      <w:pPr>
        <w:pStyle w:val="Heading1numbered"/>
      </w:pPr>
      <w:bookmarkStart w:id="77" w:name="_Toc200491767"/>
      <w:bookmarkStart w:id="78" w:name="_Toc202536080"/>
      <w:bookmarkStart w:id="79" w:name="_Toc202536868"/>
      <w:bookmarkStart w:id="80" w:name="_Toc216340919"/>
      <w:r w:rsidRPr="009A5060">
        <w:lastRenderedPageBreak/>
        <w:t xml:space="preserve">Technical </w:t>
      </w:r>
      <w:r w:rsidR="00342AD4" w:rsidRPr="009A5060">
        <w:t>Requirements</w:t>
      </w:r>
      <w:bookmarkEnd w:id="77"/>
      <w:bookmarkEnd w:id="78"/>
      <w:bookmarkEnd w:id="79"/>
      <w:bookmarkEnd w:id="80"/>
    </w:p>
    <w:p w14:paraId="06B12503" w14:textId="1DF6BE5C" w:rsidR="00342AD4" w:rsidRPr="009A5060" w:rsidRDefault="00CE20A0" w:rsidP="00C179E5">
      <w:pPr>
        <w:pStyle w:val="Heading2numbered"/>
      </w:pPr>
      <w:bookmarkStart w:id="81" w:name="_Toc216340920"/>
      <w:r w:rsidRPr="009A5060">
        <w:t>Introduction</w:t>
      </w:r>
      <w:bookmarkEnd w:id="81"/>
    </w:p>
    <w:p w14:paraId="6861ED69" w14:textId="36846C1E" w:rsidR="001A6BE4" w:rsidRPr="009A5060" w:rsidRDefault="00383991" w:rsidP="00C179E5">
      <w:pPr>
        <w:pStyle w:val="0AClause"/>
        <w:spacing w:line="240" w:lineRule="auto"/>
        <w:jc w:val="both"/>
        <w:rPr>
          <w:i/>
          <w:iCs/>
          <w:lang w:val="en-GB"/>
        </w:rPr>
      </w:pPr>
      <w:r w:rsidRPr="009A5060">
        <w:rPr>
          <w:lang w:val="en-GB"/>
        </w:rPr>
        <w:t>The Contractor shall be fully responsible for ensuring that the Deliverables and Services provided fully meet the specified requirements for the Contract</w:t>
      </w:r>
      <w:r w:rsidR="00352FF0" w:rsidRPr="009A5060">
        <w:rPr>
          <w:lang w:val="en-GB"/>
        </w:rPr>
        <w:t xml:space="preserve">.  </w:t>
      </w:r>
      <w:r w:rsidRPr="009A5060">
        <w:rPr>
          <w:lang w:val="en-GB"/>
        </w:rPr>
        <w:t>Therefore, the Applicant shall duly analyse the SCK CEN’s Tender Documents and evaluate whether sufficient information is presented to allow the Applicant to put forward a proposal that ensures the delivery of the procured items meets the specified requirements</w:t>
      </w:r>
      <w:r w:rsidR="00900B24" w:rsidRPr="009A5060">
        <w:rPr>
          <w:lang w:val="en-GB"/>
        </w:rPr>
        <w:t xml:space="preserve">.  </w:t>
      </w:r>
      <w:r w:rsidRPr="009A5060">
        <w:rPr>
          <w:lang w:val="en-GB"/>
        </w:rPr>
        <w:t xml:space="preserve">If certain information is found to be lacking, the Applicant </w:t>
      </w:r>
      <w:r w:rsidR="001A6BE4" w:rsidRPr="009A5060">
        <w:rPr>
          <w:lang w:val="en-GB"/>
        </w:rPr>
        <w:t>shall</w:t>
      </w:r>
      <w:r w:rsidRPr="009A5060">
        <w:rPr>
          <w:lang w:val="en-GB"/>
        </w:rPr>
        <w:t xml:space="preserve"> request this information from SCK CEN without undue delay (according to §1.6 of the Main Tender Document)</w:t>
      </w:r>
      <w:r w:rsidR="00352FF0" w:rsidRPr="009A5060">
        <w:rPr>
          <w:lang w:val="en-GB"/>
        </w:rPr>
        <w:t xml:space="preserve">. </w:t>
      </w:r>
    </w:p>
    <w:p w14:paraId="04AA01BC" w14:textId="0FDDC6E4" w:rsidR="00383991" w:rsidRPr="009A5060" w:rsidRDefault="00383991" w:rsidP="00C179E5">
      <w:pPr>
        <w:pStyle w:val="0AClause"/>
        <w:spacing w:line="240" w:lineRule="auto"/>
        <w:jc w:val="both"/>
        <w:rPr>
          <w:lang w:val="en-GB"/>
        </w:rPr>
      </w:pPr>
      <w:r w:rsidRPr="009A5060">
        <w:rPr>
          <w:lang w:val="en-GB"/>
        </w:rPr>
        <w:t>In accordance with §1.7 of the Main Tender Document, the Contractor may no longer rely on information lacking after submission of its offer</w:t>
      </w:r>
      <w:r w:rsidR="00352FF0" w:rsidRPr="009A5060">
        <w:rPr>
          <w:lang w:val="en-GB"/>
        </w:rPr>
        <w:t xml:space="preserve">.  </w:t>
      </w:r>
      <w:r w:rsidRPr="009A5060">
        <w:rPr>
          <w:lang w:val="en-GB"/>
        </w:rPr>
        <w:t>If the Contractor identifies a lack of information during the performance of the Contract, this shall not give rise to any basis for a Variation.</w:t>
      </w:r>
    </w:p>
    <w:p w14:paraId="09113908" w14:textId="10B518CB" w:rsidR="00383991" w:rsidRPr="009A5060" w:rsidRDefault="00383991" w:rsidP="00C179E5">
      <w:pPr>
        <w:pStyle w:val="SysReq3"/>
        <w:spacing w:line="240" w:lineRule="auto"/>
        <w:rPr>
          <w:lang w:val="en-GB"/>
        </w:rPr>
      </w:pPr>
      <w:r w:rsidRPr="009A5060">
        <w:rPr>
          <w:lang w:val="en-GB"/>
        </w:rPr>
        <w:t xml:space="preserve">In the offer, the Applicant shall explicitly list all additional requirements (beyond those specified by SCK CEN) which have been defined by the </w:t>
      </w:r>
      <w:r w:rsidR="00DA4961" w:rsidRPr="009A5060">
        <w:rPr>
          <w:lang w:val="en-GB"/>
        </w:rPr>
        <w:t>Applicant,</w:t>
      </w:r>
      <w:r w:rsidRPr="009A5060">
        <w:rPr>
          <w:lang w:val="en-GB"/>
        </w:rPr>
        <w:t xml:space="preserve"> and which are assumed to be necessary for fulfilling the intended function, performance, or integration of the proposed solution</w:t>
      </w:r>
      <w:r w:rsidR="00352FF0" w:rsidRPr="009A5060">
        <w:rPr>
          <w:lang w:val="en-GB"/>
        </w:rPr>
        <w:t xml:space="preserve">.  </w:t>
      </w:r>
      <w:r w:rsidR="00CE5529" w:rsidRPr="009A5060">
        <w:rPr>
          <w:lang w:val="en-GB"/>
        </w:rPr>
        <w:t>A</w:t>
      </w:r>
      <w:r w:rsidRPr="009A5060">
        <w:rPr>
          <w:lang w:val="en-GB"/>
        </w:rPr>
        <w:t xml:space="preserve">ll such assumptions and requirements </w:t>
      </w:r>
      <w:r w:rsidR="000F1351" w:rsidRPr="009A5060">
        <w:rPr>
          <w:lang w:val="en-GB"/>
        </w:rPr>
        <w:t xml:space="preserve">shall be </w:t>
      </w:r>
      <w:r w:rsidRPr="009A5060">
        <w:rPr>
          <w:lang w:val="en-GB"/>
        </w:rPr>
        <w:t>clearly identified, justified, and documented as part of the offer</w:t>
      </w:r>
      <w:r w:rsidR="00AB0118" w:rsidRPr="009A5060">
        <w:rPr>
          <w:lang w:val="en-GB"/>
        </w:rPr>
        <w:t xml:space="preserve">.  </w:t>
      </w:r>
      <w:r w:rsidRPr="009A5060">
        <w:rPr>
          <w:lang w:val="en-GB"/>
        </w:rPr>
        <w:t xml:space="preserve">These </w:t>
      </w:r>
      <w:r w:rsidR="002474A9" w:rsidRPr="009A5060">
        <w:rPr>
          <w:lang w:val="en-GB"/>
        </w:rPr>
        <w:t xml:space="preserve">additional requirements </w:t>
      </w:r>
      <w:r w:rsidRPr="009A5060">
        <w:rPr>
          <w:lang w:val="en-GB"/>
        </w:rPr>
        <w:t>may be used as a basis for the system design and/or verification.</w:t>
      </w:r>
    </w:p>
    <w:p w14:paraId="74C59011" w14:textId="67CD7B12" w:rsidR="00383991" w:rsidRPr="009A5060" w:rsidRDefault="00383991" w:rsidP="00C179E5">
      <w:pPr>
        <w:pStyle w:val="0AClause"/>
        <w:spacing w:line="240" w:lineRule="auto"/>
        <w:jc w:val="both"/>
        <w:rPr>
          <w:lang w:val="en-GB"/>
        </w:rPr>
      </w:pPr>
      <w:r w:rsidRPr="009A5060">
        <w:rPr>
          <w:lang w:val="en-GB"/>
        </w:rPr>
        <w:t>The technical requirements imposed by SCK CEN (including, but not limited to norms and other standards, processes, and their parameters) applicable to the development, performance, and quality (inspections, tests, etc.) of the procured items are specified in the present document and all other documents referred to herein</w:t>
      </w:r>
      <w:r w:rsidR="00352FF0" w:rsidRPr="009A5060">
        <w:rPr>
          <w:lang w:val="en-GB"/>
        </w:rPr>
        <w:t xml:space="preserve">.  </w:t>
      </w:r>
      <w:r w:rsidR="007E7BDC" w:rsidRPr="009A5060">
        <w:rPr>
          <w:lang w:val="en-GB"/>
        </w:rPr>
        <w:t xml:space="preserve">In principle, these requirements are mandatory, unless adjusted in accordance with the principles set forth in the subsequent </w:t>
      </w:r>
      <w:r w:rsidR="00E46CCE" w:rsidRPr="009A5060">
        <w:rPr>
          <w:lang w:val="en-GB"/>
        </w:rPr>
        <w:t>paragraphs</w:t>
      </w:r>
      <w:r w:rsidR="00E46CCE" w:rsidRPr="009A5060" w:rsidDel="007E7BDC">
        <w:rPr>
          <w:lang w:val="en-GB"/>
        </w:rPr>
        <w:t>.</w:t>
      </w:r>
    </w:p>
    <w:p w14:paraId="5FB554DC" w14:textId="2310581B" w:rsidR="00AB0118" w:rsidRPr="009A5060" w:rsidRDefault="002474A9" w:rsidP="00C179E5">
      <w:pPr>
        <w:pStyle w:val="SysReq3"/>
        <w:spacing w:line="240" w:lineRule="auto"/>
        <w:rPr>
          <w:lang w:val="en-GB"/>
        </w:rPr>
      </w:pPr>
      <w:r w:rsidRPr="009A5060">
        <w:rPr>
          <w:lang w:val="en-GB"/>
        </w:rPr>
        <w:t xml:space="preserve">In the offer, the Applicant </w:t>
      </w:r>
      <w:r w:rsidR="008931A4" w:rsidRPr="009A5060">
        <w:rPr>
          <w:lang w:val="en-GB"/>
        </w:rPr>
        <w:t xml:space="preserve">shall </w:t>
      </w:r>
      <w:r w:rsidR="00383991" w:rsidRPr="009A5060">
        <w:rPr>
          <w:lang w:val="en-GB"/>
        </w:rPr>
        <w:t xml:space="preserve">clearly state </w:t>
      </w:r>
      <w:r w:rsidRPr="009A5060">
        <w:rPr>
          <w:lang w:val="en-GB"/>
        </w:rPr>
        <w:t xml:space="preserve">any </w:t>
      </w:r>
      <w:r w:rsidR="008931A4" w:rsidRPr="009A5060">
        <w:rPr>
          <w:lang w:val="en-GB"/>
        </w:rPr>
        <w:t>deviation i</w:t>
      </w:r>
      <w:r w:rsidRPr="009A5060">
        <w:rPr>
          <w:lang w:val="en-GB"/>
        </w:rPr>
        <w:t xml:space="preserve">f certain technical requirements are not met (e.g. if a requested norm, standard, or preferred process parameter is not implemented), </w:t>
      </w:r>
      <w:r w:rsidR="00383991" w:rsidRPr="009A5060">
        <w:rPr>
          <w:lang w:val="en-GB"/>
        </w:rPr>
        <w:t>The Applicant shall provide a clear description and justification for the proposed</w:t>
      </w:r>
      <w:r w:rsidR="008931A4" w:rsidRPr="009A5060">
        <w:rPr>
          <w:lang w:val="en-GB"/>
        </w:rPr>
        <w:t xml:space="preserve"> </w:t>
      </w:r>
      <w:r w:rsidR="00383991" w:rsidRPr="009A5060">
        <w:rPr>
          <w:lang w:val="en-GB"/>
        </w:rPr>
        <w:t>alternative.</w:t>
      </w:r>
    </w:p>
    <w:p w14:paraId="6F778052" w14:textId="77777777" w:rsidR="008931A4" w:rsidRPr="009A5060" w:rsidRDefault="008931A4" w:rsidP="00C179E5">
      <w:pPr>
        <w:pStyle w:val="SysReq3"/>
        <w:spacing w:line="240" w:lineRule="auto"/>
        <w:ind w:left="0"/>
        <w:rPr>
          <w:lang w:val="en-GB"/>
        </w:rPr>
      </w:pPr>
    </w:p>
    <w:p w14:paraId="58D4EFDB" w14:textId="53185F24" w:rsidR="001A6BE4" w:rsidRPr="009A5060" w:rsidRDefault="00383991" w:rsidP="00C179E5">
      <w:pPr>
        <w:pStyle w:val="SysReq3"/>
        <w:spacing w:line="240" w:lineRule="auto"/>
        <w:rPr>
          <w:lang w:val="en-GB"/>
        </w:rPr>
      </w:pPr>
      <w:r w:rsidRPr="009A5060">
        <w:rPr>
          <w:lang w:val="en-GB"/>
        </w:rPr>
        <w:t xml:space="preserve">In </w:t>
      </w:r>
      <w:r w:rsidR="00E46CCE" w:rsidRPr="009A5060">
        <w:rPr>
          <w:lang w:val="en-GB"/>
        </w:rPr>
        <w:t>the</w:t>
      </w:r>
      <w:r w:rsidRPr="009A5060">
        <w:rPr>
          <w:lang w:val="en-GB"/>
        </w:rPr>
        <w:t xml:space="preserve"> offer, the Applicant may suggest modifications to the technical requirements imposed by this document, where such modifications improve cost, reliability, safety, ease of use, or any other functional aspect of the QPLANT</w:t>
      </w:r>
      <w:r w:rsidR="00352FF0" w:rsidRPr="009A5060">
        <w:rPr>
          <w:lang w:val="en-GB"/>
        </w:rPr>
        <w:t xml:space="preserve">.  </w:t>
      </w:r>
      <w:r w:rsidR="001A6BE4" w:rsidRPr="009A5060">
        <w:rPr>
          <w:lang w:val="en-GB"/>
        </w:rPr>
        <w:t xml:space="preserve">Each modification shall be supported by an assessment of its advantages and drawbacks.  </w:t>
      </w:r>
    </w:p>
    <w:p w14:paraId="67300424" w14:textId="77777777" w:rsidR="004F05E1" w:rsidRPr="009A5060" w:rsidRDefault="004F05E1" w:rsidP="00C179E5">
      <w:pPr>
        <w:pStyle w:val="SysReq3"/>
        <w:spacing w:line="240" w:lineRule="auto"/>
        <w:ind w:left="0"/>
        <w:rPr>
          <w:lang w:val="en-GB"/>
        </w:rPr>
      </w:pPr>
    </w:p>
    <w:p w14:paraId="30F94D47" w14:textId="381BC281" w:rsidR="001A6BE4" w:rsidRPr="009A5060" w:rsidRDefault="001A6BE4" w:rsidP="00C179E5">
      <w:pPr>
        <w:pStyle w:val="SysReq3"/>
        <w:spacing w:line="240" w:lineRule="auto"/>
        <w:rPr>
          <w:lang w:val="en-GB"/>
        </w:rPr>
      </w:pPr>
      <w:r w:rsidRPr="009A5060">
        <w:rPr>
          <w:lang w:val="en-GB"/>
        </w:rPr>
        <w:t>In the offer, the Applicant shall</w:t>
      </w:r>
      <w:r w:rsidR="004F05E1" w:rsidRPr="009A5060">
        <w:rPr>
          <w:lang w:val="en-GB"/>
        </w:rPr>
        <w:t>:</w:t>
      </w:r>
    </w:p>
    <w:p w14:paraId="35487168" w14:textId="707725C6" w:rsidR="00383991" w:rsidRPr="009A5060" w:rsidRDefault="004F05E1" w:rsidP="00C179E5">
      <w:pPr>
        <w:pStyle w:val="SysReq3"/>
        <w:numPr>
          <w:ilvl w:val="0"/>
          <w:numId w:val="60"/>
        </w:numPr>
        <w:spacing w:line="240" w:lineRule="auto"/>
        <w:ind w:left="1429"/>
        <w:rPr>
          <w:lang w:val="en-GB"/>
        </w:rPr>
      </w:pPr>
      <w:r w:rsidRPr="009A5060">
        <w:rPr>
          <w:lang w:val="en-GB"/>
        </w:rPr>
        <w:t>S</w:t>
      </w:r>
      <w:r w:rsidR="00383991" w:rsidRPr="009A5060">
        <w:rPr>
          <w:lang w:val="en-GB"/>
        </w:rPr>
        <w:t>ubmit a single offer, inclusive of all proposed modifications, representing the most optimal solution</w:t>
      </w:r>
      <w:r w:rsidR="00352FF0" w:rsidRPr="009A5060">
        <w:rPr>
          <w:lang w:val="en-GB"/>
        </w:rPr>
        <w:t xml:space="preserve">.  </w:t>
      </w:r>
      <w:r w:rsidR="00383991" w:rsidRPr="009A5060">
        <w:rPr>
          <w:lang w:val="en-GB"/>
        </w:rPr>
        <w:t xml:space="preserve">Multiple alternative offers shall not be </w:t>
      </w:r>
      <w:r w:rsidR="006C0A13" w:rsidRPr="009A5060">
        <w:rPr>
          <w:lang w:val="en-GB"/>
        </w:rPr>
        <w:t>permitted.</w:t>
      </w:r>
    </w:p>
    <w:p w14:paraId="03D10748" w14:textId="77777777" w:rsidR="004F05E1" w:rsidRPr="009A5060" w:rsidRDefault="004F05E1" w:rsidP="00C179E5">
      <w:pPr>
        <w:pStyle w:val="SysReq3"/>
        <w:numPr>
          <w:ilvl w:val="0"/>
          <w:numId w:val="60"/>
        </w:numPr>
        <w:spacing w:line="240" w:lineRule="auto"/>
        <w:ind w:left="1429"/>
        <w:rPr>
          <w:lang w:val="en-GB"/>
        </w:rPr>
      </w:pPr>
      <w:r w:rsidRPr="009A5060">
        <w:rPr>
          <w:lang w:val="en-GB"/>
        </w:rPr>
        <w:t>Include</w:t>
      </w:r>
      <w:r w:rsidR="00383991" w:rsidRPr="009A5060">
        <w:rPr>
          <w:lang w:val="en-GB"/>
        </w:rPr>
        <w:t xml:space="preserve"> an overview of the main Contract activities</w:t>
      </w:r>
      <w:r w:rsidR="00352FF0" w:rsidRPr="009A5060">
        <w:rPr>
          <w:lang w:val="en-GB"/>
        </w:rPr>
        <w:t xml:space="preserve">.  </w:t>
      </w:r>
      <w:r w:rsidR="00383991" w:rsidRPr="009A5060">
        <w:rPr>
          <w:lang w:val="en-GB"/>
        </w:rPr>
        <w:t xml:space="preserve">For each activity, the Applicant shall detail how requirements will be met, </w:t>
      </w:r>
      <w:r w:rsidR="00BC793A" w:rsidRPr="009A5060">
        <w:rPr>
          <w:lang w:val="en-GB"/>
        </w:rPr>
        <w:t xml:space="preserve">the </w:t>
      </w:r>
      <w:r w:rsidR="00383991" w:rsidRPr="009A5060">
        <w:rPr>
          <w:lang w:val="en-GB"/>
        </w:rPr>
        <w:t>selected processes and techniques</w:t>
      </w:r>
      <w:r w:rsidR="00BC793A" w:rsidRPr="009A5060">
        <w:rPr>
          <w:lang w:val="en-GB"/>
        </w:rPr>
        <w:t xml:space="preserve"> that shall be implemented</w:t>
      </w:r>
      <w:r w:rsidRPr="009A5060">
        <w:rPr>
          <w:lang w:val="en-GB"/>
        </w:rPr>
        <w:t xml:space="preserve">. </w:t>
      </w:r>
    </w:p>
    <w:p w14:paraId="373365C5" w14:textId="4510D99A" w:rsidR="00383991" w:rsidRPr="009A5060" w:rsidRDefault="004F05E1" w:rsidP="00C179E5">
      <w:pPr>
        <w:pStyle w:val="SysReq3"/>
        <w:numPr>
          <w:ilvl w:val="0"/>
          <w:numId w:val="60"/>
        </w:numPr>
        <w:spacing w:line="240" w:lineRule="auto"/>
        <w:ind w:left="1429"/>
        <w:rPr>
          <w:lang w:val="en-GB"/>
        </w:rPr>
      </w:pPr>
      <w:r w:rsidRPr="009A5060">
        <w:rPr>
          <w:lang w:val="en-GB"/>
        </w:rPr>
        <w:t xml:space="preserve">Provide </w:t>
      </w:r>
      <w:r w:rsidR="00BC793A" w:rsidRPr="009A5060">
        <w:rPr>
          <w:lang w:val="en-GB"/>
        </w:rPr>
        <w:t>at least the details as requested in the present document.</w:t>
      </w:r>
      <w:r w:rsidR="00352FF0" w:rsidRPr="009A5060">
        <w:rPr>
          <w:lang w:val="en-GB"/>
        </w:rPr>
        <w:t xml:space="preserve"> </w:t>
      </w:r>
      <w:r w:rsidR="008931A4" w:rsidRPr="009A5060">
        <w:rPr>
          <w:lang w:val="en-GB"/>
        </w:rPr>
        <w:t xml:space="preserve"> </w:t>
      </w:r>
      <w:r w:rsidR="00383991" w:rsidRPr="009A5060">
        <w:rPr>
          <w:lang w:val="en-GB"/>
        </w:rPr>
        <w:t xml:space="preserve">If no detail level is defined in this document, </w:t>
      </w:r>
      <w:r w:rsidR="00BC793A" w:rsidRPr="009A5060">
        <w:rPr>
          <w:lang w:val="en-GB"/>
        </w:rPr>
        <w:t>the Applicant is to choose, based on its experience, the appropriate (level of) detail(s) to be provided in relation to the criticality and/or complexity of the activity</w:t>
      </w:r>
      <w:r w:rsidR="00383991" w:rsidRPr="009A5060">
        <w:rPr>
          <w:lang w:val="en-GB"/>
        </w:rPr>
        <w:t>.</w:t>
      </w:r>
    </w:p>
    <w:p w14:paraId="1D7171E8" w14:textId="7BF518C2" w:rsidR="00383991" w:rsidRPr="009A5060" w:rsidRDefault="00383991" w:rsidP="00C179E5">
      <w:pPr>
        <w:pStyle w:val="0AClause"/>
        <w:spacing w:line="240" w:lineRule="auto"/>
        <w:jc w:val="both"/>
        <w:rPr>
          <w:lang w:val="en-GB"/>
        </w:rPr>
      </w:pPr>
      <w:r w:rsidRPr="009A5060">
        <w:rPr>
          <w:lang w:val="en-GB"/>
        </w:rPr>
        <w:t>During negotiations, deviations and modifications shall be discussed between SCK CEN and the Applicant</w:t>
      </w:r>
      <w:r w:rsidR="00352FF0" w:rsidRPr="009A5060">
        <w:rPr>
          <w:lang w:val="en-GB"/>
        </w:rPr>
        <w:t xml:space="preserve">.  </w:t>
      </w:r>
      <w:r w:rsidRPr="009A5060">
        <w:rPr>
          <w:lang w:val="en-GB"/>
        </w:rPr>
        <w:t>SCK CEN reserves the right to refuse any deviation or modification at its sole discretion and without justification</w:t>
      </w:r>
      <w:r w:rsidR="00352FF0" w:rsidRPr="009A5060">
        <w:rPr>
          <w:lang w:val="en-GB"/>
        </w:rPr>
        <w:t xml:space="preserve">.  </w:t>
      </w:r>
      <w:r w:rsidRPr="009A5060">
        <w:rPr>
          <w:lang w:val="en-GB"/>
        </w:rPr>
        <w:t>Only deviations and modifications with prior written approval from SCK CEN may be implemented.</w:t>
      </w:r>
    </w:p>
    <w:p w14:paraId="242B8416" w14:textId="0466B95A" w:rsidR="00766AC3" w:rsidRPr="009A5060" w:rsidRDefault="00412630" w:rsidP="00C179E5">
      <w:pPr>
        <w:pStyle w:val="Heading2numbered"/>
        <w:keepNext/>
        <w:keepLines/>
        <w:ind w:left="578" w:hanging="578"/>
      </w:pPr>
      <w:bookmarkStart w:id="82" w:name="_Toc192335394"/>
      <w:bookmarkStart w:id="83" w:name="_Toc192405921"/>
      <w:bookmarkStart w:id="84" w:name="_Toc192408326"/>
      <w:bookmarkStart w:id="85" w:name="_Toc192408772"/>
      <w:bookmarkStart w:id="86" w:name="_Toc192496232"/>
      <w:bookmarkStart w:id="87" w:name="_Toc192502437"/>
      <w:bookmarkStart w:id="88" w:name="_Toc192509326"/>
      <w:bookmarkStart w:id="89" w:name="_Toc192510047"/>
      <w:bookmarkStart w:id="90" w:name="_Toc192515937"/>
      <w:bookmarkStart w:id="91" w:name="_Toc192579040"/>
      <w:bookmarkStart w:id="92" w:name="_Toc192580981"/>
      <w:bookmarkStart w:id="93" w:name="_Toc192581423"/>
      <w:bookmarkStart w:id="94" w:name="_Toc192762453"/>
      <w:bookmarkStart w:id="95" w:name="_Toc192765027"/>
      <w:bookmarkStart w:id="96" w:name="_Toc192765640"/>
      <w:bookmarkStart w:id="97" w:name="_Toc192782192"/>
      <w:bookmarkStart w:id="98" w:name="_Toc192782800"/>
      <w:bookmarkStart w:id="99" w:name="_Toc192850719"/>
      <w:bookmarkStart w:id="100" w:name="_Toc192929206"/>
      <w:bookmarkStart w:id="101" w:name="_Toc192934894"/>
      <w:bookmarkStart w:id="102" w:name="_Toc193016242"/>
      <w:bookmarkStart w:id="103" w:name="_Toc192335395"/>
      <w:bookmarkStart w:id="104" w:name="_Toc192405922"/>
      <w:bookmarkStart w:id="105" w:name="_Toc192408327"/>
      <w:bookmarkStart w:id="106" w:name="_Toc192408773"/>
      <w:bookmarkStart w:id="107" w:name="_Toc192496233"/>
      <w:bookmarkStart w:id="108" w:name="_Toc192502438"/>
      <w:bookmarkStart w:id="109" w:name="_Toc192509327"/>
      <w:bookmarkStart w:id="110" w:name="_Toc192510048"/>
      <w:bookmarkStart w:id="111" w:name="_Toc192515938"/>
      <w:bookmarkStart w:id="112" w:name="_Toc192579041"/>
      <w:bookmarkStart w:id="113" w:name="_Toc192580982"/>
      <w:bookmarkStart w:id="114" w:name="_Toc192581424"/>
      <w:bookmarkStart w:id="115" w:name="_Toc192762454"/>
      <w:bookmarkStart w:id="116" w:name="_Toc192765028"/>
      <w:bookmarkStart w:id="117" w:name="_Toc192765641"/>
      <w:bookmarkStart w:id="118" w:name="_Toc192782193"/>
      <w:bookmarkStart w:id="119" w:name="_Toc192782801"/>
      <w:bookmarkStart w:id="120" w:name="_Toc192850720"/>
      <w:bookmarkStart w:id="121" w:name="_Toc192929207"/>
      <w:bookmarkStart w:id="122" w:name="_Toc192934895"/>
      <w:bookmarkStart w:id="123" w:name="_Toc193016243"/>
      <w:bookmarkStart w:id="124" w:name="_Toc192335396"/>
      <w:bookmarkStart w:id="125" w:name="_Toc192405923"/>
      <w:bookmarkStart w:id="126" w:name="_Toc192408328"/>
      <w:bookmarkStart w:id="127" w:name="_Toc192408774"/>
      <w:bookmarkStart w:id="128" w:name="_Toc192496234"/>
      <w:bookmarkStart w:id="129" w:name="_Toc192502439"/>
      <w:bookmarkStart w:id="130" w:name="_Toc192509328"/>
      <w:bookmarkStart w:id="131" w:name="_Toc192510049"/>
      <w:bookmarkStart w:id="132" w:name="_Toc192515939"/>
      <w:bookmarkStart w:id="133" w:name="_Toc192579042"/>
      <w:bookmarkStart w:id="134" w:name="_Toc192580983"/>
      <w:bookmarkStart w:id="135" w:name="_Toc192581425"/>
      <w:bookmarkStart w:id="136" w:name="_Toc192762455"/>
      <w:bookmarkStart w:id="137" w:name="_Toc192765029"/>
      <w:bookmarkStart w:id="138" w:name="_Toc192765642"/>
      <w:bookmarkStart w:id="139" w:name="_Toc192782194"/>
      <w:bookmarkStart w:id="140" w:name="_Toc192782802"/>
      <w:bookmarkStart w:id="141" w:name="_Toc192850721"/>
      <w:bookmarkStart w:id="142" w:name="_Toc192929208"/>
      <w:bookmarkStart w:id="143" w:name="_Toc192934896"/>
      <w:bookmarkStart w:id="144" w:name="_Toc193016244"/>
      <w:bookmarkStart w:id="145" w:name="_Toc192335397"/>
      <w:bookmarkStart w:id="146" w:name="_Toc192405924"/>
      <w:bookmarkStart w:id="147" w:name="_Toc192408329"/>
      <w:bookmarkStart w:id="148" w:name="_Toc192408775"/>
      <w:bookmarkStart w:id="149" w:name="_Toc192496235"/>
      <w:bookmarkStart w:id="150" w:name="_Toc192502440"/>
      <w:bookmarkStart w:id="151" w:name="_Toc192509329"/>
      <w:bookmarkStart w:id="152" w:name="_Toc192510050"/>
      <w:bookmarkStart w:id="153" w:name="_Toc192515940"/>
      <w:bookmarkStart w:id="154" w:name="_Toc192579043"/>
      <w:bookmarkStart w:id="155" w:name="_Toc192580984"/>
      <w:bookmarkStart w:id="156" w:name="_Toc192581426"/>
      <w:bookmarkStart w:id="157" w:name="_Toc192762456"/>
      <w:bookmarkStart w:id="158" w:name="_Toc192765030"/>
      <w:bookmarkStart w:id="159" w:name="_Toc192765643"/>
      <w:bookmarkStart w:id="160" w:name="_Toc192782195"/>
      <w:bookmarkStart w:id="161" w:name="_Toc192782803"/>
      <w:bookmarkStart w:id="162" w:name="_Toc192850722"/>
      <w:bookmarkStart w:id="163" w:name="_Toc192929209"/>
      <w:bookmarkStart w:id="164" w:name="_Toc192934897"/>
      <w:bookmarkStart w:id="165" w:name="_Toc193016245"/>
      <w:bookmarkStart w:id="166" w:name="_Toc192335398"/>
      <w:bookmarkStart w:id="167" w:name="_Toc192405925"/>
      <w:bookmarkStart w:id="168" w:name="_Toc192408330"/>
      <w:bookmarkStart w:id="169" w:name="_Toc192408776"/>
      <w:bookmarkStart w:id="170" w:name="_Toc192496236"/>
      <w:bookmarkStart w:id="171" w:name="_Toc192502441"/>
      <w:bookmarkStart w:id="172" w:name="_Toc192509330"/>
      <w:bookmarkStart w:id="173" w:name="_Toc192510051"/>
      <w:bookmarkStart w:id="174" w:name="_Toc192515941"/>
      <w:bookmarkStart w:id="175" w:name="_Toc192579044"/>
      <w:bookmarkStart w:id="176" w:name="_Toc192580985"/>
      <w:bookmarkStart w:id="177" w:name="_Toc192581427"/>
      <w:bookmarkStart w:id="178" w:name="_Toc192762457"/>
      <w:bookmarkStart w:id="179" w:name="_Toc192765031"/>
      <w:bookmarkStart w:id="180" w:name="_Toc192765644"/>
      <w:bookmarkStart w:id="181" w:name="_Toc192782196"/>
      <w:bookmarkStart w:id="182" w:name="_Toc192782804"/>
      <w:bookmarkStart w:id="183" w:name="_Toc192850723"/>
      <w:bookmarkStart w:id="184" w:name="_Toc192929210"/>
      <w:bookmarkStart w:id="185" w:name="_Toc192934898"/>
      <w:bookmarkStart w:id="186" w:name="_Toc193016246"/>
      <w:bookmarkStart w:id="187" w:name="_Toc192335399"/>
      <w:bookmarkStart w:id="188" w:name="_Toc192405926"/>
      <w:bookmarkStart w:id="189" w:name="_Toc192408331"/>
      <w:bookmarkStart w:id="190" w:name="_Toc192408777"/>
      <w:bookmarkStart w:id="191" w:name="_Toc192496237"/>
      <w:bookmarkStart w:id="192" w:name="_Toc192502442"/>
      <w:bookmarkStart w:id="193" w:name="_Toc192509331"/>
      <w:bookmarkStart w:id="194" w:name="_Toc192510052"/>
      <w:bookmarkStart w:id="195" w:name="_Toc192515942"/>
      <w:bookmarkStart w:id="196" w:name="_Toc192579045"/>
      <w:bookmarkStart w:id="197" w:name="_Toc192580986"/>
      <w:bookmarkStart w:id="198" w:name="_Toc192581428"/>
      <w:bookmarkStart w:id="199" w:name="_Toc192762458"/>
      <w:bookmarkStart w:id="200" w:name="_Toc192765032"/>
      <w:bookmarkStart w:id="201" w:name="_Toc192765645"/>
      <w:bookmarkStart w:id="202" w:name="_Toc192782197"/>
      <w:bookmarkStart w:id="203" w:name="_Toc192782805"/>
      <w:bookmarkStart w:id="204" w:name="_Toc192850724"/>
      <w:bookmarkStart w:id="205" w:name="_Toc192929211"/>
      <w:bookmarkStart w:id="206" w:name="_Toc192934899"/>
      <w:bookmarkStart w:id="207" w:name="_Toc193016247"/>
      <w:bookmarkStart w:id="208" w:name="_Toc192335400"/>
      <w:bookmarkStart w:id="209" w:name="_Toc192405927"/>
      <w:bookmarkStart w:id="210" w:name="_Toc192408332"/>
      <w:bookmarkStart w:id="211" w:name="_Toc192408778"/>
      <w:bookmarkStart w:id="212" w:name="_Toc192496238"/>
      <w:bookmarkStart w:id="213" w:name="_Toc192502443"/>
      <w:bookmarkStart w:id="214" w:name="_Toc192509332"/>
      <w:bookmarkStart w:id="215" w:name="_Toc192510053"/>
      <w:bookmarkStart w:id="216" w:name="_Toc192515943"/>
      <w:bookmarkStart w:id="217" w:name="_Toc192579046"/>
      <w:bookmarkStart w:id="218" w:name="_Toc192580987"/>
      <w:bookmarkStart w:id="219" w:name="_Toc192581429"/>
      <w:bookmarkStart w:id="220" w:name="_Toc192762459"/>
      <w:bookmarkStart w:id="221" w:name="_Toc192765033"/>
      <w:bookmarkStart w:id="222" w:name="_Toc192765646"/>
      <w:bookmarkStart w:id="223" w:name="_Toc192782198"/>
      <w:bookmarkStart w:id="224" w:name="_Toc192782806"/>
      <w:bookmarkStart w:id="225" w:name="_Toc192850725"/>
      <w:bookmarkStart w:id="226" w:name="_Toc192929212"/>
      <w:bookmarkStart w:id="227" w:name="_Toc192934900"/>
      <w:bookmarkStart w:id="228" w:name="_Toc193016248"/>
      <w:bookmarkStart w:id="229" w:name="_Toc192335401"/>
      <w:bookmarkStart w:id="230" w:name="_Toc192405928"/>
      <w:bookmarkStart w:id="231" w:name="_Toc192408333"/>
      <w:bookmarkStart w:id="232" w:name="_Toc192408779"/>
      <w:bookmarkStart w:id="233" w:name="_Toc192496239"/>
      <w:bookmarkStart w:id="234" w:name="_Toc192502444"/>
      <w:bookmarkStart w:id="235" w:name="_Toc192509333"/>
      <w:bookmarkStart w:id="236" w:name="_Toc192510054"/>
      <w:bookmarkStart w:id="237" w:name="_Toc192515944"/>
      <w:bookmarkStart w:id="238" w:name="_Toc192579047"/>
      <w:bookmarkStart w:id="239" w:name="_Toc192580988"/>
      <w:bookmarkStart w:id="240" w:name="_Toc192581430"/>
      <w:bookmarkStart w:id="241" w:name="_Toc192762460"/>
      <w:bookmarkStart w:id="242" w:name="_Toc192765034"/>
      <w:bookmarkStart w:id="243" w:name="_Toc192765647"/>
      <w:bookmarkStart w:id="244" w:name="_Toc192782199"/>
      <w:bookmarkStart w:id="245" w:name="_Toc192782807"/>
      <w:bookmarkStart w:id="246" w:name="_Toc192850726"/>
      <w:bookmarkStart w:id="247" w:name="_Toc192929213"/>
      <w:bookmarkStart w:id="248" w:name="_Toc192934901"/>
      <w:bookmarkStart w:id="249" w:name="_Toc193016249"/>
      <w:bookmarkStart w:id="250" w:name="_Toc192335402"/>
      <w:bookmarkStart w:id="251" w:name="_Toc192405929"/>
      <w:bookmarkStart w:id="252" w:name="_Toc192408334"/>
      <w:bookmarkStart w:id="253" w:name="_Toc192408780"/>
      <w:bookmarkStart w:id="254" w:name="_Toc192496240"/>
      <w:bookmarkStart w:id="255" w:name="_Toc192502445"/>
      <w:bookmarkStart w:id="256" w:name="_Toc192509334"/>
      <w:bookmarkStart w:id="257" w:name="_Toc192510055"/>
      <w:bookmarkStart w:id="258" w:name="_Toc192515945"/>
      <w:bookmarkStart w:id="259" w:name="_Toc192579048"/>
      <w:bookmarkStart w:id="260" w:name="_Toc192580989"/>
      <w:bookmarkStart w:id="261" w:name="_Toc192581431"/>
      <w:bookmarkStart w:id="262" w:name="_Toc192762461"/>
      <w:bookmarkStart w:id="263" w:name="_Toc192765035"/>
      <w:bookmarkStart w:id="264" w:name="_Toc192765648"/>
      <w:bookmarkStart w:id="265" w:name="_Toc192782200"/>
      <w:bookmarkStart w:id="266" w:name="_Toc192782808"/>
      <w:bookmarkStart w:id="267" w:name="_Toc192850727"/>
      <w:bookmarkStart w:id="268" w:name="_Toc192929214"/>
      <w:bookmarkStart w:id="269" w:name="_Toc192934902"/>
      <w:bookmarkStart w:id="270" w:name="_Toc193016250"/>
      <w:bookmarkStart w:id="271" w:name="_Toc192335403"/>
      <w:bookmarkStart w:id="272" w:name="_Toc192405930"/>
      <w:bookmarkStart w:id="273" w:name="_Toc192408335"/>
      <w:bookmarkStart w:id="274" w:name="_Toc192408781"/>
      <w:bookmarkStart w:id="275" w:name="_Toc192496241"/>
      <w:bookmarkStart w:id="276" w:name="_Toc192502446"/>
      <w:bookmarkStart w:id="277" w:name="_Toc192509335"/>
      <w:bookmarkStart w:id="278" w:name="_Toc192510056"/>
      <w:bookmarkStart w:id="279" w:name="_Toc192515946"/>
      <w:bookmarkStart w:id="280" w:name="_Toc192579049"/>
      <w:bookmarkStart w:id="281" w:name="_Toc192580990"/>
      <w:bookmarkStart w:id="282" w:name="_Toc192581432"/>
      <w:bookmarkStart w:id="283" w:name="_Toc192762462"/>
      <w:bookmarkStart w:id="284" w:name="_Toc192765036"/>
      <w:bookmarkStart w:id="285" w:name="_Toc192765649"/>
      <w:bookmarkStart w:id="286" w:name="_Toc192782201"/>
      <w:bookmarkStart w:id="287" w:name="_Toc192782809"/>
      <w:bookmarkStart w:id="288" w:name="_Toc192850728"/>
      <w:bookmarkStart w:id="289" w:name="_Toc192929215"/>
      <w:bookmarkStart w:id="290" w:name="_Toc192934903"/>
      <w:bookmarkStart w:id="291" w:name="_Toc193016251"/>
      <w:bookmarkStart w:id="292" w:name="_Toc192335404"/>
      <w:bookmarkStart w:id="293" w:name="_Toc192405931"/>
      <w:bookmarkStart w:id="294" w:name="_Toc192408336"/>
      <w:bookmarkStart w:id="295" w:name="_Toc192408782"/>
      <w:bookmarkStart w:id="296" w:name="_Toc192496242"/>
      <w:bookmarkStart w:id="297" w:name="_Toc192502447"/>
      <w:bookmarkStart w:id="298" w:name="_Toc192509336"/>
      <w:bookmarkStart w:id="299" w:name="_Toc192510057"/>
      <w:bookmarkStart w:id="300" w:name="_Toc192515947"/>
      <w:bookmarkStart w:id="301" w:name="_Toc192579050"/>
      <w:bookmarkStart w:id="302" w:name="_Toc192580991"/>
      <w:bookmarkStart w:id="303" w:name="_Toc192581433"/>
      <w:bookmarkStart w:id="304" w:name="_Toc192762463"/>
      <w:bookmarkStart w:id="305" w:name="_Toc192765037"/>
      <w:bookmarkStart w:id="306" w:name="_Toc192765650"/>
      <w:bookmarkStart w:id="307" w:name="_Toc192782202"/>
      <w:bookmarkStart w:id="308" w:name="_Toc192782810"/>
      <w:bookmarkStart w:id="309" w:name="_Toc192850729"/>
      <w:bookmarkStart w:id="310" w:name="_Toc192929216"/>
      <w:bookmarkStart w:id="311" w:name="_Toc192934904"/>
      <w:bookmarkStart w:id="312" w:name="_Toc193016252"/>
      <w:bookmarkStart w:id="313" w:name="_Toc192335405"/>
      <w:bookmarkStart w:id="314" w:name="_Toc192405932"/>
      <w:bookmarkStart w:id="315" w:name="_Toc192408337"/>
      <w:bookmarkStart w:id="316" w:name="_Toc192408783"/>
      <w:bookmarkStart w:id="317" w:name="_Toc192496243"/>
      <w:bookmarkStart w:id="318" w:name="_Toc192502448"/>
      <w:bookmarkStart w:id="319" w:name="_Toc192509337"/>
      <w:bookmarkStart w:id="320" w:name="_Toc192510058"/>
      <w:bookmarkStart w:id="321" w:name="_Toc192515948"/>
      <w:bookmarkStart w:id="322" w:name="_Toc192579051"/>
      <w:bookmarkStart w:id="323" w:name="_Toc192580992"/>
      <w:bookmarkStart w:id="324" w:name="_Toc192581434"/>
      <w:bookmarkStart w:id="325" w:name="_Toc192762464"/>
      <w:bookmarkStart w:id="326" w:name="_Toc192765038"/>
      <w:bookmarkStart w:id="327" w:name="_Toc192765651"/>
      <w:bookmarkStart w:id="328" w:name="_Toc192782203"/>
      <w:bookmarkStart w:id="329" w:name="_Toc192782811"/>
      <w:bookmarkStart w:id="330" w:name="_Toc192850730"/>
      <w:bookmarkStart w:id="331" w:name="_Toc192929217"/>
      <w:bookmarkStart w:id="332" w:name="_Toc192934905"/>
      <w:bookmarkStart w:id="333" w:name="_Toc193016253"/>
      <w:bookmarkStart w:id="334" w:name="_Toc192335406"/>
      <w:bookmarkStart w:id="335" w:name="_Toc192405933"/>
      <w:bookmarkStart w:id="336" w:name="_Toc192408338"/>
      <w:bookmarkStart w:id="337" w:name="_Toc192408784"/>
      <w:bookmarkStart w:id="338" w:name="_Toc192496244"/>
      <w:bookmarkStart w:id="339" w:name="_Toc192502449"/>
      <w:bookmarkStart w:id="340" w:name="_Toc192509338"/>
      <w:bookmarkStart w:id="341" w:name="_Toc192510059"/>
      <w:bookmarkStart w:id="342" w:name="_Toc192515949"/>
      <w:bookmarkStart w:id="343" w:name="_Toc192579052"/>
      <w:bookmarkStart w:id="344" w:name="_Toc192580993"/>
      <w:bookmarkStart w:id="345" w:name="_Toc192581435"/>
      <w:bookmarkStart w:id="346" w:name="_Toc192762465"/>
      <w:bookmarkStart w:id="347" w:name="_Toc192765039"/>
      <w:bookmarkStart w:id="348" w:name="_Toc192765652"/>
      <w:bookmarkStart w:id="349" w:name="_Toc192782204"/>
      <w:bookmarkStart w:id="350" w:name="_Toc192782812"/>
      <w:bookmarkStart w:id="351" w:name="_Toc192850731"/>
      <w:bookmarkStart w:id="352" w:name="_Toc192929218"/>
      <w:bookmarkStart w:id="353" w:name="_Toc192934906"/>
      <w:bookmarkStart w:id="354" w:name="_Toc193016254"/>
      <w:bookmarkStart w:id="355" w:name="_Toc192335407"/>
      <w:bookmarkStart w:id="356" w:name="_Toc192405934"/>
      <w:bookmarkStart w:id="357" w:name="_Toc192408339"/>
      <w:bookmarkStart w:id="358" w:name="_Toc192408785"/>
      <w:bookmarkStart w:id="359" w:name="_Toc192496245"/>
      <w:bookmarkStart w:id="360" w:name="_Toc192502450"/>
      <w:bookmarkStart w:id="361" w:name="_Toc192509339"/>
      <w:bookmarkStart w:id="362" w:name="_Toc192510060"/>
      <w:bookmarkStart w:id="363" w:name="_Toc192515950"/>
      <w:bookmarkStart w:id="364" w:name="_Toc192579053"/>
      <w:bookmarkStart w:id="365" w:name="_Toc192580994"/>
      <w:bookmarkStart w:id="366" w:name="_Toc192581436"/>
      <w:bookmarkStart w:id="367" w:name="_Toc192762466"/>
      <w:bookmarkStart w:id="368" w:name="_Toc192765040"/>
      <w:bookmarkStart w:id="369" w:name="_Toc192765653"/>
      <w:bookmarkStart w:id="370" w:name="_Toc192782205"/>
      <w:bookmarkStart w:id="371" w:name="_Toc192782813"/>
      <w:bookmarkStart w:id="372" w:name="_Toc192850732"/>
      <w:bookmarkStart w:id="373" w:name="_Toc192929219"/>
      <w:bookmarkStart w:id="374" w:name="_Toc192934907"/>
      <w:bookmarkStart w:id="375" w:name="_Toc193016255"/>
      <w:bookmarkStart w:id="376" w:name="_Toc192335408"/>
      <w:bookmarkStart w:id="377" w:name="_Toc192405935"/>
      <w:bookmarkStart w:id="378" w:name="_Toc192408340"/>
      <w:bookmarkStart w:id="379" w:name="_Toc192408786"/>
      <w:bookmarkStart w:id="380" w:name="_Toc192496246"/>
      <w:bookmarkStart w:id="381" w:name="_Toc192502451"/>
      <w:bookmarkStart w:id="382" w:name="_Toc192509340"/>
      <w:bookmarkStart w:id="383" w:name="_Toc192510061"/>
      <w:bookmarkStart w:id="384" w:name="_Toc192515951"/>
      <w:bookmarkStart w:id="385" w:name="_Toc192579054"/>
      <w:bookmarkStart w:id="386" w:name="_Toc192580995"/>
      <w:bookmarkStart w:id="387" w:name="_Toc192581437"/>
      <w:bookmarkStart w:id="388" w:name="_Toc192762467"/>
      <w:bookmarkStart w:id="389" w:name="_Toc192765041"/>
      <w:bookmarkStart w:id="390" w:name="_Toc192765654"/>
      <w:bookmarkStart w:id="391" w:name="_Toc192782206"/>
      <w:bookmarkStart w:id="392" w:name="_Toc192782814"/>
      <w:bookmarkStart w:id="393" w:name="_Toc192850733"/>
      <w:bookmarkStart w:id="394" w:name="_Toc192929220"/>
      <w:bookmarkStart w:id="395" w:name="_Toc192934908"/>
      <w:bookmarkStart w:id="396" w:name="_Toc193016256"/>
      <w:bookmarkStart w:id="397" w:name="_Toc192335409"/>
      <w:bookmarkStart w:id="398" w:name="_Toc192405936"/>
      <w:bookmarkStart w:id="399" w:name="_Toc192408341"/>
      <w:bookmarkStart w:id="400" w:name="_Toc192408787"/>
      <w:bookmarkStart w:id="401" w:name="_Toc192496247"/>
      <w:bookmarkStart w:id="402" w:name="_Toc192502452"/>
      <w:bookmarkStart w:id="403" w:name="_Toc192509341"/>
      <w:bookmarkStart w:id="404" w:name="_Toc192510062"/>
      <w:bookmarkStart w:id="405" w:name="_Toc192515952"/>
      <w:bookmarkStart w:id="406" w:name="_Toc192579055"/>
      <w:bookmarkStart w:id="407" w:name="_Toc192580996"/>
      <w:bookmarkStart w:id="408" w:name="_Toc192581438"/>
      <w:bookmarkStart w:id="409" w:name="_Toc192762468"/>
      <w:bookmarkStart w:id="410" w:name="_Toc192765042"/>
      <w:bookmarkStart w:id="411" w:name="_Toc192765655"/>
      <w:bookmarkStart w:id="412" w:name="_Toc192782207"/>
      <w:bookmarkStart w:id="413" w:name="_Toc192782815"/>
      <w:bookmarkStart w:id="414" w:name="_Toc192850734"/>
      <w:bookmarkStart w:id="415" w:name="_Toc192929221"/>
      <w:bookmarkStart w:id="416" w:name="_Toc192934909"/>
      <w:bookmarkStart w:id="417" w:name="_Toc193016257"/>
      <w:bookmarkStart w:id="418" w:name="_Toc192335410"/>
      <w:bookmarkStart w:id="419" w:name="_Toc192405937"/>
      <w:bookmarkStart w:id="420" w:name="_Toc192408342"/>
      <w:bookmarkStart w:id="421" w:name="_Toc192408788"/>
      <w:bookmarkStart w:id="422" w:name="_Toc192496248"/>
      <w:bookmarkStart w:id="423" w:name="_Toc192502453"/>
      <w:bookmarkStart w:id="424" w:name="_Toc192509342"/>
      <w:bookmarkStart w:id="425" w:name="_Toc192510063"/>
      <w:bookmarkStart w:id="426" w:name="_Toc192515953"/>
      <w:bookmarkStart w:id="427" w:name="_Toc192579056"/>
      <w:bookmarkStart w:id="428" w:name="_Toc192580997"/>
      <w:bookmarkStart w:id="429" w:name="_Toc192581439"/>
      <w:bookmarkStart w:id="430" w:name="_Toc192762469"/>
      <w:bookmarkStart w:id="431" w:name="_Toc192765043"/>
      <w:bookmarkStart w:id="432" w:name="_Toc192765656"/>
      <w:bookmarkStart w:id="433" w:name="_Toc192782208"/>
      <w:bookmarkStart w:id="434" w:name="_Toc192782816"/>
      <w:bookmarkStart w:id="435" w:name="_Toc192850735"/>
      <w:bookmarkStart w:id="436" w:name="_Toc192929222"/>
      <w:bookmarkStart w:id="437" w:name="_Toc192934910"/>
      <w:bookmarkStart w:id="438" w:name="_Toc193016258"/>
      <w:bookmarkStart w:id="439" w:name="_Toc192335411"/>
      <w:bookmarkStart w:id="440" w:name="_Toc192405938"/>
      <w:bookmarkStart w:id="441" w:name="_Toc192408343"/>
      <w:bookmarkStart w:id="442" w:name="_Toc192408789"/>
      <w:bookmarkStart w:id="443" w:name="_Toc192496249"/>
      <w:bookmarkStart w:id="444" w:name="_Toc192502454"/>
      <w:bookmarkStart w:id="445" w:name="_Toc192509343"/>
      <w:bookmarkStart w:id="446" w:name="_Toc192510064"/>
      <w:bookmarkStart w:id="447" w:name="_Toc192515954"/>
      <w:bookmarkStart w:id="448" w:name="_Toc192579057"/>
      <w:bookmarkStart w:id="449" w:name="_Toc192580998"/>
      <w:bookmarkStart w:id="450" w:name="_Toc192581440"/>
      <w:bookmarkStart w:id="451" w:name="_Toc192762470"/>
      <w:bookmarkStart w:id="452" w:name="_Toc192765044"/>
      <w:bookmarkStart w:id="453" w:name="_Toc192765657"/>
      <w:bookmarkStart w:id="454" w:name="_Toc192782209"/>
      <w:bookmarkStart w:id="455" w:name="_Toc192782817"/>
      <w:bookmarkStart w:id="456" w:name="_Toc192850736"/>
      <w:bookmarkStart w:id="457" w:name="_Toc192929223"/>
      <w:bookmarkStart w:id="458" w:name="_Toc192934911"/>
      <w:bookmarkStart w:id="459" w:name="_Toc193016259"/>
      <w:bookmarkStart w:id="460" w:name="_Toc192335412"/>
      <w:bookmarkStart w:id="461" w:name="_Toc192405939"/>
      <w:bookmarkStart w:id="462" w:name="_Toc192408344"/>
      <w:bookmarkStart w:id="463" w:name="_Toc192408790"/>
      <w:bookmarkStart w:id="464" w:name="_Toc192496250"/>
      <w:bookmarkStart w:id="465" w:name="_Toc192502455"/>
      <w:bookmarkStart w:id="466" w:name="_Toc192509344"/>
      <w:bookmarkStart w:id="467" w:name="_Toc192510065"/>
      <w:bookmarkStart w:id="468" w:name="_Toc192515955"/>
      <w:bookmarkStart w:id="469" w:name="_Toc192579058"/>
      <w:bookmarkStart w:id="470" w:name="_Toc192580999"/>
      <w:bookmarkStart w:id="471" w:name="_Toc192581441"/>
      <w:bookmarkStart w:id="472" w:name="_Toc192762471"/>
      <w:bookmarkStart w:id="473" w:name="_Toc192765045"/>
      <w:bookmarkStart w:id="474" w:name="_Toc192765658"/>
      <w:bookmarkStart w:id="475" w:name="_Toc192782210"/>
      <w:bookmarkStart w:id="476" w:name="_Toc192782818"/>
      <w:bookmarkStart w:id="477" w:name="_Toc192850737"/>
      <w:bookmarkStart w:id="478" w:name="_Toc192929224"/>
      <w:bookmarkStart w:id="479" w:name="_Toc192934912"/>
      <w:bookmarkStart w:id="480" w:name="_Toc193016260"/>
      <w:bookmarkStart w:id="481" w:name="_Toc192335413"/>
      <w:bookmarkStart w:id="482" w:name="_Toc192405940"/>
      <w:bookmarkStart w:id="483" w:name="_Toc192408345"/>
      <w:bookmarkStart w:id="484" w:name="_Toc192408791"/>
      <w:bookmarkStart w:id="485" w:name="_Toc192496251"/>
      <w:bookmarkStart w:id="486" w:name="_Toc192502456"/>
      <w:bookmarkStart w:id="487" w:name="_Toc192509345"/>
      <w:bookmarkStart w:id="488" w:name="_Toc192510066"/>
      <w:bookmarkStart w:id="489" w:name="_Toc192515956"/>
      <w:bookmarkStart w:id="490" w:name="_Toc192579059"/>
      <w:bookmarkStart w:id="491" w:name="_Toc192581000"/>
      <w:bookmarkStart w:id="492" w:name="_Toc192581442"/>
      <w:bookmarkStart w:id="493" w:name="_Toc192762472"/>
      <w:bookmarkStart w:id="494" w:name="_Toc192765046"/>
      <w:bookmarkStart w:id="495" w:name="_Toc192765659"/>
      <w:bookmarkStart w:id="496" w:name="_Toc192782211"/>
      <w:bookmarkStart w:id="497" w:name="_Toc192782819"/>
      <w:bookmarkStart w:id="498" w:name="_Toc192850738"/>
      <w:bookmarkStart w:id="499" w:name="_Toc192929225"/>
      <w:bookmarkStart w:id="500" w:name="_Toc192934913"/>
      <w:bookmarkStart w:id="501" w:name="_Toc193016261"/>
      <w:bookmarkStart w:id="502" w:name="_Toc192335414"/>
      <w:bookmarkStart w:id="503" w:name="_Toc192405941"/>
      <w:bookmarkStart w:id="504" w:name="_Toc192408346"/>
      <w:bookmarkStart w:id="505" w:name="_Toc192408792"/>
      <w:bookmarkStart w:id="506" w:name="_Toc192496252"/>
      <w:bookmarkStart w:id="507" w:name="_Toc192502457"/>
      <w:bookmarkStart w:id="508" w:name="_Toc192509346"/>
      <w:bookmarkStart w:id="509" w:name="_Toc192510067"/>
      <w:bookmarkStart w:id="510" w:name="_Toc192515957"/>
      <w:bookmarkStart w:id="511" w:name="_Toc192579060"/>
      <w:bookmarkStart w:id="512" w:name="_Toc192581001"/>
      <w:bookmarkStart w:id="513" w:name="_Toc192581443"/>
      <w:bookmarkStart w:id="514" w:name="_Toc192762473"/>
      <w:bookmarkStart w:id="515" w:name="_Toc192765047"/>
      <w:bookmarkStart w:id="516" w:name="_Toc192765660"/>
      <w:bookmarkStart w:id="517" w:name="_Toc192782212"/>
      <w:bookmarkStart w:id="518" w:name="_Toc192782820"/>
      <w:bookmarkStart w:id="519" w:name="_Toc192850739"/>
      <w:bookmarkStart w:id="520" w:name="_Toc192929226"/>
      <w:bookmarkStart w:id="521" w:name="_Toc192934914"/>
      <w:bookmarkStart w:id="522" w:name="_Toc193016262"/>
      <w:bookmarkStart w:id="523" w:name="_Toc192335415"/>
      <w:bookmarkStart w:id="524" w:name="_Toc192405942"/>
      <w:bookmarkStart w:id="525" w:name="_Toc192408347"/>
      <w:bookmarkStart w:id="526" w:name="_Toc192408793"/>
      <w:bookmarkStart w:id="527" w:name="_Toc192496253"/>
      <w:bookmarkStart w:id="528" w:name="_Toc192502458"/>
      <w:bookmarkStart w:id="529" w:name="_Toc192509347"/>
      <w:bookmarkStart w:id="530" w:name="_Toc192510068"/>
      <w:bookmarkStart w:id="531" w:name="_Toc192515958"/>
      <w:bookmarkStart w:id="532" w:name="_Toc192579061"/>
      <w:bookmarkStart w:id="533" w:name="_Toc192581002"/>
      <w:bookmarkStart w:id="534" w:name="_Toc192581444"/>
      <w:bookmarkStart w:id="535" w:name="_Toc192762474"/>
      <w:bookmarkStart w:id="536" w:name="_Toc192765048"/>
      <w:bookmarkStart w:id="537" w:name="_Toc192765661"/>
      <w:bookmarkStart w:id="538" w:name="_Toc192782213"/>
      <w:bookmarkStart w:id="539" w:name="_Toc192782821"/>
      <w:bookmarkStart w:id="540" w:name="_Toc192850740"/>
      <w:bookmarkStart w:id="541" w:name="_Toc192929227"/>
      <w:bookmarkStart w:id="542" w:name="_Toc192934915"/>
      <w:bookmarkStart w:id="543" w:name="_Toc193016263"/>
      <w:bookmarkStart w:id="544" w:name="_Toc192335416"/>
      <w:bookmarkStart w:id="545" w:name="_Toc192405943"/>
      <w:bookmarkStart w:id="546" w:name="_Toc192408348"/>
      <w:bookmarkStart w:id="547" w:name="_Toc192408794"/>
      <w:bookmarkStart w:id="548" w:name="_Toc192496254"/>
      <w:bookmarkStart w:id="549" w:name="_Toc192502459"/>
      <w:bookmarkStart w:id="550" w:name="_Toc192509348"/>
      <w:bookmarkStart w:id="551" w:name="_Toc192510069"/>
      <w:bookmarkStart w:id="552" w:name="_Toc192515959"/>
      <w:bookmarkStart w:id="553" w:name="_Toc192579062"/>
      <w:bookmarkStart w:id="554" w:name="_Toc192581003"/>
      <w:bookmarkStart w:id="555" w:name="_Toc192581445"/>
      <w:bookmarkStart w:id="556" w:name="_Toc192762475"/>
      <w:bookmarkStart w:id="557" w:name="_Toc192765049"/>
      <w:bookmarkStart w:id="558" w:name="_Toc192765662"/>
      <w:bookmarkStart w:id="559" w:name="_Toc192782214"/>
      <w:bookmarkStart w:id="560" w:name="_Toc192782822"/>
      <w:bookmarkStart w:id="561" w:name="_Toc192850741"/>
      <w:bookmarkStart w:id="562" w:name="_Toc192929228"/>
      <w:bookmarkStart w:id="563" w:name="_Toc192934916"/>
      <w:bookmarkStart w:id="564" w:name="_Toc193016264"/>
      <w:bookmarkStart w:id="565" w:name="_Toc192335417"/>
      <w:bookmarkStart w:id="566" w:name="_Toc192405944"/>
      <w:bookmarkStart w:id="567" w:name="_Toc192408349"/>
      <w:bookmarkStart w:id="568" w:name="_Toc192408795"/>
      <w:bookmarkStart w:id="569" w:name="_Toc192496255"/>
      <w:bookmarkStart w:id="570" w:name="_Toc192502460"/>
      <w:bookmarkStart w:id="571" w:name="_Toc192509349"/>
      <w:bookmarkStart w:id="572" w:name="_Toc192510070"/>
      <w:bookmarkStart w:id="573" w:name="_Toc192515960"/>
      <w:bookmarkStart w:id="574" w:name="_Toc192579063"/>
      <w:bookmarkStart w:id="575" w:name="_Toc192581004"/>
      <w:bookmarkStart w:id="576" w:name="_Toc192581446"/>
      <w:bookmarkStart w:id="577" w:name="_Toc192762476"/>
      <w:bookmarkStart w:id="578" w:name="_Toc192765050"/>
      <w:bookmarkStart w:id="579" w:name="_Toc192765663"/>
      <w:bookmarkStart w:id="580" w:name="_Toc192782215"/>
      <w:bookmarkStart w:id="581" w:name="_Toc192782823"/>
      <w:bookmarkStart w:id="582" w:name="_Toc192850742"/>
      <w:bookmarkStart w:id="583" w:name="_Toc192929229"/>
      <w:bookmarkStart w:id="584" w:name="_Toc192934917"/>
      <w:bookmarkStart w:id="585" w:name="_Toc193016265"/>
      <w:bookmarkStart w:id="586" w:name="_Toc192335418"/>
      <w:bookmarkStart w:id="587" w:name="_Toc192405945"/>
      <w:bookmarkStart w:id="588" w:name="_Toc192408350"/>
      <w:bookmarkStart w:id="589" w:name="_Toc192408796"/>
      <w:bookmarkStart w:id="590" w:name="_Toc192496256"/>
      <w:bookmarkStart w:id="591" w:name="_Toc192502461"/>
      <w:bookmarkStart w:id="592" w:name="_Toc192509350"/>
      <w:bookmarkStart w:id="593" w:name="_Toc192510071"/>
      <w:bookmarkStart w:id="594" w:name="_Toc192515961"/>
      <w:bookmarkStart w:id="595" w:name="_Toc192579064"/>
      <w:bookmarkStart w:id="596" w:name="_Toc192581005"/>
      <w:bookmarkStart w:id="597" w:name="_Toc192581447"/>
      <w:bookmarkStart w:id="598" w:name="_Toc192762477"/>
      <w:bookmarkStart w:id="599" w:name="_Toc192765051"/>
      <w:bookmarkStart w:id="600" w:name="_Toc192765664"/>
      <w:bookmarkStart w:id="601" w:name="_Toc192782216"/>
      <w:bookmarkStart w:id="602" w:name="_Toc192782824"/>
      <w:bookmarkStart w:id="603" w:name="_Toc192850743"/>
      <w:bookmarkStart w:id="604" w:name="_Toc192929230"/>
      <w:bookmarkStart w:id="605" w:name="_Toc192934918"/>
      <w:bookmarkStart w:id="606" w:name="_Toc193016266"/>
      <w:bookmarkStart w:id="607" w:name="_Toc192335419"/>
      <w:bookmarkStart w:id="608" w:name="_Toc192405946"/>
      <w:bookmarkStart w:id="609" w:name="_Toc192408351"/>
      <w:bookmarkStart w:id="610" w:name="_Toc192408797"/>
      <w:bookmarkStart w:id="611" w:name="_Toc192496257"/>
      <w:bookmarkStart w:id="612" w:name="_Toc192502462"/>
      <w:bookmarkStart w:id="613" w:name="_Toc192509351"/>
      <w:bookmarkStart w:id="614" w:name="_Toc192510072"/>
      <w:bookmarkStart w:id="615" w:name="_Toc192515962"/>
      <w:bookmarkStart w:id="616" w:name="_Toc192579065"/>
      <w:bookmarkStart w:id="617" w:name="_Toc192581006"/>
      <w:bookmarkStart w:id="618" w:name="_Toc192581448"/>
      <w:bookmarkStart w:id="619" w:name="_Toc192762478"/>
      <w:bookmarkStart w:id="620" w:name="_Toc192765052"/>
      <w:bookmarkStart w:id="621" w:name="_Toc192765665"/>
      <w:bookmarkStart w:id="622" w:name="_Toc192782217"/>
      <w:bookmarkStart w:id="623" w:name="_Toc192782825"/>
      <w:bookmarkStart w:id="624" w:name="_Toc192850744"/>
      <w:bookmarkStart w:id="625" w:name="_Toc192929231"/>
      <w:bookmarkStart w:id="626" w:name="_Toc192934919"/>
      <w:bookmarkStart w:id="627" w:name="_Toc193016267"/>
      <w:bookmarkStart w:id="628" w:name="_Toc192335420"/>
      <w:bookmarkStart w:id="629" w:name="_Toc192405947"/>
      <w:bookmarkStart w:id="630" w:name="_Toc192408352"/>
      <w:bookmarkStart w:id="631" w:name="_Toc192408798"/>
      <w:bookmarkStart w:id="632" w:name="_Toc192496258"/>
      <w:bookmarkStart w:id="633" w:name="_Toc192502463"/>
      <w:bookmarkStart w:id="634" w:name="_Toc192509352"/>
      <w:bookmarkStart w:id="635" w:name="_Toc192510073"/>
      <w:bookmarkStart w:id="636" w:name="_Toc192515963"/>
      <w:bookmarkStart w:id="637" w:name="_Toc192579066"/>
      <w:bookmarkStart w:id="638" w:name="_Toc192581007"/>
      <w:bookmarkStart w:id="639" w:name="_Toc192581449"/>
      <w:bookmarkStart w:id="640" w:name="_Toc192762479"/>
      <w:bookmarkStart w:id="641" w:name="_Toc192765053"/>
      <w:bookmarkStart w:id="642" w:name="_Toc192765666"/>
      <w:bookmarkStart w:id="643" w:name="_Toc192782218"/>
      <w:bookmarkStart w:id="644" w:name="_Toc192782826"/>
      <w:bookmarkStart w:id="645" w:name="_Toc192850745"/>
      <w:bookmarkStart w:id="646" w:name="_Toc192929232"/>
      <w:bookmarkStart w:id="647" w:name="_Toc192934920"/>
      <w:bookmarkStart w:id="648" w:name="_Toc193016268"/>
      <w:bookmarkStart w:id="649" w:name="_Toc192335421"/>
      <w:bookmarkStart w:id="650" w:name="_Toc192405948"/>
      <w:bookmarkStart w:id="651" w:name="_Toc192408353"/>
      <w:bookmarkStart w:id="652" w:name="_Toc192408799"/>
      <w:bookmarkStart w:id="653" w:name="_Toc192496259"/>
      <w:bookmarkStart w:id="654" w:name="_Toc192502464"/>
      <w:bookmarkStart w:id="655" w:name="_Toc192509353"/>
      <w:bookmarkStart w:id="656" w:name="_Toc192510074"/>
      <w:bookmarkStart w:id="657" w:name="_Toc192515964"/>
      <w:bookmarkStart w:id="658" w:name="_Toc192579067"/>
      <w:bookmarkStart w:id="659" w:name="_Toc192581008"/>
      <w:bookmarkStart w:id="660" w:name="_Toc192581450"/>
      <w:bookmarkStart w:id="661" w:name="_Toc192762480"/>
      <w:bookmarkStart w:id="662" w:name="_Toc192765054"/>
      <w:bookmarkStart w:id="663" w:name="_Toc192765667"/>
      <w:bookmarkStart w:id="664" w:name="_Toc192782219"/>
      <w:bookmarkStart w:id="665" w:name="_Toc192782827"/>
      <w:bookmarkStart w:id="666" w:name="_Toc192850746"/>
      <w:bookmarkStart w:id="667" w:name="_Toc192929233"/>
      <w:bookmarkStart w:id="668" w:name="_Toc192934921"/>
      <w:bookmarkStart w:id="669" w:name="_Toc193016269"/>
      <w:bookmarkStart w:id="670" w:name="_Toc192335422"/>
      <w:bookmarkStart w:id="671" w:name="_Toc192405949"/>
      <w:bookmarkStart w:id="672" w:name="_Toc192408354"/>
      <w:bookmarkStart w:id="673" w:name="_Toc192408800"/>
      <w:bookmarkStart w:id="674" w:name="_Toc192496260"/>
      <w:bookmarkStart w:id="675" w:name="_Toc192502465"/>
      <w:bookmarkStart w:id="676" w:name="_Toc192509354"/>
      <w:bookmarkStart w:id="677" w:name="_Toc192510075"/>
      <w:bookmarkStart w:id="678" w:name="_Toc192515965"/>
      <w:bookmarkStart w:id="679" w:name="_Toc192579068"/>
      <w:bookmarkStart w:id="680" w:name="_Toc192581009"/>
      <w:bookmarkStart w:id="681" w:name="_Toc192581451"/>
      <w:bookmarkStart w:id="682" w:name="_Toc192762481"/>
      <w:bookmarkStart w:id="683" w:name="_Toc192765055"/>
      <w:bookmarkStart w:id="684" w:name="_Toc192765668"/>
      <w:bookmarkStart w:id="685" w:name="_Toc192782220"/>
      <w:bookmarkStart w:id="686" w:name="_Toc192782828"/>
      <w:bookmarkStart w:id="687" w:name="_Toc192850747"/>
      <w:bookmarkStart w:id="688" w:name="_Toc192929234"/>
      <w:bookmarkStart w:id="689" w:name="_Toc192934922"/>
      <w:bookmarkStart w:id="690" w:name="_Toc193016270"/>
      <w:bookmarkStart w:id="691" w:name="_Toc192335423"/>
      <w:bookmarkStart w:id="692" w:name="_Toc192405950"/>
      <w:bookmarkStart w:id="693" w:name="_Toc192408355"/>
      <w:bookmarkStart w:id="694" w:name="_Toc192408801"/>
      <w:bookmarkStart w:id="695" w:name="_Toc192496261"/>
      <w:bookmarkStart w:id="696" w:name="_Toc192502466"/>
      <w:bookmarkStart w:id="697" w:name="_Toc192509355"/>
      <w:bookmarkStart w:id="698" w:name="_Toc192510076"/>
      <w:bookmarkStart w:id="699" w:name="_Toc192515966"/>
      <w:bookmarkStart w:id="700" w:name="_Toc192579069"/>
      <w:bookmarkStart w:id="701" w:name="_Toc192581010"/>
      <w:bookmarkStart w:id="702" w:name="_Toc192581452"/>
      <w:bookmarkStart w:id="703" w:name="_Toc192762482"/>
      <w:bookmarkStart w:id="704" w:name="_Toc192765056"/>
      <w:bookmarkStart w:id="705" w:name="_Toc192765669"/>
      <w:bookmarkStart w:id="706" w:name="_Toc192782221"/>
      <w:bookmarkStart w:id="707" w:name="_Toc192782829"/>
      <w:bookmarkStart w:id="708" w:name="_Toc192850748"/>
      <w:bookmarkStart w:id="709" w:name="_Toc192929235"/>
      <w:bookmarkStart w:id="710" w:name="_Toc192934923"/>
      <w:bookmarkStart w:id="711" w:name="_Toc193016271"/>
      <w:bookmarkStart w:id="712" w:name="_Toc192335424"/>
      <w:bookmarkStart w:id="713" w:name="_Toc192405951"/>
      <w:bookmarkStart w:id="714" w:name="_Toc192408356"/>
      <w:bookmarkStart w:id="715" w:name="_Toc192408802"/>
      <w:bookmarkStart w:id="716" w:name="_Toc192496262"/>
      <w:bookmarkStart w:id="717" w:name="_Toc192502467"/>
      <w:bookmarkStart w:id="718" w:name="_Toc192509356"/>
      <w:bookmarkStart w:id="719" w:name="_Toc192510077"/>
      <w:bookmarkStart w:id="720" w:name="_Toc192515967"/>
      <w:bookmarkStart w:id="721" w:name="_Toc192579070"/>
      <w:bookmarkStart w:id="722" w:name="_Toc192581011"/>
      <w:bookmarkStart w:id="723" w:name="_Toc192581453"/>
      <w:bookmarkStart w:id="724" w:name="_Toc192762483"/>
      <w:bookmarkStart w:id="725" w:name="_Toc192765057"/>
      <w:bookmarkStart w:id="726" w:name="_Toc192765670"/>
      <w:bookmarkStart w:id="727" w:name="_Toc192782222"/>
      <w:bookmarkStart w:id="728" w:name="_Toc192782830"/>
      <w:bookmarkStart w:id="729" w:name="_Toc192850749"/>
      <w:bookmarkStart w:id="730" w:name="_Toc192929236"/>
      <w:bookmarkStart w:id="731" w:name="_Toc192934924"/>
      <w:bookmarkStart w:id="732" w:name="_Toc193016272"/>
      <w:bookmarkStart w:id="733" w:name="_Toc192335425"/>
      <w:bookmarkStart w:id="734" w:name="_Toc192405952"/>
      <w:bookmarkStart w:id="735" w:name="_Toc192408357"/>
      <w:bookmarkStart w:id="736" w:name="_Toc192408803"/>
      <w:bookmarkStart w:id="737" w:name="_Toc192496263"/>
      <w:bookmarkStart w:id="738" w:name="_Toc192502468"/>
      <w:bookmarkStart w:id="739" w:name="_Toc192509357"/>
      <w:bookmarkStart w:id="740" w:name="_Toc192510078"/>
      <w:bookmarkStart w:id="741" w:name="_Toc192515968"/>
      <w:bookmarkStart w:id="742" w:name="_Toc192579071"/>
      <w:bookmarkStart w:id="743" w:name="_Toc192581012"/>
      <w:bookmarkStart w:id="744" w:name="_Toc192581454"/>
      <w:bookmarkStart w:id="745" w:name="_Toc192762484"/>
      <w:bookmarkStart w:id="746" w:name="_Toc192765058"/>
      <w:bookmarkStart w:id="747" w:name="_Toc192765671"/>
      <w:bookmarkStart w:id="748" w:name="_Toc192782223"/>
      <w:bookmarkStart w:id="749" w:name="_Toc192782831"/>
      <w:bookmarkStart w:id="750" w:name="_Toc192850750"/>
      <w:bookmarkStart w:id="751" w:name="_Toc192929237"/>
      <w:bookmarkStart w:id="752" w:name="_Toc192934925"/>
      <w:bookmarkStart w:id="753" w:name="_Toc193016273"/>
      <w:bookmarkStart w:id="754" w:name="_Toc192335426"/>
      <w:bookmarkStart w:id="755" w:name="_Toc192405953"/>
      <w:bookmarkStart w:id="756" w:name="_Toc192408358"/>
      <w:bookmarkStart w:id="757" w:name="_Toc192408804"/>
      <w:bookmarkStart w:id="758" w:name="_Toc192496264"/>
      <w:bookmarkStart w:id="759" w:name="_Toc192502469"/>
      <w:bookmarkStart w:id="760" w:name="_Toc192509358"/>
      <w:bookmarkStart w:id="761" w:name="_Toc192510079"/>
      <w:bookmarkStart w:id="762" w:name="_Toc192515969"/>
      <w:bookmarkStart w:id="763" w:name="_Toc192579072"/>
      <w:bookmarkStart w:id="764" w:name="_Toc192581013"/>
      <w:bookmarkStart w:id="765" w:name="_Toc192581455"/>
      <w:bookmarkStart w:id="766" w:name="_Toc192762485"/>
      <w:bookmarkStart w:id="767" w:name="_Toc192765059"/>
      <w:bookmarkStart w:id="768" w:name="_Toc192765672"/>
      <w:bookmarkStart w:id="769" w:name="_Toc192782224"/>
      <w:bookmarkStart w:id="770" w:name="_Toc192782832"/>
      <w:bookmarkStart w:id="771" w:name="_Toc192850751"/>
      <w:bookmarkStart w:id="772" w:name="_Toc192929238"/>
      <w:bookmarkStart w:id="773" w:name="_Toc192934926"/>
      <w:bookmarkStart w:id="774" w:name="_Toc193016274"/>
      <w:bookmarkStart w:id="775" w:name="_Toc192335427"/>
      <w:bookmarkStart w:id="776" w:name="_Toc192405954"/>
      <w:bookmarkStart w:id="777" w:name="_Toc192408359"/>
      <w:bookmarkStart w:id="778" w:name="_Toc192408805"/>
      <w:bookmarkStart w:id="779" w:name="_Toc192496265"/>
      <w:bookmarkStart w:id="780" w:name="_Toc192502470"/>
      <w:bookmarkStart w:id="781" w:name="_Toc192509359"/>
      <w:bookmarkStart w:id="782" w:name="_Toc192510080"/>
      <w:bookmarkStart w:id="783" w:name="_Toc192515970"/>
      <w:bookmarkStart w:id="784" w:name="_Toc192579073"/>
      <w:bookmarkStart w:id="785" w:name="_Toc192581014"/>
      <w:bookmarkStart w:id="786" w:name="_Toc192581456"/>
      <w:bookmarkStart w:id="787" w:name="_Toc192762486"/>
      <w:bookmarkStart w:id="788" w:name="_Toc192765060"/>
      <w:bookmarkStart w:id="789" w:name="_Toc192765673"/>
      <w:bookmarkStart w:id="790" w:name="_Toc192782225"/>
      <w:bookmarkStart w:id="791" w:name="_Toc192782833"/>
      <w:bookmarkStart w:id="792" w:name="_Toc192850752"/>
      <w:bookmarkStart w:id="793" w:name="_Toc192929239"/>
      <w:bookmarkStart w:id="794" w:name="_Toc192934927"/>
      <w:bookmarkStart w:id="795" w:name="_Toc193016275"/>
      <w:bookmarkStart w:id="796" w:name="_Toc192335436"/>
      <w:bookmarkStart w:id="797" w:name="_Toc192405963"/>
      <w:bookmarkStart w:id="798" w:name="_Toc192408368"/>
      <w:bookmarkStart w:id="799" w:name="_Toc192408814"/>
      <w:bookmarkStart w:id="800" w:name="_Toc192496274"/>
      <w:bookmarkStart w:id="801" w:name="_Toc192502479"/>
      <w:bookmarkStart w:id="802" w:name="_Toc192509368"/>
      <w:bookmarkStart w:id="803" w:name="_Toc192510089"/>
      <w:bookmarkStart w:id="804" w:name="_Toc192515979"/>
      <w:bookmarkStart w:id="805" w:name="_Toc192579082"/>
      <w:bookmarkStart w:id="806" w:name="_Toc192581023"/>
      <w:bookmarkStart w:id="807" w:name="_Toc192581465"/>
      <w:bookmarkStart w:id="808" w:name="_Toc192762495"/>
      <w:bookmarkStart w:id="809" w:name="_Toc192765069"/>
      <w:bookmarkStart w:id="810" w:name="_Toc192765682"/>
      <w:bookmarkStart w:id="811" w:name="_Toc192782234"/>
      <w:bookmarkStart w:id="812" w:name="_Toc192782842"/>
      <w:bookmarkStart w:id="813" w:name="_Toc192850761"/>
      <w:bookmarkStart w:id="814" w:name="_Toc192929248"/>
      <w:bookmarkStart w:id="815" w:name="_Toc192934936"/>
      <w:bookmarkStart w:id="816" w:name="_Toc193016284"/>
      <w:bookmarkStart w:id="817" w:name="_Toc192335437"/>
      <w:bookmarkStart w:id="818" w:name="_Toc192405964"/>
      <w:bookmarkStart w:id="819" w:name="_Toc192408369"/>
      <w:bookmarkStart w:id="820" w:name="_Toc192408815"/>
      <w:bookmarkStart w:id="821" w:name="_Toc192496275"/>
      <w:bookmarkStart w:id="822" w:name="_Toc192502480"/>
      <w:bookmarkStart w:id="823" w:name="_Toc192509369"/>
      <w:bookmarkStart w:id="824" w:name="_Toc192510090"/>
      <w:bookmarkStart w:id="825" w:name="_Toc192515980"/>
      <w:bookmarkStart w:id="826" w:name="_Toc192579083"/>
      <w:bookmarkStart w:id="827" w:name="_Toc192581024"/>
      <w:bookmarkStart w:id="828" w:name="_Toc192581466"/>
      <w:bookmarkStart w:id="829" w:name="_Toc192762496"/>
      <w:bookmarkStart w:id="830" w:name="_Toc192765070"/>
      <w:bookmarkStart w:id="831" w:name="_Toc192765683"/>
      <w:bookmarkStart w:id="832" w:name="_Toc192782235"/>
      <w:bookmarkStart w:id="833" w:name="_Toc192782843"/>
      <w:bookmarkStart w:id="834" w:name="_Toc192850762"/>
      <w:bookmarkStart w:id="835" w:name="_Toc192929249"/>
      <w:bookmarkStart w:id="836" w:name="_Toc192934937"/>
      <w:bookmarkStart w:id="837" w:name="_Toc193016285"/>
      <w:bookmarkStart w:id="838" w:name="_Toc192335438"/>
      <w:bookmarkStart w:id="839" w:name="_Toc192405965"/>
      <w:bookmarkStart w:id="840" w:name="_Toc192408370"/>
      <w:bookmarkStart w:id="841" w:name="_Toc192408816"/>
      <w:bookmarkStart w:id="842" w:name="_Toc192496276"/>
      <w:bookmarkStart w:id="843" w:name="_Toc192502481"/>
      <w:bookmarkStart w:id="844" w:name="_Toc192509370"/>
      <w:bookmarkStart w:id="845" w:name="_Toc192510091"/>
      <w:bookmarkStart w:id="846" w:name="_Toc192515981"/>
      <w:bookmarkStart w:id="847" w:name="_Toc192579084"/>
      <w:bookmarkStart w:id="848" w:name="_Toc192581025"/>
      <w:bookmarkStart w:id="849" w:name="_Toc192581467"/>
      <w:bookmarkStart w:id="850" w:name="_Toc192762497"/>
      <w:bookmarkStart w:id="851" w:name="_Toc192765071"/>
      <w:bookmarkStart w:id="852" w:name="_Toc192765684"/>
      <w:bookmarkStart w:id="853" w:name="_Toc192782236"/>
      <w:bookmarkStart w:id="854" w:name="_Toc192782844"/>
      <w:bookmarkStart w:id="855" w:name="_Toc192850763"/>
      <w:bookmarkStart w:id="856" w:name="_Toc192929250"/>
      <w:bookmarkStart w:id="857" w:name="_Toc192934938"/>
      <w:bookmarkStart w:id="858" w:name="_Toc193016286"/>
      <w:bookmarkStart w:id="859" w:name="_Toc192335439"/>
      <w:bookmarkStart w:id="860" w:name="_Toc192405966"/>
      <w:bookmarkStart w:id="861" w:name="_Toc192408371"/>
      <w:bookmarkStart w:id="862" w:name="_Toc192408817"/>
      <w:bookmarkStart w:id="863" w:name="_Toc192496277"/>
      <w:bookmarkStart w:id="864" w:name="_Toc192502482"/>
      <w:bookmarkStart w:id="865" w:name="_Toc192509371"/>
      <w:bookmarkStart w:id="866" w:name="_Toc192510092"/>
      <w:bookmarkStart w:id="867" w:name="_Toc192515982"/>
      <w:bookmarkStart w:id="868" w:name="_Toc192579085"/>
      <w:bookmarkStart w:id="869" w:name="_Toc192581026"/>
      <w:bookmarkStart w:id="870" w:name="_Toc192581468"/>
      <w:bookmarkStart w:id="871" w:name="_Toc192762498"/>
      <w:bookmarkStart w:id="872" w:name="_Toc192765072"/>
      <w:bookmarkStart w:id="873" w:name="_Toc192765685"/>
      <w:bookmarkStart w:id="874" w:name="_Toc192782237"/>
      <w:bookmarkStart w:id="875" w:name="_Toc192782845"/>
      <w:bookmarkStart w:id="876" w:name="_Toc192850764"/>
      <w:bookmarkStart w:id="877" w:name="_Toc192929251"/>
      <w:bookmarkStart w:id="878" w:name="_Toc192934939"/>
      <w:bookmarkStart w:id="879" w:name="_Toc193016287"/>
      <w:bookmarkStart w:id="880" w:name="_Toc192335440"/>
      <w:bookmarkStart w:id="881" w:name="_Toc192405967"/>
      <w:bookmarkStart w:id="882" w:name="_Toc192408372"/>
      <w:bookmarkStart w:id="883" w:name="_Toc192408818"/>
      <w:bookmarkStart w:id="884" w:name="_Toc192496278"/>
      <w:bookmarkStart w:id="885" w:name="_Toc192502483"/>
      <w:bookmarkStart w:id="886" w:name="_Toc192509372"/>
      <w:bookmarkStart w:id="887" w:name="_Toc192510093"/>
      <w:bookmarkStart w:id="888" w:name="_Toc192515983"/>
      <w:bookmarkStart w:id="889" w:name="_Toc192579086"/>
      <w:bookmarkStart w:id="890" w:name="_Toc192581027"/>
      <w:bookmarkStart w:id="891" w:name="_Toc192581469"/>
      <w:bookmarkStart w:id="892" w:name="_Toc192762499"/>
      <w:bookmarkStart w:id="893" w:name="_Toc192765073"/>
      <w:bookmarkStart w:id="894" w:name="_Toc192765686"/>
      <w:bookmarkStart w:id="895" w:name="_Toc192782238"/>
      <w:bookmarkStart w:id="896" w:name="_Toc192782846"/>
      <w:bookmarkStart w:id="897" w:name="_Toc192850765"/>
      <w:bookmarkStart w:id="898" w:name="_Toc192929252"/>
      <w:bookmarkStart w:id="899" w:name="_Toc192934940"/>
      <w:bookmarkStart w:id="900" w:name="_Toc193016288"/>
      <w:bookmarkStart w:id="901" w:name="_Toc192335441"/>
      <w:bookmarkStart w:id="902" w:name="_Toc192405968"/>
      <w:bookmarkStart w:id="903" w:name="_Toc192408373"/>
      <w:bookmarkStart w:id="904" w:name="_Toc192408819"/>
      <w:bookmarkStart w:id="905" w:name="_Toc192496279"/>
      <w:bookmarkStart w:id="906" w:name="_Toc192502484"/>
      <w:bookmarkStart w:id="907" w:name="_Toc192509373"/>
      <w:bookmarkStart w:id="908" w:name="_Toc192510094"/>
      <w:bookmarkStart w:id="909" w:name="_Toc192515984"/>
      <w:bookmarkStart w:id="910" w:name="_Toc192579087"/>
      <w:bookmarkStart w:id="911" w:name="_Toc192581028"/>
      <w:bookmarkStart w:id="912" w:name="_Toc192581470"/>
      <w:bookmarkStart w:id="913" w:name="_Toc192762500"/>
      <w:bookmarkStart w:id="914" w:name="_Toc192765074"/>
      <w:bookmarkStart w:id="915" w:name="_Toc192765687"/>
      <w:bookmarkStart w:id="916" w:name="_Toc192782239"/>
      <w:bookmarkStart w:id="917" w:name="_Toc192782847"/>
      <w:bookmarkStart w:id="918" w:name="_Toc192850766"/>
      <w:bookmarkStart w:id="919" w:name="_Toc192929253"/>
      <w:bookmarkStart w:id="920" w:name="_Toc192934941"/>
      <w:bookmarkStart w:id="921" w:name="_Toc193016289"/>
      <w:bookmarkStart w:id="922" w:name="_Toc192335442"/>
      <w:bookmarkStart w:id="923" w:name="_Toc192405969"/>
      <w:bookmarkStart w:id="924" w:name="_Toc192408374"/>
      <w:bookmarkStart w:id="925" w:name="_Toc192408820"/>
      <w:bookmarkStart w:id="926" w:name="_Toc192496280"/>
      <w:bookmarkStart w:id="927" w:name="_Toc192502485"/>
      <w:bookmarkStart w:id="928" w:name="_Toc192509374"/>
      <w:bookmarkStart w:id="929" w:name="_Toc192510095"/>
      <w:bookmarkStart w:id="930" w:name="_Toc192515985"/>
      <w:bookmarkStart w:id="931" w:name="_Toc192579088"/>
      <w:bookmarkStart w:id="932" w:name="_Toc192581029"/>
      <w:bookmarkStart w:id="933" w:name="_Toc192581471"/>
      <w:bookmarkStart w:id="934" w:name="_Toc192762501"/>
      <w:bookmarkStart w:id="935" w:name="_Toc192765075"/>
      <w:bookmarkStart w:id="936" w:name="_Toc192765688"/>
      <w:bookmarkStart w:id="937" w:name="_Toc192782240"/>
      <w:bookmarkStart w:id="938" w:name="_Toc192782848"/>
      <w:bookmarkStart w:id="939" w:name="_Toc192850767"/>
      <w:bookmarkStart w:id="940" w:name="_Toc192929254"/>
      <w:bookmarkStart w:id="941" w:name="_Toc192934942"/>
      <w:bookmarkStart w:id="942" w:name="_Toc193016290"/>
      <w:bookmarkStart w:id="943" w:name="_Toc192335443"/>
      <w:bookmarkStart w:id="944" w:name="_Toc192405970"/>
      <w:bookmarkStart w:id="945" w:name="_Toc192408375"/>
      <w:bookmarkStart w:id="946" w:name="_Toc192408821"/>
      <w:bookmarkStart w:id="947" w:name="_Toc192496281"/>
      <w:bookmarkStart w:id="948" w:name="_Toc192502486"/>
      <w:bookmarkStart w:id="949" w:name="_Toc192509375"/>
      <w:bookmarkStart w:id="950" w:name="_Toc192510096"/>
      <w:bookmarkStart w:id="951" w:name="_Toc192515986"/>
      <w:bookmarkStart w:id="952" w:name="_Toc192579089"/>
      <w:bookmarkStart w:id="953" w:name="_Toc192581030"/>
      <w:bookmarkStart w:id="954" w:name="_Toc192581472"/>
      <w:bookmarkStart w:id="955" w:name="_Toc192762502"/>
      <w:bookmarkStart w:id="956" w:name="_Toc192765076"/>
      <w:bookmarkStart w:id="957" w:name="_Toc192765689"/>
      <w:bookmarkStart w:id="958" w:name="_Toc192782241"/>
      <w:bookmarkStart w:id="959" w:name="_Toc192782849"/>
      <w:bookmarkStart w:id="960" w:name="_Toc192850768"/>
      <w:bookmarkStart w:id="961" w:name="_Toc192929255"/>
      <w:bookmarkStart w:id="962" w:name="_Toc192934943"/>
      <w:bookmarkStart w:id="963" w:name="_Toc193016291"/>
      <w:bookmarkStart w:id="964" w:name="_Toc192335444"/>
      <w:bookmarkStart w:id="965" w:name="_Toc192405971"/>
      <w:bookmarkStart w:id="966" w:name="_Toc192408376"/>
      <w:bookmarkStart w:id="967" w:name="_Toc192408822"/>
      <w:bookmarkStart w:id="968" w:name="_Toc192496282"/>
      <w:bookmarkStart w:id="969" w:name="_Toc192502487"/>
      <w:bookmarkStart w:id="970" w:name="_Toc192509376"/>
      <w:bookmarkStart w:id="971" w:name="_Toc192510097"/>
      <w:bookmarkStart w:id="972" w:name="_Toc192515987"/>
      <w:bookmarkStart w:id="973" w:name="_Toc192579090"/>
      <w:bookmarkStart w:id="974" w:name="_Toc192581031"/>
      <w:bookmarkStart w:id="975" w:name="_Toc192581473"/>
      <w:bookmarkStart w:id="976" w:name="_Toc192762503"/>
      <w:bookmarkStart w:id="977" w:name="_Toc192765077"/>
      <w:bookmarkStart w:id="978" w:name="_Toc192765690"/>
      <w:bookmarkStart w:id="979" w:name="_Toc192782242"/>
      <w:bookmarkStart w:id="980" w:name="_Toc192782850"/>
      <w:bookmarkStart w:id="981" w:name="_Toc192850769"/>
      <w:bookmarkStart w:id="982" w:name="_Toc192929256"/>
      <w:bookmarkStart w:id="983" w:name="_Toc192934944"/>
      <w:bookmarkStart w:id="984" w:name="_Toc193016292"/>
      <w:bookmarkStart w:id="985" w:name="_Toc192335445"/>
      <w:bookmarkStart w:id="986" w:name="_Toc192405972"/>
      <w:bookmarkStart w:id="987" w:name="_Toc192408377"/>
      <w:bookmarkStart w:id="988" w:name="_Toc192408823"/>
      <w:bookmarkStart w:id="989" w:name="_Toc192496283"/>
      <w:bookmarkStart w:id="990" w:name="_Toc192502488"/>
      <w:bookmarkStart w:id="991" w:name="_Toc192509377"/>
      <w:bookmarkStart w:id="992" w:name="_Toc192510098"/>
      <w:bookmarkStart w:id="993" w:name="_Toc192515988"/>
      <w:bookmarkStart w:id="994" w:name="_Toc192579091"/>
      <w:bookmarkStart w:id="995" w:name="_Toc192581032"/>
      <w:bookmarkStart w:id="996" w:name="_Toc192581474"/>
      <w:bookmarkStart w:id="997" w:name="_Toc192762504"/>
      <w:bookmarkStart w:id="998" w:name="_Toc192765078"/>
      <w:bookmarkStart w:id="999" w:name="_Toc192765691"/>
      <w:bookmarkStart w:id="1000" w:name="_Toc192782243"/>
      <w:bookmarkStart w:id="1001" w:name="_Toc192782851"/>
      <w:bookmarkStart w:id="1002" w:name="_Toc192850770"/>
      <w:bookmarkStart w:id="1003" w:name="_Toc192929257"/>
      <w:bookmarkStart w:id="1004" w:name="_Toc192934945"/>
      <w:bookmarkStart w:id="1005" w:name="_Toc193016293"/>
      <w:bookmarkStart w:id="1006" w:name="_Toc192335446"/>
      <w:bookmarkStart w:id="1007" w:name="_Toc192405973"/>
      <w:bookmarkStart w:id="1008" w:name="_Toc192408378"/>
      <w:bookmarkStart w:id="1009" w:name="_Toc192408824"/>
      <w:bookmarkStart w:id="1010" w:name="_Toc192496284"/>
      <w:bookmarkStart w:id="1011" w:name="_Toc192502489"/>
      <w:bookmarkStart w:id="1012" w:name="_Toc192509378"/>
      <w:bookmarkStart w:id="1013" w:name="_Toc192510099"/>
      <w:bookmarkStart w:id="1014" w:name="_Toc192515989"/>
      <w:bookmarkStart w:id="1015" w:name="_Toc192579092"/>
      <w:bookmarkStart w:id="1016" w:name="_Toc192581033"/>
      <w:bookmarkStart w:id="1017" w:name="_Toc192581475"/>
      <w:bookmarkStart w:id="1018" w:name="_Toc192762505"/>
      <w:bookmarkStart w:id="1019" w:name="_Toc192765079"/>
      <w:bookmarkStart w:id="1020" w:name="_Toc192765692"/>
      <w:bookmarkStart w:id="1021" w:name="_Toc192782244"/>
      <w:bookmarkStart w:id="1022" w:name="_Toc192782852"/>
      <w:bookmarkStart w:id="1023" w:name="_Toc192850771"/>
      <w:bookmarkStart w:id="1024" w:name="_Toc192929258"/>
      <w:bookmarkStart w:id="1025" w:name="_Toc192934946"/>
      <w:bookmarkStart w:id="1026" w:name="_Toc193016294"/>
      <w:bookmarkStart w:id="1027" w:name="_Toc192335447"/>
      <w:bookmarkStart w:id="1028" w:name="_Toc192405974"/>
      <w:bookmarkStart w:id="1029" w:name="_Toc192408379"/>
      <w:bookmarkStart w:id="1030" w:name="_Toc192408825"/>
      <w:bookmarkStart w:id="1031" w:name="_Toc192496285"/>
      <w:bookmarkStart w:id="1032" w:name="_Toc192502490"/>
      <w:bookmarkStart w:id="1033" w:name="_Toc192509379"/>
      <w:bookmarkStart w:id="1034" w:name="_Toc192510100"/>
      <w:bookmarkStart w:id="1035" w:name="_Toc192515990"/>
      <w:bookmarkStart w:id="1036" w:name="_Toc192579093"/>
      <w:bookmarkStart w:id="1037" w:name="_Toc192581034"/>
      <w:bookmarkStart w:id="1038" w:name="_Toc192581476"/>
      <w:bookmarkStart w:id="1039" w:name="_Toc192762506"/>
      <w:bookmarkStart w:id="1040" w:name="_Toc192765080"/>
      <w:bookmarkStart w:id="1041" w:name="_Toc192765693"/>
      <w:bookmarkStart w:id="1042" w:name="_Toc192782245"/>
      <w:bookmarkStart w:id="1043" w:name="_Toc192782853"/>
      <w:bookmarkStart w:id="1044" w:name="_Toc192850772"/>
      <w:bookmarkStart w:id="1045" w:name="_Toc192929259"/>
      <w:bookmarkStart w:id="1046" w:name="_Toc192934947"/>
      <w:bookmarkStart w:id="1047" w:name="_Toc193016295"/>
      <w:bookmarkStart w:id="1048" w:name="_Toc192335448"/>
      <w:bookmarkStart w:id="1049" w:name="_Toc192405975"/>
      <w:bookmarkStart w:id="1050" w:name="_Toc192408380"/>
      <w:bookmarkStart w:id="1051" w:name="_Toc192408826"/>
      <w:bookmarkStart w:id="1052" w:name="_Toc192496286"/>
      <w:bookmarkStart w:id="1053" w:name="_Toc192502491"/>
      <w:bookmarkStart w:id="1054" w:name="_Toc192509380"/>
      <w:bookmarkStart w:id="1055" w:name="_Toc192510101"/>
      <w:bookmarkStart w:id="1056" w:name="_Toc192515991"/>
      <w:bookmarkStart w:id="1057" w:name="_Toc192579094"/>
      <w:bookmarkStart w:id="1058" w:name="_Toc192581035"/>
      <w:bookmarkStart w:id="1059" w:name="_Toc192581477"/>
      <w:bookmarkStart w:id="1060" w:name="_Toc192762507"/>
      <w:bookmarkStart w:id="1061" w:name="_Toc192765081"/>
      <w:bookmarkStart w:id="1062" w:name="_Toc192765694"/>
      <w:bookmarkStart w:id="1063" w:name="_Toc192782246"/>
      <w:bookmarkStart w:id="1064" w:name="_Toc192782854"/>
      <w:bookmarkStart w:id="1065" w:name="_Toc192850773"/>
      <w:bookmarkStart w:id="1066" w:name="_Toc192929260"/>
      <w:bookmarkStart w:id="1067" w:name="_Toc192934948"/>
      <w:bookmarkStart w:id="1068" w:name="_Toc193016296"/>
      <w:bookmarkStart w:id="1069" w:name="_Toc192335449"/>
      <w:bookmarkStart w:id="1070" w:name="_Toc192405976"/>
      <w:bookmarkStart w:id="1071" w:name="_Toc192408381"/>
      <w:bookmarkStart w:id="1072" w:name="_Toc192408827"/>
      <w:bookmarkStart w:id="1073" w:name="_Toc192496287"/>
      <w:bookmarkStart w:id="1074" w:name="_Toc192502492"/>
      <w:bookmarkStart w:id="1075" w:name="_Toc192509381"/>
      <w:bookmarkStart w:id="1076" w:name="_Toc192510102"/>
      <w:bookmarkStart w:id="1077" w:name="_Toc192515992"/>
      <w:bookmarkStart w:id="1078" w:name="_Toc192579095"/>
      <w:bookmarkStart w:id="1079" w:name="_Toc192581036"/>
      <w:bookmarkStart w:id="1080" w:name="_Toc192581478"/>
      <w:bookmarkStart w:id="1081" w:name="_Toc192762508"/>
      <w:bookmarkStart w:id="1082" w:name="_Toc192765082"/>
      <w:bookmarkStart w:id="1083" w:name="_Toc192765695"/>
      <w:bookmarkStart w:id="1084" w:name="_Toc192782247"/>
      <w:bookmarkStart w:id="1085" w:name="_Toc192782855"/>
      <w:bookmarkStart w:id="1086" w:name="_Toc192850774"/>
      <w:bookmarkStart w:id="1087" w:name="_Toc192929261"/>
      <w:bookmarkStart w:id="1088" w:name="_Toc192934949"/>
      <w:bookmarkStart w:id="1089" w:name="_Toc193016297"/>
      <w:bookmarkStart w:id="1090" w:name="_Toc192335450"/>
      <w:bookmarkStart w:id="1091" w:name="_Toc192405977"/>
      <w:bookmarkStart w:id="1092" w:name="_Toc192408382"/>
      <w:bookmarkStart w:id="1093" w:name="_Toc192408828"/>
      <w:bookmarkStart w:id="1094" w:name="_Toc192496288"/>
      <w:bookmarkStart w:id="1095" w:name="_Toc192502493"/>
      <w:bookmarkStart w:id="1096" w:name="_Toc192509382"/>
      <w:bookmarkStart w:id="1097" w:name="_Toc192510103"/>
      <w:bookmarkStart w:id="1098" w:name="_Toc192515993"/>
      <w:bookmarkStart w:id="1099" w:name="_Toc192579096"/>
      <w:bookmarkStart w:id="1100" w:name="_Toc192581037"/>
      <w:bookmarkStart w:id="1101" w:name="_Toc192581479"/>
      <w:bookmarkStart w:id="1102" w:name="_Toc192762509"/>
      <w:bookmarkStart w:id="1103" w:name="_Toc192765083"/>
      <w:bookmarkStart w:id="1104" w:name="_Toc192765696"/>
      <w:bookmarkStart w:id="1105" w:name="_Toc192782248"/>
      <w:bookmarkStart w:id="1106" w:name="_Toc192782856"/>
      <w:bookmarkStart w:id="1107" w:name="_Toc192850775"/>
      <w:bookmarkStart w:id="1108" w:name="_Toc192929262"/>
      <w:bookmarkStart w:id="1109" w:name="_Toc192934950"/>
      <w:bookmarkStart w:id="1110" w:name="_Toc193016298"/>
      <w:bookmarkStart w:id="1111" w:name="_Toc192335451"/>
      <w:bookmarkStart w:id="1112" w:name="_Toc192405978"/>
      <w:bookmarkStart w:id="1113" w:name="_Toc192408383"/>
      <w:bookmarkStart w:id="1114" w:name="_Toc192408829"/>
      <w:bookmarkStart w:id="1115" w:name="_Toc192496289"/>
      <w:bookmarkStart w:id="1116" w:name="_Toc192502494"/>
      <w:bookmarkStart w:id="1117" w:name="_Toc192509383"/>
      <w:bookmarkStart w:id="1118" w:name="_Toc192510104"/>
      <w:bookmarkStart w:id="1119" w:name="_Toc192515994"/>
      <w:bookmarkStart w:id="1120" w:name="_Toc192579097"/>
      <w:bookmarkStart w:id="1121" w:name="_Toc192581038"/>
      <w:bookmarkStart w:id="1122" w:name="_Toc192581480"/>
      <w:bookmarkStart w:id="1123" w:name="_Toc192762510"/>
      <w:bookmarkStart w:id="1124" w:name="_Toc192765084"/>
      <w:bookmarkStart w:id="1125" w:name="_Toc192765697"/>
      <w:bookmarkStart w:id="1126" w:name="_Toc192782249"/>
      <w:bookmarkStart w:id="1127" w:name="_Toc192782857"/>
      <w:bookmarkStart w:id="1128" w:name="_Toc192850776"/>
      <w:bookmarkStart w:id="1129" w:name="_Toc192929263"/>
      <w:bookmarkStart w:id="1130" w:name="_Toc192934951"/>
      <w:bookmarkStart w:id="1131" w:name="_Toc193016299"/>
      <w:bookmarkStart w:id="1132" w:name="_Toc192335452"/>
      <w:bookmarkStart w:id="1133" w:name="_Toc192405979"/>
      <w:bookmarkStart w:id="1134" w:name="_Toc192408384"/>
      <w:bookmarkStart w:id="1135" w:name="_Toc192408830"/>
      <w:bookmarkStart w:id="1136" w:name="_Toc192496290"/>
      <w:bookmarkStart w:id="1137" w:name="_Toc192502495"/>
      <w:bookmarkStart w:id="1138" w:name="_Toc192509384"/>
      <w:bookmarkStart w:id="1139" w:name="_Toc192510105"/>
      <w:bookmarkStart w:id="1140" w:name="_Toc192515995"/>
      <w:bookmarkStart w:id="1141" w:name="_Toc192579098"/>
      <w:bookmarkStart w:id="1142" w:name="_Toc192581039"/>
      <w:bookmarkStart w:id="1143" w:name="_Toc192581481"/>
      <w:bookmarkStart w:id="1144" w:name="_Toc192762511"/>
      <w:bookmarkStart w:id="1145" w:name="_Toc192765085"/>
      <w:bookmarkStart w:id="1146" w:name="_Toc192765698"/>
      <w:bookmarkStart w:id="1147" w:name="_Toc192782250"/>
      <w:bookmarkStart w:id="1148" w:name="_Toc192782858"/>
      <w:bookmarkStart w:id="1149" w:name="_Toc192850777"/>
      <w:bookmarkStart w:id="1150" w:name="_Toc192929264"/>
      <w:bookmarkStart w:id="1151" w:name="_Toc192934952"/>
      <w:bookmarkStart w:id="1152" w:name="_Toc193016300"/>
      <w:bookmarkStart w:id="1153" w:name="_Toc192335453"/>
      <w:bookmarkStart w:id="1154" w:name="_Toc192405980"/>
      <w:bookmarkStart w:id="1155" w:name="_Toc192408385"/>
      <w:bookmarkStart w:id="1156" w:name="_Toc192408831"/>
      <w:bookmarkStart w:id="1157" w:name="_Toc192496291"/>
      <w:bookmarkStart w:id="1158" w:name="_Toc192502496"/>
      <w:bookmarkStart w:id="1159" w:name="_Toc192509385"/>
      <w:bookmarkStart w:id="1160" w:name="_Toc192510106"/>
      <w:bookmarkStart w:id="1161" w:name="_Toc192515996"/>
      <w:bookmarkStart w:id="1162" w:name="_Toc192579099"/>
      <w:bookmarkStart w:id="1163" w:name="_Toc192581040"/>
      <w:bookmarkStart w:id="1164" w:name="_Toc192581482"/>
      <w:bookmarkStart w:id="1165" w:name="_Toc192762512"/>
      <w:bookmarkStart w:id="1166" w:name="_Toc192765086"/>
      <w:bookmarkStart w:id="1167" w:name="_Toc192765699"/>
      <w:bookmarkStart w:id="1168" w:name="_Toc192782251"/>
      <w:bookmarkStart w:id="1169" w:name="_Toc192782859"/>
      <w:bookmarkStart w:id="1170" w:name="_Toc192850778"/>
      <w:bookmarkStart w:id="1171" w:name="_Toc192929265"/>
      <w:bookmarkStart w:id="1172" w:name="_Toc192934953"/>
      <w:bookmarkStart w:id="1173" w:name="_Toc193016301"/>
      <w:bookmarkStart w:id="1174" w:name="_Toc192335454"/>
      <w:bookmarkStart w:id="1175" w:name="_Toc192405981"/>
      <w:bookmarkStart w:id="1176" w:name="_Toc192408386"/>
      <w:bookmarkStart w:id="1177" w:name="_Toc192408832"/>
      <w:bookmarkStart w:id="1178" w:name="_Toc192496292"/>
      <w:bookmarkStart w:id="1179" w:name="_Toc192502497"/>
      <w:bookmarkStart w:id="1180" w:name="_Toc192509386"/>
      <w:bookmarkStart w:id="1181" w:name="_Toc192510107"/>
      <w:bookmarkStart w:id="1182" w:name="_Toc192515997"/>
      <w:bookmarkStart w:id="1183" w:name="_Toc192579100"/>
      <w:bookmarkStart w:id="1184" w:name="_Toc192581041"/>
      <w:bookmarkStart w:id="1185" w:name="_Toc192581483"/>
      <w:bookmarkStart w:id="1186" w:name="_Toc192762513"/>
      <w:bookmarkStart w:id="1187" w:name="_Toc192765087"/>
      <w:bookmarkStart w:id="1188" w:name="_Toc192765700"/>
      <w:bookmarkStart w:id="1189" w:name="_Toc192782252"/>
      <w:bookmarkStart w:id="1190" w:name="_Toc192782860"/>
      <w:bookmarkStart w:id="1191" w:name="_Toc192850779"/>
      <w:bookmarkStart w:id="1192" w:name="_Toc192929266"/>
      <w:bookmarkStart w:id="1193" w:name="_Toc192934954"/>
      <w:bookmarkStart w:id="1194" w:name="_Toc193016302"/>
      <w:bookmarkStart w:id="1195" w:name="_Toc192335455"/>
      <w:bookmarkStart w:id="1196" w:name="_Toc192405982"/>
      <w:bookmarkStart w:id="1197" w:name="_Toc192408387"/>
      <w:bookmarkStart w:id="1198" w:name="_Toc192408833"/>
      <w:bookmarkStart w:id="1199" w:name="_Toc192496293"/>
      <w:bookmarkStart w:id="1200" w:name="_Toc192502498"/>
      <w:bookmarkStart w:id="1201" w:name="_Toc192509387"/>
      <w:bookmarkStart w:id="1202" w:name="_Toc192510108"/>
      <w:bookmarkStart w:id="1203" w:name="_Toc192515998"/>
      <w:bookmarkStart w:id="1204" w:name="_Toc192579101"/>
      <w:bookmarkStart w:id="1205" w:name="_Toc192581042"/>
      <w:bookmarkStart w:id="1206" w:name="_Toc192581484"/>
      <w:bookmarkStart w:id="1207" w:name="_Toc192762514"/>
      <w:bookmarkStart w:id="1208" w:name="_Toc192765088"/>
      <w:bookmarkStart w:id="1209" w:name="_Toc192765701"/>
      <w:bookmarkStart w:id="1210" w:name="_Toc192782253"/>
      <w:bookmarkStart w:id="1211" w:name="_Toc192782861"/>
      <w:bookmarkStart w:id="1212" w:name="_Toc192850780"/>
      <w:bookmarkStart w:id="1213" w:name="_Toc192929267"/>
      <w:bookmarkStart w:id="1214" w:name="_Toc192934955"/>
      <w:bookmarkStart w:id="1215" w:name="_Toc193016303"/>
      <w:bookmarkStart w:id="1216" w:name="_Toc192335456"/>
      <w:bookmarkStart w:id="1217" w:name="_Toc192405983"/>
      <w:bookmarkStart w:id="1218" w:name="_Toc192408388"/>
      <w:bookmarkStart w:id="1219" w:name="_Toc192408834"/>
      <w:bookmarkStart w:id="1220" w:name="_Toc192496294"/>
      <w:bookmarkStart w:id="1221" w:name="_Toc192502499"/>
      <w:bookmarkStart w:id="1222" w:name="_Toc192509388"/>
      <w:bookmarkStart w:id="1223" w:name="_Toc192510109"/>
      <w:bookmarkStart w:id="1224" w:name="_Toc192515999"/>
      <w:bookmarkStart w:id="1225" w:name="_Toc192579102"/>
      <w:bookmarkStart w:id="1226" w:name="_Toc192581043"/>
      <w:bookmarkStart w:id="1227" w:name="_Toc192581485"/>
      <w:bookmarkStart w:id="1228" w:name="_Toc192762515"/>
      <w:bookmarkStart w:id="1229" w:name="_Toc192765089"/>
      <w:bookmarkStart w:id="1230" w:name="_Toc192765702"/>
      <w:bookmarkStart w:id="1231" w:name="_Toc192782254"/>
      <w:bookmarkStart w:id="1232" w:name="_Toc192782862"/>
      <w:bookmarkStart w:id="1233" w:name="_Toc192850781"/>
      <w:bookmarkStart w:id="1234" w:name="_Toc192929268"/>
      <w:bookmarkStart w:id="1235" w:name="_Toc192934956"/>
      <w:bookmarkStart w:id="1236" w:name="_Toc193016304"/>
      <w:bookmarkStart w:id="1237" w:name="_Toc192335457"/>
      <w:bookmarkStart w:id="1238" w:name="_Toc192405984"/>
      <w:bookmarkStart w:id="1239" w:name="_Toc192408389"/>
      <w:bookmarkStart w:id="1240" w:name="_Toc192408835"/>
      <w:bookmarkStart w:id="1241" w:name="_Toc192496295"/>
      <w:bookmarkStart w:id="1242" w:name="_Toc192502500"/>
      <w:bookmarkStart w:id="1243" w:name="_Toc192509389"/>
      <w:bookmarkStart w:id="1244" w:name="_Toc192510110"/>
      <w:bookmarkStart w:id="1245" w:name="_Toc192516000"/>
      <w:bookmarkStart w:id="1246" w:name="_Toc192579103"/>
      <w:bookmarkStart w:id="1247" w:name="_Toc192581044"/>
      <w:bookmarkStart w:id="1248" w:name="_Toc192581486"/>
      <w:bookmarkStart w:id="1249" w:name="_Toc192762516"/>
      <w:bookmarkStart w:id="1250" w:name="_Toc192765090"/>
      <w:bookmarkStart w:id="1251" w:name="_Toc192765703"/>
      <w:bookmarkStart w:id="1252" w:name="_Toc192782255"/>
      <w:bookmarkStart w:id="1253" w:name="_Toc192782863"/>
      <w:bookmarkStart w:id="1254" w:name="_Toc192850782"/>
      <w:bookmarkStart w:id="1255" w:name="_Toc192929269"/>
      <w:bookmarkStart w:id="1256" w:name="_Toc192934957"/>
      <w:bookmarkStart w:id="1257" w:name="_Toc193016305"/>
      <w:bookmarkStart w:id="1258" w:name="_Toc192335458"/>
      <w:bookmarkStart w:id="1259" w:name="_Toc192405985"/>
      <w:bookmarkStart w:id="1260" w:name="_Toc192408390"/>
      <w:bookmarkStart w:id="1261" w:name="_Toc192408836"/>
      <w:bookmarkStart w:id="1262" w:name="_Toc192496296"/>
      <w:bookmarkStart w:id="1263" w:name="_Toc192502501"/>
      <w:bookmarkStart w:id="1264" w:name="_Toc192509390"/>
      <w:bookmarkStart w:id="1265" w:name="_Toc192510111"/>
      <w:bookmarkStart w:id="1266" w:name="_Toc192516001"/>
      <w:bookmarkStart w:id="1267" w:name="_Toc192579104"/>
      <w:bookmarkStart w:id="1268" w:name="_Toc192581045"/>
      <w:bookmarkStart w:id="1269" w:name="_Toc192581487"/>
      <w:bookmarkStart w:id="1270" w:name="_Toc192762517"/>
      <w:bookmarkStart w:id="1271" w:name="_Toc192765091"/>
      <w:bookmarkStart w:id="1272" w:name="_Toc192765704"/>
      <w:bookmarkStart w:id="1273" w:name="_Toc192782256"/>
      <w:bookmarkStart w:id="1274" w:name="_Toc192782864"/>
      <w:bookmarkStart w:id="1275" w:name="_Toc192850783"/>
      <w:bookmarkStart w:id="1276" w:name="_Toc192929270"/>
      <w:bookmarkStart w:id="1277" w:name="_Toc192934958"/>
      <w:bookmarkStart w:id="1278" w:name="_Toc193016306"/>
      <w:bookmarkStart w:id="1279" w:name="_Toc192335459"/>
      <w:bookmarkStart w:id="1280" w:name="_Toc192405986"/>
      <w:bookmarkStart w:id="1281" w:name="_Toc192408391"/>
      <w:bookmarkStart w:id="1282" w:name="_Toc192408837"/>
      <w:bookmarkStart w:id="1283" w:name="_Toc192496297"/>
      <w:bookmarkStart w:id="1284" w:name="_Toc192502502"/>
      <w:bookmarkStart w:id="1285" w:name="_Toc192509391"/>
      <w:bookmarkStart w:id="1286" w:name="_Toc192510112"/>
      <w:bookmarkStart w:id="1287" w:name="_Toc192516002"/>
      <w:bookmarkStart w:id="1288" w:name="_Toc192579105"/>
      <w:bookmarkStart w:id="1289" w:name="_Toc192581046"/>
      <w:bookmarkStart w:id="1290" w:name="_Toc192581488"/>
      <w:bookmarkStart w:id="1291" w:name="_Toc192762518"/>
      <w:bookmarkStart w:id="1292" w:name="_Toc192765092"/>
      <w:bookmarkStart w:id="1293" w:name="_Toc192765705"/>
      <w:bookmarkStart w:id="1294" w:name="_Toc192782257"/>
      <w:bookmarkStart w:id="1295" w:name="_Toc192782865"/>
      <w:bookmarkStart w:id="1296" w:name="_Toc192850784"/>
      <w:bookmarkStart w:id="1297" w:name="_Toc192929271"/>
      <w:bookmarkStart w:id="1298" w:name="_Toc192934959"/>
      <w:bookmarkStart w:id="1299" w:name="_Toc193016307"/>
      <w:bookmarkStart w:id="1300" w:name="_Toc192335460"/>
      <w:bookmarkStart w:id="1301" w:name="_Toc192405987"/>
      <w:bookmarkStart w:id="1302" w:name="_Toc192408392"/>
      <w:bookmarkStart w:id="1303" w:name="_Toc192408838"/>
      <w:bookmarkStart w:id="1304" w:name="_Toc192496298"/>
      <w:bookmarkStart w:id="1305" w:name="_Toc192502503"/>
      <w:bookmarkStart w:id="1306" w:name="_Toc192509392"/>
      <w:bookmarkStart w:id="1307" w:name="_Toc192510113"/>
      <w:bookmarkStart w:id="1308" w:name="_Toc192516003"/>
      <w:bookmarkStart w:id="1309" w:name="_Toc192579106"/>
      <w:bookmarkStart w:id="1310" w:name="_Toc192581047"/>
      <w:bookmarkStart w:id="1311" w:name="_Toc192581489"/>
      <w:bookmarkStart w:id="1312" w:name="_Toc192762519"/>
      <w:bookmarkStart w:id="1313" w:name="_Toc192765093"/>
      <w:bookmarkStart w:id="1314" w:name="_Toc192765706"/>
      <w:bookmarkStart w:id="1315" w:name="_Toc192782258"/>
      <w:bookmarkStart w:id="1316" w:name="_Toc192782866"/>
      <w:bookmarkStart w:id="1317" w:name="_Toc192850785"/>
      <w:bookmarkStart w:id="1318" w:name="_Toc192929272"/>
      <w:bookmarkStart w:id="1319" w:name="_Toc192934960"/>
      <w:bookmarkStart w:id="1320" w:name="_Toc193016308"/>
      <w:bookmarkStart w:id="1321" w:name="_Toc192335461"/>
      <w:bookmarkStart w:id="1322" w:name="_Toc192405988"/>
      <w:bookmarkStart w:id="1323" w:name="_Toc192408393"/>
      <w:bookmarkStart w:id="1324" w:name="_Toc192408839"/>
      <w:bookmarkStart w:id="1325" w:name="_Toc192496299"/>
      <w:bookmarkStart w:id="1326" w:name="_Toc192502504"/>
      <w:bookmarkStart w:id="1327" w:name="_Toc192509393"/>
      <w:bookmarkStart w:id="1328" w:name="_Toc192510114"/>
      <w:bookmarkStart w:id="1329" w:name="_Toc192516004"/>
      <w:bookmarkStart w:id="1330" w:name="_Toc192579107"/>
      <w:bookmarkStart w:id="1331" w:name="_Toc192581048"/>
      <w:bookmarkStart w:id="1332" w:name="_Toc192581490"/>
      <w:bookmarkStart w:id="1333" w:name="_Toc192762520"/>
      <w:bookmarkStart w:id="1334" w:name="_Toc192765094"/>
      <w:bookmarkStart w:id="1335" w:name="_Toc192765707"/>
      <w:bookmarkStart w:id="1336" w:name="_Toc192782259"/>
      <w:bookmarkStart w:id="1337" w:name="_Toc192782867"/>
      <w:bookmarkStart w:id="1338" w:name="_Toc192850786"/>
      <w:bookmarkStart w:id="1339" w:name="_Toc192929273"/>
      <w:bookmarkStart w:id="1340" w:name="_Toc192934961"/>
      <w:bookmarkStart w:id="1341" w:name="_Toc193016309"/>
      <w:bookmarkStart w:id="1342" w:name="_Toc192335462"/>
      <w:bookmarkStart w:id="1343" w:name="_Toc192405989"/>
      <w:bookmarkStart w:id="1344" w:name="_Toc192408394"/>
      <w:bookmarkStart w:id="1345" w:name="_Toc192408840"/>
      <w:bookmarkStart w:id="1346" w:name="_Toc192496300"/>
      <w:bookmarkStart w:id="1347" w:name="_Toc192502505"/>
      <w:bookmarkStart w:id="1348" w:name="_Toc192509394"/>
      <w:bookmarkStart w:id="1349" w:name="_Toc192510115"/>
      <w:bookmarkStart w:id="1350" w:name="_Toc192516005"/>
      <w:bookmarkStart w:id="1351" w:name="_Toc192579108"/>
      <w:bookmarkStart w:id="1352" w:name="_Toc192581049"/>
      <w:bookmarkStart w:id="1353" w:name="_Toc192581491"/>
      <w:bookmarkStart w:id="1354" w:name="_Toc192762521"/>
      <w:bookmarkStart w:id="1355" w:name="_Toc192765095"/>
      <w:bookmarkStart w:id="1356" w:name="_Toc192765708"/>
      <w:bookmarkStart w:id="1357" w:name="_Toc192782260"/>
      <w:bookmarkStart w:id="1358" w:name="_Toc192782868"/>
      <w:bookmarkStart w:id="1359" w:name="_Toc192850787"/>
      <w:bookmarkStart w:id="1360" w:name="_Toc192929274"/>
      <w:bookmarkStart w:id="1361" w:name="_Toc192934962"/>
      <w:bookmarkStart w:id="1362" w:name="_Toc193016310"/>
      <w:bookmarkStart w:id="1363" w:name="_Toc192335463"/>
      <w:bookmarkStart w:id="1364" w:name="_Toc192405990"/>
      <w:bookmarkStart w:id="1365" w:name="_Toc192408395"/>
      <w:bookmarkStart w:id="1366" w:name="_Toc192408841"/>
      <w:bookmarkStart w:id="1367" w:name="_Toc192496301"/>
      <w:bookmarkStart w:id="1368" w:name="_Toc192502506"/>
      <w:bookmarkStart w:id="1369" w:name="_Toc192509395"/>
      <w:bookmarkStart w:id="1370" w:name="_Toc192510116"/>
      <w:bookmarkStart w:id="1371" w:name="_Toc192516006"/>
      <w:bookmarkStart w:id="1372" w:name="_Toc192579109"/>
      <w:bookmarkStart w:id="1373" w:name="_Toc192581050"/>
      <w:bookmarkStart w:id="1374" w:name="_Toc192581492"/>
      <w:bookmarkStart w:id="1375" w:name="_Toc192762522"/>
      <w:bookmarkStart w:id="1376" w:name="_Toc192765096"/>
      <w:bookmarkStart w:id="1377" w:name="_Toc192765709"/>
      <w:bookmarkStart w:id="1378" w:name="_Toc192782261"/>
      <w:bookmarkStart w:id="1379" w:name="_Toc192782869"/>
      <w:bookmarkStart w:id="1380" w:name="_Toc192850788"/>
      <w:bookmarkStart w:id="1381" w:name="_Toc192929275"/>
      <w:bookmarkStart w:id="1382" w:name="_Toc192934963"/>
      <w:bookmarkStart w:id="1383" w:name="_Toc193016311"/>
      <w:bookmarkStart w:id="1384" w:name="_Toc192335464"/>
      <w:bookmarkStart w:id="1385" w:name="_Toc192405991"/>
      <w:bookmarkStart w:id="1386" w:name="_Toc192408396"/>
      <w:bookmarkStart w:id="1387" w:name="_Toc192408842"/>
      <w:bookmarkStart w:id="1388" w:name="_Toc192496302"/>
      <w:bookmarkStart w:id="1389" w:name="_Toc192502507"/>
      <w:bookmarkStart w:id="1390" w:name="_Toc192509396"/>
      <w:bookmarkStart w:id="1391" w:name="_Toc192510117"/>
      <w:bookmarkStart w:id="1392" w:name="_Toc192516007"/>
      <w:bookmarkStart w:id="1393" w:name="_Toc192579110"/>
      <w:bookmarkStart w:id="1394" w:name="_Toc192581051"/>
      <w:bookmarkStart w:id="1395" w:name="_Toc192581493"/>
      <w:bookmarkStart w:id="1396" w:name="_Toc192762523"/>
      <w:bookmarkStart w:id="1397" w:name="_Toc192765097"/>
      <w:bookmarkStart w:id="1398" w:name="_Toc192765710"/>
      <w:bookmarkStart w:id="1399" w:name="_Toc192782262"/>
      <w:bookmarkStart w:id="1400" w:name="_Toc192782870"/>
      <w:bookmarkStart w:id="1401" w:name="_Toc192850789"/>
      <w:bookmarkStart w:id="1402" w:name="_Toc192929276"/>
      <w:bookmarkStart w:id="1403" w:name="_Toc192934964"/>
      <w:bookmarkStart w:id="1404" w:name="_Toc193016312"/>
      <w:bookmarkStart w:id="1405" w:name="_Toc192335465"/>
      <w:bookmarkStart w:id="1406" w:name="_Toc192405992"/>
      <w:bookmarkStart w:id="1407" w:name="_Toc192408397"/>
      <w:bookmarkStart w:id="1408" w:name="_Toc192408843"/>
      <w:bookmarkStart w:id="1409" w:name="_Toc192496303"/>
      <w:bookmarkStart w:id="1410" w:name="_Toc192502508"/>
      <w:bookmarkStart w:id="1411" w:name="_Toc192509397"/>
      <w:bookmarkStart w:id="1412" w:name="_Toc192510118"/>
      <w:bookmarkStart w:id="1413" w:name="_Toc192516008"/>
      <w:bookmarkStart w:id="1414" w:name="_Toc192579111"/>
      <w:bookmarkStart w:id="1415" w:name="_Toc192581052"/>
      <w:bookmarkStart w:id="1416" w:name="_Toc192581494"/>
      <w:bookmarkStart w:id="1417" w:name="_Toc192762524"/>
      <w:bookmarkStart w:id="1418" w:name="_Toc192765098"/>
      <w:bookmarkStart w:id="1419" w:name="_Toc192765711"/>
      <w:bookmarkStart w:id="1420" w:name="_Toc192782263"/>
      <w:bookmarkStart w:id="1421" w:name="_Toc192782871"/>
      <w:bookmarkStart w:id="1422" w:name="_Toc192850790"/>
      <w:bookmarkStart w:id="1423" w:name="_Toc192929277"/>
      <w:bookmarkStart w:id="1424" w:name="_Toc192934965"/>
      <w:bookmarkStart w:id="1425" w:name="_Toc193016313"/>
      <w:bookmarkStart w:id="1426" w:name="_Toc192335466"/>
      <w:bookmarkStart w:id="1427" w:name="_Toc192405993"/>
      <w:bookmarkStart w:id="1428" w:name="_Toc192408398"/>
      <w:bookmarkStart w:id="1429" w:name="_Toc192408844"/>
      <w:bookmarkStart w:id="1430" w:name="_Toc192496304"/>
      <w:bookmarkStart w:id="1431" w:name="_Toc192502509"/>
      <w:bookmarkStart w:id="1432" w:name="_Toc192509398"/>
      <w:bookmarkStart w:id="1433" w:name="_Toc192510119"/>
      <w:bookmarkStart w:id="1434" w:name="_Toc192516009"/>
      <w:bookmarkStart w:id="1435" w:name="_Toc192579112"/>
      <w:bookmarkStart w:id="1436" w:name="_Toc192581053"/>
      <w:bookmarkStart w:id="1437" w:name="_Toc192581495"/>
      <w:bookmarkStart w:id="1438" w:name="_Toc192762525"/>
      <w:bookmarkStart w:id="1439" w:name="_Toc192765099"/>
      <w:bookmarkStart w:id="1440" w:name="_Toc192765712"/>
      <w:bookmarkStart w:id="1441" w:name="_Toc192782264"/>
      <w:bookmarkStart w:id="1442" w:name="_Toc192782872"/>
      <w:bookmarkStart w:id="1443" w:name="_Toc192850791"/>
      <w:bookmarkStart w:id="1444" w:name="_Toc192929278"/>
      <w:bookmarkStart w:id="1445" w:name="_Toc192934966"/>
      <w:bookmarkStart w:id="1446" w:name="_Toc193016314"/>
      <w:bookmarkStart w:id="1447" w:name="_Toc192335467"/>
      <w:bookmarkStart w:id="1448" w:name="_Toc192405994"/>
      <w:bookmarkStart w:id="1449" w:name="_Toc192408399"/>
      <w:bookmarkStart w:id="1450" w:name="_Toc192408845"/>
      <w:bookmarkStart w:id="1451" w:name="_Toc192496305"/>
      <w:bookmarkStart w:id="1452" w:name="_Toc192502510"/>
      <w:bookmarkStart w:id="1453" w:name="_Toc192509399"/>
      <w:bookmarkStart w:id="1454" w:name="_Toc192510120"/>
      <w:bookmarkStart w:id="1455" w:name="_Toc192516010"/>
      <w:bookmarkStart w:id="1456" w:name="_Toc192579113"/>
      <w:bookmarkStart w:id="1457" w:name="_Toc192581054"/>
      <w:bookmarkStart w:id="1458" w:name="_Toc192581496"/>
      <w:bookmarkStart w:id="1459" w:name="_Toc192762526"/>
      <w:bookmarkStart w:id="1460" w:name="_Toc192765100"/>
      <w:bookmarkStart w:id="1461" w:name="_Toc192765713"/>
      <w:bookmarkStart w:id="1462" w:name="_Toc192782265"/>
      <w:bookmarkStart w:id="1463" w:name="_Toc192782873"/>
      <w:bookmarkStart w:id="1464" w:name="_Toc192850792"/>
      <w:bookmarkStart w:id="1465" w:name="_Toc192929279"/>
      <w:bookmarkStart w:id="1466" w:name="_Toc192934967"/>
      <w:bookmarkStart w:id="1467" w:name="_Toc193016315"/>
      <w:bookmarkStart w:id="1468" w:name="_Toc192335468"/>
      <w:bookmarkStart w:id="1469" w:name="_Toc192405995"/>
      <w:bookmarkStart w:id="1470" w:name="_Toc192408400"/>
      <w:bookmarkStart w:id="1471" w:name="_Toc192408846"/>
      <w:bookmarkStart w:id="1472" w:name="_Toc192496306"/>
      <w:bookmarkStart w:id="1473" w:name="_Toc192502511"/>
      <w:bookmarkStart w:id="1474" w:name="_Toc192509400"/>
      <w:bookmarkStart w:id="1475" w:name="_Toc192510121"/>
      <w:bookmarkStart w:id="1476" w:name="_Toc192516011"/>
      <w:bookmarkStart w:id="1477" w:name="_Toc192579114"/>
      <w:bookmarkStart w:id="1478" w:name="_Toc192581055"/>
      <w:bookmarkStart w:id="1479" w:name="_Toc192581497"/>
      <w:bookmarkStart w:id="1480" w:name="_Toc192762527"/>
      <w:bookmarkStart w:id="1481" w:name="_Toc192765101"/>
      <w:bookmarkStart w:id="1482" w:name="_Toc192765714"/>
      <w:bookmarkStart w:id="1483" w:name="_Toc192782266"/>
      <w:bookmarkStart w:id="1484" w:name="_Toc192782874"/>
      <w:bookmarkStart w:id="1485" w:name="_Toc192850793"/>
      <w:bookmarkStart w:id="1486" w:name="_Toc192929280"/>
      <w:bookmarkStart w:id="1487" w:name="_Toc192934968"/>
      <w:bookmarkStart w:id="1488" w:name="_Toc193016316"/>
      <w:bookmarkStart w:id="1489" w:name="_Toc192335469"/>
      <w:bookmarkStart w:id="1490" w:name="_Toc192405996"/>
      <w:bookmarkStart w:id="1491" w:name="_Toc192408401"/>
      <w:bookmarkStart w:id="1492" w:name="_Toc192408847"/>
      <w:bookmarkStart w:id="1493" w:name="_Toc192496307"/>
      <w:bookmarkStart w:id="1494" w:name="_Toc192502512"/>
      <w:bookmarkStart w:id="1495" w:name="_Toc192509401"/>
      <w:bookmarkStart w:id="1496" w:name="_Toc192510122"/>
      <w:bookmarkStart w:id="1497" w:name="_Toc192516012"/>
      <w:bookmarkStart w:id="1498" w:name="_Toc192579115"/>
      <w:bookmarkStart w:id="1499" w:name="_Toc192581056"/>
      <w:bookmarkStart w:id="1500" w:name="_Toc192581498"/>
      <w:bookmarkStart w:id="1501" w:name="_Toc192762528"/>
      <w:bookmarkStart w:id="1502" w:name="_Toc192765102"/>
      <w:bookmarkStart w:id="1503" w:name="_Toc192765715"/>
      <w:bookmarkStart w:id="1504" w:name="_Toc192782267"/>
      <w:bookmarkStart w:id="1505" w:name="_Toc192782875"/>
      <w:bookmarkStart w:id="1506" w:name="_Toc192850794"/>
      <w:bookmarkStart w:id="1507" w:name="_Toc192929281"/>
      <w:bookmarkStart w:id="1508" w:name="_Toc192934969"/>
      <w:bookmarkStart w:id="1509" w:name="_Toc193016317"/>
      <w:bookmarkStart w:id="1510" w:name="_Toc192335470"/>
      <w:bookmarkStart w:id="1511" w:name="_Toc192405997"/>
      <w:bookmarkStart w:id="1512" w:name="_Toc192408402"/>
      <w:bookmarkStart w:id="1513" w:name="_Toc192408848"/>
      <w:bookmarkStart w:id="1514" w:name="_Toc192496308"/>
      <w:bookmarkStart w:id="1515" w:name="_Toc192502513"/>
      <w:bookmarkStart w:id="1516" w:name="_Toc192509402"/>
      <w:bookmarkStart w:id="1517" w:name="_Toc192510123"/>
      <w:bookmarkStart w:id="1518" w:name="_Toc192516013"/>
      <w:bookmarkStart w:id="1519" w:name="_Toc192579116"/>
      <w:bookmarkStart w:id="1520" w:name="_Toc192581057"/>
      <w:bookmarkStart w:id="1521" w:name="_Toc192581499"/>
      <w:bookmarkStart w:id="1522" w:name="_Toc192762529"/>
      <w:bookmarkStart w:id="1523" w:name="_Toc192765103"/>
      <w:bookmarkStart w:id="1524" w:name="_Toc192765716"/>
      <w:bookmarkStart w:id="1525" w:name="_Toc192782268"/>
      <w:bookmarkStart w:id="1526" w:name="_Toc192782876"/>
      <w:bookmarkStart w:id="1527" w:name="_Toc192850795"/>
      <w:bookmarkStart w:id="1528" w:name="_Toc192929282"/>
      <w:bookmarkStart w:id="1529" w:name="_Toc192934970"/>
      <w:bookmarkStart w:id="1530" w:name="_Toc193016318"/>
      <w:bookmarkStart w:id="1531" w:name="_Toc192335471"/>
      <w:bookmarkStart w:id="1532" w:name="_Toc192405998"/>
      <w:bookmarkStart w:id="1533" w:name="_Toc192408403"/>
      <w:bookmarkStart w:id="1534" w:name="_Toc192408849"/>
      <w:bookmarkStart w:id="1535" w:name="_Toc192496309"/>
      <w:bookmarkStart w:id="1536" w:name="_Toc192502514"/>
      <w:bookmarkStart w:id="1537" w:name="_Toc192509403"/>
      <w:bookmarkStart w:id="1538" w:name="_Toc192510124"/>
      <w:bookmarkStart w:id="1539" w:name="_Toc192516014"/>
      <w:bookmarkStart w:id="1540" w:name="_Toc192579117"/>
      <w:bookmarkStart w:id="1541" w:name="_Toc192581058"/>
      <w:bookmarkStart w:id="1542" w:name="_Toc192581500"/>
      <w:bookmarkStart w:id="1543" w:name="_Toc192762530"/>
      <w:bookmarkStart w:id="1544" w:name="_Toc192765104"/>
      <w:bookmarkStart w:id="1545" w:name="_Toc192765717"/>
      <w:bookmarkStart w:id="1546" w:name="_Toc192782269"/>
      <w:bookmarkStart w:id="1547" w:name="_Toc192782877"/>
      <w:bookmarkStart w:id="1548" w:name="_Toc192850796"/>
      <w:bookmarkStart w:id="1549" w:name="_Toc192929283"/>
      <w:bookmarkStart w:id="1550" w:name="_Toc192934971"/>
      <w:bookmarkStart w:id="1551" w:name="_Toc193016319"/>
      <w:bookmarkStart w:id="1552" w:name="_Toc192335472"/>
      <w:bookmarkStart w:id="1553" w:name="_Toc192405999"/>
      <w:bookmarkStart w:id="1554" w:name="_Toc192408404"/>
      <w:bookmarkStart w:id="1555" w:name="_Toc192408850"/>
      <w:bookmarkStart w:id="1556" w:name="_Toc192496310"/>
      <w:bookmarkStart w:id="1557" w:name="_Toc192502515"/>
      <w:bookmarkStart w:id="1558" w:name="_Toc192509404"/>
      <w:bookmarkStart w:id="1559" w:name="_Toc192510125"/>
      <w:bookmarkStart w:id="1560" w:name="_Toc192516015"/>
      <w:bookmarkStart w:id="1561" w:name="_Toc192579118"/>
      <w:bookmarkStart w:id="1562" w:name="_Toc192581059"/>
      <w:bookmarkStart w:id="1563" w:name="_Toc192581501"/>
      <w:bookmarkStart w:id="1564" w:name="_Toc192762531"/>
      <w:bookmarkStart w:id="1565" w:name="_Toc192765105"/>
      <w:bookmarkStart w:id="1566" w:name="_Toc192765718"/>
      <w:bookmarkStart w:id="1567" w:name="_Toc192782270"/>
      <w:bookmarkStart w:id="1568" w:name="_Toc192782878"/>
      <w:bookmarkStart w:id="1569" w:name="_Toc192850797"/>
      <w:bookmarkStart w:id="1570" w:name="_Toc192929284"/>
      <w:bookmarkStart w:id="1571" w:name="_Toc192934972"/>
      <w:bookmarkStart w:id="1572" w:name="_Toc193016320"/>
      <w:bookmarkStart w:id="1573" w:name="_Toc192335473"/>
      <w:bookmarkStart w:id="1574" w:name="_Toc192406000"/>
      <w:bookmarkStart w:id="1575" w:name="_Toc192408405"/>
      <w:bookmarkStart w:id="1576" w:name="_Toc192408851"/>
      <w:bookmarkStart w:id="1577" w:name="_Toc192496311"/>
      <w:bookmarkStart w:id="1578" w:name="_Toc192502516"/>
      <w:bookmarkStart w:id="1579" w:name="_Toc192509405"/>
      <w:bookmarkStart w:id="1580" w:name="_Toc192510126"/>
      <w:bookmarkStart w:id="1581" w:name="_Toc192516016"/>
      <w:bookmarkStart w:id="1582" w:name="_Toc192579119"/>
      <w:bookmarkStart w:id="1583" w:name="_Toc192581060"/>
      <w:bookmarkStart w:id="1584" w:name="_Toc192581502"/>
      <w:bookmarkStart w:id="1585" w:name="_Toc192762532"/>
      <w:bookmarkStart w:id="1586" w:name="_Toc192765106"/>
      <w:bookmarkStart w:id="1587" w:name="_Toc192765719"/>
      <w:bookmarkStart w:id="1588" w:name="_Toc192782271"/>
      <w:bookmarkStart w:id="1589" w:name="_Toc192782879"/>
      <w:bookmarkStart w:id="1590" w:name="_Toc192850798"/>
      <w:bookmarkStart w:id="1591" w:name="_Toc192929285"/>
      <w:bookmarkStart w:id="1592" w:name="_Toc192934973"/>
      <w:bookmarkStart w:id="1593" w:name="_Toc193016321"/>
      <w:bookmarkStart w:id="1594" w:name="_Toc192335474"/>
      <w:bookmarkStart w:id="1595" w:name="_Toc192406001"/>
      <w:bookmarkStart w:id="1596" w:name="_Toc192408406"/>
      <w:bookmarkStart w:id="1597" w:name="_Toc192408852"/>
      <w:bookmarkStart w:id="1598" w:name="_Toc192496312"/>
      <w:bookmarkStart w:id="1599" w:name="_Toc192502517"/>
      <w:bookmarkStart w:id="1600" w:name="_Toc192509406"/>
      <w:bookmarkStart w:id="1601" w:name="_Toc192510127"/>
      <w:bookmarkStart w:id="1602" w:name="_Toc192516017"/>
      <w:bookmarkStart w:id="1603" w:name="_Toc192579120"/>
      <w:bookmarkStart w:id="1604" w:name="_Toc192581061"/>
      <w:bookmarkStart w:id="1605" w:name="_Toc192581503"/>
      <w:bookmarkStart w:id="1606" w:name="_Toc192762533"/>
      <w:bookmarkStart w:id="1607" w:name="_Toc192765107"/>
      <w:bookmarkStart w:id="1608" w:name="_Toc192765720"/>
      <w:bookmarkStart w:id="1609" w:name="_Toc192782272"/>
      <w:bookmarkStart w:id="1610" w:name="_Toc192782880"/>
      <w:bookmarkStart w:id="1611" w:name="_Toc192850799"/>
      <w:bookmarkStart w:id="1612" w:name="_Toc192929286"/>
      <w:bookmarkStart w:id="1613" w:name="_Toc192934974"/>
      <w:bookmarkStart w:id="1614" w:name="_Toc193016322"/>
      <w:bookmarkStart w:id="1615" w:name="_Toc192335475"/>
      <w:bookmarkStart w:id="1616" w:name="_Toc192406002"/>
      <w:bookmarkStart w:id="1617" w:name="_Toc192408407"/>
      <w:bookmarkStart w:id="1618" w:name="_Toc192408853"/>
      <w:bookmarkStart w:id="1619" w:name="_Toc192496313"/>
      <w:bookmarkStart w:id="1620" w:name="_Toc192502518"/>
      <w:bookmarkStart w:id="1621" w:name="_Toc192509407"/>
      <w:bookmarkStart w:id="1622" w:name="_Toc192510128"/>
      <w:bookmarkStart w:id="1623" w:name="_Toc192516018"/>
      <w:bookmarkStart w:id="1624" w:name="_Toc192579121"/>
      <w:bookmarkStart w:id="1625" w:name="_Toc192581062"/>
      <w:bookmarkStart w:id="1626" w:name="_Toc192581504"/>
      <w:bookmarkStart w:id="1627" w:name="_Toc192762534"/>
      <w:bookmarkStart w:id="1628" w:name="_Toc192765108"/>
      <w:bookmarkStart w:id="1629" w:name="_Toc192765721"/>
      <w:bookmarkStart w:id="1630" w:name="_Toc192782273"/>
      <w:bookmarkStart w:id="1631" w:name="_Toc192782881"/>
      <w:bookmarkStart w:id="1632" w:name="_Toc192850800"/>
      <w:bookmarkStart w:id="1633" w:name="_Toc192929287"/>
      <w:bookmarkStart w:id="1634" w:name="_Toc192934975"/>
      <w:bookmarkStart w:id="1635" w:name="_Toc193016323"/>
      <w:bookmarkStart w:id="1636" w:name="_Toc192335476"/>
      <w:bookmarkStart w:id="1637" w:name="_Toc192406003"/>
      <w:bookmarkStart w:id="1638" w:name="_Toc192408408"/>
      <w:bookmarkStart w:id="1639" w:name="_Toc192408854"/>
      <w:bookmarkStart w:id="1640" w:name="_Toc192496314"/>
      <w:bookmarkStart w:id="1641" w:name="_Toc192502519"/>
      <w:bookmarkStart w:id="1642" w:name="_Toc192509408"/>
      <w:bookmarkStart w:id="1643" w:name="_Toc192510129"/>
      <w:bookmarkStart w:id="1644" w:name="_Toc192516019"/>
      <w:bookmarkStart w:id="1645" w:name="_Toc192579122"/>
      <w:bookmarkStart w:id="1646" w:name="_Toc192581063"/>
      <w:bookmarkStart w:id="1647" w:name="_Toc192581505"/>
      <w:bookmarkStart w:id="1648" w:name="_Toc192762535"/>
      <w:bookmarkStart w:id="1649" w:name="_Toc192765109"/>
      <w:bookmarkStart w:id="1650" w:name="_Toc192765722"/>
      <w:bookmarkStart w:id="1651" w:name="_Toc192782274"/>
      <w:bookmarkStart w:id="1652" w:name="_Toc192782882"/>
      <w:bookmarkStart w:id="1653" w:name="_Toc192850801"/>
      <w:bookmarkStart w:id="1654" w:name="_Toc192929288"/>
      <w:bookmarkStart w:id="1655" w:name="_Toc192934976"/>
      <w:bookmarkStart w:id="1656" w:name="_Toc193016324"/>
      <w:bookmarkStart w:id="1657" w:name="_Toc192335477"/>
      <w:bookmarkStart w:id="1658" w:name="_Toc192406004"/>
      <w:bookmarkStart w:id="1659" w:name="_Toc192408409"/>
      <w:bookmarkStart w:id="1660" w:name="_Toc192408855"/>
      <w:bookmarkStart w:id="1661" w:name="_Toc192496315"/>
      <w:bookmarkStart w:id="1662" w:name="_Toc192502520"/>
      <w:bookmarkStart w:id="1663" w:name="_Toc192509409"/>
      <w:bookmarkStart w:id="1664" w:name="_Toc192510130"/>
      <w:bookmarkStart w:id="1665" w:name="_Toc192516020"/>
      <w:bookmarkStart w:id="1666" w:name="_Toc192579123"/>
      <w:bookmarkStart w:id="1667" w:name="_Toc192581064"/>
      <w:bookmarkStart w:id="1668" w:name="_Toc192581506"/>
      <w:bookmarkStart w:id="1669" w:name="_Toc192762536"/>
      <w:bookmarkStart w:id="1670" w:name="_Toc192765110"/>
      <w:bookmarkStart w:id="1671" w:name="_Toc192765723"/>
      <w:bookmarkStart w:id="1672" w:name="_Toc192782275"/>
      <w:bookmarkStart w:id="1673" w:name="_Toc192782883"/>
      <w:bookmarkStart w:id="1674" w:name="_Toc192850802"/>
      <w:bookmarkStart w:id="1675" w:name="_Toc192929289"/>
      <w:bookmarkStart w:id="1676" w:name="_Toc192934977"/>
      <w:bookmarkStart w:id="1677" w:name="_Toc193016325"/>
      <w:bookmarkStart w:id="1678" w:name="_Toc192335478"/>
      <w:bookmarkStart w:id="1679" w:name="_Toc192406005"/>
      <w:bookmarkStart w:id="1680" w:name="_Toc192408410"/>
      <w:bookmarkStart w:id="1681" w:name="_Toc192408856"/>
      <w:bookmarkStart w:id="1682" w:name="_Toc192496316"/>
      <w:bookmarkStart w:id="1683" w:name="_Toc192502521"/>
      <w:bookmarkStart w:id="1684" w:name="_Toc192509410"/>
      <w:bookmarkStart w:id="1685" w:name="_Toc192510131"/>
      <w:bookmarkStart w:id="1686" w:name="_Toc192516021"/>
      <w:bookmarkStart w:id="1687" w:name="_Toc192579124"/>
      <w:bookmarkStart w:id="1688" w:name="_Toc192581065"/>
      <w:bookmarkStart w:id="1689" w:name="_Toc192581507"/>
      <w:bookmarkStart w:id="1690" w:name="_Toc192762537"/>
      <w:bookmarkStart w:id="1691" w:name="_Toc192765111"/>
      <w:bookmarkStart w:id="1692" w:name="_Toc192765724"/>
      <w:bookmarkStart w:id="1693" w:name="_Toc192782276"/>
      <w:bookmarkStart w:id="1694" w:name="_Toc192782884"/>
      <w:bookmarkStart w:id="1695" w:name="_Toc192850803"/>
      <w:bookmarkStart w:id="1696" w:name="_Toc192929290"/>
      <w:bookmarkStart w:id="1697" w:name="_Toc192934978"/>
      <w:bookmarkStart w:id="1698" w:name="_Toc193016326"/>
      <w:bookmarkStart w:id="1699" w:name="_Toc192335479"/>
      <w:bookmarkStart w:id="1700" w:name="_Toc192406006"/>
      <w:bookmarkStart w:id="1701" w:name="_Toc192408411"/>
      <w:bookmarkStart w:id="1702" w:name="_Toc192408857"/>
      <w:bookmarkStart w:id="1703" w:name="_Toc192496317"/>
      <w:bookmarkStart w:id="1704" w:name="_Toc192502522"/>
      <w:bookmarkStart w:id="1705" w:name="_Toc192509411"/>
      <w:bookmarkStart w:id="1706" w:name="_Toc192510132"/>
      <w:bookmarkStart w:id="1707" w:name="_Toc192516022"/>
      <w:bookmarkStart w:id="1708" w:name="_Toc192579125"/>
      <w:bookmarkStart w:id="1709" w:name="_Toc192581066"/>
      <w:bookmarkStart w:id="1710" w:name="_Toc192581508"/>
      <w:bookmarkStart w:id="1711" w:name="_Toc192762538"/>
      <w:bookmarkStart w:id="1712" w:name="_Toc192765112"/>
      <w:bookmarkStart w:id="1713" w:name="_Toc192765725"/>
      <w:bookmarkStart w:id="1714" w:name="_Toc192782277"/>
      <w:bookmarkStart w:id="1715" w:name="_Toc192782885"/>
      <w:bookmarkStart w:id="1716" w:name="_Toc192850804"/>
      <w:bookmarkStart w:id="1717" w:name="_Toc192929291"/>
      <w:bookmarkStart w:id="1718" w:name="_Toc192934979"/>
      <w:bookmarkStart w:id="1719" w:name="_Toc193016327"/>
      <w:bookmarkStart w:id="1720" w:name="_Toc192335480"/>
      <w:bookmarkStart w:id="1721" w:name="_Toc192406007"/>
      <w:bookmarkStart w:id="1722" w:name="_Toc192408412"/>
      <w:bookmarkStart w:id="1723" w:name="_Toc192408858"/>
      <w:bookmarkStart w:id="1724" w:name="_Toc192496318"/>
      <w:bookmarkStart w:id="1725" w:name="_Toc192502523"/>
      <w:bookmarkStart w:id="1726" w:name="_Toc192509412"/>
      <w:bookmarkStart w:id="1727" w:name="_Toc192510133"/>
      <w:bookmarkStart w:id="1728" w:name="_Toc192516023"/>
      <w:bookmarkStart w:id="1729" w:name="_Toc192579126"/>
      <w:bookmarkStart w:id="1730" w:name="_Toc192581067"/>
      <w:bookmarkStart w:id="1731" w:name="_Toc192581509"/>
      <w:bookmarkStart w:id="1732" w:name="_Toc192762539"/>
      <w:bookmarkStart w:id="1733" w:name="_Toc192765113"/>
      <w:bookmarkStart w:id="1734" w:name="_Toc192765726"/>
      <w:bookmarkStart w:id="1735" w:name="_Toc192782278"/>
      <w:bookmarkStart w:id="1736" w:name="_Toc192782886"/>
      <w:bookmarkStart w:id="1737" w:name="_Toc192850805"/>
      <w:bookmarkStart w:id="1738" w:name="_Toc192929292"/>
      <w:bookmarkStart w:id="1739" w:name="_Toc192934980"/>
      <w:bookmarkStart w:id="1740" w:name="_Toc193016328"/>
      <w:bookmarkStart w:id="1741" w:name="_Toc192335481"/>
      <w:bookmarkStart w:id="1742" w:name="_Toc192406008"/>
      <w:bookmarkStart w:id="1743" w:name="_Toc192408413"/>
      <w:bookmarkStart w:id="1744" w:name="_Toc192408859"/>
      <w:bookmarkStart w:id="1745" w:name="_Toc192496319"/>
      <w:bookmarkStart w:id="1746" w:name="_Toc192502524"/>
      <w:bookmarkStart w:id="1747" w:name="_Toc192509413"/>
      <w:bookmarkStart w:id="1748" w:name="_Toc192510134"/>
      <w:bookmarkStart w:id="1749" w:name="_Toc192516024"/>
      <w:bookmarkStart w:id="1750" w:name="_Toc192579127"/>
      <w:bookmarkStart w:id="1751" w:name="_Toc192581068"/>
      <w:bookmarkStart w:id="1752" w:name="_Toc192581510"/>
      <w:bookmarkStart w:id="1753" w:name="_Toc192762540"/>
      <w:bookmarkStart w:id="1754" w:name="_Toc192765114"/>
      <w:bookmarkStart w:id="1755" w:name="_Toc192765727"/>
      <w:bookmarkStart w:id="1756" w:name="_Toc192782279"/>
      <w:bookmarkStart w:id="1757" w:name="_Toc192782887"/>
      <w:bookmarkStart w:id="1758" w:name="_Toc192850806"/>
      <w:bookmarkStart w:id="1759" w:name="_Toc192929293"/>
      <w:bookmarkStart w:id="1760" w:name="_Toc192934981"/>
      <w:bookmarkStart w:id="1761" w:name="_Toc193016329"/>
      <w:bookmarkStart w:id="1762" w:name="_Toc192335482"/>
      <w:bookmarkStart w:id="1763" w:name="_Toc192406009"/>
      <w:bookmarkStart w:id="1764" w:name="_Toc192408414"/>
      <w:bookmarkStart w:id="1765" w:name="_Toc192408860"/>
      <w:bookmarkStart w:id="1766" w:name="_Toc192496320"/>
      <w:bookmarkStart w:id="1767" w:name="_Toc192502525"/>
      <w:bookmarkStart w:id="1768" w:name="_Toc192509414"/>
      <w:bookmarkStart w:id="1769" w:name="_Toc192510135"/>
      <w:bookmarkStart w:id="1770" w:name="_Toc192516025"/>
      <w:bookmarkStart w:id="1771" w:name="_Toc192579128"/>
      <w:bookmarkStart w:id="1772" w:name="_Toc192581069"/>
      <w:bookmarkStart w:id="1773" w:name="_Toc192581511"/>
      <w:bookmarkStart w:id="1774" w:name="_Toc192762541"/>
      <w:bookmarkStart w:id="1775" w:name="_Toc192765115"/>
      <w:bookmarkStart w:id="1776" w:name="_Toc192765728"/>
      <w:bookmarkStart w:id="1777" w:name="_Toc192782280"/>
      <w:bookmarkStart w:id="1778" w:name="_Toc192782888"/>
      <w:bookmarkStart w:id="1779" w:name="_Toc192850807"/>
      <w:bookmarkStart w:id="1780" w:name="_Toc192929294"/>
      <w:bookmarkStart w:id="1781" w:name="_Toc192934982"/>
      <w:bookmarkStart w:id="1782" w:name="_Toc193016330"/>
      <w:bookmarkStart w:id="1783" w:name="_Toc192335483"/>
      <w:bookmarkStart w:id="1784" w:name="_Toc192406010"/>
      <w:bookmarkStart w:id="1785" w:name="_Toc192408415"/>
      <w:bookmarkStart w:id="1786" w:name="_Toc192408861"/>
      <w:bookmarkStart w:id="1787" w:name="_Toc192496321"/>
      <w:bookmarkStart w:id="1788" w:name="_Toc192502526"/>
      <w:bookmarkStart w:id="1789" w:name="_Toc192509415"/>
      <w:bookmarkStart w:id="1790" w:name="_Toc192510136"/>
      <w:bookmarkStart w:id="1791" w:name="_Toc192516026"/>
      <w:bookmarkStart w:id="1792" w:name="_Toc192579129"/>
      <w:bookmarkStart w:id="1793" w:name="_Toc192581070"/>
      <w:bookmarkStart w:id="1794" w:name="_Toc192581512"/>
      <w:bookmarkStart w:id="1795" w:name="_Toc192762542"/>
      <w:bookmarkStart w:id="1796" w:name="_Toc192765116"/>
      <w:bookmarkStart w:id="1797" w:name="_Toc192765729"/>
      <w:bookmarkStart w:id="1798" w:name="_Toc192782281"/>
      <w:bookmarkStart w:id="1799" w:name="_Toc192782889"/>
      <w:bookmarkStart w:id="1800" w:name="_Toc192850808"/>
      <w:bookmarkStart w:id="1801" w:name="_Toc192929295"/>
      <w:bookmarkStart w:id="1802" w:name="_Toc192934983"/>
      <w:bookmarkStart w:id="1803" w:name="_Toc193016331"/>
      <w:bookmarkStart w:id="1804" w:name="_Toc192335484"/>
      <w:bookmarkStart w:id="1805" w:name="_Toc192406011"/>
      <w:bookmarkStart w:id="1806" w:name="_Toc192408416"/>
      <w:bookmarkStart w:id="1807" w:name="_Toc192408862"/>
      <w:bookmarkStart w:id="1808" w:name="_Toc192496322"/>
      <w:bookmarkStart w:id="1809" w:name="_Toc192502527"/>
      <w:bookmarkStart w:id="1810" w:name="_Toc192509416"/>
      <w:bookmarkStart w:id="1811" w:name="_Toc192510137"/>
      <w:bookmarkStart w:id="1812" w:name="_Toc192516027"/>
      <w:bookmarkStart w:id="1813" w:name="_Toc192579130"/>
      <w:bookmarkStart w:id="1814" w:name="_Toc192581071"/>
      <w:bookmarkStart w:id="1815" w:name="_Toc192581513"/>
      <w:bookmarkStart w:id="1816" w:name="_Toc192762543"/>
      <w:bookmarkStart w:id="1817" w:name="_Toc192765117"/>
      <w:bookmarkStart w:id="1818" w:name="_Toc192765730"/>
      <w:bookmarkStart w:id="1819" w:name="_Toc192782282"/>
      <w:bookmarkStart w:id="1820" w:name="_Toc192782890"/>
      <w:bookmarkStart w:id="1821" w:name="_Toc192850809"/>
      <w:bookmarkStart w:id="1822" w:name="_Toc192929296"/>
      <w:bookmarkStart w:id="1823" w:name="_Toc192934984"/>
      <w:bookmarkStart w:id="1824" w:name="_Toc193016332"/>
      <w:bookmarkStart w:id="1825" w:name="_Toc192335485"/>
      <w:bookmarkStart w:id="1826" w:name="_Toc192406012"/>
      <w:bookmarkStart w:id="1827" w:name="_Toc192408417"/>
      <w:bookmarkStart w:id="1828" w:name="_Toc192408863"/>
      <w:bookmarkStart w:id="1829" w:name="_Toc192496323"/>
      <w:bookmarkStart w:id="1830" w:name="_Toc192502528"/>
      <w:bookmarkStart w:id="1831" w:name="_Toc192509417"/>
      <w:bookmarkStart w:id="1832" w:name="_Toc192510138"/>
      <w:bookmarkStart w:id="1833" w:name="_Toc192516028"/>
      <w:bookmarkStart w:id="1834" w:name="_Toc192579131"/>
      <w:bookmarkStart w:id="1835" w:name="_Toc192581072"/>
      <w:bookmarkStart w:id="1836" w:name="_Toc192581514"/>
      <w:bookmarkStart w:id="1837" w:name="_Toc192762544"/>
      <w:bookmarkStart w:id="1838" w:name="_Toc192765118"/>
      <w:bookmarkStart w:id="1839" w:name="_Toc192765731"/>
      <w:bookmarkStart w:id="1840" w:name="_Toc192782283"/>
      <w:bookmarkStart w:id="1841" w:name="_Toc192782891"/>
      <w:bookmarkStart w:id="1842" w:name="_Toc192850810"/>
      <w:bookmarkStart w:id="1843" w:name="_Toc192929297"/>
      <w:bookmarkStart w:id="1844" w:name="_Toc192934985"/>
      <w:bookmarkStart w:id="1845" w:name="_Toc193016333"/>
      <w:bookmarkStart w:id="1846" w:name="_Toc192335486"/>
      <w:bookmarkStart w:id="1847" w:name="_Toc192406013"/>
      <w:bookmarkStart w:id="1848" w:name="_Toc192408418"/>
      <w:bookmarkStart w:id="1849" w:name="_Toc192408864"/>
      <w:bookmarkStart w:id="1850" w:name="_Toc192496324"/>
      <w:bookmarkStart w:id="1851" w:name="_Toc192502529"/>
      <w:bookmarkStart w:id="1852" w:name="_Toc192509418"/>
      <w:bookmarkStart w:id="1853" w:name="_Toc192510139"/>
      <w:bookmarkStart w:id="1854" w:name="_Toc192516029"/>
      <w:bookmarkStart w:id="1855" w:name="_Toc192579132"/>
      <w:bookmarkStart w:id="1856" w:name="_Toc192581073"/>
      <w:bookmarkStart w:id="1857" w:name="_Toc192581515"/>
      <w:bookmarkStart w:id="1858" w:name="_Toc192762545"/>
      <w:bookmarkStart w:id="1859" w:name="_Toc192765119"/>
      <w:bookmarkStart w:id="1860" w:name="_Toc192765732"/>
      <w:bookmarkStart w:id="1861" w:name="_Toc192782284"/>
      <w:bookmarkStart w:id="1862" w:name="_Toc192782892"/>
      <w:bookmarkStart w:id="1863" w:name="_Toc192850811"/>
      <w:bookmarkStart w:id="1864" w:name="_Toc192929298"/>
      <w:bookmarkStart w:id="1865" w:name="_Toc192934986"/>
      <w:bookmarkStart w:id="1866" w:name="_Toc193016334"/>
      <w:bookmarkStart w:id="1867" w:name="_Toc192335487"/>
      <w:bookmarkStart w:id="1868" w:name="_Toc192406014"/>
      <w:bookmarkStart w:id="1869" w:name="_Toc192408419"/>
      <w:bookmarkStart w:id="1870" w:name="_Toc192408865"/>
      <w:bookmarkStart w:id="1871" w:name="_Toc192496325"/>
      <w:bookmarkStart w:id="1872" w:name="_Toc192502530"/>
      <w:bookmarkStart w:id="1873" w:name="_Toc192509419"/>
      <w:bookmarkStart w:id="1874" w:name="_Toc192510140"/>
      <w:bookmarkStart w:id="1875" w:name="_Toc192516030"/>
      <w:bookmarkStart w:id="1876" w:name="_Toc192579133"/>
      <w:bookmarkStart w:id="1877" w:name="_Toc192581074"/>
      <w:bookmarkStart w:id="1878" w:name="_Toc192581516"/>
      <w:bookmarkStart w:id="1879" w:name="_Toc192762546"/>
      <w:bookmarkStart w:id="1880" w:name="_Toc192765120"/>
      <w:bookmarkStart w:id="1881" w:name="_Toc192765733"/>
      <w:bookmarkStart w:id="1882" w:name="_Toc192782285"/>
      <w:bookmarkStart w:id="1883" w:name="_Toc192782893"/>
      <w:bookmarkStart w:id="1884" w:name="_Toc192850812"/>
      <w:bookmarkStart w:id="1885" w:name="_Toc192929299"/>
      <w:bookmarkStart w:id="1886" w:name="_Toc192934987"/>
      <w:bookmarkStart w:id="1887" w:name="_Toc193016335"/>
      <w:bookmarkStart w:id="1888" w:name="_Toc192335488"/>
      <w:bookmarkStart w:id="1889" w:name="_Toc192406015"/>
      <w:bookmarkStart w:id="1890" w:name="_Toc192408420"/>
      <w:bookmarkStart w:id="1891" w:name="_Toc192408866"/>
      <w:bookmarkStart w:id="1892" w:name="_Toc192496326"/>
      <w:bookmarkStart w:id="1893" w:name="_Toc192502531"/>
      <w:bookmarkStart w:id="1894" w:name="_Toc192509420"/>
      <w:bookmarkStart w:id="1895" w:name="_Toc192510141"/>
      <w:bookmarkStart w:id="1896" w:name="_Toc192516031"/>
      <w:bookmarkStart w:id="1897" w:name="_Toc192579134"/>
      <w:bookmarkStart w:id="1898" w:name="_Toc192581075"/>
      <w:bookmarkStart w:id="1899" w:name="_Toc192581517"/>
      <w:bookmarkStart w:id="1900" w:name="_Toc192762547"/>
      <w:bookmarkStart w:id="1901" w:name="_Toc192765121"/>
      <w:bookmarkStart w:id="1902" w:name="_Toc192765734"/>
      <w:bookmarkStart w:id="1903" w:name="_Toc192782286"/>
      <w:bookmarkStart w:id="1904" w:name="_Toc192782894"/>
      <w:bookmarkStart w:id="1905" w:name="_Toc192850813"/>
      <w:bookmarkStart w:id="1906" w:name="_Toc192929300"/>
      <w:bookmarkStart w:id="1907" w:name="_Toc192934988"/>
      <w:bookmarkStart w:id="1908" w:name="_Toc193016336"/>
      <w:bookmarkStart w:id="1909" w:name="_Toc192335489"/>
      <w:bookmarkStart w:id="1910" w:name="_Toc192406016"/>
      <w:bookmarkStart w:id="1911" w:name="_Toc192408421"/>
      <w:bookmarkStart w:id="1912" w:name="_Toc192408867"/>
      <w:bookmarkStart w:id="1913" w:name="_Toc192496327"/>
      <w:bookmarkStart w:id="1914" w:name="_Toc192502532"/>
      <w:bookmarkStart w:id="1915" w:name="_Toc192509421"/>
      <w:bookmarkStart w:id="1916" w:name="_Toc192510142"/>
      <w:bookmarkStart w:id="1917" w:name="_Toc192516032"/>
      <w:bookmarkStart w:id="1918" w:name="_Toc192579135"/>
      <w:bookmarkStart w:id="1919" w:name="_Toc192581076"/>
      <w:bookmarkStart w:id="1920" w:name="_Toc192581518"/>
      <w:bookmarkStart w:id="1921" w:name="_Toc192762548"/>
      <w:bookmarkStart w:id="1922" w:name="_Toc192765122"/>
      <w:bookmarkStart w:id="1923" w:name="_Toc192765735"/>
      <w:bookmarkStart w:id="1924" w:name="_Toc192782287"/>
      <w:bookmarkStart w:id="1925" w:name="_Toc192782895"/>
      <w:bookmarkStart w:id="1926" w:name="_Toc192850814"/>
      <w:bookmarkStart w:id="1927" w:name="_Toc192929301"/>
      <w:bookmarkStart w:id="1928" w:name="_Toc192934989"/>
      <w:bookmarkStart w:id="1929" w:name="_Toc193016337"/>
      <w:bookmarkStart w:id="1930" w:name="_Toc192335490"/>
      <w:bookmarkStart w:id="1931" w:name="_Toc192406017"/>
      <w:bookmarkStart w:id="1932" w:name="_Toc192408422"/>
      <w:bookmarkStart w:id="1933" w:name="_Toc192408868"/>
      <w:bookmarkStart w:id="1934" w:name="_Toc192496328"/>
      <w:bookmarkStart w:id="1935" w:name="_Toc192502533"/>
      <w:bookmarkStart w:id="1936" w:name="_Toc192509422"/>
      <w:bookmarkStart w:id="1937" w:name="_Toc192510143"/>
      <w:bookmarkStart w:id="1938" w:name="_Toc192516033"/>
      <w:bookmarkStart w:id="1939" w:name="_Toc192579136"/>
      <w:bookmarkStart w:id="1940" w:name="_Toc192581077"/>
      <w:bookmarkStart w:id="1941" w:name="_Toc192581519"/>
      <w:bookmarkStart w:id="1942" w:name="_Toc192762549"/>
      <w:bookmarkStart w:id="1943" w:name="_Toc192765123"/>
      <w:bookmarkStart w:id="1944" w:name="_Toc192765736"/>
      <w:bookmarkStart w:id="1945" w:name="_Toc192782288"/>
      <w:bookmarkStart w:id="1946" w:name="_Toc192782896"/>
      <w:bookmarkStart w:id="1947" w:name="_Toc192850815"/>
      <w:bookmarkStart w:id="1948" w:name="_Toc192929302"/>
      <w:bookmarkStart w:id="1949" w:name="_Toc192934990"/>
      <w:bookmarkStart w:id="1950" w:name="_Toc193016338"/>
      <w:bookmarkStart w:id="1951" w:name="_Toc192335491"/>
      <w:bookmarkStart w:id="1952" w:name="_Toc192406018"/>
      <w:bookmarkStart w:id="1953" w:name="_Toc192408423"/>
      <w:bookmarkStart w:id="1954" w:name="_Toc192408869"/>
      <w:bookmarkStart w:id="1955" w:name="_Toc192496329"/>
      <w:bookmarkStart w:id="1956" w:name="_Toc192502534"/>
      <w:bookmarkStart w:id="1957" w:name="_Toc192509423"/>
      <w:bookmarkStart w:id="1958" w:name="_Toc192510144"/>
      <w:bookmarkStart w:id="1959" w:name="_Toc192516034"/>
      <w:bookmarkStart w:id="1960" w:name="_Toc192579137"/>
      <w:bookmarkStart w:id="1961" w:name="_Toc192581078"/>
      <w:bookmarkStart w:id="1962" w:name="_Toc192581520"/>
      <w:bookmarkStart w:id="1963" w:name="_Toc192762550"/>
      <w:bookmarkStart w:id="1964" w:name="_Toc192765124"/>
      <w:bookmarkStart w:id="1965" w:name="_Toc192765737"/>
      <w:bookmarkStart w:id="1966" w:name="_Toc192782289"/>
      <w:bookmarkStart w:id="1967" w:name="_Toc192782897"/>
      <w:bookmarkStart w:id="1968" w:name="_Toc192850816"/>
      <w:bookmarkStart w:id="1969" w:name="_Toc192929303"/>
      <w:bookmarkStart w:id="1970" w:name="_Toc192934991"/>
      <w:bookmarkStart w:id="1971" w:name="_Toc193016339"/>
      <w:bookmarkStart w:id="1972" w:name="_Toc192335492"/>
      <w:bookmarkStart w:id="1973" w:name="_Toc192406019"/>
      <w:bookmarkStart w:id="1974" w:name="_Toc192408424"/>
      <w:bookmarkStart w:id="1975" w:name="_Toc192408870"/>
      <w:bookmarkStart w:id="1976" w:name="_Toc192496330"/>
      <w:bookmarkStart w:id="1977" w:name="_Toc192502535"/>
      <w:bookmarkStart w:id="1978" w:name="_Toc192509424"/>
      <w:bookmarkStart w:id="1979" w:name="_Toc192510145"/>
      <w:bookmarkStart w:id="1980" w:name="_Toc192516035"/>
      <w:bookmarkStart w:id="1981" w:name="_Toc192579138"/>
      <w:bookmarkStart w:id="1982" w:name="_Toc192581079"/>
      <w:bookmarkStart w:id="1983" w:name="_Toc192581521"/>
      <w:bookmarkStart w:id="1984" w:name="_Toc192762551"/>
      <w:bookmarkStart w:id="1985" w:name="_Toc192765125"/>
      <w:bookmarkStart w:id="1986" w:name="_Toc192765738"/>
      <w:bookmarkStart w:id="1987" w:name="_Toc192782290"/>
      <w:bookmarkStart w:id="1988" w:name="_Toc192782898"/>
      <w:bookmarkStart w:id="1989" w:name="_Toc192850817"/>
      <w:bookmarkStart w:id="1990" w:name="_Toc192929304"/>
      <w:bookmarkStart w:id="1991" w:name="_Toc192934992"/>
      <w:bookmarkStart w:id="1992" w:name="_Toc193016340"/>
      <w:bookmarkStart w:id="1993" w:name="_Toc192335493"/>
      <w:bookmarkStart w:id="1994" w:name="_Toc192406020"/>
      <w:bookmarkStart w:id="1995" w:name="_Toc192408425"/>
      <w:bookmarkStart w:id="1996" w:name="_Toc192408871"/>
      <w:bookmarkStart w:id="1997" w:name="_Toc192496331"/>
      <w:bookmarkStart w:id="1998" w:name="_Toc192502536"/>
      <w:bookmarkStart w:id="1999" w:name="_Toc192509425"/>
      <w:bookmarkStart w:id="2000" w:name="_Toc192510146"/>
      <w:bookmarkStart w:id="2001" w:name="_Toc192516036"/>
      <w:bookmarkStart w:id="2002" w:name="_Toc192579139"/>
      <w:bookmarkStart w:id="2003" w:name="_Toc192581080"/>
      <w:bookmarkStart w:id="2004" w:name="_Toc192581522"/>
      <w:bookmarkStart w:id="2005" w:name="_Toc192762552"/>
      <w:bookmarkStart w:id="2006" w:name="_Toc192765126"/>
      <w:bookmarkStart w:id="2007" w:name="_Toc192765739"/>
      <w:bookmarkStart w:id="2008" w:name="_Toc192782291"/>
      <w:bookmarkStart w:id="2009" w:name="_Toc192782899"/>
      <w:bookmarkStart w:id="2010" w:name="_Toc192850818"/>
      <w:bookmarkStart w:id="2011" w:name="_Toc192929305"/>
      <w:bookmarkStart w:id="2012" w:name="_Toc192934993"/>
      <w:bookmarkStart w:id="2013" w:name="_Toc193016341"/>
      <w:bookmarkStart w:id="2014" w:name="_Toc192335494"/>
      <w:bookmarkStart w:id="2015" w:name="_Toc192406021"/>
      <w:bookmarkStart w:id="2016" w:name="_Toc192408426"/>
      <w:bookmarkStart w:id="2017" w:name="_Toc192408872"/>
      <w:bookmarkStart w:id="2018" w:name="_Toc192496332"/>
      <w:bookmarkStart w:id="2019" w:name="_Toc192502537"/>
      <w:bookmarkStart w:id="2020" w:name="_Toc192509426"/>
      <w:bookmarkStart w:id="2021" w:name="_Toc192510147"/>
      <w:bookmarkStart w:id="2022" w:name="_Toc192516037"/>
      <w:bookmarkStart w:id="2023" w:name="_Toc192579140"/>
      <w:bookmarkStart w:id="2024" w:name="_Toc192581081"/>
      <w:bookmarkStart w:id="2025" w:name="_Toc192581523"/>
      <w:bookmarkStart w:id="2026" w:name="_Toc192762553"/>
      <w:bookmarkStart w:id="2027" w:name="_Toc192765127"/>
      <w:bookmarkStart w:id="2028" w:name="_Toc192765740"/>
      <w:bookmarkStart w:id="2029" w:name="_Toc192782292"/>
      <w:bookmarkStart w:id="2030" w:name="_Toc192782900"/>
      <w:bookmarkStart w:id="2031" w:name="_Toc192850819"/>
      <w:bookmarkStart w:id="2032" w:name="_Toc192929306"/>
      <w:bookmarkStart w:id="2033" w:name="_Toc192934994"/>
      <w:bookmarkStart w:id="2034" w:name="_Toc193016342"/>
      <w:bookmarkStart w:id="2035" w:name="_Toc192335495"/>
      <w:bookmarkStart w:id="2036" w:name="_Toc192406022"/>
      <w:bookmarkStart w:id="2037" w:name="_Toc192408427"/>
      <w:bookmarkStart w:id="2038" w:name="_Toc192408873"/>
      <w:bookmarkStart w:id="2039" w:name="_Toc192496333"/>
      <w:bookmarkStart w:id="2040" w:name="_Toc192502538"/>
      <w:bookmarkStart w:id="2041" w:name="_Toc192509427"/>
      <w:bookmarkStart w:id="2042" w:name="_Toc192510148"/>
      <w:bookmarkStart w:id="2043" w:name="_Toc192516038"/>
      <w:bookmarkStart w:id="2044" w:name="_Toc192579141"/>
      <w:bookmarkStart w:id="2045" w:name="_Toc192581082"/>
      <w:bookmarkStart w:id="2046" w:name="_Toc192581524"/>
      <w:bookmarkStart w:id="2047" w:name="_Toc192762554"/>
      <w:bookmarkStart w:id="2048" w:name="_Toc192765128"/>
      <w:bookmarkStart w:id="2049" w:name="_Toc192765741"/>
      <w:bookmarkStart w:id="2050" w:name="_Toc192782293"/>
      <w:bookmarkStart w:id="2051" w:name="_Toc192782901"/>
      <w:bookmarkStart w:id="2052" w:name="_Toc192850820"/>
      <w:bookmarkStart w:id="2053" w:name="_Toc192929307"/>
      <w:bookmarkStart w:id="2054" w:name="_Toc192934995"/>
      <w:bookmarkStart w:id="2055" w:name="_Toc193016343"/>
      <w:bookmarkStart w:id="2056" w:name="_Toc192335496"/>
      <w:bookmarkStart w:id="2057" w:name="_Toc192406023"/>
      <w:bookmarkStart w:id="2058" w:name="_Toc192408428"/>
      <w:bookmarkStart w:id="2059" w:name="_Toc192408874"/>
      <w:bookmarkStart w:id="2060" w:name="_Toc192496334"/>
      <w:bookmarkStart w:id="2061" w:name="_Toc192502539"/>
      <w:bookmarkStart w:id="2062" w:name="_Toc192509428"/>
      <w:bookmarkStart w:id="2063" w:name="_Toc192510149"/>
      <w:bookmarkStart w:id="2064" w:name="_Toc192516039"/>
      <w:bookmarkStart w:id="2065" w:name="_Toc192579142"/>
      <w:bookmarkStart w:id="2066" w:name="_Toc192581083"/>
      <w:bookmarkStart w:id="2067" w:name="_Toc192581525"/>
      <w:bookmarkStart w:id="2068" w:name="_Toc192762555"/>
      <w:bookmarkStart w:id="2069" w:name="_Toc192765129"/>
      <w:bookmarkStart w:id="2070" w:name="_Toc192765742"/>
      <w:bookmarkStart w:id="2071" w:name="_Toc192782294"/>
      <w:bookmarkStart w:id="2072" w:name="_Toc192782902"/>
      <w:bookmarkStart w:id="2073" w:name="_Toc192850821"/>
      <w:bookmarkStart w:id="2074" w:name="_Toc192929308"/>
      <w:bookmarkStart w:id="2075" w:name="_Toc192934996"/>
      <w:bookmarkStart w:id="2076" w:name="_Toc193016344"/>
      <w:bookmarkStart w:id="2077" w:name="_Toc192335497"/>
      <w:bookmarkStart w:id="2078" w:name="_Toc192406024"/>
      <w:bookmarkStart w:id="2079" w:name="_Toc192408429"/>
      <w:bookmarkStart w:id="2080" w:name="_Toc192408875"/>
      <w:bookmarkStart w:id="2081" w:name="_Toc192496335"/>
      <w:bookmarkStart w:id="2082" w:name="_Toc192502540"/>
      <w:bookmarkStart w:id="2083" w:name="_Toc192509429"/>
      <w:bookmarkStart w:id="2084" w:name="_Toc192510150"/>
      <w:bookmarkStart w:id="2085" w:name="_Toc192516040"/>
      <w:bookmarkStart w:id="2086" w:name="_Toc192579143"/>
      <w:bookmarkStart w:id="2087" w:name="_Toc192581084"/>
      <w:bookmarkStart w:id="2088" w:name="_Toc192581526"/>
      <w:bookmarkStart w:id="2089" w:name="_Toc192762556"/>
      <w:bookmarkStart w:id="2090" w:name="_Toc192765130"/>
      <w:bookmarkStart w:id="2091" w:name="_Toc192765743"/>
      <w:bookmarkStart w:id="2092" w:name="_Toc192782295"/>
      <w:bookmarkStart w:id="2093" w:name="_Toc192782903"/>
      <w:bookmarkStart w:id="2094" w:name="_Toc192850822"/>
      <w:bookmarkStart w:id="2095" w:name="_Toc192929309"/>
      <w:bookmarkStart w:id="2096" w:name="_Toc192934997"/>
      <w:bookmarkStart w:id="2097" w:name="_Toc193016345"/>
      <w:bookmarkStart w:id="2098" w:name="_Toc192335498"/>
      <w:bookmarkStart w:id="2099" w:name="_Toc192406025"/>
      <w:bookmarkStart w:id="2100" w:name="_Toc192408430"/>
      <w:bookmarkStart w:id="2101" w:name="_Toc192408876"/>
      <w:bookmarkStart w:id="2102" w:name="_Toc192496336"/>
      <w:bookmarkStart w:id="2103" w:name="_Toc192502541"/>
      <w:bookmarkStart w:id="2104" w:name="_Toc192509430"/>
      <w:bookmarkStart w:id="2105" w:name="_Toc192510151"/>
      <w:bookmarkStart w:id="2106" w:name="_Toc192516041"/>
      <w:bookmarkStart w:id="2107" w:name="_Toc192579144"/>
      <w:bookmarkStart w:id="2108" w:name="_Toc192581085"/>
      <w:bookmarkStart w:id="2109" w:name="_Toc192581527"/>
      <w:bookmarkStart w:id="2110" w:name="_Toc192762557"/>
      <w:bookmarkStart w:id="2111" w:name="_Toc192765131"/>
      <w:bookmarkStart w:id="2112" w:name="_Toc192765744"/>
      <w:bookmarkStart w:id="2113" w:name="_Toc192782296"/>
      <w:bookmarkStart w:id="2114" w:name="_Toc192782904"/>
      <w:bookmarkStart w:id="2115" w:name="_Toc192850823"/>
      <w:bookmarkStart w:id="2116" w:name="_Toc192929310"/>
      <w:bookmarkStart w:id="2117" w:name="_Toc192934998"/>
      <w:bookmarkStart w:id="2118" w:name="_Toc193016346"/>
      <w:bookmarkStart w:id="2119" w:name="_Toc192335499"/>
      <w:bookmarkStart w:id="2120" w:name="_Toc192406026"/>
      <w:bookmarkStart w:id="2121" w:name="_Toc192408431"/>
      <w:bookmarkStart w:id="2122" w:name="_Toc192408877"/>
      <w:bookmarkStart w:id="2123" w:name="_Toc192496337"/>
      <w:bookmarkStart w:id="2124" w:name="_Toc192502542"/>
      <w:bookmarkStart w:id="2125" w:name="_Toc192509431"/>
      <w:bookmarkStart w:id="2126" w:name="_Toc192510152"/>
      <w:bookmarkStart w:id="2127" w:name="_Toc192516042"/>
      <w:bookmarkStart w:id="2128" w:name="_Toc192579145"/>
      <w:bookmarkStart w:id="2129" w:name="_Toc192581086"/>
      <w:bookmarkStart w:id="2130" w:name="_Toc192581528"/>
      <w:bookmarkStart w:id="2131" w:name="_Toc192762558"/>
      <w:bookmarkStart w:id="2132" w:name="_Toc192765132"/>
      <w:bookmarkStart w:id="2133" w:name="_Toc192765745"/>
      <w:bookmarkStart w:id="2134" w:name="_Toc192782297"/>
      <w:bookmarkStart w:id="2135" w:name="_Toc192782905"/>
      <w:bookmarkStart w:id="2136" w:name="_Toc192850824"/>
      <w:bookmarkStart w:id="2137" w:name="_Toc192929311"/>
      <w:bookmarkStart w:id="2138" w:name="_Toc192934999"/>
      <w:bookmarkStart w:id="2139" w:name="_Toc193016347"/>
      <w:bookmarkStart w:id="2140" w:name="_Toc192335500"/>
      <w:bookmarkStart w:id="2141" w:name="_Toc192406027"/>
      <w:bookmarkStart w:id="2142" w:name="_Toc192408432"/>
      <w:bookmarkStart w:id="2143" w:name="_Toc192408878"/>
      <w:bookmarkStart w:id="2144" w:name="_Toc192496338"/>
      <w:bookmarkStart w:id="2145" w:name="_Toc192502543"/>
      <w:bookmarkStart w:id="2146" w:name="_Toc192509432"/>
      <w:bookmarkStart w:id="2147" w:name="_Toc192510153"/>
      <w:bookmarkStart w:id="2148" w:name="_Toc192516043"/>
      <w:bookmarkStart w:id="2149" w:name="_Toc192579146"/>
      <w:bookmarkStart w:id="2150" w:name="_Toc192581087"/>
      <w:bookmarkStart w:id="2151" w:name="_Toc192581529"/>
      <w:bookmarkStart w:id="2152" w:name="_Toc192762559"/>
      <w:bookmarkStart w:id="2153" w:name="_Toc192765133"/>
      <w:bookmarkStart w:id="2154" w:name="_Toc192765746"/>
      <w:bookmarkStart w:id="2155" w:name="_Toc192782298"/>
      <w:bookmarkStart w:id="2156" w:name="_Toc192782906"/>
      <w:bookmarkStart w:id="2157" w:name="_Toc192850825"/>
      <w:bookmarkStart w:id="2158" w:name="_Toc192929312"/>
      <w:bookmarkStart w:id="2159" w:name="_Toc192935000"/>
      <w:bookmarkStart w:id="2160" w:name="_Toc193016348"/>
      <w:bookmarkStart w:id="2161" w:name="_Toc192335501"/>
      <w:bookmarkStart w:id="2162" w:name="_Toc192406028"/>
      <w:bookmarkStart w:id="2163" w:name="_Toc192408433"/>
      <w:bookmarkStart w:id="2164" w:name="_Toc192408879"/>
      <w:bookmarkStart w:id="2165" w:name="_Toc192496339"/>
      <w:bookmarkStart w:id="2166" w:name="_Toc192502544"/>
      <w:bookmarkStart w:id="2167" w:name="_Toc192509433"/>
      <w:bookmarkStart w:id="2168" w:name="_Toc192510154"/>
      <w:bookmarkStart w:id="2169" w:name="_Toc192516044"/>
      <w:bookmarkStart w:id="2170" w:name="_Toc192579147"/>
      <w:bookmarkStart w:id="2171" w:name="_Toc192581088"/>
      <w:bookmarkStart w:id="2172" w:name="_Toc192581530"/>
      <w:bookmarkStart w:id="2173" w:name="_Toc192762560"/>
      <w:bookmarkStart w:id="2174" w:name="_Toc192765134"/>
      <w:bookmarkStart w:id="2175" w:name="_Toc192765747"/>
      <w:bookmarkStart w:id="2176" w:name="_Toc192782299"/>
      <w:bookmarkStart w:id="2177" w:name="_Toc192782907"/>
      <w:bookmarkStart w:id="2178" w:name="_Toc192850826"/>
      <w:bookmarkStart w:id="2179" w:name="_Toc192929313"/>
      <w:bookmarkStart w:id="2180" w:name="_Toc192935001"/>
      <w:bookmarkStart w:id="2181" w:name="_Toc193016349"/>
      <w:bookmarkStart w:id="2182" w:name="_Toc192335502"/>
      <w:bookmarkStart w:id="2183" w:name="_Toc192406029"/>
      <w:bookmarkStart w:id="2184" w:name="_Toc192408434"/>
      <w:bookmarkStart w:id="2185" w:name="_Toc192408880"/>
      <w:bookmarkStart w:id="2186" w:name="_Toc192496340"/>
      <w:bookmarkStart w:id="2187" w:name="_Toc192502545"/>
      <w:bookmarkStart w:id="2188" w:name="_Toc192509434"/>
      <w:bookmarkStart w:id="2189" w:name="_Toc192510155"/>
      <w:bookmarkStart w:id="2190" w:name="_Toc192516045"/>
      <w:bookmarkStart w:id="2191" w:name="_Toc192579148"/>
      <w:bookmarkStart w:id="2192" w:name="_Toc192581089"/>
      <w:bookmarkStart w:id="2193" w:name="_Toc192581531"/>
      <w:bookmarkStart w:id="2194" w:name="_Toc192762561"/>
      <w:bookmarkStart w:id="2195" w:name="_Toc192765135"/>
      <w:bookmarkStart w:id="2196" w:name="_Toc192765748"/>
      <w:bookmarkStart w:id="2197" w:name="_Toc192782300"/>
      <w:bookmarkStart w:id="2198" w:name="_Toc192782908"/>
      <w:bookmarkStart w:id="2199" w:name="_Toc192850827"/>
      <w:bookmarkStart w:id="2200" w:name="_Toc192929314"/>
      <w:bookmarkStart w:id="2201" w:name="_Toc192935002"/>
      <w:bookmarkStart w:id="2202" w:name="_Toc193016350"/>
      <w:bookmarkStart w:id="2203" w:name="_Toc192335503"/>
      <w:bookmarkStart w:id="2204" w:name="_Toc192406030"/>
      <w:bookmarkStart w:id="2205" w:name="_Toc192408435"/>
      <w:bookmarkStart w:id="2206" w:name="_Toc192408881"/>
      <w:bookmarkStart w:id="2207" w:name="_Toc192496341"/>
      <w:bookmarkStart w:id="2208" w:name="_Toc192502546"/>
      <w:bookmarkStart w:id="2209" w:name="_Toc192509435"/>
      <w:bookmarkStart w:id="2210" w:name="_Toc192510156"/>
      <w:bookmarkStart w:id="2211" w:name="_Toc192516046"/>
      <w:bookmarkStart w:id="2212" w:name="_Toc192579149"/>
      <w:bookmarkStart w:id="2213" w:name="_Toc192581090"/>
      <w:bookmarkStart w:id="2214" w:name="_Toc192581532"/>
      <w:bookmarkStart w:id="2215" w:name="_Toc192762562"/>
      <w:bookmarkStart w:id="2216" w:name="_Toc192765136"/>
      <w:bookmarkStart w:id="2217" w:name="_Toc192765749"/>
      <w:bookmarkStart w:id="2218" w:name="_Toc192782301"/>
      <w:bookmarkStart w:id="2219" w:name="_Toc192782909"/>
      <w:bookmarkStart w:id="2220" w:name="_Toc192850828"/>
      <w:bookmarkStart w:id="2221" w:name="_Toc192929315"/>
      <w:bookmarkStart w:id="2222" w:name="_Toc192935003"/>
      <w:bookmarkStart w:id="2223" w:name="_Toc193016351"/>
      <w:bookmarkStart w:id="2224" w:name="_Toc192335504"/>
      <w:bookmarkStart w:id="2225" w:name="_Toc192406031"/>
      <w:bookmarkStart w:id="2226" w:name="_Toc192408436"/>
      <w:bookmarkStart w:id="2227" w:name="_Toc192408882"/>
      <w:bookmarkStart w:id="2228" w:name="_Toc192496342"/>
      <w:bookmarkStart w:id="2229" w:name="_Toc192502547"/>
      <w:bookmarkStart w:id="2230" w:name="_Toc192509436"/>
      <w:bookmarkStart w:id="2231" w:name="_Toc192510157"/>
      <w:bookmarkStart w:id="2232" w:name="_Toc192516047"/>
      <w:bookmarkStart w:id="2233" w:name="_Toc192579150"/>
      <w:bookmarkStart w:id="2234" w:name="_Toc192581091"/>
      <w:bookmarkStart w:id="2235" w:name="_Toc192581533"/>
      <w:bookmarkStart w:id="2236" w:name="_Toc192762563"/>
      <w:bookmarkStart w:id="2237" w:name="_Toc192765137"/>
      <w:bookmarkStart w:id="2238" w:name="_Toc192765750"/>
      <w:bookmarkStart w:id="2239" w:name="_Toc192782302"/>
      <w:bookmarkStart w:id="2240" w:name="_Toc192782910"/>
      <w:bookmarkStart w:id="2241" w:name="_Toc192850829"/>
      <w:bookmarkStart w:id="2242" w:name="_Toc192929316"/>
      <w:bookmarkStart w:id="2243" w:name="_Toc192935004"/>
      <w:bookmarkStart w:id="2244" w:name="_Toc193016352"/>
      <w:bookmarkStart w:id="2245" w:name="_Toc192335505"/>
      <w:bookmarkStart w:id="2246" w:name="_Toc192406032"/>
      <w:bookmarkStart w:id="2247" w:name="_Toc192408437"/>
      <w:bookmarkStart w:id="2248" w:name="_Toc192408883"/>
      <w:bookmarkStart w:id="2249" w:name="_Toc192496343"/>
      <w:bookmarkStart w:id="2250" w:name="_Toc192502548"/>
      <w:bookmarkStart w:id="2251" w:name="_Toc192509437"/>
      <w:bookmarkStart w:id="2252" w:name="_Toc192510158"/>
      <w:bookmarkStart w:id="2253" w:name="_Toc192516048"/>
      <w:bookmarkStart w:id="2254" w:name="_Toc192579151"/>
      <w:bookmarkStart w:id="2255" w:name="_Toc192581092"/>
      <w:bookmarkStart w:id="2256" w:name="_Toc192581534"/>
      <w:bookmarkStart w:id="2257" w:name="_Toc192762564"/>
      <w:bookmarkStart w:id="2258" w:name="_Toc192765138"/>
      <w:bookmarkStart w:id="2259" w:name="_Toc192765751"/>
      <w:bookmarkStart w:id="2260" w:name="_Toc192782303"/>
      <w:bookmarkStart w:id="2261" w:name="_Toc192782911"/>
      <w:bookmarkStart w:id="2262" w:name="_Toc192850830"/>
      <w:bookmarkStart w:id="2263" w:name="_Toc192929317"/>
      <w:bookmarkStart w:id="2264" w:name="_Toc192935005"/>
      <w:bookmarkStart w:id="2265" w:name="_Toc193016353"/>
      <w:bookmarkStart w:id="2266" w:name="_Toc192335506"/>
      <w:bookmarkStart w:id="2267" w:name="_Toc192406033"/>
      <w:bookmarkStart w:id="2268" w:name="_Toc192408438"/>
      <w:bookmarkStart w:id="2269" w:name="_Toc192408884"/>
      <w:bookmarkStart w:id="2270" w:name="_Toc192496344"/>
      <w:bookmarkStart w:id="2271" w:name="_Toc192502549"/>
      <w:bookmarkStart w:id="2272" w:name="_Toc192509438"/>
      <w:bookmarkStart w:id="2273" w:name="_Toc192510159"/>
      <w:bookmarkStart w:id="2274" w:name="_Toc192516049"/>
      <w:bookmarkStart w:id="2275" w:name="_Toc192579152"/>
      <w:bookmarkStart w:id="2276" w:name="_Toc192581093"/>
      <w:bookmarkStart w:id="2277" w:name="_Toc192581535"/>
      <w:bookmarkStart w:id="2278" w:name="_Toc192762565"/>
      <w:bookmarkStart w:id="2279" w:name="_Toc192765139"/>
      <w:bookmarkStart w:id="2280" w:name="_Toc192765752"/>
      <w:bookmarkStart w:id="2281" w:name="_Toc192782304"/>
      <w:bookmarkStart w:id="2282" w:name="_Toc192782912"/>
      <w:bookmarkStart w:id="2283" w:name="_Toc192850831"/>
      <w:bookmarkStart w:id="2284" w:name="_Toc192929318"/>
      <w:bookmarkStart w:id="2285" w:name="_Toc192935006"/>
      <w:bookmarkStart w:id="2286" w:name="_Toc193016354"/>
      <w:bookmarkStart w:id="2287" w:name="_Toc192335507"/>
      <w:bookmarkStart w:id="2288" w:name="_Toc192406034"/>
      <w:bookmarkStart w:id="2289" w:name="_Toc192408439"/>
      <w:bookmarkStart w:id="2290" w:name="_Toc192408885"/>
      <w:bookmarkStart w:id="2291" w:name="_Toc192496345"/>
      <w:bookmarkStart w:id="2292" w:name="_Toc192502550"/>
      <w:bookmarkStart w:id="2293" w:name="_Toc192509439"/>
      <w:bookmarkStart w:id="2294" w:name="_Toc192510160"/>
      <w:bookmarkStart w:id="2295" w:name="_Toc192516050"/>
      <w:bookmarkStart w:id="2296" w:name="_Toc192579153"/>
      <w:bookmarkStart w:id="2297" w:name="_Toc192581094"/>
      <w:bookmarkStart w:id="2298" w:name="_Toc192581536"/>
      <w:bookmarkStart w:id="2299" w:name="_Toc192762566"/>
      <w:bookmarkStart w:id="2300" w:name="_Toc192765140"/>
      <w:bookmarkStart w:id="2301" w:name="_Toc192765753"/>
      <w:bookmarkStart w:id="2302" w:name="_Toc192782305"/>
      <w:bookmarkStart w:id="2303" w:name="_Toc192782913"/>
      <w:bookmarkStart w:id="2304" w:name="_Toc192850832"/>
      <w:bookmarkStart w:id="2305" w:name="_Toc192929319"/>
      <w:bookmarkStart w:id="2306" w:name="_Toc192935007"/>
      <w:bookmarkStart w:id="2307" w:name="_Toc193016355"/>
      <w:bookmarkStart w:id="2308" w:name="_Toc192335508"/>
      <w:bookmarkStart w:id="2309" w:name="_Toc192406035"/>
      <w:bookmarkStart w:id="2310" w:name="_Toc192408440"/>
      <w:bookmarkStart w:id="2311" w:name="_Toc192408886"/>
      <w:bookmarkStart w:id="2312" w:name="_Toc192496346"/>
      <w:bookmarkStart w:id="2313" w:name="_Toc192502551"/>
      <w:bookmarkStart w:id="2314" w:name="_Toc192509440"/>
      <w:bookmarkStart w:id="2315" w:name="_Toc192510161"/>
      <w:bookmarkStart w:id="2316" w:name="_Toc192516051"/>
      <w:bookmarkStart w:id="2317" w:name="_Toc192579154"/>
      <w:bookmarkStart w:id="2318" w:name="_Toc192581095"/>
      <w:bookmarkStart w:id="2319" w:name="_Toc192581537"/>
      <w:bookmarkStart w:id="2320" w:name="_Toc192762567"/>
      <w:bookmarkStart w:id="2321" w:name="_Toc192765141"/>
      <w:bookmarkStart w:id="2322" w:name="_Toc192765754"/>
      <w:bookmarkStart w:id="2323" w:name="_Toc192782306"/>
      <w:bookmarkStart w:id="2324" w:name="_Toc192782914"/>
      <w:bookmarkStart w:id="2325" w:name="_Toc192850833"/>
      <w:bookmarkStart w:id="2326" w:name="_Toc192929320"/>
      <w:bookmarkStart w:id="2327" w:name="_Toc192935008"/>
      <w:bookmarkStart w:id="2328" w:name="_Toc193016356"/>
      <w:bookmarkStart w:id="2329" w:name="_Toc192335509"/>
      <w:bookmarkStart w:id="2330" w:name="_Toc192406036"/>
      <w:bookmarkStart w:id="2331" w:name="_Toc192408441"/>
      <w:bookmarkStart w:id="2332" w:name="_Toc192408887"/>
      <w:bookmarkStart w:id="2333" w:name="_Toc192496347"/>
      <w:bookmarkStart w:id="2334" w:name="_Toc192502552"/>
      <w:bookmarkStart w:id="2335" w:name="_Toc192509441"/>
      <w:bookmarkStart w:id="2336" w:name="_Toc192510162"/>
      <w:bookmarkStart w:id="2337" w:name="_Toc192516052"/>
      <w:bookmarkStart w:id="2338" w:name="_Toc192579155"/>
      <w:bookmarkStart w:id="2339" w:name="_Toc192581096"/>
      <w:bookmarkStart w:id="2340" w:name="_Toc192581538"/>
      <w:bookmarkStart w:id="2341" w:name="_Toc192762568"/>
      <w:bookmarkStart w:id="2342" w:name="_Toc192765142"/>
      <w:bookmarkStart w:id="2343" w:name="_Toc192765755"/>
      <w:bookmarkStart w:id="2344" w:name="_Toc192782307"/>
      <w:bookmarkStart w:id="2345" w:name="_Toc192782915"/>
      <w:bookmarkStart w:id="2346" w:name="_Toc192850834"/>
      <w:bookmarkStart w:id="2347" w:name="_Toc192929321"/>
      <w:bookmarkStart w:id="2348" w:name="_Toc192935009"/>
      <w:bookmarkStart w:id="2349" w:name="_Toc193016357"/>
      <w:bookmarkStart w:id="2350" w:name="_Toc192335510"/>
      <w:bookmarkStart w:id="2351" w:name="_Toc192406037"/>
      <w:bookmarkStart w:id="2352" w:name="_Toc192408442"/>
      <w:bookmarkStart w:id="2353" w:name="_Toc192408888"/>
      <w:bookmarkStart w:id="2354" w:name="_Toc192496348"/>
      <w:bookmarkStart w:id="2355" w:name="_Toc192502553"/>
      <w:bookmarkStart w:id="2356" w:name="_Toc192509442"/>
      <w:bookmarkStart w:id="2357" w:name="_Toc192510163"/>
      <w:bookmarkStart w:id="2358" w:name="_Toc192516053"/>
      <w:bookmarkStart w:id="2359" w:name="_Toc192579156"/>
      <w:bookmarkStart w:id="2360" w:name="_Toc192581097"/>
      <w:bookmarkStart w:id="2361" w:name="_Toc192581539"/>
      <w:bookmarkStart w:id="2362" w:name="_Toc192762569"/>
      <w:bookmarkStart w:id="2363" w:name="_Toc192765143"/>
      <w:bookmarkStart w:id="2364" w:name="_Toc192765756"/>
      <w:bookmarkStart w:id="2365" w:name="_Toc192782308"/>
      <w:bookmarkStart w:id="2366" w:name="_Toc192782916"/>
      <w:bookmarkStart w:id="2367" w:name="_Toc192850835"/>
      <w:bookmarkStart w:id="2368" w:name="_Toc192929322"/>
      <w:bookmarkStart w:id="2369" w:name="_Toc192935010"/>
      <w:bookmarkStart w:id="2370" w:name="_Toc193016358"/>
      <w:bookmarkStart w:id="2371" w:name="_Toc192335511"/>
      <w:bookmarkStart w:id="2372" w:name="_Toc192406038"/>
      <w:bookmarkStart w:id="2373" w:name="_Toc192408443"/>
      <w:bookmarkStart w:id="2374" w:name="_Toc192408889"/>
      <w:bookmarkStart w:id="2375" w:name="_Toc192496349"/>
      <w:bookmarkStart w:id="2376" w:name="_Toc192502554"/>
      <w:bookmarkStart w:id="2377" w:name="_Toc192509443"/>
      <w:bookmarkStart w:id="2378" w:name="_Toc192510164"/>
      <w:bookmarkStart w:id="2379" w:name="_Toc192516054"/>
      <w:bookmarkStart w:id="2380" w:name="_Toc192579157"/>
      <w:bookmarkStart w:id="2381" w:name="_Toc192581098"/>
      <w:bookmarkStart w:id="2382" w:name="_Toc192581540"/>
      <w:bookmarkStart w:id="2383" w:name="_Toc192762570"/>
      <w:bookmarkStart w:id="2384" w:name="_Toc192765144"/>
      <w:bookmarkStart w:id="2385" w:name="_Toc192765757"/>
      <w:bookmarkStart w:id="2386" w:name="_Toc192782309"/>
      <w:bookmarkStart w:id="2387" w:name="_Toc192782917"/>
      <w:bookmarkStart w:id="2388" w:name="_Toc192850836"/>
      <w:bookmarkStart w:id="2389" w:name="_Toc192929323"/>
      <w:bookmarkStart w:id="2390" w:name="_Toc192935011"/>
      <w:bookmarkStart w:id="2391" w:name="_Toc193016359"/>
      <w:bookmarkStart w:id="2392" w:name="_Toc192335512"/>
      <w:bookmarkStart w:id="2393" w:name="_Toc192406039"/>
      <w:bookmarkStart w:id="2394" w:name="_Toc192408444"/>
      <w:bookmarkStart w:id="2395" w:name="_Toc192408890"/>
      <w:bookmarkStart w:id="2396" w:name="_Toc192496350"/>
      <w:bookmarkStart w:id="2397" w:name="_Toc192502555"/>
      <w:bookmarkStart w:id="2398" w:name="_Toc192509444"/>
      <w:bookmarkStart w:id="2399" w:name="_Toc192510165"/>
      <w:bookmarkStart w:id="2400" w:name="_Toc192516055"/>
      <w:bookmarkStart w:id="2401" w:name="_Toc192579158"/>
      <w:bookmarkStart w:id="2402" w:name="_Toc192581099"/>
      <w:bookmarkStart w:id="2403" w:name="_Toc192581541"/>
      <w:bookmarkStart w:id="2404" w:name="_Toc192762571"/>
      <w:bookmarkStart w:id="2405" w:name="_Toc192765145"/>
      <w:bookmarkStart w:id="2406" w:name="_Toc192765758"/>
      <w:bookmarkStart w:id="2407" w:name="_Toc192782310"/>
      <w:bookmarkStart w:id="2408" w:name="_Toc192782918"/>
      <w:bookmarkStart w:id="2409" w:name="_Toc192850837"/>
      <w:bookmarkStart w:id="2410" w:name="_Toc192929324"/>
      <w:bookmarkStart w:id="2411" w:name="_Toc192935012"/>
      <w:bookmarkStart w:id="2412" w:name="_Toc193016360"/>
      <w:bookmarkStart w:id="2413" w:name="_Toc192335513"/>
      <w:bookmarkStart w:id="2414" w:name="_Toc192406040"/>
      <w:bookmarkStart w:id="2415" w:name="_Toc192408445"/>
      <w:bookmarkStart w:id="2416" w:name="_Toc192408891"/>
      <w:bookmarkStart w:id="2417" w:name="_Toc192496351"/>
      <w:bookmarkStart w:id="2418" w:name="_Toc192502556"/>
      <w:bookmarkStart w:id="2419" w:name="_Toc192509445"/>
      <w:bookmarkStart w:id="2420" w:name="_Toc192510166"/>
      <w:bookmarkStart w:id="2421" w:name="_Toc192516056"/>
      <w:bookmarkStart w:id="2422" w:name="_Toc192579159"/>
      <w:bookmarkStart w:id="2423" w:name="_Toc192581100"/>
      <w:bookmarkStart w:id="2424" w:name="_Toc192581542"/>
      <w:bookmarkStart w:id="2425" w:name="_Toc192762572"/>
      <w:bookmarkStart w:id="2426" w:name="_Toc192765146"/>
      <w:bookmarkStart w:id="2427" w:name="_Toc192765759"/>
      <w:bookmarkStart w:id="2428" w:name="_Toc192782311"/>
      <w:bookmarkStart w:id="2429" w:name="_Toc192782919"/>
      <w:bookmarkStart w:id="2430" w:name="_Toc192850838"/>
      <w:bookmarkStart w:id="2431" w:name="_Toc192929325"/>
      <w:bookmarkStart w:id="2432" w:name="_Toc192935013"/>
      <w:bookmarkStart w:id="2433" w:name="_Toc193016361"/>
      <w:bookmarkStart w:id="2434" w:name="_Toc192335514"/>
      <w:bookmarkStart w:id="2435" w:name="_Toc192406041"/>
      <w:bookmarkStart w:id="2436" w:name="_Toc192408446"/>
      <w:bookmarkStart w:id="2437" w:name="_Toc192408892"/>
      <w:bookmarkStart w:id="2438" w:name="_Toc192496352"/>
      <w:bookmarkStart w:id="2439" w:name="_Toc192502557"/>
      <w:bookmarkStart w:id="2440" w:name="_Toc192509446"/>
      <w:bookmarkStart w:id="2441" w:name="_Toc192510167"/>
      <w:bookmarkStart w:id="2442" w:name="_Toc192516057"/>
      <w:bookmarkStart w:id="2443" w:name="_Toc192579160"/>
      <w:bookmarkStart w:id="2444" w:name="_Toc192581101"/>
      <w:bookmarkStart w:id="2445" w:name="_Toc192581543"/>
      <w:bookmarkStart w:id="2446" w:name="_Toc192762573"/>
      <w:bookmarkStart w:id="2447" w:name="_Toc192765147"/>
      <w:bookmarkStart w:id="2448" w:name="_Toc192765760"/>
      <w:bookmarkStart w:id="2449" w:name="_Toc192782312"/>
      <w:bookmarkStart w:id="2450" w:name="_Toc192782920"/>
      <w:bookmarkStart w:id="2451" w:name="_Toc192850839"/>
      <w:bookmarkStart w:id="2452" w:name="_Toc192929326"/>
      <w:bookmarkStart w:id="2453" w:name="_Toc192935014"/>
      <w:bookmarkStart w:id="2454" w:name="_Toc193016362"/>
      <w:bookmarkStart w:id="2455" w:name="_Toc192335515"/>
      <w:bookmarkStart w:id="2456" w:name="_Toc192406042"/>
      <w:bookmarkStart w:id="2457" w:name="_Toc192408447"/>
      <w:bookmarkStart w:id="2458" w:name="_Toc192408893"/>
      <w:bookmarkStart w:id="2459" w:name="_Toc192496353"/>
      <w:bookmarkStart w:id="2460" w:name="_Toc192502558"/>
      <w:bookmarkStart w:id="2461" w:name="_Toc192509447"/>
      <w:bookmarkStart w:id="2462" w:name="_Toc192510168"/>
      <w:bookmarkStart w:id="2463" w:name="_Toc192516058"/>
      <w:bookmarkStart w:id="2464" w:name="_Toc192579161"/>
      <w:bookmarkStart w:id="2465" w:name="_Toc192581102"/>
      <w:bookmarkStart w:id="2466" w:name="_Toc192581544"/>
      <w:bookmarkStart w:id="2467" w:name="_Toc192762574"/>
      <w:bookmarkStart w:id="2468" w:name="_Toc192765148"/>
      <w:bookmarkStart w:id="2469" w:name="_Toc192765761"/>
      <w:bookmarkStart w:id="2470" w:name="_Toc192782313"/>
      <w:bookmarkStart w:id="2471" w:name="_Toc192782921"/>
      <w:bookmarkStart w:id="2472" w:name="_Toc192850840"/>
      <w:bookmarkStart w:id="2473" w:name="_Toc192929327"/>
      <w:bookmarkStart w:id="2474" w:name="_Toc192935015"/>
      <w:bookmarkStart w:id="2475" w:name="_Toc193016363"/>
      <w:bookmarkStart w:id="2476" w:name="_Toc192335516"/>
      <w:bookmarkStart w:id="2477" w:name="_Toc192406043"/>
      <w:bookmarkStart w:id="2478" w:name="_Toc192408448"/>
      <w:bookmarkStart w:id="2479" w:name="_Toc192408894"/>
      <w:bookmarkStart w:id="2480" w:name="_Toc192496354"/>
      <w:bookmarkStart w:id="2481" w:name="_Toc192502559"/>
      <w:bookmarkStart w:id="2482" w:name="_Toc192509448"/>
      <w:bookmarkStart w:id="2483" w:name="_Toc192510169"/>
      <w:bookmarkStart w:id="2484" w:name="_Toc192516059"/>
      <w:bookmarkStart w:id="2485" w:name="_Toc192579162"/>
      <w:bookmarkStart w:id="2486" w:name="_Toc192581103"/>
      <w:bookmarkStart w:id="2487" w:name="_Toc192581545"/>
      <w:bookmarkStart w:id="2488" w:name="_Toc192762575"/>
      <w:bookmarkStart w:id="2489" w:name="_Toc192765149"/>
      <w:bookmarkStart w:id="2490" w:name="_Toc192765762"/>
      <w:bookmarkStart w:id="2491" w:name="_Toc192782314"/>
      <w:bookmarkStart w:id="2492" w:name="_Toc192782922"/>
      <w:bookmarkStart w:id="2493" w:name="_Toc192850841"/>
      <w:bookmarkStart w:id="2494" w:name="_Toc192929328"/>
      <w:bookmarkStart w:id="2495" w:name="_Toc192935016"/>
      <w:bookmarkStart w:id="2496" w:name="_Toc193016364"/>
      <w:bookmarkStart w:id="2497" w:name="_Toc192335517"/>
      <w:bookmarkStart w:id="2498" w:name="_Toc192406044"/>
      <w:bookmarkStart w:id="2499" w:name="_Toc192408449"/>
      <w:bookmarkStart w:id="2500" w:name="_Toc192408895"/>
      <w:bookmarkStart w:id="2501" w:name="_Toc192496355"/>
      <w:bookmarkStart w:id="2502" w:name="_Toc192502560"/>
      <w:bookmarkStart w:id="2503" w:name="_Toc192509449"/>
      <w:bookmarkStart w:id="2504" w:name="_Toc192510170"/>
      <w:bookmarkStart w:id="2505" w:name="_Toc192516060"/>
      <w:bookmarkStart w:id="2506" w:name="_Toc192579163"/>
      <w:bookmarkStart w:id="2507" w:name="_Toc192581104"/>
      <w:bookmarkStart w:id="2508" w:name="_Toc192581546"/>
      <w:bookmarkStart w:id="2509" w:name="_Toc192762576"/>
      <w:bookmarkStart w:id="2510" w:name="_Toc192765150"/>
      <w:bookmarkStart w:id="2511" w:name="_Toc192765763"/>
      <w:bookmarkStart w:id="2512" w:name="_Toc192782315"/>
      <w:bookmarkStart w:id="2513" w:name="_Toc192782923"/>
      <w:bookmarkStart w:id="2514" w:name="_Toc192850842"/>
      <w:bookmarkStart w:id="2515" w:name="_Toc192929329"/>
      <w:bookmarkStart w:id="2516" w:name="_Toc192935017"/>
      <w:bookmarkStart w:id="2517" w:name="_Toc193016365"/>
      <w:bookmarkStart w:id="2518" w:name="_Toc192335518"/>
      <w:bookmarkStart w:id="2519" w:name="_Toc192406045"/>
      <w:bookmarkStart w:id="2520" w:name="_Toc192408450"/>
      <w:bookmarkStart w:id="2521" w:name="_Toc192408896"/>
      <w:bookmarkStart w:id="2522" w:name="_Toc192496356"/>
      <w:bookmarkStart w:id="2523" w:name="_Toc192502561"/>
      <w:bookmarkStart w:id="2524" w:name="_Toc192509450"/>
      <w:bookmarkStart w:id="2525" w:name="_Toc192510171"/>
      <w:bookmarkStart w:id="2526" w:name="_Toc192516061"/>
      <w:bookmarkStart w:id="2527" w:name="_Toc192579164"/>
      <w:bookmarkStart w:id="2528" w:name="_Toc192581105"/>
      <w:bookmarkStart w:id="2529" w:name="_Toc192581547"/>
      <w:bookmarkStart w:id="2530" w:name="_Toc192762577"/>
      <w:bookmarkStart w:id="2531" w:name="_Toc192765151"/>
      <w:bookmarkStart w:id="2532" w:name="_Toc192765764"/>
      <w:bookmarkStart w:id="2533" w:name="_Toc192782316"/>
      <w:bookmarkStart w:id="2534" w:name="_Toc192782924"/>
      <w:bookmarkStart w:id="2535" w:name="_Toc192850843"/>
      <w:bookmarkStart w:id="2536" w:name="_Toc192929330"/>
      <w:bookmarkStart w:id="2537" w:name="_Toc192935018"/>
      <w:bookmarkStart w:id="2538" w:name="_Toc193016366"/>
      <w:bookmarkStart w:id="2539" w:name="_Toc192335519"/>
      <w:bookmarkStart w:id="2540" w:name="_Toc192406046"/>
      <w:bookmarkStart w:id="2541" w:name="_Toc192408451"/>
      <w:bookmarkStart w:id="2542" w:name="_Toc192408897"/>
      <w:bookmarkStart w:id="2543" w:name="_Toc192496357"/>
      <w:bookmarkStart w:id="2544" w:name="_Toc192502562"/>
      <w:bookmarkStart w:id="2545" w:name="_Toc192509451"/>
      <w:bookmarkStart w:id="2546" w:name="_Toc192510172"/>
      <w:bookmarkStart w:id="2547" w:name="_Toc192516062"/>
      <w:bookmarkStart w:id="2548" w:name="_Toc192579165"/>
      <w:bookmarkStart w:id="2549" w:name="_Toc192581106"/>
      <w:bookmarkStart w:id="2550" w:name="_Toc192581548"/>
      <w:bookmarkStart w:id="2551" w:name="_Toc192762578"/>
      <w:bookmarkStart w:id="2552" w:name="_Toc192765152"/>
      <w:bookmarkStart w:id="2553" w:name="_Toc192765765"/>
      <w:bookmarkStart w:id="2554" w:name="_Toc192782317"/>
      <w:bookmarkStart w:id="2555" w:name="_Toc192782925"/>
      <w:bookmarkStart w:id="2556" w:name="_Toc192850844"/>
      <w:bookmarkStart w:id="2557" w:name="_Toc192929331"/>
      <w:bookmarkStart w:id="2558" w:name="_Toc192935019"/>
      <w:bookmarkStart w:id="2559" w:name="_Toc193016367"/>
      <w:bookmarkStart w:id="2560" w:name="_Toc192335520"/>
      <w:bookmarkStart w:id="2561" w:name="_Toc192406047"/>
      <w:bookmarkStart w:id="2562" w:name="_Toc192408452"/>
      <w:bookmarkStart w:id="2563" w:name="_Toc192408898"/>
      <w:bookmarkStart w:id="2564" w:name="_Toc192496358"/>
      <w:bookmarkStart w:id="2565" w:name="_Toc192502563"/>
      <w:bookmarkStart w:id="2566" w:name="_Toc192509452"/>
      <w:bookmarkStart w:id="2567" w:name="_Toc192510173"/>
      <w:bookmarkStart w:id="2568" w:name="_Toc192516063"/>
      <w:bookmarkStart w:id="2569" w:name="_Toc192579166"/>
      <w:bookmarkStart w:id="2570" w:name="_Toc192581107"/>
      <w:bookmarkStart w:id="2571" w:name="_Toc192581549"/>
      <w:bookmarkStart w:id="2572" w:name="_Toc192762579"/>
      <w:bookmarkStart w:id="2573" w:name="_Toc192765153"/>
      <w:bookmarkStart w:id="2574" w:name="_Toc192765766"/>
      <w:bookmarkStart w:id="2575" w:name="_Toc192782318"/>
      <w:bookmarkStart w:id="2576" w:name="_Toc192782926"/>
      <w:bookmarkStart w:id="2577" w:name="_Toc192850845"/>
      <w:bookmarkStart w:id="2578" w:name="_Toc192929332"/>
      <w:bookmarkStart w:id="2579" w:name="_Toc192935020"/>
      <w:bookmarkStart w:id="2580" w:name="_Toc193016368"/>
      <w:bookmarkStart w:id="2581" w:name="_Toc192335521"/>
      <w:bookmarkStart w:id="2582" w:name="_Toc192406048"/>
      <w:bookmarkStart w:id="2583" w:name="_Toc192408453"/>
      <w:bookmarkStart w:id="2584" w:name="_Toc192408899"/>
      <w:bookmarkStart w:id="2585" w:name="_Toc192496359"/>
      <w:bookmarkStart w:id="2586" w:name="_Toc192502564"/>
      <w:bookmarkStart w:id="2587" w:name="_Toc192509453"/>
      <w:bookmarkStart w:id="2588" w:name="_Toc192510174"/>
      <w:bookmarkStart w:id="2589" w:name="_Toc192516064"/>
      <w:bookmarkStart w:id="2590" w:name="_Toc192579167"/>
      <w:bookmarkStart w:id="2591" w:name="_Toc192581108"/>
      <w:bookmarkStart w:id="2592" w:name="_Toc192581550"/>
      <w:bookmarkStart w:id="2593" w:name="_Toc192762580"/>
      <w:bookmarkStart w:id="2594" w:name="_Toc192765154"/>
      <w:bookmarkStart w:id="2595" w:name="_Toc192765767"/>
      <w:bookmarkStart w:id="2596" w:name="_Toc192782319"/>
      <w:bookmarkStart w:id="2597" w:name="_Toc192782927"/>
      <w:bookmarkStart w:id="2598" w:name="_Toc192850846"/>
      <w:bookmarkStart w:id="2599" w:name="_Toc192929333"/>
      <w:bookmarkStart w:id="2600" w:name="_Toc192935021"/>
      <w:bookmarkStart w:id="2601" w:name="_Toc193016369"/>
      <w:bookmarkStart w:id="2602" w:name="_Toc192335522"/>
      <w:bookmarkStart w:id="2603" w:name="_Toc192406049"/>
      <w:bookmarkStart w:id="2604" w:name="_Toc192408454"/>
      <w:bookmarkStart w:id="2605" w:name="_Toc192408900"/>
      <w:bookmarkStart w:id="2606" w:name="_Toc192496360"/>
      <w:bookmarkStart w:id="2607" w:name="_Toc192502565"/>
      <w:bookmarkStart w:id="2608" w:name="_Toc192509454"/>
      <w:bookmarkStart w:id="2609" w:name="_Toc192510175"/>
      <w:bookmarkStart w:id="2610" w:name="_Toc192516065"/>
      <w:bookmarkStart w:id="2611" w:name="_Toc192579168"/>
      <w:bookmarkStart w:id="2612" w:name="_Toc192581109"/>
      <w:bookmarkStart w:id="2613" w:name="_Toc192581551"/>
      <w:bookmarkStart w:id="2614" w:name="_Toc192762581"/>
      <w:bookmarkStart w:id="2615" w:name="_Toc192765155"/>
      <w:bookmarkStart w:id="2616" w:name="_Toc192765768"/>
      <w:bookmarkStart w:id="2617" w:name="_Toc192782320"/>
      <w:bookmarkStart w:id="2618" w:name="_Toc192782928"/>
      <w:bookmarkStart w:id="2619" w:name="_Toc192850847"/>
      <w:bookmarkStart w:id="2620" w:name="_Toc192929334"/>
      <w:bookmarkStart w:id="2621" w:name="_Toc192935022"/>
      <w:bookmarkStart w:id="2622" w:name="_Toc193016370"/>
      <w:bookmarkStart w:id="2623" w:name="_Toc192335523"/>
      <w:bookmarkStart w:id="2624" w:name="_Toc192406050"/>
      <w:bookmarkStart w:id="2625" w:name="_Toc192408455"/>
      <w:bookmarkStart w:id="2626" w:name="_Toc192408901"/>
      <w:bookmarkStart w:id="2627" w:name="_Toc192496361"/>
      <w:bookmarkStart w:id="2628" w:name="_Toc192502566"/>
      <w:bookmarkStart w:id="2629" w:name="_Toc192509455"/>
      <w:bookmarkStart w:id="2630" w:name="_Toc192510176"/>
      <w:bookmarkStart w:id="2631" w:name="_Toc192516066"/>
      <w:bookmarkStart w:id="2632" w:name="_Toc192579169"/>
      <w:bookmarkStart w:id="2633" w:name="_Toc192581110"/>
      <w:bookmarkStart w:id="2634" w:name="_Toc192581552"/>
      <w:bookmarkStart w:id="2635" w:name="_Toc192762582"/>
      <w:bookmarkStart w:id="2636" w:name="_Toc192765156"/>
      <w:bookmarkStart w:id="2637" w:name="_Toc192765769"/>
      <w:bookmarkStart w:id="2638" w:name="_Toc192782321"/>
      <w:bookmarkStart w:id="2639" w:name="_Toc192782929"/>
      <w:bookmarkStart w:id="2640" w:name="_Toc192850848"/>
      <w:bookmarkStart w:id="2641" w:name="_Toc192929335"/>
      <w:bookmarkStart w:id="2642" w:name="_Toc192935023"/>
      <w:bookmarkStart w:id="2643" w:name="_Toc193016371"/>
      <w:bookmarkStart w:id="2644" w:name="_Toc192335524"/>
      <w:bookmarkStart w:id="2645" w:name="_Toc192406051"/>
      <w:bookmarkStart w:id="2646" w:name="_Toc192408456"/>
      <w:bookmarkStart w:id="2647" w:name="_Toc192408902"/>
      <w:bookmarkStart w:id="2648" w:name="_Toc192496362"/>
      <w:bookmarkStart w:id="2649" w:name="_Toc192502567"/>
      <w:bookmarkStart w:id="2650" w:name="_Toc192509456"/>
      <w:bookmarkStart w:id="2651" w:name="_Toc192510177"/>
      <w:bookmarkStart w:id="2652" w:name="_Toc192516067"/>
      <w:bookmarkStart w:id="2653" w:name="_Toc192579170"/>
      <w:bookmarkStart w:id="2654" w:name="_Toc192581111"/>
      <w:bookmarkStart w:id="2655" w:name="_Toc192581553"/>
      <w:bookmarkStart w:id="2656" w:name="_Toc192762583"/>
      <w:bookmarkStart w:id="2657" w:name="_Toc192765157"/>
      <w:bookmarkStart w:id="2658" w:name="_Toc192765770"/>
      <w:bookmarkStart w:id="2659" w:name="_Toc192782322"/>
      <w:bookmarkStart w:id="2660" w:name="_Toc192782930"/>
      <w:bookmarkStart w:id="2661" w:name="_Toc192850849"/>
      <w:bookmarkStart w:id="2662" w:name="_Toc192929336"/>
      <w:bookmarkStart w:id="2663" w:name="_Toc192935024"/>
      <w:bookmarkStart w:id="2664" w:name="_Toc193016372"/>
      <w:bookmarkStart w:id="2665" w:name="_Toc192335525"/>
      <w:bookmarkStart w:id="2666" w:name="_Toc192406052"/>
      <w:bookmarkStart w:id="2667" w:name="_Toc192408457"/>
      <w:bookmarkStart w:id="2668" w:name="_Toc192408903"/>
      <w:bookmarkStart w:id="2669" w:name="_Toc192496363"/>
      <w:bookmarkStart w:id="2670" w:name="_Toc192502568"/>
      <w:bookmarkStart w:id="2671" w:name="_Toc192509457"/>
      <w:bookmarkStart w:id="2672" w:name="_Toc192510178"/>
      <w:bookmarkStart w:id="2673" w:name="_Toc192516068"/>
      <w:bookmarkStart w:id="2674" w:name="_Toc192579171"/>
      <w:bookmarkStart w:id="2675" w:name="_Toc192581112"/>
      <w:bookmarkStart w:id="2676" w:name="_Toc192581554"/>
      <w:bookmarkStart w:id="2677" w:name="_Toc192762584"/>
      <w:bookmarkStart w:id="2678" w:name="_Toc192765158"/>
      <w:bookmarkStart w:id="2679" w:name="_Toc192765771"/>
      <w:bookmarkStart w:id="2680" w:name="_Toc192782323"/>
      <w:bookmarkStart w:id="2681" w:name="_Toc192782931"/>
      <w:bookmarkStart w:id="2682" w:name="_Toc192850850"/>
      <w:bookmarkStart w:id="2683" w:name="_Toc192929337"/>
      <w:bookmarkStart w:id="2684" w:name="_Toc192935025"/>
      <w:bookmarkStart w:id="2685" w:name="_Toc193016373"/>
      <w:bookmarkStart w:id="2686" w:name="_Toc192335526"/>
      <w:bookmarkStart w:id="2687" w:name="_Toc192406053"/>
      <w:bookmarkStart w:id="2688" w:name="_Toc192408458"/>
      <w:bookmarkStart w:id="2689" w:name="_Toc192408904"/>
      <w:bookmarkStart w:id="2690" w:name="_Toc192496364"/>
      <w:bookmarkStart w:id="2691" w:name="_Toc192502569"/>
      <w:bookmarkStart w:id="2692" w:name="_Toc192509458"/>
      <w:bookmarkStart w:id="2693" w:name="_Toc192510179"/>
      <w:bookmarkStart w:id="2694" w:name="_Toc192516069"/>
      <w:bookmarkStart w:id="2695" w:name="_Toc192579172"/>
      <w:bookmarkStart w:id="2696" w:name="_Toc192581113"/>
      <w:bookmarkStart w:id="2697" w:name="_Toc192581555"/>
      <w:bookmarkStart w:id="2698" w:name="_Toc192762585"/>
      <w:bookmarkStart w:id="2699" w:name="_Toc192765159"/>
      <w:bookmarkStart w:id="2700" w:name="_Toc192765772"/>
      <w:bookmarkStart w:id="2701" w:name="_Toc192782324"/>
      <w:bookmarkStart w:id="2702" w:name="_Toc192782932"/>
      <w:bookmarkStart w:id="2703" w:name="_Toc192850851"/>
      <w:bookmarkStart w:id="2704" w:name="_Toc192929338"/>
      <w:bookmarkStart w:id="2705" w:name="_Toc192935026"/>
      <w:bookmarkStart w:id="2706" w:name="_Toc193016374"/>
      <w:bookmarkStart w:id="2707" w:name="_Toc192335527"/>
      <w:bookmarkStart w:id="2708" w:name="_Toc192406054"/>
      <w:bookmarkStart w:id="2709" w:name="_Toc192408459"/>
      <w:bookmarkStart w:id="2710" w:name="_Toc192408905"/>
      <w:bookmarkStart w:id="2711" w:name="_Toc192496365"/>
      <w:bookmarkStart w:id="2712" w:name="_Toc192502570"/>
      <w:bookmarkStart w:id="2713" w:name="_Toc192509459"/>
      <w:bookmarkStart w:id="2714" w:name="_Toc192510180"/>
      <w:bookmarkStart w:id="2715" w:name="_Toc192516070"/>
      <w:bookmarkStart w:id="2716" w:name="_Toc192579173"/>
      <w:bookmarkStart w:id="2717" w:name="_Toc192581114"/>
      <w:bookmarkStart w:id="2718" w:name="_Toc192581556"/>
      <w:bookmarkStart w:id="2719" w:name="_Toc192762586"/>
      <w:bookmarkStart w:id="2720" w:name="_Toc192765160"/>
      <w:bookmarkStart w:id="2721" w:name="_Toc192765773"/>
      <w:bookmarkStart w:id="2722" w:name="_Toc192782325"/>
      <w:bookmarkStart w:id="2723" w:name="_Toc192782933"/>
      <w:bookmarkStart w:id="2724" w:name="_Toc192850852"/>
      <w:bookmarkStart w:id="2725" w:name="_Toc192929339"/>
      <w:bookmarkStart w:id="2726" w:name="_Toc192935027"/>
      <w:bookmarkStart w:id="2727" w:name="_Toc193016375"/>
      <w:bookmarkStart w:id="2728" w:name="_Toc192335528"/>
      <w:bookmarkStart w:id="2729" w:name="_Toc192406055"/>
      <w:bookmarkStart w:id="2730" w:name="_Toc192408460"/>
      <w:bookmarkStart w:id="2731" w:name="_Toc192408906"/>
      <w:bookmarkStart w:id="2732" w:name="_Toc192496366"/>
      <w:bookmarkStart w:id="2733" w:name="_Toc192502571"/>
      <w:bookmarkStart w:id="2734" w:name="_Toc192509460"/>
      <w:bookmarkStart w:id="2735" w:name="_Toc192510181"/>
      <w:bookmarkStart w:id="2736" w:name="_Toc192516071"/>
      <w:bookmarkStart w:id="2737" w:name="_Toc192579174"/>
      <w:bookmarkStart w:id="2738" w:name="_Toc192581115"/>
      <w:bookmarkStart w:id="2739" w:name="_Toc192581557"/>
      <w:bookmarkStart w:id="2740" w:name="_Toc192762587"/>
      <w:bookmarkStart w:id="2741" w:name="_Toc192765161"/>
      <w:bookmarkStart w:id="2742" w:name="_Toc192765774"/>
      <w:bookmarkStart w:id="2743" w:name="_Toc192782326"/>
      <w:bookmarkStart w:id="2744" w:name="_Toc192782934"/>
      <w:bookmarkStart w:id="2745" w:name="_Toc192850853"/>
      <w:bookmarkStart w:id="2746" w:name="_Toc192929340"/>
      <w:bookmarkStart w:id="2747" w:name="_Toc192935028"/>
      <w:bookmarkStart w:id="2748" w:name="_Toc193016376"/>
      <w:bookmarkStart w:id="2749" w:name="_Toc192335529"/>
      <w:bookmarkStart w:id="2750" w:name="_Toc192406056"/>
      <w:bookmarkStart w:id="2751" w:name="_Toc192408461"/>
      <w:bookmarkStart w:id="2752" w:name="_Toc192408907"/>
      <w:bookmarkStart w:id="2753" w:name="_Toc192496367"/>
      <w:bookmarkStart w:id="2754" w:name="_Toc192502572"/>
      <w:bookmarkStart w:id="2755" w:name="_Toc192509461"/>
      <w:bookmarkStart w:id="2756" w:name="_Toc192510182"/>
      <w:bookmarkStart w:id="2757" w:name="_Toc192516072"/>
      <w:bookmarkStart w:id="2758" w:name="_Toc192579175"/>
      <w:bookmarkStart w:id="2759" w:name="_Toc192581116"/>
      <w:bookmarkStart w:id="2760" w:name="_Toc192581558"/>
      <w:bookmarkStart w:id="2761" w:name="_Toc192762588"/>
      <w:bookmarkStart w:id="2762" w:name="_Toc192765162"/>
      <w:bookmarkStart w:id="2763" w:name="_Toc192765775"/>
      <w:bookmarkStart w:id="2764" w:name="_Toc192782327"/>
      <w:bookmarkStart w:id="2765" w:name="_Toc192782935"/>
      <w:bookmarkStart w:id="2766" w:name="_Toc192850854"/>
      <w:bookmarkStart w:id="2767" w:name="_Toc192929341"/>
      <w:bookmarkStart w:id="2768" w:name="_Toc192935029"/>
      <w:bookmarkStart w:id="2769" w:name="_Toc193016377"/>
      <w:bookmarkStart w:id="2770" w:name="_Toc192335530"/>
      <w:bookmarkStart w:id="2771" w:name="_Toc192406057"/>
      <w:bookmarkStart w:id="2772" w:name="_Toc192408462"/>
      <w:bookmarkStart w:id="2773" w:name="_Toc192408908"/>
      <w:bookmarkStart w:id="2774" w:name="_Toc192496368"/>
      <w:bookmarkStart w:id="2775" w:name="_Toc192502573"/>
      <w:bookmarkStart w:id="2776" w:name="_Toc192509462"/>
      <w:bookmarkStart w:id="2777" w:name="_Toc192510183"/>
      <w:bookmarkStart w:id="2778" w:name="_Toc192516073"/>
      <w:bookmarkStart w:id="2779" w:name="_Toc192579176"/>
      <w:bookmarkStart w:id="2780" w:name="_Toc192581117"/>
      <w:bookmarkStart w:id="2781" w:name="_Toc192581559"/>
      <w:bookmarkStart w:id="2782" w:name="_Toc192762589"/>
      <w:bookmarkStart w:id="2783" w:name="_Toc192765163"/>
      <w:bookmarkStart w:id="2784" w:name="_Toc192765776"/>
      <w:bookmarkStart w:id="2785" w:name="_Toc192782328"/>
      <w:bookmarkStart w:id="2786" w:name="_Toc192782936"/>
      <w:bookmarkStart w:id="2787" w:name="_Toc192850855"/>
      <w:bookmarkStart w:id="2788" w:name="_Toc192929342"/>
      <w:bookmarkStart w:id="2789" w:name="_Toc192935030"/>
      <w:bookmarkStart w:id="2790" w:name="_Toc193016378"/>
      <w:bookmarkStart w:id="2791" w:name="_Toc192335531"/>
      <w:bookmarkStart w:id="2792" w:name="_Toc192406058"/>
      <w:bookmarkStart w:id="2793" w:name="_Toc192408463"/>
      <w:bookmarkStart w:id="2794" w:name="_Toc192408909"/>
      <w:bookmarkStart w:id="2795" w:name="_Toc192496369"/>
      <w:bookmarkStart w:id="2796" w:name="_Toc192502574"/>
      <w:bookmarkStart w:id="2797" w:name="_Toc192509463"/>
      <w:bookmarkStart w:id="2798" w:name="_Toc192510184"/>
      <w:bookmarkStart w:id="2799" w:name="_Toc192516074"/>
      <w:bookmarkStart w:id="2800" w:name="_Toc192579177"/>
      <w:bookmarkStart w:id="2801" w:name="_Toc192581118"/>
      <w:bookmarkStart w:id="2802" w:name="_Toc192581560"/>
      <w:bookmarkStart w:id="2803" w:name="_Toc192762590"/>
      <w:bookmarkStart w:id="2804" w:name="_Toc192765164"/>
      <w:bookmarkStart w:id="2805" w:name="_Toc192765777"/>
      <w:bookmarkStart w:id="2806" w:name="_Toc192782329"/>
      <w:bookmarkStart w:id="2807" w:name="_Toc192782937"/>
      <w:bookmarkStart w:id="2808" w:name="_Toc192850856"/>
      <w:bookmarkStart w:id="2809" w:name="_Toc192929343"/>
      <w:bookmarkStart w:id="2810" w:name="_Toc192935031"/>
      <w:bookmarkStart w:id="2811" w:name="_Toc193016379"/>
      <w:bookmarkStart w:id="2812" w:name="_Toc192335532"/>
      <w:bookmarkStart w:id="2813" w:name="_Toc192406059"/>
      <w:bookmarkStart w:id="2814" w:name="_Toc192408464"/>
      <w:bookmarkStart w:id="2815" w:name="_Toc192408910"/>
      <w:bookmarkStart w:id="2816" w:name="_Toc192496370"/>
      <w:bookmarkStart w:id="2817" w:name="_Toc192502575"/>
      <w:bookmarkStart w:id="2818" w:name="_Toc192509464"/>
      <w:bookmarkStart w:id="2819" w:name="_Toc192510185"/>
      <w:bookmarkStart w:id="2820" w:name="_Toc192516075"/>
      <w:bookmarkStart w:id="2821" w:name="_Toc192579178"/>
      <w:bookmarkStart w:id="2822" w:name="_Toc192581119"/>
      <w:bookmarkStart w:id="2823" w:name="_Toc192581561"/>
      <w:bookmarkStart w:id="2824" w:name="_Toc192762591"/>
      <w:bookmarkStart w:id="2825" w:name="_Toc192765165"/>
      <w:bookmarkStart w:id="2826" w:name="_Toc192765778"/>
      <w:bookmarkStart w:id="2827" w:name="_Toc192782330"/>
      <w:bookmarkStart w:id="2828" w:name="_Toc192782938"/>
      <w:bookmarkStart w:id="2829" w:name="_Toc192850857"/>
      <w:bookmarkStart w:id="2830" w:name="_Toc192929344"/>
      <w:bookmarkStart w:id="2831" w:name="_Toc192935032"/>
      <w:bookmarkStart w:id="2832" w:name="_Toc193016380"/>
      <w:bookmarkStart w:id="2833" w:name="_Toc192335533"/>
      <w:bookmarkStart w:id="2834" w:name="_Toc192406060"/>
      <w:bookmarkStart w:id="2835" w:name="_Toc192408465"/>
      <w:bookmarkStart w:id="2836" w:name="_Toc192408911"/>
      <w:bookmarkStart w:id="2837" w:name="_Toc192496371"/>
      <w:bookmarkStart w:id="2838" w:name="_Toc192502576"/>
      <w:bookmarkStart w:id="2839" w:name="_Toc192509465"/>
      <w:bookmarkStart w:id="2840" w:name="_Toc192510186"/>
      <w:bookmarkStart w:id="2841" w:name="_Toc192516076"/>
      <w:bookmarkStart w:id="2842" w:name="_Toc192579179"/>
      <w:bookmarkStart w:id="2843" w:name="_Toc192581120"/>
      <w:bookmarkStart w:id="2844" w:name="_Toc192581562"/>
      <w:bookmarkStart w:id="2845" w:name="_Toc192762592"/>
      <w:bookmarkStart w:id="2846" w:name="_Toc192765166"/>
      <w:bookmarkStart w:id="2847" w:name="_Toc192765779"/>
      <w:bookmarkStart w:id="2848" w:name="_Toc192782331"/>
      <w:bookmarkStart w:id="2849" w:name="_Toc192782939"/>
      <w:bookmarkStart w:id="2850" w:name="_Toc192850858"/>
      <w:bookmarkStart w:id="2851" w:name="_Toc192929345"/>
      <w:bookmarkStart w:id="2852" w:name="_Toc192935033"/>
      <w:bookmarkStart w:id="2853" w:name="_Toc193016381"/>
      <w:bookmarkStart w:id="2854" w:name="_Toc192335534"/>
      <w:bookmarkStart w:id="2855" w:name="_Toc192406061"/>
      <w:bookmarkStart w:id="2856" w:name="_Toc192408466"/>
      <w:bookmarkStart w:id="2857" w:name="_Toc192408912"/>
      <w:bookmarkStart w:id="2858" w:name="_Toc192496372"/>
      <w:bookmarkStart w:id="2859" w:name="_Toc192502577"/>
      <w:bookmarkStart w:id="2860" w:name="_Toc192509466"/>
      <w:bookmarkStart w:id="2861" w:name="_Toc192510187"/>
      <w:bookmarkStart w:id="2862" w:name="_Toc192516077"/>
      <w:bookmarkStart w:id="2863" w:name="_Toc192579180"/>
      <w:bookmarkStart w:id="2864" w:name="_Toc192581121"/>
      <w:bookmarkStart w:id="2865" w:name="_Toc192581563"/>
      <w:bookmarkStart w:id="2866" w:name="_Toc192762593"/>
      <w:bookmarkStart w:id="2867" w:name="_Toc192765167"/>
      <w:bookmarkStart w:id="2868" w:name="_Toc192765780"/>
      <w:bookmarkStart w:id="2869" w:name="_Toc192782332"/>
      <w:bookmarkStart w:id="2870" w:name="_Toc192782940"/>
      <w:bookmarkStart w:id="2871" w:name="_Toc192850859"/>
      <w:bookmarkStart w:id="2872" w:name="_Toc192929346"/>
      <w:bookmarkStart w:id="2873" w:name="_Toc192935034"/>
      <w:bookmarkStart w:id="2874" w:name="_Toc193016382"/>
      <w:bookmarkStart w:id="2875" w:name="_Toc192335535"/>
      <w:bookmarkStart w:id="2876" w:name="_Toc192406062"/>
      <w:bookmarkStart w:id="2877" w:name="_Toc192408467"/>
      <w:bookmarkStart w:id="2878" w:name="_Toc192408913"/>
      <w:bookmarkStart w:id="2879" w:name="_Toc192496373"/>
      <w:bookmarkStart w:id="2880" w:name="_Toc192502578"/>
      <w:bookmarkStart w:id="2881" w:name="_Toc192509467"/>
      <w:bookmarkStart w:id="2882" w:name="_Toc192510188"/>
      <w:bookmarkStart w:id="2883" w:name="_Toc192516078"/>
      <w:bookmarkStart w:id="2884" w:name="_Toc192579181"/>
      <w:bookmarkStart w:id="2885" w:name="_Toc192581122"/>
      <w:bookmarkStart w:id="2886" w:name="_Toc192581564"/>
      <w:bookmarkStart w:id="2887" w:name="_Toc192762594"/>
      <w:bookmarkStart w:id="2888" w:name="_Toc192765168"/>
      <w:bookmarkStart w:id="2889" w:name="_Toc192765781"/>
      <w:bookmarkStart w:id="2890" w:name="_Toc192782333"/>
      <w:bookmarkStart w:id="2891" w:name="_Toc192782941"/>
      <w:bookmarkStart w:id="2892" w:name="_Toc192850860"/>
      <w:bookmarkStart w:id="2893" w:name="_Toc192929347"/>
      <w:bookmarkStart w:id="2894" w:name="_Toc192935035"/>
      <w:bookmarkStart w:id="2895" w:name="_Toc193016383"/>
      <w:bookmarkStart w:id="2896" w:name="_Toc192335536"/>
      <w:bookmarkStart w:id="2897" w:name="_Toc192406063"/>
      <w:bookmarkStart w:id="2898" w:name="_Toc192408468"/>
      <w:bookmarkStart w:id="2899" w:name="_Toc192408914"/>
      <w:bookmarkStart w:id="2900" w:name="_Toc192496374"/>
      <w:bookmarkStart w:id="2901" w:name="_Toc192502579"/>
      <w:bookmarkStart w:id="2902" w:name="_Toc192509468"/>
      <w:bookmarkStart w:id="2903" w:name="_Toc192510189"/>
      <w:bookmarkStart w:id="2904" w:name="_Toc192516079"/>
      <w:bookmarkStart w:id="2905" w:name="_Toc192579182"/>
      <w:bookmarkStart w:id="2906" w:name="_Toc192581123"/>
      <w:bookmarkStart w:id="2907" w:name="_Toc192581565"/>
      <w:bookmarkStart w:id="2908" w:name="_Toc192762595"/>
      <w:bookmarkStart w:id="2909" w:name="_Toc192765169"/>
      <w:bookmarkStart w:id="2910" w:name="_Toc192765782"/>
      <w:bookmarkStart w:id="2911" w:name="_Toc192782334"/>
      <w:bookmarkStart w:id="2912" w:name="_Toc192782942"/>
      <w:bookmarkStart w:id="2913" w:name="_Toc192850861"/>
      <w:bookmarkStart w:id="2914" w:name="_Toc192929348"/>
      <w:bookmarkStart w:id="2915" w:name="_Toc192935036"/>
      <w:bookmarkStart w:id="2916" w:name="_Toc193016384"/>
      <w:bookmarkStart w:id="2917" w:name="_Toc192335537"/>
      <w:bookmarkStart w:id="2918" w:name="_Toc192406064"/>
      <w:bookmarkStart w:id="2919" w:name="_Toc192408469"/>
      <w:bookmarkStart w:id="2920" w:name="_Toc192408915"/>
      <w:bookmarkStart w:id="2921" w:name="_Toc192496375"/>
      <w:bookmarkStart w:id="2922" w:name="_Toc192502580"/>
      <w:bookmarkStart w:id="2923" w:name="_Toc192509469"/>
      <w:bookmarkStart w:id="2924" w:name="_Toc192510190"/>
      <w:bookmarkStart w:id="2925" w:name="_Toc192516080"/>
      <w:bookmarkStart w:id="2926" w:name="_Toc192579183"/>
      <w:bookmarkStart w:id="2927" w:name="_Toc192581124"/>
      <w:bookmarkStart w:id="2928" w:name="_Toc192581566"/>
      <w:bookmarkStart w:id="2929" w:name="_Toc192762596"/>
      <w:bookmarkStart w:id="2930" w:name="_Toc192765170"/>
      <w:bookmarkStart w:id="2931" w:name="_Toc192765783"/>
      <w:bookmarkStart w:id="2932" w:name="_Toc192782335"/>
      <w:bookmarkStart w:id="2933" w:name="_Toc192782943"/>
      <w:bookmarkStart w:id="2934" w:name="_Toc192850862"/>
      <w:bookmarkStart w:id="2935" w:name="_Toc192929349"/>
      <w:bookmarkStart w:id="2936" w:name="_Toc192935037"/>
      <w:bookmarkStart w:id="2937" w:name="_Toc193016385"/>
      <w:bookmarkStart w:id="2938" w:name="_Toc192335647"/>
      <w:bookmarkStart w:id="2939" w:name="_Toc192406174"/>
      <w:bookmarkStart w:id="2940" w:name="_Toc192408579"/>
      <w:bookmarkStart w:id="2941" w:name="_Toc192409025"/>
      <w:bookmarkStart w:id="2942" w:name="_Toc192496485"/>
      <w:bookmarkStart w:id="2943" w:name="_Toc192502690"/>
      <w:bookmarkStart w:id="2944" w:name="_Toc192509579"/>
      <w:bookmarkStart w:id="2945" w:name="_Toc192510300"/>
      <w:bookmarkStart w:id="2946" w:name="_Toc192516190"/>
      <w:bookmarkStart w:id="2947" w:name="_Toc192579293"/>
      <w:bookmarkStart w:id="2948" w:name="_Toc192581234"/>
      <w:bookmarkStart w:id="2949" w:name="_Toc192581676"/>
      <w:bookmarkStart w:id="2950" w:name="_Toc192762706"/>
      <w:bookmarkStart w:id="2951" w:name="_Toc192765280"/>
      <w:bookmarkStart w:id="2952" w:name="_Toc192765893"/>
      <w:bookmarkStart w:id="2953" w:name="_Toc192782445"/>
      <w:bookmarkStart w:id="2954" w:name="_Toc192783053"/>
      <w:bookmarkStart w:id="2955" w:name="_Toc192850972"/>
      <w:bookmarkStart w:id="2956" w:name="_Toc192929459"/>
      <w:bookmarkStart w:id="2957" w:name="_Toc192935147"/>
      <w:bookmarkStart w:id="2958" w:name="_Toc193016495"/>
      <w:bookmarkStart w:id="2959" w:name="_Toc192335648"/>
      <w:bookmarkStart w:id="2960" w:name="_Toc192406175"/>
      <w:bookmarkStart w:id="2961" w:name="_Toc192408580"/>
      <w:bookmarkStart w:id="2962" w:name="_Toc192409026"/>
      <w:bookmarkStart w:id="2963" w:name="_Toc192496486"/>
      <w:bookmarkStart w:id="2964" w:name="_Toc192502691"/>
      <w:bookmarkStart w:id="2965" w:name="_Toc192509580"/>
      <w:bookmarkStart w:id="2966" w:name="_Toc192510301"/>
      <w:bookmarkStart w:id="2967" w:name="_Toc192516191"/>
      <w:bookmarkStart w:id="2968" w:name="_Toc192579294"/>
      <w:bookmarkStart w:id="2969" w:name="_Toc192581235"/>
      <w:bookmarkStart w:id="2970" w:name="_Toc192581677"/>
      <w:bookmarkStart w:id="2971" w:name="_Toc192762707"/>
      <w:bookmarkStart w:id="2972" w:name="_Toc192765281"/>
      <w:bookmarkStart w:id="2973" w:name="_Toc192765894"/>
      <w:bookmarkStart w:id="2974" w:name="_Toc192782446"/>
      <w:bookmarkStart w:id="2975" w:name="_Toc192783054"/>
      <w:bookmarkStart w:id="2976" w:name="_Toc192850973"/>
      <w:bookmarkStart w:id="2977" w:name="_Toc192929460"/>
      <w:bookmarkStart w:id="2978" w:name="_Toc192935148"/>
      <w:bookmarkStart w:id="2979" w:name="_Toc193016496"/>
      <w:bookmarkStart w:id="2980" w:name="_Ref190771233"/>
      <w:bookmarkStart w:id="2981" w:name="_Toc200491769"/>
      <w:bookmarkStart w:id="2982" w:name="_Toc202536082"/>
      <w:bookmarkStart w:id="2983" w:name="_Toc202536870"/>
      <w:bookmarkStart w:id="2984" w:name="_Toc21634092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r w:rsidRPr="009A5060">
        <w:t xml:space="preserve">Nominal </w:t>
      </w:r>
      <w:r w:rsidR="00850EA8" w:rsidRPr="009A5060">
        <w:t>Operational Scenarios</w:t>
      </w:r>
      <w:bookmarkEnd w:id="2980"/>
      <w:bookmarkEnd w:id="2981"/>
      <w:bookmarkEnd w:id="2982"/>
      <w:bookmarkEnd w:id="2983"/>
      <w:bookmarkEnd w:id="2984"/>
    </w:p>
    <w:p w14:paraId="3476F950" w14:textId="77777777" w:rsidR="00766AC3" w:rsidRPr="009A5060" w:rsidRDefault="00B51E11" w:rsidP="00C179E5">
      <w:pPr>
        <w:pStyle w:val="Heading3numbered"/>
        <w:keepNext/>
        <w:keepLines/>
        <w:spacing w:line="240" w:lineRule="auto"/>
      </w:pPr>
      <w:bookmarkStart w:id="2985" w:name="_Toc192496488"/>
      <w:bookmarkStart w:id="2986" w:name="_Toc192502693"/>
      <w:bookmarkStart w:id="2987" w:name="_Toc192509582"/>
      <w:bookmarkStart w:id="2988" w:name="_Toc192510303"/>
      <w:bookmarkStart w:id="2989" w:name="_Toc192516193"/>
      <w:bookmarkStart w:id="2990" w:name="_Toc192579296"/>
      <w:bookmarkStart w:id="2991" w:name="_Toc192581237"/>
      <w:bookmarkStart w:id="2992" w:name="_Toc192581679"/>
      <w:bookmarkStart w:id="2993" w:name="_Toc192762709"/>
      <w:bookmarkStart w:id="2994" w:name="_Toc192765283"/>
      <w:bookmarkStart w:id="2995" w:name="_Toc192765896"/>
      <w:bookmarkStart w:id="2996" w:name="_Toc192782448"/>
      <w:bookmarkStart w:id="2997" w:name="_Toc192783056"/>
      <w:bookmarkStart w:id="2998" w:name="_Toc192850975"/>
      <w:bookmarkStart w:id="2999" w:name="_Toc192929462"/>
      <w:bookmarkStart w:id="3000" w:name="_Toc192935150"/>
      <w:bookmarkStart w:id="3001" w:name="_Toc193016498"/>
      <w:bookmarkStart w:id="3002" w:name="_Ref191381700"/>
      <w:bookmarkStart w:id="3003" w:name="_Ref192409661"/>
      <w:bookmarkStart w:id="3004" w:name="_Toc200491770"/>
      <w:bookmarkStart w:id="3005" w:name="_Toc202536083"/>
      <w:bookmarkStart w:id="3006" w:name="_Toc202536871"/>
      <w:bookmarkStart w:id="3007" w:name="_Toc216340922"/>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r w:rsidRPr="009A5060">
        <w:t xml:space="preserve">Lifetime and </w:t>
      </w:r>
      <w:r w:rsidR="008F2CF9" w:rsidRPr="009A5060">
        <w:t>annual</w:t>
      </w:r>
      <w:bookmarkEnd w:id="3002"/>
      <w:r w:rsidR="009909EC" w:rsidRPr="009A5060">
        <w:t xml:space="preserve"> maintenance</w:t>
      </w:r>
      <w:r w:rsidR="008527E9" w:rsidRPr="009A5060">
        <w:t xml:space="preserve"> schedule</w:t>
      </w:r>
      <w:bookmarkEnd w:id="3003"/>
      <w:bookmarkEnd w:id="3004"/>
      <w:bookmarkEnd w:id="3005"/>
      <w:bookmarkEnd w:id="3006"/>
      <w:bookmarkEnd w:id="3007"/>
    </w:p>
    <w:p w14:paraId="70F59190" w14:textId="146B30C7" w:rsidR="00001140" w:rsidRPr="009A5060" w:rsidRDefault="00BE36E3" w:rsidP="00C179E5">
      <w:pPr>
        <w:pStyle w:val="RequirementList"/>
        <w:spacing w:line="240" w:lineRule="auto"/>
      </w:pPr>
      <w:bookmarkStart w:id="3008" w:name="_Toc200491771"/>
      <w:r w:rsidRPr="009A5060">
        <w:t xml:space="preserve">The </w:t>
      </w:r>
      <w:r w:rsidR="00001140" w:rsidRPr="009A5060">
        <w:t>QPLANT shall</w:t>
      </w:r>
      <w:r w:rsidRPr="009A5060">
        <w:t xml:space="preserve"> be capable to</w:t>
      </w:r>
      <w:r w:rsidR="00001140" w:rsidRPr="009A5060">
        <w:t xml:space="preserve"> operate</w:t>
      </w:r>
      <w:r w:rsidRPr="009A5060">
        <w:t xml:space="preserve"> uninterrupted</w:t>
      </w:r>
      <w:r w:rsidR="00001140" w:rsidRPr="009A5060">
        <w:t xml:space="preserve"> in 2K mode</w:t>
      </w:r>
      <w:r w:rsidR="00B45DF2" w:rsidRPr="009A5060">
        <w:t xml:space="preserve"> </w:t>
      </w:r>
      <w:r w:rsidR="00001140" w:rsidRPr="009A5060">
        <w:t xml:space="preserve">for at least 90 </w:t>
      </w:r>
      <w:r w:rsidR="00B45DF2" w:rsidRPr="009A5060">
        <w:t xml:space="preserve">consecutive </w:t>
      </w:r>
      <w:r w:rsidR="00001140" w:rsidRPr="009A5060">
        <w:t>days</w:t>
      </w:r>
    </w:p>
    <w:p w14:paraId="17DE2CC3" w14:textId="10E99D87" w:rsidR="00001140" w:rsidRPr="009A5060" w:rsidRDefault="00BE36E3" w:rsidP="00C179E5">
      <w:pPr>
        <w:pStyle w:val="RequirementList"/>
        <w:spacing w:line="240" w:lineRule="auto"/>
      </w:pPr>
      <w:r w:rsidRPr="009A5060">
        <w:t>The m</w:t>
      </w:r>
      <w:r w:rsidR="00001140" w:rsidRPr="009A5060">
        <w:t xml:space="preserve">aintenance </w:t>
      </w:r>
      <w:r w:rsidR="00676E30" w:rsidRPr="009A5060">
        <w:t xml:space="preserve">schedule </w:t>
      </w:r>
      <w:r w:rsidR="00001140" w:rsidRPr="009A5060">
        <w:t>shall</w:t>
      </w:r>
      <w:r w:rsidR="00B714F6" w:rsidRPr="009A5060">
        <w:t xml:space="preserve"> adhere to</w:t>
      </w:r>
      <w:r w:rsidR="00676E30" w:rsidRPr="009A5060">
        <w:t xml:space="preserve"> </w:t>
      </w:r>
      <w:r w:rsidR="00001140" w:rsidRPr="009A5060">
        <w:t>the following</w:t>
      </w:r>
      <w:r w:rsidR="00676E30" w:rsidRPr="009A5060">
        <w:t xml:space="preserve"> constraints</w:t>
      </w:r>
      <w:r w:rsidR="00001140" w:rsidRPr="009A5060">
        <w:t>:</w:t>
      </w:r>
    </w:p>
    <w:p w14:paraId="4167FA99" w14:textId="039D824A" w:rsidR="00001140" w:rsidRPr="009A5060" w:rsidRDefault="00100332" w:rsidP="00C179E5">
      <w:pPr>
        <w:pStyle w:val="RequirementList"/>
        <w:numPr>
          <w:ilvl w:val="0"/>
          <w:numId w:val="59"/>
        </w:numPr>
        <w:spacing w:line="240" w:lineRule="auto"/>
      </w:pPr>
      <w:r w:rsidRPr="009A5060">
        <w:lastRenderedPageBreak/>
        <w:t xml:space="preserve">≥ </w:t>
      </w:r>
      <w:r w:rsidR="00001140" w:rsidRPr="009A5060">
        <w:t>6 months: ≤ 10 days in 2K standby</w:t>
      </w:r>
    </w:p>
    <w:p w14:paraId="4D059D8B" w14:textId="4D04E5CC" w:rsidR="00001140" w:rsidRPr="009A5060" w:rsidRDefault="00100332" w:rsidP="00C179E5">
      <w:pPr>
        <w:pStyle w:val="RequirementList"/>
        <w:numPr>
          <w:ilvl w:val="0"/>
          <w:numId w:val="59"/>
        </w:numPr>
        <w:spacing w:line="240" w:lineRule="auto"/>
      </w:pPr>
      <w:r w:rsidRPr="009A5060">
        <w:t xml:space="preserve">≥ </w:t>
      </w:r>
      <w:r w:rsidR="00001140" w:rsidRPr="009A5060">
        <w:t>1 year: ≤ 20 days in 4.5K standby</w:t>
      </w:r>
    </w:p>
    <w:p w14:paraId="6B79AECA" w14:textId="5BDBF24B" w:rsidR="00001140" w:rsidRPr="009A5060" w:rsidRDefault="00100332" w:rsidP="00C179E5">
      <w:pPr>
        <w:pStyle w:val="RequirementList"/>
        <w:numPr>
          <w:ilvl w:val="0"/>
          <w:numId w:val="59"/>
        </w:numPr>
        <w:spacing w:line="240" w:lineRule="auto"/>
      </w:pPr>
      <w:r w:rsidRPr="009A5060">
        <w:t>≥</w:t>
      </w:r>
      <w:r w:rsidR="00001140" w:rsidRPr="009A5060">
        <w:t xml:space="preserve"> 5 years: ≤ 60 days in warm stop</w:t>
      </w:r>
    </w:p>
    <w:p w14:paraId="36337EA8" w14:textId="4BF062B6" w:rsidR="00001140" w:rsidRPr="009A5060" w:rsidRDefault="009A5310" w:rsidP="00C179E5">
      <w:pPr>
        <w:pStyle w:val="RequirementList"/>
        <w:numPr>
          <w:ilvl w:val="0"/>
          <w:numId w:val="59"/>
        </w:numPr>
        <w:spacing w:line="240" w:lineRule="auto"/>
      </w:pPr>
      <w:r w:rsidRPr="009A5060">
        <w:t xml:space="preserve">≥ </w:t>
      </w:r>
      <w:r w:rsidR="00001140" w:rsidRPr="009A5060">
        <w:t>10 years: ≤ 120 days in warm stop</w:t>
      </w:r>
    </w:p>
    <w:p w14:paraId="708ED5DC" w14:textId="7A0D845E" w:rsidR="00001140" w:rsidRPr="009A5060" w:rsidRDefault="00BE36E3" w:rsidP="00C179E5">
      <w:pPr>
        <w:pStyle w:val="RequirementList"/>
        <w:spacing w:line="240" w:lineRule="auto"/>
      </w:pPr>
      <w:r w:rsidRPr="009A5060">
        <w:t xml:space="preserve">The </w:t>
      </w:r>
      <w:r w:rsidR="00001140" w:rsidRPr="009A5060">
        <w:t>QPLANT shall have</w:t>
      </w:r>
      <w:r w:rsidRPr="009A5060">
        <w:t xml:space="preserve"> a</w:t>
      </w:r>
      <w:r w:rsidR="00001140" w:rsidRPr="009A5060">
        <w:t xml:space="preserve"> lifetime of at least 40 years</w:t>
      </w:r>
    </w:p>
    <w:p w14:paraId="32AF492A" w14:textId="6D8DEC09" w:rsidR="00001140" w:rsidRPr="009A5060" w:rsidRDefault="00BE36E3" w:rsidP="00C179E5">
      <w:pPr>
        <w:pStyle w:val="RequirementList"/>
        <w:spacing w:line="240" w:lineRule="auto"/>
      </w:pPr>
      <w:r w:rsidRPr="009A5060">
        <w:t xml:space="preserve">The </w:t>
      </w:r>
      <w:r w:rsidR="00001140" w:rsidRPr="009A5060">
        <w:t>QPLANT shall support ≥ 50 warm-up/cool-down cycles (300 K ↔ 2 K)</w:t>
      </w:r>
    </w:p>
    <w:p w14:paraId="0996ADFF" w14:textId="77777777" w:rsidR="0054428C" w:rsidRPr="009A5060" w:rsidRDefault="00064252" w:rsidP="00C179E5">
      <w:pPr>
        <w:pStyle w:val="Heading3numbered"/>
        <w:spacing w:line="240" w:lineRule="auto"/>
      </w:pPr>
      <w:bookmarkStart w:id="3009" w:name="_Toc200491776"/>
      <w:bookmarkStart w:id="3010" w:name="_Toc202536084"/>
      <w:bookmarkStart w:id="3011" w:name="_Toc202536872"/>
      <w:bookmarkStart w:id="3012" w:name="_Toc216340923"/>
      <w:bookmarkEnd w:id="3008"/>
      <w:r w:rsidRPr="009A5060">
        <w:t>Stead</w:t>
      </w:r>
      <w:r w:rsidR="00CA3E79" w:rsidRPr="009A5060">
        <w:t>y</w:t>
      </w:r>
      <w:r w:rsidRPr="009A5060">
        <w:t xml:space="preserve"> state o</w:t>
      </w:r>
      <w:r w:rsidR="00122E1E" w:rsidRPr="009A5060">
        <w:t>perational scenarios</w:t>
      </w:r>
      <w:bookmarkEnd w:id="3009"/>
      <w:bookmarkEnd w:id="3010"/>
      <w:bookmarkEnd w:id="3011"/>
      <w:bookmarkEnd w:id="3012"/>
    </w:p>
    <w:p w14:paraId="749DCC07" w14:textId="6D6606B1" w:rsidR="0087454F" w:rsidRPr="009A5060" w:rsidRDefault="0008107C" w:rsidP="00C179E5">
      <w:pPr>
        <w:pStyle w:val="RequirementList"/>
        <w:spacing w:line="240" w:lineRule="auto"/>
      </w:pPr>
      <w:bookmarkStart w:id="3013" w:name="_Toc200491777"/>
      <w:r w:rsidRPr="009A5060">
        <w:t xml:space="preserve">The QPLANT shall </w:t>
      </w:r>
      <w:r w:rsidR="0029013D" w:rsidRPr="009A5060">
        <w:t xml:space="preserve">support </w:t>
      </w:r>
      <w:r w:rsidRPr="009A5060">
        <w:t>the s</w:t>
      </w:r>
      <w:r w:rsidR="0087454F" w:rsidRPr="009A5060">
        <w:t xml:space="preserve">teady state </w:t>
      </w:r>
      <w:r w:rsidR="00676E30" w:rsidRPr="009A5060">
        <w:t xml:space="preserve">operational </w:t>
      </w:r>
      <w:r w:rsidR="0087454F" w:rsidRPr="009A5060">
        <w:t xml:space="preserve">scenarios defined in </w:t>
      </w:r>
      <w:r w:rsidR="0087454F" w:rsidRPr="009A5060">
        <w:rPr>
          <w:rStyle w:val="Style1Char"/>
          <w:rFonts w:eastAsia="Calibri"/>
          <w:color w:val="auto"/>
        </w:rPr>
        <w:fldChar w:fldCharType="begin"/>
      </w:r>
      <w:r w:rsidR="0087454F" w:rsidRPr="009A5060">
        <w:rPr>
          <w:rStyle w:val="Style1Char"/>
          <w:rFonts w:eastAsia="Calibri"/>
          <w:color w:val="auto"/>
        </w:rPr>
        <w:instrText xml:space="preserve"> REF _Ref192158138 \h  \* MERGEFORMAT </w:instrText>
      </w:r>
      <w:r w:rsidR="0087454F" w:rsidRPr="009A5060">
        <w:rPr>
          <w:rStyle w:val="Style1Char"/>
          <w:rFonts w:eastAsia="Calibri"/>
          <w:color w:val="auto"/>
        </w:rPr>
      </w:r>
      <w:r w:rsidR="0087454F" w:rsidRPr="009A5060">
        <w:rPr>
          <w:rStyle w:val="Style1Char"/>
          <w:rFonts w:eastAsia="Calibri"/>
          <w:color w:val="auto"/>
        </w:rPr>
        <w:fldChar w:fldCharType="separate"/>
      </w:r>
      <w:r w:rsidR="00041F61" w:rsidRPr="00041F61">
        <w:rPr>
          <w:rStyle w:val="Style1Char"/>
          <w:rFonts w:eastAsia="Calibri"/>
          <w:color w:val="auto"/>
        </w:rPr>
        <w:t>Table 2</w:t>
      </w:r>
      <w:r w:rsidR="0087454F" w:rsidRPr="009A5060">
        <w:rPr>
          <w:rStyle w:val="Style1Char"/>
          <w:rFonts w:eastAsia="Calibri"/>
          <w:color w:val="auto"/>
        </w:rPr>
        <w:fldChar w:fldCharType="end"/>
      </w:r>
      <w:r w:rsidR="0087454F" w:rsidRPr="009A5060">
        <w:t>.</w:t>
      </w:r>
    </w:p>
    <w:p w14:paraId="64A911D1" w14:textId="71F970F7" w:rsidR="0054428C" w:rsidRPr="009A5060" w:rsidRDefault="0054428C" w:rsidP="00C179E5">
      <w:pPr>
        <w:pStyle w:val="Caption"/>
        <w:spacing w:line="240" w:lineRule="auto"/>
        <w:ind w:firstLine="709"/>
        <w:rPr>
          <w:lang w:eastAsia="fr-FR"/>
        </w:rPr>
      </w:pPr>
      <w:bookmarkStart w:id="3014" w:name="_Ref192158138"/>
      <w:bookmarkStart w:id="3015" w:name="_Toc201310412"/>
      <w:bookmarkStart w:id="3016" w:name="_Toc212194959"/>
      <w:bookmarkEnd w:id="3013"/>
      <w:r w:rsidRPr="009A5060">
        <w:rPr>
          <w:lang w:eastAsia="fr-FR"/>
        </w:rPr>
        <w:t xml:space="preserve">Table </w:t>
      </w:r>
      <w:r w:rsidRPr="009A5060">
        <w:rPr>
          <w:lang w:eastAsia="fr-FR"/>
        </w:rPr>
        <w:fldChar w:fldCharType="begin"/>
      </w:r>
      <w:r w:rsidRPr="009A5060">
        <w:rPr>
          <w:lang w:eastAsia="fr-FR"/>
        </w:rPr>
        <w:instrText xml:space="preserve"> SEQ Table \* ARABIC </w:instrText>
      </w:r>
      <w:r w:rsidRPr="009A5060">
        <w:rPr>
          <w:lang w:eastAsia="fr-FR"/>
        </w:rPr>
        <w:fldChar w:fldCharType="separate"/>
      </w:r>
      <w:r w:rsidR="00041F61">
        <w:rPr>
          <w:noProof/>
          <w:lang w:eastAsia="fr-FR"/>
        </w:rPr>
        <w:t>2</w:t>
      </w:r>
      <w:r w:rsidRPr="009A5060">
        <w:rPr>
          <w:lang w:eastAsia="fr-FR"/>
        </w:rPr>
        <w:fldChar w:fldCharType="end"/>
      </w:r>
      <w:bookmarkEnd w:id="3014"/>
      <w:r w:rsidRPr="009A5060">
        <w:rPr>
          <w:lang w:eastAsia="fr-FR"/>
        </w:rPr>
        <w:t xml:space="preserve"> Operational Scenarios</w:t>
      </w:r>
      <w:bookmarkEnd w:id="3015"/>
      <w:bookmarkEnd w:id="3016"/>
    </w:p>
    <w:tbl>
      <w:tblPr>
        <w:tblW w:w="3228" w:type="pct"/>
        <w:jc w:val="center"/>
        <w:tblBorders>
          <w:top w:val="single" w:sz="4" w:space="0" w:color="984A9C" w:themeColor="accent2"/>
          <w:left w:val="single" w:sz="4" w:space="0" w:color="984A9C" w:themeColor="accent2"/>
          <w:bottom w:val="single" w:sz="4" w:space="0" w:color="984A9C" w:themeColor="accent2"/>
          <w:right w:val="single" w:sz="4" w:space="0" w:color="984A9C" w:themeColor="accent2"/>
          <w:insideH w:val="single" w:sz="4" w:space="0" w:color="984A9C" w:themeColor="accent2"/>
          <w:insideV w:val="single" w:sz="4" w:space="0" w:color="984A9C" w:themeColor="accent2"/>
        </w:tblBorders>
        <w:tblLayout w:type="fixed"/>
        <w:tblCellMar>
          <w:left w:w="0" w:type="dxa"/>
          <w:right w:w="0" w:type="dxa"/>
        </w:tblCellMar>
        <w:tblLook w:val="0420" w:firstRow="1" w:lastRow="0" w:firstColumn="0" w:lastColumn="0" w:noHBand="0" w:noVBand="1"/>
      </w:tblPr>
      <w:tblGrid>
        <w:gridCol w:w="2632"/>
        <w:gridCol w:w="3650"/>
      </w:tblGrid>
      <w:tr w:rsidR="002F7F72" w:rsidRPr="009A5060" w14:paraId="543E4CEC" w14:textId="77777777" w:rsidTr="008F437E">
        <w:trPr>
          <w:jc w:val="center"/>
        </w:trPr>
        <w:tc>
          <w:tcPr>
            <w:tcW w:w="2095" w:type="pct"/>
            <w:shd w:val="clear" w:color="auto" w:fill="EBD9ED" w:themeFill="accent2" w:themeFillTint="33"/>
            <w:tcMar>
              <w:top w:w="72" w:type="dxa"/>
              <w:left w:w="144" w:type="dxa"/>
              <w:bottom w:w="72" w:type="dxa"/>
              <w:right w:w="144" w:type="dxa"/>
            </w:tcMar>
            <w:vAlign w:val="center"/>
            <w:hideMark/>
          </w:tcPr>
          <w:p w14:paraId="451D60B5" w14:textId="22DACF01" w:rsidR="002F7F72" w:rsidRPr="009A5060" w:rsidRDefault="002F7F72" w:rsidP="00C179E5">
            <w:pPr>
              <w:keepNext/>
              <w:spacing w:before="40" w:after="20" w:line="240" w:lineRule="auto"/>
              <w:ind w:left="-60" w:right="-111"/>
              <w:jc w:val="center"/>
              <w:rPr>
                <w:rFonts w:ascii="Aptos" w:hAnsi="Aptos" w:cs="Segoe UI"/>
                <w:b/>
                <w:bCs/>
                <w:sz w:val="19"/>
                <w:szCs w:val="19"/>
              </w:rPr>
            </w:pPr>
            <w:r w:rsidRPr="009A5060">
              <w:rPr>
                <w:rFonts w:ascii="Aptos" w:hAnsi="Aptos" w:cs="Segoe UI"/>
                <w:b/>
                <w:bCs/>
                <w:sz w:val="19"/>
                <w:szCs w:val="19"/>
              </w:rPr>
              <w:t>Operational scenarios</w:t>
            </w:r>
          </w:p>
        </w:tc>
        <w:tc>
          <w:tcPr>
            <w:tcW w:w="2905" w:type="pct"/>
            <w:shd w:val="clear" w:color="auto" w:fill="EBD9ED" w:themeFill="accent2" w:themeFillTint="33"/>
            <w:vAlign w:val="center"/>
          </w:tcPr>
          <w:p w14:paraId="1313DB2B" w14:textId="77777777" w:rsidR="002F7F72" w:rsidRPr="009A5060" w:rsidRDefault="002F7F72" w:rsidP="00C179E5">
            <w:pPr>
              <w:keepNext/>
              <w:spacing w:before="40" w:after="20" w:line="240" w:lineRule="auto"/>
              <w:ind w:left="-60" w:right="-111"/>
              <w:jc w:val="center"/>
              <w:rPr>
                <w:rFonts w:ascii="Aptos" w:hAnsi="Aptos" w:cs="Segoe UI"/>
                <w:b/>
                <w:bCs/>
                <w:color w:val="562873" w:themeColor="accent1"/>
                <w:sz w:val="19"/>
                <w:szCs w:val="19"/>
              </w:rPr>
            </w:pPr>
            <w:r w:rsidRPr="009A5060">
              <w:rPr>
                <w:rFonts w:ascii="Aptos" w:hAnsi="Aptos" w:cs="Segoe UI"/>
                <w:b/>
                <w:bCs/>
                <w:color w:val="562873" w:themeColor="accent1"/>
                <w:sz w:val="19"/>
                <w:szCs w:val="19"/>
              </w:rPr>
              <w:t>Description</w:t>
            </w:r>
          </w:p>
        </w:tc>
      </w:tr>
      <w:tr w:rsidR="002F7F72" w:rsidRPr="009A5060" w14:paraId="6180219B" w14:textId="77777777" w:rsidTr="008F437E">
        <w:trPr>
          <w:trHeight w:val="579"/>
          <w:jc w:val="center"/>
        </w:trPr>
        <w:tc>
          <w:tcPr>
            <w:tcW w:w="2095" w:type="pct"/>
            <w:shd w:val="clear" w:color="auto" w:fill="auto"/>
            <w:vAlign w:val="center"/>
          </w:tcPr>
          <w:p w14:paraId="1CE2A196" w14:textId="33DB38BF" w:rsidR="002F7F72" w:rsidRPr="009A5060" w:rsidRDefault="002F7F72" w:rsidP="00C179E5">
            <w:pPr>
              <w:keepNext/>
              <w:spacing w:before="40" w:after="20" w:line="240" w:lineRule="auto"/>
              <w:ind w:left="-60" w:right="-111"/>
              <w:jc w:val="center"/>
              <w:rPr>
                <w:rFonts w:ascii="Aptos" w:hAnsi="Aptos"/>
                <w:sz w:val="19"/>
                <w:szCs w:val="19"/>
              </w:rPr>
            </w:pPr>
            <w:r w:rsidRPr="009A5060">
              <w:rPr>
                <w:rFonts w:ascii="Aptos" w:hAnsi="Aptos"/>
                <w:sz w:val="19"/>
                <w:szCs w:val="19"/>
              </w:rPr>
              <w:t>Warm Stop</w:t>
            </w:r>
          </w:p>
        </w:tc>
        <w:tc>
          <w:tcPr>
            <w:tcW w:w="2905" w:type="pct"/>
            <w:vAlign w:val="center"/>
          </w:tcPr>
          <w:p w14:paraId="3D5DA6D9" w14:textId="261C9051" w:rsidR="002F7F72" w:rsidRPr="009A5060" w:rsidRDefault="00154D8E" w:rsidP="00C179E5">
            <w:pPr>
              <w:keepNext/>
              <w:spacing w:before="40" w:after="20" w:line="240" w:lineRule="auto"/>
              <w:ind w:left="87" w:right="20"/>
              <w:jc w:val="center"/>
              <w:rPr>
                <w:rFonts w:ascii="Aptos" w:hAnsi="Aptos"/>
                <w:sz w:val="19"/>
                <w:szCs w:val="19"/>
              </w:rPr>
            </w:pPr>
            <w:r w:rsidRPr="009A5060">
              <w:rPr>
                <w:rFonts w:ascii="Aptos" w:hAnsi="Aptos"/>
                <w:sz w:val="19"/>
                <w:szCs w:val="19"/>
              </w:rPr>
              <w:t xml:space="preserve">QPLANT and </w:t>
            </w:r>
            <w:r w:rsidR="002F7F72" w:rsidRPr="009A5060">
              <w:rPr>
                <w:rFonts w:ascii="Aptos" w:hAnsi="Aptos"/>
                <w:sz w:val="19"/>
                <w:szCs w:val="19"/>
              </w:rPr>
              <w:t>QCELLS at ambient temperature</w:t>
            </w:r>
          </w:p>
        </w:tc>
      </w:tr>
      <w:tr w:rsidR="002F7F72" w:rsidRPr="009A5060" w14:paraId="74D8EB8D" w14:textId="77777777" w:rsidTr="008F437E">
        <w:trPr>
          <w:trHeight w:val="579"/>
          <w:jc w:val="center"/>
        </w:trPr>
        <w:tc>
          <w:tcPr>
            <w:tcW w:w="2095" w:type="pct"/>
            <w:shd w:val="clear" w:color="auto" w:fill="auto"/>
            <w:vAlign w:val="center"/>
          </w:tcPr>
          <w:p w14:paraId="7519CFF9" w14:textId="77777777" w:rsidR="002F7F72" w:rsidRPr="009A5060" w:rsidRDefault="002F7F72" w:rsidP="00C179E5">
            <w:pPr>
              <w:keepNext/>
              <w:spacing w:before="40" w:after="20" w:line="240" w:lineRule="auto"/>
              <w:ind w:left="-60" w:right="-111"/>
              <w:jc w:val="center"/>
              <w:rPr>
                <w:rFonts w:ascii="Aptos" w:hAnsi="Aptos" w:cs="Segoe UI"/>
                <w:sz w:val="19"/>
                <w:szCs w:val="19"/>
              </w:rPr>
            </w:pPr>
            <w:r w:rsidRPr="009A5060">
              <w:rPr>
                <w:rFonts w:ascii="Aptos" w:hAnsi="Aptos"/>
                <w:sz w:val="19"/>
                <w:szCs w:val="19"/>
              </w:rPr>
              <w:t>Thermal Shield Standby</w:t>
            </w:r>
          </w:p>
        </w:tc>
        <w:tc>
          <w:tcPr>
            <w:tcW w:w="2905" w:type="pct"/>
            <w:vAlign w:val="center"/>
          </w:tcPr>
          <w:p w14:paraId="7A4C8647" w14:textId="77777777" w:rsidR="002F7F72" w:rsidRPr="009A5060" w:rsidRDefault="002F7F72" w:rsidP="00C179E5">
            <w:pPr>
              <w:keepNext/>
              <w:spacing w:before="40" w:after="20" w:line="240" w:lineRule="auto"/>
              <w:ind w:left="87" w:right="20"/>
              <w:jc w:val="center"/>
              <w:rPr>
                <w:rFonts w:ascii="Aptos" w:hAnsi="Aptos" w:cs="Segoe UI"/>
                <w:sz w:val="19"/>
                <w:szCs w:val="19"/>
              </w:rPr>
            </w:pPr>
            <w:r w:rsidRPr="009A5060">
              <w:rPr>
                <w:rFonts w:ascii="Aptos" w:hAnsi="Aptos"/>
                <w:sz w:val="19"/>
                <w:szCs w:val="19"/>
              </w:rPr>
              <w:t>All QCELLs at thermal shield temperature</w:t>
            </w:r>
          </w:p>
        </w:tc>
      </w:tr>
      <w:tr w:rsidR="002F7F72" w:rsidRPr="009A5060" w14:paraId="22E2AA1F" w14:textId="77777777" w:rsidTr="008F437E">
        <w:trPr>
          <w:trHeight w:val="579"/>
          <w:jc w:val="center"/>
        </w:trPr>
        <w:tc>
          <w:tcPr>
            <w:tcW w:w="2095" w:type="pct"/>
            <w:shd w:val="clear" w:color="auto" w:fill="auto"/>
            <w:vAlign w:val="center"/>
          </w:tcPr>
          <w:p w14:paraId="40D180A6" w14:textId="192AABA3" w:rsidR="002F7F72" w:rsidRPr="009A5060" w:rsidRDefault="002F7F72" w:rsidP="00C179E5">
            <w:pPr>
              <w:keepNext/>
              <w:spacing w:before="40" w:after="20" w:line="240" w:lineRule="auto"/>
              <w:ind w:left="-60" w:right="-111"/>
              <w:jc w:val="center"/>
              <w:rPr>
                <w:rFonts w:ascii="Aptos" w:hAnsi="Aptos" w:cs="Segoe UI"/>
                <w:sz w:val="19"/>
                <w:szCs w:val="19"/>
              </w:rPr>
            </w:pPr>
            <w:r w:rsidRPr="009A5060">
              <w:rPr>
                <w:rFonts w:ascii="Aptos" w:hAnsi="Aptos"/>
                <w:sz w:val="19"/>
                <w:szCs w:val="19"/>
              </w:rPr>
              <w:t>4.5</w:t>
            </w:r>
            <w:r w:rsidR="00903FEB" w:rsidRPr="009A5060">
              <w:rPr>
                <w:rFonts w:ascii="Aptos" w:hAnsi="Aptos"/>
                <w:sz w:val="19"/>
                <w:szCs w:val="19"/>
              </w:rPr>
              <w:t xml:space="preserve"> </w:t>
            </w:r>
            <w:r w:rsidRPr="009A5060">
              <w:rPr>
                <w:rFonts w:ascii="Aptos" w:hAnsi="Aptos"/>
                <w:sz w:val="19"/>
                <w:szCs w:val="19"/>
              </w:rPr>
              <w:t>K Standby</w:t>
            </w:r>
            <w:r w:rsidRPr="009A5060">
              <w:rPr>
                <w:rStyle w:val="FootnoteReference"/>
                <w:rFonts w:ascii="Aptos" w:hAnsi="Aptos"/>
                <w:b/>
                <w:bCs/>
                <w:color w:val="7030A0"/>
                <w:sz w:val="19"/>
                <w:szCs w:val="19"/>
              </w:rPr>
              <w:footnoteReference w:id="2"/>
            </w:r>
          </w:p>
        </w:tc>
        <w:tc>
          <w:tcPr>
            <w:tcW w:w="2905" w:type="pct"/>
            <w:vAlign w:val="center"/>
          </w:tcPr>
          <w:p w14:paraId="40414708" w14:textId="77777777" w:rsidR="002F7F72" w:rsidRPr="009A5060" w:rsidRDefault="002F7F72" w:rsidP="00C179E5">
            <w:pPr>
              <w:keepNext/>
              <w:spacing w:before="40" w:after="20" w:line="240" w:lineRule="auto"/>
              <w:ind w:left="87" w:right="20"/>
              <w:jc w:val="center"/>
              <w:rPr>
                <w:rFonts w:ascii="Aptos" w:hAnsi="Aptos" w:cs="Segoe UI"/>
                <w:sz w:val="19"/>
                <w:szCs w:val="19"/>
              </w:rPr>
            </w:pPr>
            <w:r w:rsidRPr="009A5060">
              <w:rPr>
                <w:rFonts w:ascii="Aptos" w:hAnsi="Aptos"/>
                <w:sz w:val="19"/>
                <w:szCs w:val="19"/>
              </w:rPr>
              <w:t>All QCELLs around 4 K</w:t>
            </w:r>
          </w:p>
        </w:tc>
      </w:tr>
      <w:tr w:rsidR="002F7F72" w:rsidRPr="009A5060" w14:paraId="549CC04C" w14:textId="77777777" w:rsidTr="008F437E">
        <w:trPr>
          <w:trHeight w:val="579"/>
          <w:jc w:val="center"/>
        </w:trPr>
        <w:tc>
          <w:tcPr>
            <w:tcW w:w="2095" w:type="pct"/>
            <w:shd w:val="clear" w:color="auto" w:fill="auto"/>
            <w:tcMar>
              <w:top w:w="72" w:type="dxa"/>
              <w:left w:w="144" w:type="dxa"/>
              <w:bottom w:w="72" w:type="dxa"/>
              <w:right w:w="144" w:type="dxa"/>
            </w:tcMar>
            <w:vAlign w:val="center"/>
          </w:tcPr>
          <w:p w14:paraId="6CA52932" w14:textId="15074C82" w:rsidR="002F7F72" w:rsidRPr="009A5060" w:rsidRDefault="002F7F72" w:rsidP="00C179E5">
            <w:pPr>
              <w:keepNext/>
              <w:spacing w:before="40" w:after="20" w:line="240" w:lineRule="auto"/>
              <w:ind w:left="-60" w:right="-111"/>
              <w:jc w:val="center"/>
              <w:rPr>
                <w:rFonts w:ascii="Aptos" w:hAnsi="Aptos" w:cs="Segoe UI"/>
                <w:sz w:val="19"/>
                <w:szCs w:val="19"/>
              </w:rPr>
            </w:pPr>
            <w:r w:rsidRPr="009A5060">
              <w:rPr>
                <w:rFonts w:ascii="Aptos" w:hAnsi="Aptos"/>
                <w:sz w:val="19"/>
                <w:szCs w:val="19"/>
              </w:rPr>
              <w:t>2</w:t>
            </w:r>
            <w:r w:rsidR="00903FEB" w:rsidRPr="009A5060">
              <w:rPr>
                <w:rFonts w:ascii="Aptos" w:hAnsi="Aptos"/>
                <w:sz w:val="19"/>
                <w:szCs w:val="19"/>
              </w:rPr>
              <w:t xml:space="preserve"> </w:t>
            </w:r>
            <w:r w:rsidRPr="009A5060">
              <w:rPr>
                <w:rFonts w:ascii="Aptos" w:hAnsi="Aptos"/>
                <w:sz w:val="19"/>
                <w:szCs w:val="19"/>
              </w:rPr>
              <w:t>K Standby</w:t>
            </w:r>
          </w:p>
        </w:tc>
        <w:tc>
          <w:tcPr>
            <w:tcW w:w="2905" w:type="pct"/>
            <w:vAlign w:val="center"/>
          </w:tcPr>
          <w:p w14:paraId="172A5D60" w14:textId="77777777" w:rsidR="002F7F72" w:rsidRPr="009A5060" w:rsidRDefault="002F7F72" w:rsidP="00C179E5">
            <w:pPr>
              <w:keepNext/>
              <w:spacing w:before="40" w:after="20" w:line="240" w:lineRule="auto"/>
              <w:ind w:left="87" w:right="20"/>
              <w:jc w:val="center"/>
              <w:rPr>
                <w:rFonts w:ascii="Aptos" w:hAnsi="Aptos" w:cs="Segoe UI"/>
                <w:sz w:val="19"/>
                <w:szCs w:val="19"/>
              </w:rPr>
            </w:pPr>
            <w:r w:rsidRPr="009A5060">
              <w:rPr>
                <w:rFonts w:ascii="Aptos" w:hAnsi="Aptos"/>
                <w:sz w:val="19"/>
                <w:szCs w:val="19"/>
              </w:rPr>
              <w:t>All QCELLs at 2 K (no RF-operation)</w:t>
            </w:r>
          </w:p>
        </w:tc>
      </w:tr>
      <w:tr w:rsidR="002F7F72" w:rsidRPr="009A5060" w14:paraId="3973530D" w14:textId="77777777" w:rsidTr="008F437E">
        <w:trPr>
          <w:trHeight w:val="579"/>
          <w:jc w:val="center"/>
        </w:trPr>
        <w:tc>
          <w:tcPr>
            <w:tcW w:w="2095" w:type="pct"/>
            <w:shd w:val="clear" w:color="auto" w:fill="auto"/>
            <w:tcMar>
              <w:top w:w="72" w:type="dxa"/>
              <w:left w:w="144" w:type="dxa"/>
              <w:bottom w:w="72" w:type="dxa"/>
              <w:right w:w="144" w:type="dxa"/>
            </w:tcMar>
            <w:vAlign w:val="center"/>
          </w:tcPr>
          <w:p w14:paraId="1C89F61C" w14:textId="540EC4DB" w:rsidR="002F7F72" w:rsidRPr="009A5060" w:rsidRDefault="002F7F72" w:rsidP="00C179E5">
            <w:pPr>
              <w:keepNext/>
              <w:spacing w:before="40" w:after="20" w:line="240" w:lineRule="auto"/>
              <w:ind w:left="-60" w:right="-111"/>
              <w:jc w:val="center"/>
              <w:rPr>
                <w:rFonts w:ascii="Aptos" w:hAnsi="Aptos" w:cs="Segoe UI"/>
                <w:sz w:val="19"/>
                <w:szCs w:val="19"/>
              </w:rPr>
            </w:pPr>
            <w:r w:rsidRPr="009A5060">
              <w:rPr>
                <w:rFonts w:ascii="Aptos" w:hAnsi="Aptos"/>
                <w:sz w:val="19"/>
                <w:szCs w:val="19"/>
              </w:rPr>
              <w:t>2</w:t>
            </w:r>
            <w:r w:rsidR="00903FEB" w:rsidRPr="009A5060">
              <w:rPr>
                <w:rFonts w:ascii="Aptos" w:hAnsi="Aptos"/>
                <w:sz w:val="19"/>
                <w:szCs w:val="19"/>
              </w:rPr>
              <w:t xml:space="preserve"> </w:t>
            </w:r>
            <w:r w:rsidRPr="009A5060">
              <w:rPr>
                <w:rFonts w:ascii="Aptos" w:hAnsi="Aptos"/>
                <w:sz w:val="19"/>
                <w:szCs w:val="19"/>
              </w:rPr>
              <w:t>K Operation</w:t>
            </w:r>
          </w:p>
        </w:tc>
        <w:tc>
          <w:tcPr>
            <w:tcW w:w="2905" w:type="pct"/>
            <w:vAlign w:val="center"/>
          </w:tcPr>
          <w:p w14:paraId="73B3431F" w14:textId="77777777" w:rsidR="002F7F72" w:rsidRPr="009A5060" w:rsidRDefault="002F7F72" w:rsidP="00C179E5">
            <w:pPr>
              <w:keepNext/>
              <w:spacing w:before="40" w:after="20" w:line="240" w:lineRule="auto"/>
              <w:ind w:left="87" w:right="20"/>
              <w:jc w:val="center"/>
              <w:rPr>
                <w:rFonts w:ascii="Aptos" w:hAnsi="Aptos" w:cs="Segoe UI"/>
                <w:sz w:val="19"/>
                <w:szCs w:val="19"/>
              </w:rPr>
            </w:pPr>
            <w:r w:rsidRPr="009A5060">
              <w:rPr>
                <w:rFonts w:ascii="Aptos" w:hAnsi="Aptos"/>
                <w:sz w:val="19"/>
                <w:szCs w:val="19"/>
              </w:rPr>
              <w:t>RF-operation allowed</w:t>
            </w:r>
          </w:p>
        </w:tc>
      </w:tr>
    </w:tbl>
    <w:p w14:paraId="1845EC4C" w14:textId="6E35A464" w:rsidR="00E26FC7" w:rsidRPr="009A5060" w:rsidRDefault="00B06547" w:rsidP="00C179E5">
      <w:pPr>
        <w:pStyle w:val="regular"/>
        <w:spacing w:line="240" w:lineRule="auto"/>
      </w:pPr>
      <w:r w:rsidRPr="009A5060">
        <w:t>In</w:t>
      </w:r>
      <w:r w:rsidR="00E26FC7" w:rsidRPr="009A5060">
        <w:t xml:space="preserve"> the 2</w:t>
      </w:r>
      <w:r w:rsidR="00903FEB" w:rsidRPr="009A5060">
        <w:t xml:space="preserve"> </w:t>
      </w:r>
      <w:r w:rsidR="00E26FC7" w:rsidRPr="009A5060">
        <w:t xml:space="preserve">K operation scenario, the cavity bath </w:t>
      </w:r>
      <w:r w:rsidRPr="009A5060">
        <w:t>is</w:t>
      </w:r>
      <w:r w:rsidR="00E26FC7" w:rsidRPr="009A5060">
        <w:t xml:space="preserve"> 2 K (saturated superfluid helium with 31 mbar), </w:t>
      </w:r>
      <w:r w:rsidRPr="009A5060">
        <w:t xml:space="preserve">the </w:t>
      </w:r>
      <w:r w:rsidR="00E26FC7" w:rsidRPr="009A5060">
        <w:t>thermal shields supplied at 40 K, and the coupler cooled between 5 K and 300 </w:t>
      </w:r>
      <w:r w:rsidR="00352FF0" w:rsidRPr="009A5060">
        <w:t>K.</w:t>
      </w:r>
      <w:r w:rsidR="00AB537D" w:rsidRPr="009A5060">
        <w:t xml:space="preserve"> </w:t>
      </w:r>
      <w:r w:rsidR="00E26FC7" w:rsidRPr="009A5060">
        <w:t>Backpressure control and heat load stability are critical for RF operation</w:t>
      </w:r>
      <w:r w:rsidR="00B94A3D" w:rsidRPr="009A5060">
        <w:t xml:space="preserve"> and a priority design (for controls) priority both for QCELL and QPLANT</w:t>
      </w:r>
      <w:r w:rsidR="00E26FC7" w:rsidRPr="009A5060">
        <w:t>.</w:t>
      </w:r>
    </w:p>
    <w:p w14:paraId="4D86D987" w14:textId="6A4FE72A" w:rsidR="00E26FC7" w:rsidRPr="009A5060" w:rsidRDefault="004429C0" w:rsidP="00C179E5">
      <w:pPr>
        <w:pStyle w:val="regular"/>
        <w:spacing w:line="240" w:lineRule="auto"/>
      </w:pPr>
      <w:r w:rsidRPr="009A5060">
        <w:t xml:space="preserve">In the </w:t>
      </w:r>
      <w:r w:rsidR="00E26FC7" w:rsidRPr="009A5060">
        <w:t>2</w:t>
      </w:r>
      <w:r w:rsidR="00903FEB" w:rsidRPr="009A5060">
        <w:t xml:space="preserve"> </w:t>
      </w:r>
      <w:r w:rsidR="00E26FC7" w:rsidRPr="009A5060">
        <w:t xml:space="preserve">K standby scenario, the same temperature conditions as in 2 K operation apply, except no </w:t>
      </w:r>
      <w:r w:rsidRPr="009A5060">
        <w:t xml:space="preserve">dynamic heat load due to </w:t>
      </w:r>
      <w:r w:rsidR="00E26FC7" w:rsidRPr="009A5060">
        <w:t>RF operation occurs</w:t>
      </w:r>
      <w:r w:rsidR="00352FF0" w:rsidRPr="009A5060">
        <w:t>.</w:t>
      </w:r>
      <w:r w:rsidR="00D84FE8" w:rsidRPr="009A5060">
        <w:t xml:space="preserve">  </w:t>
      </w:r>
    </w:p>
    <w:p w14:paraId="4953F98B" w14:textId="4FE09459" w:rsidR="00C26AF7" w:rsidRPr="009A5060" w:rsidRDefault="00766AC3" w:rsidP="00C179E5">
      <w:pPr>
        <w:pStyle w:val="Heading3numbered"/>
        <w:keepLines/>
        <w:spacing w:line="240" w:lineRule="auto"/>
      </w:pPr>
      <w:bookmarkStart w:id="3017" w:name="_Ref192411691"/>
      <w:bookmarkStart w:id="3018" w:name="_Toc200491778"/>
      <w:bookmarkStart w:id="3019" w:name="_Toc202536085"/>
      <w:bookmarkStart w:id="3020" w:name="_Toc202536873"/>
      <w:bookmarkStart w:id="3021" w:name="_Toc216340924"/>
      <w:r w:rsidRPr="009A5060">
        <w:t>Transient</w:t>
      </w:r>
      <w:bookmarkEnd w:id="3017"/>
      <w:r w:rsidR="00A4618A" w:rsidRPr="009A5060">
        <w:t xml:space="preserve"> operational </w:t>
      </w:r>
      <w:r w:rsidR="00325AF8" w:rsidRPr="009A5060">
        <w:t>s</w:t>
      </w:r>
      <w:r w:rsidR="00A4618A" w:rsidRPr="009A5060">
        <w:t>cenarios</w:t>
      </w:r>
      <w:bookmarkEnd w:id="3018"/>
      <w:bookmarkEnd w:id="3019"/>
      <w:bookmarkEnd w:id="3020"/>
      <w:bookmarkEnd w:id="3021"/>
    </w:p>
    <w:p w14:paraId="658F01D7" w14:textId="3FDDC6FE" w:rsidR="00D84FE8" w:rsidRPr="009A5060" w:rsidRDefault="00D84FE8" w:rsidP="00C179E5">
      <w:pPr>
        <w:pStyle w:val="RequirementList"/>
        <w:spacing w:line="240" w:lineRule="auto"/>
      </w:pPr>
      <w:r w:rsidRPr="009A5060">
        <w:t xml:space="preserve">The QPLANT shall support the scenario transitions given in </w:t>
      </w:r>
      <w:r w:rsidR="003B5AA6" w:rsidRPr="009A5060">
        <w:fldChar w:fldCharType="begin"/>
      </w:r>
      <w:r w:rsidR="003B5AA6" w:rsidRPr="009A5060">
        <w:instrText xml:space="preserve"> REF _Ref211437030 \h </w:instrText>
      </w:r>
      <w:r w:rsidR="00C179E5">
        <w:instrText xml:space="preserve"> \* MERGEFORMAT </w:instrText>
      </w:r>
      <w:r w:rsidR="003B5AA6" w:rsidRPr="009A5060">
        <w:fldChar w:fldCharType="separate"/>
      </w:r>
      <w:r w:rsidR="00041F61" w:rsidRPr="009A5060">
        <w:t xml:space="preserve">Figure </w:t>
      </w:r>
      <w:r w:rsidR="00041F61">
        <w:rPr>
          <w:noProof/>
        </w:rPr>
        <w:t>6</w:t>
      </w:r>
      <w:r w:rsidR="003B5AA6" w:rsidRPr="009A5060">
        <w:fldChar w:fldCharType="end"/>
      </w:r>
      <w:r w:rsidRPr="009A5060">
        <w:t>.</w:t>
      </w:r>
    </w:p>
    <w:p w14:paraId="3A46832D" w14:textId="54C2739C" w:rsidR="00D84FE8" w:rsidRPr="009A5060" w:rsidRDefault="00D84FE8" w:rsidP="00C179E5">
      <w:pPr>
        <w:pStyle w:val="RequirementList"/>
        <w:spacing w:line="240" w:lineRule="auto"/>
      </w:pPr>
      <w:r w:rsidRPr="009A5060">
        <w:t>The QPLANT shall execute the transition using the capacity defined by the steady state scenarios</w:t>
      </w:r>
      <w:r w:rsidR="00B714F6" w:rsidRPr="009A5060">
        <w:t xml:space="preserve">.  </w:t>
      </w:r>
      <w:r w:rsidRPr="009A5060">
        <w:t>No additional capacity shall be added solely for acceleration of state transitions.</w:t>
      </w:r>
    </w:p>
    <w:p w14:paraId="2AC4CA64" w14:textId="77777777" w:rsidR="002E2019" w:rsidRPr="009A5060" w:rsidRDefault="002E2019" w:rsidP="00C179E5">
      <w:pPr>
        <w:pStyle w:val="Heading4numbered"/>
        <w:rPr>
          <w:lang w:val="en-GB"/>
        </w:rPr>
      </w:pPr>
      <w:bookmarkStart w:id="3022" w:name="_Ref190767790"/>
      <w:bookmarkStart w:id="3023" w:name="_Toc200491780"/>
      <w:bookmarkStart w:id="3024" w:name="_Toc202536086"/>
      <w:bookmarkStart w:id="3025" w:name="_Ref206765512"/>
      <w:r w:rsidRPr="009A5060">
        <w:rPr>
          <w:lang w:val="en-GB"/>
        </w:rPr>
        <w:t>Cool-down</w:t>
      </w:r>
      <w:bookmarkEnd w:id="3022"/>
      <w:bookmarkEnd w:id="3023"/>
      <w:bookmarkEnd w:id="3024"/>
    </w:p>
    <w:p w14:paraId="5A9533F8" w14:textId="77777777" w:rsidR="002E2019" w:rsidRPr="009A5060" w:rsidRDefault="002E2019" w:rsidP="00C179E5">
      <w:pPr>
        <w:pStyle w:val="RequirementList"/>
        <w:spacing w:line="240" w:lineRule="auto"/>
      </w:pPr>
      <w:bookmarkStart w:id="3026" w:name="_Toc200491783"/>
      <w:r w:rsidRPr="009A5060">
        <w:t>The QPLANT shall perform the cool-down of the QPLANT simultaneously with the cryogenic users (QCELL and QDIST (static heat loads only).</w:t>
      </w:r>
      <w:bookmarkEnd w:id="3026"/>
    </w:p>
    <w:p w14:paraId="28F7A289" w14:textId="77777777" w:rsidR="002E2019" w:rsidRPr="009A5060" w:rsidRDefault="002E2019" w:rsidP="00C179E5">
      <w:pPr>
        <w:pStyle w:val="RequirementList"/>
        <w:spacing w:line="240" w:lineRule="auto"/>
      </w:pPr>
      <w:r w:rsidRPr="009A5060">
        <w:t>The QPLANT shall facilitate parallel cool down/warm up of all QCELLs.  During cooldown and warm-up, cryomodules impose constraints:</w:t>
      </w:r>
    </w:p>
    <w:p w14:paraId="3F233BC2" w14:textId="2AFA1153" w:rsidR="002E2019" w:rsidRPr="009A5060" w:rsidRDefault="002E2019" w:rsidP="00C179E5">
      <w:pPr>
        <w:pStyle w:val="RequirementList"/>
        <w:numPr>
          <w:ilvl w:val="0"/>
          <w:numId w:val="58"/>
        </w:numPr>
        <w:spacing w:line="240" w:lineRule="auto"/>
      </w:pPr>
      <w:r w:rsidRPr="009A5060">
        <w:lastRenderedPageBreak/>
        <w:t>Magnetic shields must reach T &lt; 70</w:t>
      </w:r>
      <w:r w:rsidRPr="009A5060">
        <w:rPr>
          <w:rFonts w:ascii="Arial" w:hAnsi="Arial" w:cs="Arial"/>
        </w:rPr>
        <w:t> </w:t>
      </w:r>
      <w:r w:rsidRPr="009A5060">
        <w:t>K (part of the 50 K thermal mass) before cavities (part of the 2K mass) reach T &lt; 10</w:t>
      </w:r>
      <w:r w:rsidRPr="009A5060">
        <w:rPr>
          <w:rFonts w:ascii="Arial" w:hAnsi="Arial" w:cs="Arial"/>
        </w:rPr>
        <w:t> </w:t>
      </w:r>
      <w:r w:rsidRPr="009A5060">
        <w:t>K.</w:t>
      </w:r>
    </w:p>
    <w:p w14:paraId="45B86116" w14:textId="5B90C5B6" w:rsidR="002E2019" w:rsidRPr="009A5060" w:rsidRDefault="002E2019" w:rsidP="00C179E5">
      <w:pPr>
        <w:pStyle w:val="RequirementList"/>
        <w:numPr>
          <w:ilvl w:val="0"/>
          <w:numId w:val="58"/>
        </w:numPr>
        <w:spacing w:line="240" w:lineRule="auto"/>
      </w:pPr>
      <w:r w:rsidRPr="009A5060">
        <w:t>The QCELLs will autonomously limit cooldown speed to enforce this requirement on the user side</w:t>
      </w:r>
    </w:p>
    <w:p w14:paraId="4D715A24" w14:textId="289E7802" w:rsidR="002E2019" w:rsidRPr="009A5060" w:rsidRDefault="002E2019" w:rsidP="00C179E5">
      <w:pPr>
        <w:pStyle w:val="RequirementList"/>
        <w:spacing w:line="240" w:lineRule="auto"/>
      </w:pPr>
      <w:r w:rsidRPr="009A5060">
        <w:t>The QPLANT shall facilitate an alternative cooldown in which only the thermal</w:t>
      </w:r>
      <w:r w:rsidRPr="009A5060">
        <w:noBreakHyphen/>
        <w:t xml:space="preserve">shield (TS) circuit which contains the 50 K stage cold masses are cooled until their average temperature reaches 50 K. </w:t>
      </w:r>
      <w:r w:rsidR="008926B2" w:rsidRPr="009A5060">
        <w:t xml:space="preserve"> </w:t>
      </w:r>
      <w:r w:rsidRPr="009A5060">
        <w:t>Subsequently the headers A–B and D–E  are simultaneous cooled down</w:t>
      </w:r>
    </w:p>
    <w:p w14:paraId="0A1E261F" w14:textId="77777777" w:rsidR="00387495" w:rsidRPr="009A5060" w:rsidRDefault="00387495" w:rsidP="00C179E5">
      <w:pPr>
        <w:spacing w:line="240" w:lineRule="auto"/>
        <w:jc w:val="center"/>
        <w:rPr>
          <w:rStyle w:val="CaptionChar"/>
        </w:rPr>
      </w:pPr>
    </w:p>
    <w:p w14:paraId="7E88F97D" w14:textId="77777777" w:rsidR="00C634AC" w:rsidRPr="009A5060" w:rsidRDefault="00B714F6" w:rsidP="00C179E5">
      <w:pPr>
        <w:keepNext/>
        <w:spacing w:line="240" w:lineRule="auto"/>
      </w:pPr>
      <w:bookmarkStart w:id="3027" w:name="_Ref210555269"/>
      <w:bookmarkStart w:id="3028" w:name="_Ref210555261"/>
      <w:r w:rsidRPr="009A5060">
        <w:rPr>
          <w:noProof/>
        </w:rPr>
        <w:drawing>
          <wp:inline distT="0" distB="0" distL="0" distR="0" wp14:anchorId="50E66F1D" wp14:editId="405ADABC">
            <wp:extent cx="6410325" cy="4267200"/>
            <wp:effectExtent l="0" t="0" r="9525" b="0"/>
            <wp:docPr id="68225902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59026" name="Graphic 682259026"/>
                    <pic:cNvPicPr/>
                  </pic:nvPicPr>
                  <pic:blipFill>
                    <a:blip r:embed="rId29">
                      <a:extLst>
                        <a:ext uri="{96DAC541-7B7A-43D3-8B79-37D633B846F1}">
                          <asvg:svgBlip xmlns:asvg="http://schemas.microsoft.com/office/drawing/2016/SVG/main" r:embed="rId30"/>
                        </a:ext>
                      </a:extLst>
                    </a:blip>
                    <a:stretch>
                      <a:fillRect/>
                    </a:stretch>
                  </pic:blipFill>
                  <pic:spPr>
                    <a:xfrm>
                      <a:off x="0" y="0"/>
                      <a:ext cx="6410325" cy="4267200"/>
                    </a:xfrm>
                    <a:prstGeom prst="rect">
                      <a:avLst/>
                    </a:prstGeom>
                  </pic:spPr>
                </pic:pic>
              </a:graphicData>
            </a:graphic>
          </wp:inline>
        </w:drawing>
      </w:r>
      <w:bookmarkEnd w:id="3025"/>
      <w:bookmarkEnd w:id="3027"/>
      <w:bookmarkEnd w:id="3028"/>
    </w:p>
    <w:p w14:paraId="1EBC5FB5" w14:textId="46D2B456" w:rsidR="00C634AC" w:rsidRPr="009A5060" w:rsidRDefault="00C634AC" w:rsidP="00C179E5">
      <w:pPr>
        <w:pStyle w:val="Caption"/>
        <w:spacing w:line="240" w:lineRule="auto"/>
        <w:jc w:val="left"/>
        <w:rPr>
          <w:rStyle w:val="CaptionChar"/>
          <w:rFonts w:ascii="Segoe UI" w:hAnsi="Segoe UI"/>
          <w:color w:val="auto"/>
          <w:sz w:val="20"/>
          <w:szCs w:val="22"/>
        </w:rPr>
      </w:pPr>
      <w:bookmarkStart w:id="3029" w:name="_Ref211437030"/>
      <w:bookmarkStart w:id="3030" w:name="_Ref211437013"/>
      <w:bookmarkStart w:id="3031" w:name="_Toc212194949"/>
      <w:r w:rsidRPr="009A5060">
        <w:t xml:space="preserve">Figure </w:t>
      </w:r>
      <w:r w:rsidRPr="009A5060">
        <w:fldChar w:fldCharType="begin"/>
      </w:r>
      <w:r w:rsidRPr="009A5060">
        <w:instrText xml:space="preserve"> SEQ Figure \* ARABIC </w:instrText>
      </w:r>
      <w:r w:rsidRPr="009A5060">
        <w:fldChar w:fldCharType="separate"/>
      </w:r>
      <w:r w:rsidR="00041F61">
        <w:rPr>
          <w:noProof/>
        </w:rPr>
        <w:t>6</w:t>
      </w:r>
      <w:r w:rsidRPr="009A5060">
        <w:fldChar w:fldCharType="end"/>
      </w:r>
      <w:bookmarkEnd w:id="3029"/>
      <w:r w:rsidRPr="009A5060">
        <w:t xml:space="preserve"> Operational scenarios and transitions for the Cryogenic System.  Blue boxes indicate steady states while light blue boxes indicate transients</w:t>
      </w:r>
      <w:bookmarkEnd w:id="3030"/>
      <w:bookmarkEnd w:id="3031"/>
    </w:p>
    <w:p w14:paraId="7B4848EA" w14:textId="5FF3CEAF" w:rsidR="001E6DD6" w:rsidRPr="009A5060" w:rsidRDefault="00D84FE8" w:rsidP="00C179E5">
      <w:pPr>
        <w:pStyle w:val="SysReq3"/>
        <w:spacing w:line="240" w:lineRule="auto"/>
        <w:ind w:left="0"/>
        <w:rPr>
          <w:lang w:val="en-GB"/>
        </w:rPr>
      </w:pPr>
      <w:r w:rsidRPr="009A5060">
        <w:rPr>
          <w:lang w:val="en-GB"/>
        </w:rPr>
        <w:t>I</w:t>
      </w:r>
      <w:r w:rsidR="001E6DD6" w:rsidRPr="009A5060">
        <w:rPr>
          <w:lang w:val="en-GB"/>
        </w:rPr>
        <w:t xml:space="preserve">n their offer the Applicant shall: </w:t>
      </w:r>
    </w:p>
    <w:p w14:paraId="1F2230E5" w14:textId="4B1D654F" w:rsidR="001E6DD6" w:rsidRPr="009A5060" w:rsidRDefault="00B714F6" w:rsidP="00C179E5">
      <w:pPr>
        <w:pStyle w:val="SysReq3"/>
        <w:numPr>
          <w:ilvl w:val="0"/>
          <w:numId w:val="60"/>
        </w:numPr>
        <w:spacing w:line="240" w:lineRule="auto"/>
        <w:rPr>
          <w:lang w:val="en-GB"/>
        </w:rPr>
      </w:pPr>
      <w:r w:rsidRPr="009A5060">
        <w:rPr>
          <w:lang w:val="en-GB"/>
        </w:rPr>
        <w:t>I</w:t>
      </w:r>
      <w:r w:rsidR="001E6DD6" w:rsidRPr="009A5060">
        <w:rPr>
          <w:lang w:val="en-GB"/>
        </w:rPr>
        <w:t>ndicate and demonstrate the shortest achievable cooldown time from 300 K to 2 K using Appendix 9.1 data, and the warm</w:t>
      </w:r>
      <w:r w:rsidR="001E6DD6" w:rsidRPr="009A5060">
        <w:rPr>
          <w:lang w:val="en-GB"/>
        </w:rPr>
        <w:noBreakHyphen/>
        <w:t xml:space="preserve">up duration for each transition </w:t>
      </w:r>
      <w:r w:rsidR="0072501B" w:rsidRPr="009A5060">
        <w:rPr>
          <w:lang w:val="en-GB"/>
        </w:rPr>
        <w:t>in</w:t>
      </w:r>
      <w:r w:rsidR="00244CD9" w:rsidRPr="009A5060">
        <w:rPr>
          <w:lang w:val="en-GB"/>
        </w:rPr>
        <w:t xml:space="preserve"> </w:t>
      </w:r>
      <w:r w:rsidR="001E6DD6" w:rsidRPr="009A5060">
        <w:rPr>
          <w:lang w:val="en-GB"/>
        </w:rPr>
        <w:t>assuming simultaneous cooling of headers A–B and D–E.</w:t>
      </w:r>
    </w:p>
    <w:p w14:paraId="6FF5C34C" w14:textId="5A9B918E" w:rsidR="001E6DD6" w:rsidRPr="009A5060" w:rsidRDefault="00B714F6" w:rsidP="00C179E5">
      <w:pPr>
        <w:pStyle w:val="SysReq3"/>
        <w:numPr>
          <w:ilvl w:val="0"/>
          <w:numId w:val="60"/>
        </w:numPr>
        <w:spacing w:line="240" w:lineRule="auto"/>
        <w:rPr>
          <w:lang w:val="en-GB"/>
        </w:rPr>
      </w:pPr>
      <w:r w:rsidRPr="009A5060">
        <w:rPr>
          <w:lang w:val="en-GB"/>
        </w:rPr>
        <w:t>I</w:t>
      </w:r>
      <w:r w:rsidR="001E6DD6" w:rsidRPr="009A5060">
        <w:rPr>
          <w:lang w:val="en-GB"/>
        </w:rPr>
        <w:t xml:space="preserve">ndicate </w:t>
      </w:r>
      <w:r w:rsidR="003C18A5" w:rsidRPr="009A5060">
        <w:rPr>
          <w:lang w:val="en-GB"/>
        </w:rPr>
        <w:t xml:space="preserve">and demonstrate </w:t>
      </w:r>
      <w:r w:rsidR="001E6DD6" w:rsidRPr="009A5060">
        <w:rPr>
          <w:lang w:val="en-GB"/>
        </w:rPr>
        <w:t>the maximum refrigeration power the QPLANT can sustain at 250 K, 200 K, 150 K, 100 K, 50 K and 4.5 K</w:t>
      </w:r>
      <w:r w:rsidR="00D002E0" w:rsidRPr="009A5060">
        <w:rPr>
          <w:lang w:val="en-GB"/>
        </w:rPr>
        <w:t>.</w:t>
      </w:r>
    </w:p>
    <w:p w14:paraId="2AEA537E" w14:textId="77777777" w:rsidR="00AE62E5" w:rsidRPr="009A5060" w:rsidRDefault="00087538" w:rsidP="00C179E5">
      <w:pPr>
        <w:pStyle w:val="Heading4numbered"/>
        <w:rPr>
          <w:lang w:val="en-GB"/>
        </w:rPr>
      </w:pPr>
      <w:bookmarkStart w:id="3032" w:name="_Ref190782008"/>
      <w:bookmarkStart w:id="3033" w:name="_Toc200491785"/>
      <w:bookmarkStart w:id="3034" w:name="_Toc202536087"/>
      <w:r w:rsidRPr="009A5060">
        <w:rPr>
          <w:lang w:val="en-GB"/>
        </w:rPr>
        <w:t>Warm-Up</w:t>
      </w:r>
      <w:bookmarkEnd w:id="3032"/>
      <w:bookmarkEnd w:id="3033"/>
      <w:bookmarkEnd w:id="3034"/>
    </w:p>
    <w:p w14:paraId="7A91DC2A" w14:textId="508A6096" w:rsidR="00495401" w:rsidRPr="009A5060" w:rsidRDefault="00495401" w:rsidP="00C179E5">
      <w:pPr>
        <w:pStyle w:val="RequirementList"/>
        <w:spacing w:line="240" w:lineRule="auto"/>
      </w:pPr>
      <w:bookmarkStart w:id="3035" w:name="_Toc200491786"/>
      <w:r w:rsidRPr="009A5060">
        <w:t xml:space="preserve">The QPLANT shall </w:t>
      </w:r>
      <w:r w:rsidR="00AC0592" w:rsidRPr="009A5060">
        <w:t>facilitate</w:t>
      </w:r>
      <w:r w:rsidRPr="009A5060">
        <w:t xml:space="preserve"> </w:t>
      </w:r>
      <w:r w:rsidR="00AC0592" w:rsidRPr="009A5060">
        <w:t xml:space="preserve">the </w:t>
      </w:r>
      <w:r w:rsidRPr="009A5060">
        <w:t>warm-up of the cryogenic users from 2</w:t>
      </w:r>
      <w:r w:rsidRPr="009A5060">
        <w:rPr>
          <w:rFonts w:ascii="Arial" w:hAnsi="Arial" w:cs="Arial"/>
        </w:rPr>
        <w:t> </w:t>
      </w:r>
      <w:r w:rsidRPr="009A5060">
        <w:t>K to 300</w:t>
      </w:r>
      <w:r w:rsidRPr="009A5060">
        <w:rPr>
          <w:rFonts w:ascii="Arial" w:hAnsi="Arial" w:cs="Arial"/>
        </w:rPr>
        <w:t> </w:t>
      </w:r>
      <w:r w:rsidRPr="009A5060">
        <w:t>K in less than 5 days.</w:t>
      </w:r>
    </w:p>
    <w:p w14:paraId="6C135210" w14:textId="77777777" w:rsidR="00041F61" w:rsidRPr="009A5060" w:rsidRDefault="00495401" w:rsidP="00C179E5">
      <w:pPr>
        <w:pStyle w:val="RequirementList"/>
        <w:spacing w:line="240" w:lineRule="auto"/>
      </w:pPr>
      <w:r w:rsidRPr="009A5060">
        <w:t xml:space="preserve">The QPLANT shall support the </w:t>
      </w:r>
      <w:r w:rsidR="00A35914" w:rsidRPr="009A5060">
        <w:t xml:space="preserve">transition shown in </w:t>
      </w:r>
      <w:r w:rsidR="007A2BDD" w:rsidRPr="009A5060">
        <w:fldChar w:fldCharType="begin"/>
      </w:r>
      <w:r w:rsidR="007A2BDD" w:rsidRPr="009A5060">
        <w:instrText xml:space="preserve"> REF _Ref206765512 \h </w:instrText>
      </w:r>
      <w:r w:rsidR="00B714F6" w:rsidRPr="009A5060">
        <w:instrText xml:space="preserve"> \* MERGEFORMAT </w:instrText>
      </w:r>
      <w:r w:rsidR="007A2BDD" w:rsidRPr="009A5060">
        <w:fldChar w:fldCharType="separate"/>
      </w:r>
      <w:r w:rsidR="00041F61" w:rsidRPr="009A5060">
        <w:t>Cool-down</w:t>
      </w:r>
    </w:p>
    <w:p w14:paraId="3C401D0F" w14:textId="77777777" w:rsidR="00041F61" w:rsidRPr="009A5060" w:rsidRDefault="00041F61" w:rsidP="00C179E5">
      <w:pPr>
        <w:pStyle w:val="RequirementList"/>
        <w:spacing w:line="240" w:lineRule="auto"/>
      </w:pPr>
      <w:r w:rsidRPr="009A5060">
        <w:t>The QPLANT shall perform the cool-down of the QPLANT simultaneously with the cryogenic users (QCELL and QDIST (static heat loads only).</w:t>
      </w:r>
    </w:p>
    <w:p w14:paraId="02A79C00" w14:textId="77777777" w:rsidR="00041F61" w:rsidRPr="009A5060" w:rsidRDefault="00041F61" w:rsidP="00C179E5">
      <w:pPr>
        <w:pStyle w:val="RequirementList"/>
        <w:spacing w:line="240" w:lineRule="auto"/>
      </w:pPr>
      <w:r w:rsidRPr="009A5060">
        <w:t>The QPLANT shall facilitate parallel cool down/warm up of all QCELLs.  During cooldown and warm-up, cryomodules impose constraints:</w:t>
      </w:r>
    </w:p>
    <w:p w14:paraId="73184D6A" w14:textId="77777777" w:rsidR="00041F61" w:rsidRPr="009A5060" w:rsidRDefault="00041F61" w:rsidP="00C179E5">
      <w:pPr>
        <w:pStyle w:val="RequirementList"/>
        <w:numPr>
          <w:ilvl w:val="0"/>
          <w:numId w:val="58"/>
        </w:numPr>
        <w:spacing w:line="240" w:lineRule="auto"/>
      </w:pPr>
      <w:r w:rsidRPr="009A5060">
        <w:t>Magnetic shields must reach T &lt; 70</w:t>
      </w:r>
      <w:r w:rsidRPr="009A5060">
        <w:rPr>
          <w:rFonts w:ascii="Arial" w:hAnsi="Arial" w:cs="Arial"/>
        </w:rPr>
        <w:t> </w:t>
      </w:r>
      <w:r w:rsidRPr="009A5060">
        <w:t>K (part of the 50 K thermal mass) before cavities (part of the 2K mass) reach T &lt; 10</w:t>
      </w:r>
      <w:r w:rsidRPr="009A5060">
        <w:rPr>
          <w:rFonts w:ascii="Arial" w:hAnsi="Arial" w:cs="Arial"/>
        </w:rPr>
        <w:t> </w:t>
      </w:r>
      <w:r w:rsidRPr="009A5060">
        <w:t>K.</w:t>
      </w:r>
    </w:p>
    <w:p w14:paraId="065EDC2A" w14:textId="77777777" w:rsidR="00041F61" w:rsidRPr="009A5060" w:rsidRDefault="00041F61" w:rsidP="00C179E5">
      <w:pPr>
        <w:pStyle w:val="RequirementList"/>
        <w:numPr>
          <w:ilvl w:val="0"/>
          <w:numId w:val="58"/>
        </w:numPr>
        <w:spacing w:line="240" w:lineRule="auto"/>
      </w:pPr>
      <w:r w:rsidRPr="009A5060">
        <w:lastRenderedPageBreak/>
        <w:t>The QCELLs will autonomously limit cooldown speed to enforce this requirement on the user side</w:t>
      </w:r>
    </w:p>
    <w:p w14:paraId="0030FD05" w14:textId="77777777" w:rsidR="00041F61" w:rsidRPr="00041F61" w:rsidRDefault="00041F61" w:rsidP="00C179E5">
      <w:pPr>
        <w:pStyle w:val="RequirementList"/>
        <w:spacing w:line="240" w:lineRule="auto"/>
        <w:rPr>
          <w:rStyle w:val="CaptionChar"/>
        </w:rPr>
      </w:pPr>
      <w:r w:rsidRPr="009A5060">
        <w:t>The QPLANT shall facilitate an alternative cooldown in which only the thermal</w:t>
      </w:r>
      <w:r w:rsidRPr="009A5060">
        <w:noBreakHyphen/>
        <w:t>shield (TS) circuit which contains the 50 K stage cold masses are cooled until their average temperature reaches 50 K.  Subsequently the headers A–B and D–E  are simultaneous cooled down</w:t>
      </w:r>
    </w:p>
    <w:p w14:paraId="72676069" w14:textId="77777777" w:rsidR="00041F61" w:rsidRPr="009A5060" w:rsidRDefault="00041F61" w:rsidP="00C179E5">
      <w:pPr>
        <w:spacing w:line="240" w:lineRule="auto"/>
        <w:jc w:val="center"/>
        <w:rPr>
          <w:rStyle w:val="CaptionChar"/>
        </w:rPr>
      </w:pPr>
    </w:p>
    <w:p w14:paraId="48B83DD4" w14:textId="635D0632" w:rsidR="00495401" w:rsidRPr="009A5060" w:rsidRDefault="00041F61" w:rsidP="00C179E5">
      <w:pPr>
        <w:pStyle w:val="RequirementList"/>
        <w:spacing w:line="240" w:lineRule="auto"/>
      </w:pPr>
      <w:r w:rsidRPr="009A5060">
        <w:rPr>
          <w:noProof/>
        </w:rPr>
        <w:drawing>
          <wp:inline distT="0" distB="0" distL="0" distR="0" wp14:anchorId="7C353134" wp14:editId="1FADA343">
            <wp:extent cx="6410325" cy="4267200"/>
            <wp:effectExtent l="0" t="0" r="9525" b="0"/>
            <wp:docPr id="6388466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59026" name="Graphic 682259026"/>
                    <pic:cNvPicPr/>
                  </pic:nvPicPr>
                  <pic:blipFill>
                    <a:blip r:embed="rId29">
                      <a:extLst>
                        <a:ext uri="{96DAC541-7B7A-43D3-8B79-37D633B846F1}">
                          <asvg:svgBlip xmlns:asvg="http://schemas.microsoft.com/office/drawing/2016/SVG/main" r:embed="rId30"/>
                        </a:ext>
                      </a:extLst>
                    </a:blip>
                    <a:stretch>
                      <a:fillRect/>
                    </a:stretch>
                  </pic:blipFill>
                  <pic:spPr>
                    <a:xfrm>
                      <a:off x="0" y="0"/>
                      <a:ext cx="6410325" cy="4267200"/>
                    </a:xfrm>
                    <a:prstGeom prst="rect">
                      <a:avLst/>
                    </a:prstGeom>
                  </pic:spPr>
                </pic:pic>
              </a:graphicData>
            </a:graphic>
          </wp:inline>
        </w:drawing>
      </w:r>
      <w:r w:rsidR="007A2BDD" w:rsidRPr="009A5060">
        <w:fldChar w:fldCharType="end"/>
      </w:r>
      <w:r w:rsidR="007A2BDD" w:rsidRPr="009A5060">
        <w:t xml:space="preserve"> </w:t>
      </w:r>
      <w:r w:rsidR="00495401" w:rsidRPr="009A5060">
        <w:t>for the warming-up of the cryogenic users, whether passively or actively (with QCELL heaters if available):</w:t>
      </w:r>
    </w:p>
    <w:p w14:paraId="5F28D08B" w14:textId="0E2F80C3" w:rsidR="00495401" w:rsidRPr="009A5060" w:rsidRDefault="000520D3" w:rsidP="00C179E5">
      <w:pPr>
        <w:pStyle w:val="RequirementList"/>
        <w:numPr>
          <w:ilvl w:val="0"/>
          <w:numId w:val="57"/>
        </w:numPr>
        <w:spacing w:line="240" w:lineRule="auto"/>
      </w:pPr>
      <w:r w:rsidRPr="009A5060">
        <w:t>“</w:t>
      </w:r>
      <w:r w:rsidR="00495401" w:rsidRPr="009A5060">
        <w:t>Warm-up to 4.5</w:t>
      </w:r>
      <w:r w:rsidR="00495401" w:rsidRPr="009A5060">
        <w:rPr>
          <w:rFonts w:ascii="Arial" w:hAnsi="Arial" w:cs="Arial"/>
        </w:rPr>
        <w:t> </w:t>
      </w:r>
      <w:r w:rsidR="00495401" w:rsidRPr="009A5060">
        <w:t>K</w:t>
      </w:r>
      <w:r w:rsidRPr="009A5060">
        <w:t>”</w:t>
      </w:r>
      <w:r w:rsidR="00495401" w:rsidRPr="009A5060">
        <w:t xml:space="preserve"> by stopping the VLP Compressors</w:t>
      </w:r>
      <w:r w:rsidR="00244CD9" w:rsidRPr="009A5060">
        <w:t xml:space="preserve"> (WCS/PVPS) and the Cold</w:t>
      </w:r>
      <w:r w:rsidR="00495401" w:rsidRPr="009A5060">
        <w:t xml:space="preserve"> (QRB/CC)</w:t>
      </w:r>
    </w:p>
    <w:p w14:paraId="3BD55F3B" w14:textId="1D421FDE" w:rsidR="00495401" w:rsidRPr="009A5060" w:rsidRDefault="00D17E22" w:rsidP="00C179E5">
      <w:pPr>
        <w:pStyle w:val="RequirementList"/>
        <w:numPr>
          <w:ilvl w:val="0"/>
          <w:numId w:val="57"/>
        </w:numPr>
        <w:spacing w:line="240" w:lineRule="auto"/>
      </w:pPr>
      <w:r w:rsidRPr="009A5060">
        <w:t>“LHe e</w:t>
      </w:r>
      <w:r w:rsidR="00495401" w:rsidRPr="009A5060">
        <w:t>mptying</w:t>
      </w:r>
      <w:r w:rsidRPr="009A5060">
        <w:t>”</w:t>
      </w:r>
      <w:r w:rsidR="00495401" w:rsidRPr="009A5060">
        <w:t xml:space="preserve"> of the liquid helium baths by evaporation, optionally using electrical heaters, and stopping level controls</w:t>
      </w:r>
    </w:p>
    <w:p w14:paraId="4CFEF9E6" w14:textId="21FE9E49" w:rsidR="00961556" w:rsidRPr="009A5060" w:rsidRDefault="00EA1F75" w:rsidP="00C179E5">
      <w:pPr>
        <w:pStyle w:val="RequirementList"/>
        <w:numPr>
          <w:ilvl w:val="0"/>
          <w:numId w:val="57"/>
        </w:numPr>
        <w:spacing w:line="240" w:lineRule="auto"/>
      </w:pPr>
      <w:r w:rsidRPr="009A5060">
        <w:t>“</w:t>
      </w:r>
      <w:r w:rsidR="00495401" w:rsidRPr="009A5060">
        <w:t xml:space="preserve">Warm-up </w:t>
      </w:r>
      <w:r w:rsidR="00961556" w:rsidRPr="009A5060">
        <w:t>to TS</w:t>
      </w:r>
      <w:r w:rsidRPr="009A5060">
        <w:t>”</w:t>
      </w:r>
    </w:p>
    <w:p w14:paraId="03B32225" w14:textId="5202CB73" w:rsidR="00495401" w:rsidRPr="009A5060" w:rsidRDefault="00EA1F75" w:rsidP="00C179E5">
      <w:pPr>
        <w:pStyle w:val="RequirementList"/>
        <w:numPr>
          <w:ilvl w:val="0"/>
          <w:numId w:val="57"/>
        </w:numPr>
        <w:spacing w:line="240" w:lineRule="auto"/>
      </w:pPr>
      <w:r w:rsidRPr="009A5060">
        <w:t>“</w:t>
      </w:r>
      <w:r w:rsidR="00961556" w:rsidRPr="009A5060">
        <w:t>Warm up to T</w:t>
      </w:r>
      <w:r w:rsidR="00961556" w:rsidRPr="009A5060">
        <w:rPr>
          <w:vertAlign w:val="subscript"/>
        </w:rPr>
        <w:t>ambient</w:t>
      </w:r>
      <w:r w:rsidRPr="009A5060">
        <w:t>”</w:t>
      </w:r>
    </w:p>
    <w:p w14:paraId="0A319267" w14:textId="2AA12B7C" w:rsidR="00495401" w:rsidRPr="009A5060" w:rsidRDefault="00495401" w:rsidP="00C179E5">
      <w:pPr>
        <w:pStyle w:val="SysReq3"/>
        <w:spacing w:line="240" w:lineRule="auto"/>
        <w:ind w:left="0"/>
        <w:rPr>
          <w:sz w:val="18"/>
          <w:lang w:val="en-GB"/>
        </w:rPr>
      </w:pPr>
      <w:r w:rsidRPr="009A5060">
        <w:rPr>
          <w:lang w:val="en-GB"/>
        </w:rPr>
        <w:t xml:space="preserve">In their offer, the Applicant shall indicate </w:t>
      </w:r>
      <w:r w:rsidR="00C574E0" w:rsidRPr="009A5060">
        <w:rPr>
          <w:lang w:val="en-GB"/>
        </w:rPr>
        <w:t xml:space="preserve">and motivate </w:t>
      </w:r>
      <w:r w:rsidRPr="009A5060">
        <w:rPr>
          <w:lang w:val="en-GB"/>
        </w:rPr>
        <w:t>the expected duration of each main phase of the warm-up process.</w:t>
      </w:r>
    </w:p>
    <w:p w14:paraId="2ACA2C4C" w14:textId="77777777" w:rsidR="009C5A24" w:rsidRPr="009A5060" w:rsidRDefault="003C355C" w:rsidP="00C179E5">
      <w:pPr>
        <w:pStyle w:val="Heading3numbered"/>
        <w:spacing w:line="240" w:lineRule="auto"/>
      </w:pPr>
      <w:bookmarkStart w:id="3036" w:name="_Toc200491791"/>
      <w:bookmarkStart w:id="3037" w:name="_Toc202536088"/>
      <w:bookmarkStart w:id="3038" w:name="_Toc202536874"/>
      <w:bookmarkStart w:id="3039" w:name="_Toc216340925"/>
      <w:bookmarkEnd w:id="3035"/>
      <w:r w:rsidRPr="009A5060">
        <w:t>Other operational scenarios</w:t>
      </w:r>
      <w:bookmarkStart w:id="3040" w:name="_Hlk210658973"/>
      <w:bookmarkEnd w:id="3036"/>
      <w:bookmarkEnd w:id="3037"/>
      <w:bookmarkEnd w:id="3038"/>
      <w:bookmarkEnd w:id="3039"/>
    </w:p>
    <w:p w14:paraId="29121FE6" w14:textId="77777777" w:rsidR="009C5A24" w:rsidRPr="009A5060" w:rsidRDefault="009C5A24" w:rsidP="00C179E5">
      <w:pPr>
        <w:pStyle w:val="Heading4numbered"/>
        <w:rPr>
          <w:lang w:val="en-GB"/>
        </w:rPr>
      </w:pPr>
      <w:bookmarkStart w:id="3041" w:name="_Toc200491792"/>
      <w:bookmarkStart w:id="3042" w:name="_Toc202536089"/>
      <w:bookmarkStart w:id="3043" w:name="_Hlk205978157"/>
      <w:r w:rsidRPr="009A5060">
        <w:rPr>
          <w:lang w:val="en-GB"/>
        </w:rPr>
        <w:t>Purging and Conditioning</w:t>
      </w:r>
      <w:bookmarkEnd w:id="3041"/>
      <w:bookmarkEnd w:id="3042"/>
    </w:p>
    <w:p w14:paraId="375E8E8D" w14:textId="77777777" w:rsidR="00E12718" w:rsidRPr="009A5060" w:rsidRDefault="00E12718" w:rsidP="00C179E5">
      <w:pPr>
        <w:pStyle w:val="RequirementList"/>
        <w:spacing w:line="240" w:lineRule="auto"/>
      </w:pPr>
      <w:bookmarkStart w:id="3044" w:name="_Toc200491793"/>
      <w:bookmarkEnd w:id="3043"/>
      <w:r w:rsidRPr="009A5060">
        <w:t xml:space="preserve">The Contractor may </w:t>
      </w:r>
      <w:commentRangeStart w:id="3045"/>
      <w:r w:rsidRPr="009A5060">
        <w:t>implement</w:t>
      </w:r>
      <w:commentRangeEnd w:id="3045"/>
      <w:r w:rsidR="000D34C6" w:rsidRPr="009A5060">
        <w:rPr>
          <w:rStyle w:val="CommentReference"/>
          <w:rFonts w:ascii="Segoe UI" w:hAnsi="Segoe UI"/>
        </w:rPr>
        <w:commentReference w:id="3045"/>
      </w:r>
      <w:r w:rsidRPr="009A5060">
        <w:t xml:space="preserve"> a manual purging, manual conditioning, and manual initial preparation of the QPLANT.</w:t>
      </w:r>
    </w:p>
    <w:p w14:paraId="418F8273" w14:textId="77777777" w:rsidR="001413A4" w:rsidRPr="009A5060" w:rsidRDefault="001413A4" w:rsidP="00C179E5">
      <w:pPr>
        <w:pStyle w:val="RequirementList"/>
        <w:numPr>
          <w:ilvl w:val="0"/>
          <w:numId w:val="56"/>
        </w:numPr>
        <w:spacing w:line="240" w:lineRule="auto"/>
      </w:pPr>
      <w:r w:rsidRPr="009A5060">
        <w:t>If a manual approach is selected, the Contractor shall provide a detailed step</w:t>
      </w:r>
      <w:r w:rsidRPr="009A5060">
        <w:noBreakHyphen/>
        <w:t>by</w:t>
      </w:r>
      <w:r w:rsidRPr="009A5060">
        <w:noBreakHyphen/>
        <w:t>step procedure, including instrumentation checks, purge</w:t>
      </w:r>
      <w:r w:rsidRPr="009A5060">
        <w:noBreakHyphen/>
        <w:t>gas quality requirements, vent routing, and acceptance criteria for oxygen</w:t>
      </w:r>
      <w:r w:rsidRPr="009A5060">
        <w:noBreakHyphen/>
        <w:t>free readiness.</w:t>
      </w:r>
    </w:p>
    <w:p w14:paraId="398C5DB4" w14:textId="40B42790" w:rsidR="001413A4" w:rsidRPr="009A5060" w:rsidRDefault="00FE32FB" w:rsidP="00C179E5">
      <w:pPr>
        <w:pStyle w:val="RequirementList"/>
        <w:spacing w:line="240" w:lineRule="auto"/>
      </w:pPr>
      <w:r w:rsidRPr="009A5060">
        <w:t xml:space="preserve">The QPLANT shall adhere to the </w:t>
      </w:r>
      <w:r w:rsidR="001413A4" w:rsidRPr="009A5060">
        <w:t>purge</w:t>
      </w:r>
      <w:r w:rsidR="001413A4" w:rsidRPr="009A5060">
        <w:noBreakHyphen/>
        <w:t>parameter table (pressure, flow</w:t>
      </w:r>
      <w:r w:rsidR="001413A4" w:rsidRPr="009A5060">
        <w:noBreakHyphen/>
        <w:t>rate, duration, allowable residual O₂</w:t>
      </w:r>
      <w:r w:rsidR="00DC7BAE" w:rsidRPr="009A5060">
        <w:t>, N</w:t>
      </w:r>
      <w:r w:rsidR="00DC7BAE" w:rsidRPr="009A5060">
        <w:rPr>
          <w:vertAlign w:val="subscript"/>
        </w:rPr>
        <w:t>2</w:t>
      </w:r>
      <w:r w:rsidR="00DC7BAE" w:rsidRPr="009A5060">
        <w:t xml:space="preserve"> and H</w:t>
      </w:r>
      <w:r w:rsidR="00DC7BAE" w:rsidRPr="009A5060">
        <w:rPr>
          <w:vertAlign w:val="subscript"/>
        </w:rPr>
        <w:t>2</w:t>
      </w:r>
      <w:r w:rsidR="00DC7BAE" w:rsidRPr="009A5060">
        <w:t>O</w:t>
      </w:r>
      <w:r w:rsidR="001413A4" w:rsidRPr="009A5060">
        <w:t xml:space="preserve">) </w:t>
      </w:r>
      <w:r w:rsidRPr="009A5060">
        <w:t xml:space="preserve">provided by </w:t>
      </w:r>
      <w:r w:rsidR="001413A4" w:rsidRPr="009A5060">
        <w:t>SCK</w:t>
      </w:r>
      <w:r w:rsidR="001413A4" w:rsidRPr="009A5060">
        <w:rPr>
          <w:rFonts w:ascii="Arial" w:hAnsi="Arial" w:cs="Arial"/>
        </w:rPr>
        <w:t> </w:t>
      </w:r>
      <w:r w:rsidR="001413A4" w:rsidRPr="009A5060">
        <w:t xml:space="preserve">CEN </w:t>
      </w:r>
      <w:r w:rsidR="00AC72D1" w:rsidRPr="009A5060">
        <w:t>during contract execution</w:t>
      </w:r>
      <w:r w:rsidR="001413A4" w:rsidRPr="009A5060">
        <w:t>.</w:t>
      </w:r>
    </w:p>
    <w:p w14:paraId="564E0804" w14:textId="7E169AFC" w:rsidR="00890AB4" w:rsidRPr="009A5060" w:rsidRDefault="002B01A6" w:rsidP="00C179E5">
      <w:pPr>
        <w:pStyle w:val="Heading4numbered"/>
        <w:rPr>
          <w:lang w:val="en-GB"/>
        </w:rPr>
      </w:pPr>
      <w:r w:rsidRPr="009A5060">
        <w:rPr>
          <w:lang w:val="en-GB"/>
        </w:rPr>
        <w:t>Liquid Filling</w:t>
      </w:r>
    </w:p>
    <w:p w14:paraId="4108DB5A" w14:textId="0C1529F1" w:rsidR="00BD414B" w:rsidRPr="009A5060" w:rsidRDefault="00BD414B" w:rsidP="00C179E5">
      <w:pPr>
        <w:pStyle w:val="RequirementList"/>
        <w:spacing w:line="240" w:lineRule="auto"/>
      </w:pPr>
      <w:r w:rsidRPr="009A5060">
        <w:lastRenderedPageBreak/>
        <w:t xml:space="preserve">The QPLANT shall </w:t>
      </w:r>
      <w:r w:rsidR="00546B75" w:rsidRPr="009A5060">
        <w:t>facilitate</w:t>
      </w:r>
      <w:r w:rsidRPr="009A5060">
        <w:t xml:space="preserve"> an average retention rate of 0.8</w:t>
      </w:r>
      <w:r w:rsidRPr="009A5060">
        <w:rPr>
          <w:rFonts w:ascii="Arial" w:hAnsi="Arial" w:cs="Arial"/>
        </w:rPr>
        <w:t> </w:t>
      </w:r>
      <w:r w:rsidRPr="009A5060">
        <w:t>g/s</w:t>
      </w:r>
      <w:r w:rsidRPr="009A5060">
        <w:rPr>
          <w:rFonts w:ascii="Arial" w:hAnsi="Arial" w:cs="Arial"/>
        </w:rPr>
        <w:t> </w:t>
      </w:r>
      <w:r w:rsidRPr="009A5060">
        <w:t>LHe per individual QCELL (24</w:t>
      </w:r>
      <w:r w:rsidRPr="009A5060">
        <w:rPr>
          <w:rFonts w:ascii="Arial" w:hAnsi="Arial" w:cs="Arial"/>
        </w:rPr>
        <w:t> </w:t>
      </w:r>
      <w:r w:rsidRPr="009A5060">
        <w:t>g/s total) during the filling process.</w:t>
      </w:r>
    </w:p>
    <w:p w14:paraId="1536D4B1" w14:textId="44D5CC5B" w:rsidR="00334014" w:rsidRPr="009A5060" w:rsidRDefault="00334014" w:rsidP="00C179E5">
      <w:pPr>
        <w:pStyle w:val="RequirementList"/>
        <w:spacing w:line="240" w:lineRule="auto"/>
      </w:pPr>
      <w:r w:rsidRPr="009A5060">
        <w:t>During LHe filling, the QPLANT shall provide 2</w:t>
      </w:r>
      <w:r w:rsidRPr="009A5060">
        <w:rPr>
          <w:rFonts w:ascii="Arial" w:hAnsi="Arial" w:cs="Arial"/>
        </w:rPr>
        <w:t> </w:t>
      </w:r>
      <w:r w:rsidRPr="009A5060">
        <w:t>900</w:t>
      </w:r>
      <w:r w:rsidRPr="009A5060">
        <w:rPr>
          <w:rFonts w:ascii="Arial" w:hAnsi="Arial" w:cs="Arial"/>
        </w:rPr>
        <w:t> </w:t>
      </w:r>
      <w:r w:rsidRPr="009A5060">
        <w:t>L of LHe to the users.</w:t>
      </w:r>
    </w:p>
    <w:p w14:paraId="2D662731" w14:textId="2204E7C7" w:rsidR="00F81D52" w:rsidRPr="009A5060" w:rsidRDefault="00F81D52" w:rsidP="00C179E5">
      <w:pPr>
        <w:pStyle w:val="RequirementList"/>
        <w:spacing w:line="240" w:lineRule="auto"/>
      </w:pPr>
      <w:r w:rsidRPr="009A5060">
        <w:t>The Contractor shall assume that LHe filling and emptying occurs when cryogenic users are at 4.5</w:t>
      </w:r>
      <w:r w:rsidRPr="009A5060">
        <w:rPr>
          <w:rFonts w:ascii="Arial" w:hAnsi="Arial" w:cs="Arial"/>
        </w:rPr>
        <w:t> </w:t>
      </w:r>
      <w:r w:rsidRPr="009A5060">
        <w:t>K and header</w:t>
      </w:r>
      <w:r w:rsidRPr="009A5060">
        <w:rPr>
          <w:rFonts w:ascii="Arial" w:hAnsi="Arial" w:cs="Arial"/>
        </w:rPr>
        <w:t> </w:t>
      </w:r>
      <w:r w:rsidRPr="009A5060">
        <w:t>A conditions are met before JT expansion</w:t>
      </w:r>
      <w:r w:rsidR="00F44EB2" w:rsidRPr="009A5060">
        <w:t xml:space="preserve"> (as per QRB</w:t>
      </w:r>
      <w:r w:rsidR="003E1F31" w:rsidRPr="009A5060">
        <w:t>.</w:t>
      </w:r>
      <w:r w:rsidR="00F44EB2" w:rsidRPr="009A5060">
        <w:t>A interface conditions during normal operation</w:t>
      </w:r>
      <w:r w:rsidR="006A16B6" w:rsidRPr="009A5060">
        <w:t>)</w:t>
      </w:r>
    </w:p>
    <w:p w14:paraId="4BEA998B" w14:textId="464A46A6" w:rsidR="00EE76C7" w:rsidRPr="009A5060" w:rsidRDefault="00EE76C7" w:rsidP="00C179E5">
      <w:pPr>
        <w:pStyle w:val="SysReq3"/>
        <w:spacing w:line="240" w:lineRule="auto"/>
        <w:ind w:left="0"/>
        <w:rPr>
          <w:lang w:val="en-GB"/>
        </w:rPr>
      </w:pPr>
      <w:r w:rsidRPr="009A5060">
        <w:rPr>
          <w:lang w:val="en-GB"/>
        </w:rPr>
        <w:t xml:space="preserve">In their offer, the Applicant shall: </w:t>
      </w:r>
    </w:p>
    <w:p w14:paraId="02113F25" w14:textId="77777777" w:rsidR="00EE76C7" w:rsidRPr="009A5060" w:rsidRDefault="00EE76C7" w:rsidP="00C179E5">
      <w:pPr>
        <w:pStyle w:val="SysReq3"/>
        <w:numPr>
          <w:ilvl w:val="0"/>
          <w:numId w:val="60"/>
        </w:numPr>
        <w:spacing w:line="240" w:lineRule="auto"/>
        <w:rPr>
          <w:lang w:val="en-GB"/>
        </w:rPr>
      </w:pPr>
      <w:r w:rsidRPr="009A5060">
        <w:rPr>
          <w:lang w:val="en-GB"/>
        </w:rPr>
        <w:t>State the expected duration of the LHe filling phase and the maximum LHe filling rate the QPLANT can produce.</w:t>
      </w:r>
    </w:p>
    <w:p w14:paraId="6AB01327" w14:textId="77777777" w:rsidR="00EE76C7" w:rsidRPr="009A5060" w:rsidRDefault="00EE76C7" w:rsidP="00C179E5">
      <w:pPr>
        <w:pStyle w:val="SysReq3"/>
        <w:numPr>
          <w:ilvl w:val="0"/>
          <w:numId w:val="60"/>
        </w:numPr>
        <w:spacing w:line="240" w:lineRule="auto"/>
        <w:rPr>
          <w:lang w:val="en-GB"/>
        </w:rPr>
      </w:pPr>
      <w:r w:rsidRPr="009A5060">
        <w:rPr>
          <w:lang w:val="en-GB"/>
        </w:rPr>
        <w:t>State the expected duration of the LHe emptying phase and the maximum continuous emptying flow rate the QPLANT can accommodate while preserving the helium inventory.</w:t>
      </w:r>
    </w:p>
    <w:p w14:paraId="19AD95DE" w14:textId="61A12637" w:rsidR="00334014" w:rsidRPr="009A5060" w:rsidRDefault="00334014" w:rsidP="00C179E5">
      <w:pPr>
        <w:pStyle w:val="RequirementList"/>
        <w:spacing w:line="240" w:lineRule="auto"/>
      </w:pPr>
      <w:r w:rsidRPr="009A5060">
        <w:t xml:space="preserve">The Contractor shall </w:t>
      </w:r>
      <w:r w:rsidR="00EB0012" w:rsidRPr="009A5060">
        <w:t xml:space="preserve">facilitate the following two </w:t>
      </w:r>
      <w:r w:rsidR="00403EC3" w:rsidRPr="009A5060">
        <w:t>evaporation</w:t>
      </w:r>
      <w:r w:rsidR="00EB0012" w:rsidRPr="009A5060">
        <w:t xml:space="preserve"> possibilities</w:t>
      </w:r>
      <w:r w:rsidRPr="009A5060">
        <w:t>:</w:t>
      </w:r>
    </w:p>
    <w:p w14:paraId="335B3214" w14:textId="68D37407" w:rsidR="00334014" w:rsidRPr="009A5060" w:rsidRDefault="00A16174" w:rsidP="00C179E5">
      <w:pPr>
        <w:pStyle w:val="RequirementList"/>
        <w:numPr>
          <w:ilvl w:val="1"/>
          <w:numId w:val="15"/>
        </w:numPr>
        <w:spacing w:line="240" w:lineRule="auto"/>
      </w:pPr>
      <w:r w:rsidRPr="009A5060">
        <w:t>S</w:t>
      </w:r>
      <w:r w:rsidR="00334014" w:rsidRPr="009A5060">
        <w:t>tatic heat loads only</w:t>
      </w:r>
      <w:r w:rsidRPr="009A5060">
        <w:t xml:space="preserve"> (Minimum evaporation rate</w:t>
      </w:r>
      <w:r w:rsidR="00334014" w:rsidRPr="009A5060">
        <w:t>).</w:t>
      </w:r>
    </w:p>
    <w:p w14:paraId="65DD35A5" w14:textId="77777777" w:rsidR="00BA3233" w:rsidRPr="009A5060" w:rsidRDefault="00BA3233" w:rsidP="00C179E5">
      <w:pPr>
        <w:pStyle w:val="RequirementList"/>
        <w:numPr>
          <w:ilvl w:val="1"/>
          <w:numId w:val="15"/>
        </w:numPr>
        <w:spacing w:line="240" w:lineRule="auto"/>
      </w:pPr>
      <w:r w:rsidRPr="009A5060">
        <w:t xml:space="preserve">QCELL heaters sped up. </w:t>
      </w:r>
    </w:p>
    <w:p w14:paraId="29C023F7" w14:textId="53653BB9" w:rsidR="00201A98" w:rsidRPr="009A5060" w:rsidRDefault="00201A98" w:rsidP="00C179E5">
      <w:pPr>
        <w:pStyle w:val="RequirementList"/>
        <w:spacing w:line="240" w:lineRule="auto"/>
      </w:pPr>
      <w:bookmarkStart w:id="3046" w:name="_Toc200491796"/>
      <w:bookmarkStart w:id="3047" w:name="_Toc200491800"/>
      <w:r w:rsidRPr="009A5060">
        <w:t>The emptying phase shall be considered both as part of the full warm</w:t>
      </w:r>
      <w:r w:rsidRPr="009A5060">
        <w:noBreakHyphen/>
        <w:t>up sequence (2 K → 300 K) and as a stand</w:t>
      </w:r>
      <w:r w:rsidRPr="009A5060">
        <w:noBreakHyphen/>
        <w:t xml:space="preserve">alone transitional operation (for example: 2 K Standby → 4.5 K Standby → </w:t>
      </w:r>
      <w:r w:rsidR="002B01A6" w:rsidRPr="009A5060">
        <w:t>LHe Emptying</w:t>
      </w:r>
      <w:r w:rsidRPr="009A5060">
        <w:t xml:space="preserve"> → </w:t>
      </w:r>
      <w:r w:rsidR="002B01A6" w:rsidRPr="009A5060">
        <w:t>Filled LHe Emptying →</w:t>
      </w:r>
      <w:r w:rsidRPr="009A5060">
        <w:t>4.5 K Standby</w:t>
      </w:r>
      <w:r w:rsidR="002B01A6" w:rsidRPr="009A5060">
        <w:t xml:space="preserve"> → 2 K Standby</w:t>
      </w:r>
      <w:r w:rsidRPr="009A5060">
        <w:t xml:space="preserve">) to permit short maintenance windows. </w:t>
      </w:r>
      <w:r w:rsidR="003E1F31" w:rsidRPr="009A5060">
        <w:t xml:space="preserve"> </w:t>
      </w:r>
      <w:r w:rsidRPr="009A5060">
        <w:t xml:space="preserve">See </w:t>
      </w:r>
      <w:r w:rsidR="003E1F31" w:rsidRPr="009A5060">
        <w:fldChar w:fldCharType="begin"/>
      </w:r>
      <w:r w:rsidR="003E1F31" w:rsidRPr="009A5060">
        <w:instrText xml:space="preserve"> REF _Ref210555269 \h  \* MERGEFORMAT </w:instrText>
      </w:r>
      <w:r w:rsidR="003E1F31" w:rsidRPr="009A5060">
        <w:fldChar w:fldCharType="separate"/>
      </w:r>
      <w:r w:rsidR="00041F61" w:rsidRPr="009A5060">
        <w:rPr>
          <w:noProof/>
        </w:rPr>
        <w:drawing>
          <wp:inline distT="0" distB="0" distL="0" distR="0" wp14:anchorId="6CAAA0AA" wp14:editId="68E279BD">
            <wp:extent cx="6410325" cy="4267200"/>
            <wp:effectExtent l="0" t="0" r="9525" b="0"/>
            <wp:docPr id="886814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59026" name="Graphic 682259026"/>
                    <pic:cNvPicPr/>
                  </pic:nvPicPr>
                  <pic:blipFill>
                    <a:blip r:embed="rId29">
                      <a:extLst>
                        <a:ext uri="{96DAC541-7B7A-43D3-8B79-37D633B846F1}">
                          <asvg:svgBlip xmlns:asvg="http://schemas.microsoft.com/office/drawing/2016/SVG/main" r:embed="rId30"/>
                        </a:ext>
                      </a:extLst>
                    </a:blip>
                    <a:stretch>
                      <a:fillRect/>
                    </a:stretch>
                  </pic:blipFill>
                  <pic:spPr>
                    <a:xfrm>
                      <a:off x="0" y="0"/>
                      <a:ext cx="6410325" cy="4267200"/>
                    </a:xfrm>
                    <a:prstGeom prst="rect">
                      <a:avLst/>
                    </a:prstGeom>
                  </pic:spPr>
                </pic:pic>
              </a:graphicData>
            </a:graphic>
          </wp:inline>
        </w:drawing>
      </w:r>
      <w:r w:rsidR="003E1F31" w:rsidRPr="009A5060">
        <w:fldChar w:fldCharType="end"/>
      </w:r>
      <w:r w:rsidRPr="009A5060">
        <w:t xml:space="preserve"> for the state</w:t>
      </w:r>
      <w:r w:rsidRPr="009A5060">
        <w:noBreakHyphen/>
        <w:t>transition diagram.</w:t>
      </w:r>
      <w:r w:rsidRPr="009A5060" w:rsidDel="00201A98">
        <w:t xml:space="preserve"> </w:t>
      </w:r>
    </w:p>
    <w:p w14:paraId="56FD89D8" w14:textId="7ECDA17D" w:rsidR="00244819" w:rsidRPr="009A5060" w:rsidRDefault="00244819" w:rsidP="00C179E5">
      <w:pPr>
        <w:pStyle w:val="RequirementList"/>
        <w:spacing w:line="240" w:lineRule="auto"/>
      </w:pPr>
      <w:r w:rsidRPr="009A5060">
        <w:t>The helium inventory shall remain in QCELL and only be transferred to QINFRA storage for extended long</w:t>
      </w:r>
      <w:r w:rsidRPr="009A5060">
        <w:noBreakHyphen/>
        <w:t>term unavailability (LTU) or planned access</w:t>
      </w:r>
      <w:r w:rsidR="003E1F31" w:rsidRPr="009A5060">
        <w:t xml:space="preserve">.  </w:t>
      </w:r>
      <w:r w:rsidRPr="009A5060">
        <w:t>Any planned transfer of inventory shall:</w:t>
      </w:r>
    </w:p>
    <w:p w14:paraId="6E91F92A" w14:textId="77777777" w:rsidR="00244819" w:rsidRPr="009A5060" w:rsidRDefault="00244819" w:rsidP="00C179E5">
      <w:pPr>
        <w:pStyle w:val="RequirementList"/>
        <w:numPr>
          <w:ilvl w:val="1"/>
          <w:numId w:val="15"/>
        </w:numPr>
        <w:spacing w:line="240" w:lineRule="auto"/>
      </w:pPr>
      <w:r w:rsidRPr="009A5060">
        <w:t xml:space="preserve">Require specified monitoring and controls while inventory remains in QCELL (pressure/temperature telemetry, alarms, periodic leak checks). </w:t>
      </w:r>
    </w:p>
    <w:p w14:paraId="037EB431" w14:textId="75EE8FCE" w:rsidR="00201A98" w:rsidRPr="009A5060" w:rsidRDefault="00244819" w:rsidP="00C179E5">
      <w:pPr>
        <w:pStyle w:val="RequirementList"/>
        <w:numPr>
          <w:ilvl w:val="1"/>
          <w:numId w:val="15"/>
        </w:numPr>
        <w:spacing w:line="240" w:lineRule="auto"/>
      </w:pPr>
      <w:r w:rsidRPr="009A5060">
        <w:t xml:space="preserve">Require documented isolation and valve configurations and confirmatory checks before any inventory transfer </w:t>
      </w:r>
      <w:r w:rsidR="00201A98" w:rsidRPr="009A5060">
        <w:t>venting.</w:t>
      </w:r>
    </w:p>
    <w:p w14:paraId="5684FB1F" w14:textId="77777777" w:rsidR="00AF7B8E" w:rsidRPr="009A5060" w:rsidRDefault="00AF7B8E" w:rsidP="00C179E5">
      <w:pPr>
        <w:pStyle w:val="Heading2numbered"/>
      </w:pPr>
      <w:bookmarkStart w:id="3048" w:name="_Toc202536091"/>
      <w:bookmarkStart w:id="3049" w:name="_Toc202536875"/>
      <w:bookmarkStart w:id="3050" w:name="_Ref214279527"/>
      <w:bookmarkStart w:id="3051" w:name="_Toc216340926"/>
      <w:bookmarkStart w:id="3052" w:name="_Toc200491824"/>
      <w:bookmarkEnd w:id="3044"/>
      <w:bookmarkEnd w:id="3046"/>
      <w:bookmarkEnd w:id="3047"/>
      <w:r w:rsidRPr="009A5060">
        <w:t>Performance Requirements</w:t>
      </w:r>
      <w:bookmarkEnd w:id="3048"/>
      <w:bookmarkEnd w:id="3049"/>
      <w:bookmarkEnd w:id="3050"/>
      <w:bookmarkEnd w:id="3051"/>
    </w:p>
    <w:p w14:paraId="21E2505C" w14:textId="3CB76209" w:rsidR="00CB70C0" w:rsidRPr="009A5060" w:rsidRDefault="00CB70C0" w:rsidP="00C179E5">
      <w:pPr>
        <w:pStyle w:val="RequirementList"/>
        <w:spacing w:line="240" w:lineRule="auto"/>
      </w:pPr>
      <w:r w:rsidRPr="009A5060">
        <w:lastRenderedPageBreak/>
        <w:t xml:space="preserve">The </w:t>
      </w:r>
      <w:r w:rsidR="00F4094D" w:rsidRPr="009A5060">
        <w:t xml:space="preserve">QPLANT </w:t>
      </w:r>
      <w:r w:rsidRPr="009A5060">
        <w:t xml:space="preserve">shall </w:t>
      </w:r>
      <w:r w:rsidR="00F4094D" w:rsidRPr="009A5060">
        <w:t>be sized for the following</w:t>
      </w:r>
      <w:r w:rsidRPr="009A5060">
        <w:t xml:space="preserve"> two</w:t>
      </w:r>
      <w:r w:rsidR="006956FC" w:rsidRPr="009A5060">
        <w:t xml:space="preserve"> </w:t>
      </w:r>
      <w:r w:rsidRPr="009A5060">
        <w:t>Design Points:</w:t>
      </w:r>
    </w:p>
    <w:p w14:paraId="372AA4E5" w14:textId="24F42B1A" w:rsidR="00CB70C0" w:rsidRPr="009A5060" w:rsidRDefault="00CB70C0" w:rsidP="00C179E5">
      <w:pPr>
        <w:pStyle w:val="RequirementList"/>
        <w:numPr>
          <w:ilvl w:val="1"/>
          <w:numId w:val="15"/>
        </w:numPr>
        <w:spacing w:line="240" w:lineRule="auto"/>
      </w:pPr>
      <w:r w:rsidRPr="009A5060">
        <w:t>Nominal Design Point: operational scenario “2K operation” with 30 QCELLs.</w:t>
      </w:r>
    </w:p>
    <w:p w14:paraId="7642338F" w14:textId="168FFCEB" w:rsidR="00CB70C0" w:rsidRPr="009A5060" w:rsidRDefault="00CB70C0" w:rsidP="00C179E5">
      <w:pPr>
        <w:pStyle w:val="RequirementList"/>
        <w:numPr>
          <w:ilvl w:val="1"/>
          <w:numId w:val="15"/>
        </w:numPr>
        <w:spacing w:line="240" w:lineRule="auto"/>
      </w:pPr>
      <w:r w:rsidRPr="009A5060">
        <w:t>Minimal Design Point: operational scenario “2K standby” with 24 QCELLs</w:t>
      </w:r>
      <w:r w:rsidR="00566C14" w:rsidRPr="009A5060">
        <w:t>.</w:t>
      </w:r>
    </w:p>
    <w:p w14:paraId="6B04F152" w14:textId="2D165403" w:rsidR="00AF7B8E" w:rsidRPr="009A5060" w:rsidRDefault="00AF7B8E" w:rsidP="00C179E5">
      <w:pPr>
        <w:pStyle w:val="RequirementList"/>
        <w:spacing w:line="240" w:lineRule="auto"/>
      </w:pPr>
      <w:bookmarkStart w:id="3053" w:name="_Toc200491805"/>
      <w:r w:rsidRPr="009A5060">
        <w:t xml:space="preserve">The QPLANT shall be designed for the heat loads defined in </w:t>
      </w:r>
      <w:r w:rsidRPr="009A5060">
        <w:fldChar w:fldCharType="begin"/>
      </w:r>
      <w:r w:rsidRPr="009A5060">
        <w:instrText xml:space="preserve"> REF _Ref201493671 \h  \* MERGEFORMAT </w:instrText>
      </w:r>
      <w:r w:rsidRPr="009A5060">
        <w:fldChar w:fldCharType="separate"/>
      </w:r>
      <w:r w:rsidR="00041F61" w:rsidRPr="009A5060">
        <w:t xml:space="preserve">Table </w:t>
      </w:r>
      <w:r w:rsidR="00041F61">
        <w:t>3</w:t>
      </w:r>
      <w:r w:rsidRPr="009A5060">
        <w:fldChar w:fldCharType="end"/>
      </w:r>
      <w:bookmarkEnd w:id="3053"/>
      <w:r w:rsidR="00C14DD3" w:rsidRPr="009A5060">
        <w:t>.</w:t>
      </w:r>
    </w:p>
    <w:p w14:paraId="37AABA38" w14:textId="572DE57C" w:rsidR="00AF7B8E" w:rsidRPr="009A5060" w:rsidRDefault="00AF7B8E" w:rsidP="00C179E5">
      <w:pPr>
        <w:pStyle w:val="Caption"/>
        <w:keepNext/>
        <w:keepLines/>
        <w:spacing w:line="240" w:lineRule="auto"/>
        <w:ind w:firstLine="357"/>
      </w:pPr>
      <w:bookmarkStart w:id="3054" w:name="_Toc200491806"/>
      <w:bookmarkStart w:id="3055" w:name="_Ref201493671"/>
      <w:bookmarkStart w:id="3056" w:name="_Toc201310413"/>
      <w:bookmarkStart w:id="3057" w:name="_Toc212194960"/>
      <w:bookmarkStart w:id="3058" w:name="_Ref214967648"/>
      <w:bookmarkEnd w:id="3054"/>
      <w:r w:rsidRPr="009A5060">
        <w:t xml:space="preserve">Table </w:t>
      </w:r>
      <w:r w:rsidRPr="009A5060">
        <w:fldChar w:fldCharType="begin"/>
      </w:r>
      <w:r w:rsidRPr="009A5060">
        <w:instrText xml:space="preserve"> SEQ Table \* ARABIC </w:instrText>
      </w:r>
      <w:r w:rsidRPr="009A5060">
        <w:fldChar w:fldCharType="separate"/>
      </w:r>
      <w:r w:rsidR="00041F61">
        <w:rPr>
          <w:noProof/>
        </w:rPr>
        <w:t>3</w:t>
      </w:r>
      <w:r w:rsidRPr="009A5060">
        <w:fldChar w:fldCharType="end"/>
      </w:r>
      <w:bookmarkEnd w:id="3055"/>
      <w:r w:rsidRPr="009A5060">
        <w:t> </w:t>
      </w:r>
      <w:r w:rsidR="00460774" w:rsidRPr="009A5060">
        <w:t>Heat Loads Summary f</w:t>
      </w:r>
      <w:r w:rsidR="00473926" w:rsidRPr="009A5060">
        <w:t>rom</w:t>
      </w:r>
      <w:r w:rsidR="00460774" w:rsidRPr="009A5060">
        <w:t xml:space="preserve"> QCELLs and Cryogenic Distribution</w:t>
      </w:r>
      <w:bookmarkEnd w:id="3056"/>
      <w:bookmarkEnd w:id="3057"/>
      <w:bookmarkEnd w:id="3058"/>
    </w:p>
    <w:tbl>
      <w:tblPr>
        <w:tblStyle w:val="TableGrid"/>
        <w:tblW w:w="5000" w:type="pct"/>
        <w:jc w:val="center"/>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Look w:val="04A0" w:firstRow="1" w:lastRow="0" w:firstColumn="1" w:lastColumn="0" w:noHBand="0" w:noVBand="1"/>
      </w:tblPr>
      <w:tblGrid>
        <w:gridCol w:w="1840"/>
        <w:gridCol w:w="977"/>
        <w:gridCol w:w="977"/>
        <w:gridCol w:w="1080"/>
        <w:gridCol w:w="1207"/>
        <w:gridCol w:w="1098"/>
        <w:gridCol w:w="1465"/>
        <w:gridCol w:w="1086"/>
      </w:tblGrid>
      <w:tr w:rsidR="007A02BC" w:rsidRPr="009A5060" w14:paraId="68480172" w14:textId="77777777" w:rsidTr="00EC63A5">
        <w:trPr>
          <w:cantSplit/>
          <w:trHeight w:val="646"/>
          <w:jc w:val="center"/>
        </w:trPr>
        <w:tc>
          <w:tcPr>
            <w:tcW w:w="946" w:type="pct"/>
            <w:vMerge w:val="restart"/>
            <w:shd w:val="clear" w:color="auto" w:fill="EBD9ED" w:themeFill="accent2" w:themeFillTint="33"/>
            <w:vAlign w:val="center"/>
          </w:tcPr>
          <w:p w14:paraId="2BB6D1AF" w14:textId="78BFA7EA" w:rsidR="007A02BC" w:rsidRPr="009A5060" w:rsidRDefault="007A02BC" w:rsidP="00C179E5">
            <w:pPr>
              <w:spacing w:before="40" w:after="20"/>
              <w:jc w:val="center"/>
              <w:rPr>
                <w:rFonts w:ascii="Aptos" w:hAnsi="Aptos" w:cs="Lucida Sans Unicode"/>
                <w:sz w:val="18"/>
                <w:szCs w:val="18"/>
                <w:lang w:eastAsia="fr-FR"/>
              </w:rPr>
            </w:pPr>
            <w:r w:rsidRPr="009A5060">
              <w:rPr>
                <w:rFonts w:ascii="Aptos" w:eastAsia="Times New Roman" w:hAnsi="Aptos" w:cs="Lucida Sans Unicode"/>
                <w:color w:val="562873" w:themeColor="accent1"/>
                <w:sz w:val="18"/>
                <w:szCs w:val="18"/>
              </w:rPr>
              <w:t>Operational Scenario</w:t>
            </w:r>
          </w:p>
        </w:tc>
        <w:tc>
          <w:tcPr>
            <w:tcW w:w="1003" w:type="pct"/>
            <w:gridSpan w:val="2"/>
            <w:shd w:val="clear" w:color="auto" w:fill="EBD9ED" w:themeFill="accent2" w:themeFillTint="33"/>
            <w:vAlign w:val="center"/>
          </w:tcPr>
          <w:p w14:paraId="1F96EA29" w14:textId="6EF1DF58" w:rsidR="007A02BC" w:rsidRPr="009A5060" w:rsidRDefault="007A02BC" w:rsidP="00C179E5">
            <w:pPr>
              <w:spacing w:before="40" w:after="20"/>
              <w:ind w:left="-103" w:right="-110"/>
              <w:jc w:val="center"/>
              <w:rPr>
                <w:rFonts w:ascii="Aptos" w:eastAsia="Times New Roman" w:hAnsi="Aptos" w:cs="Lucida Sans Unicode"/>
                <w:color w:val="562873" w:themeColor="accent1"/>
                <w:sz w:val="18"/>
                <w:szCs w:val="18"/>
              </w:rPr>
            </w:pPr>
            <w:r w:rsidRPr="009A5060">
              <w:rPr>
                <w:rFonts w:ascii="Aptos" w:eastAsia="Times New Roman" w:hAnsi="Aptos" w:cs="Lucida Sans Unicode"/>
                <w:color w:val="562873" w:themeColor="accent1"/>
                <w:sz w:val="18"/>
                <w:szCs w:val="18"/>
              </w:rPr>
              <w:t>Isothermal Heat Loads [W]</w:t>
            </w:r>
          </w:p>
        </w:tc>
        <w:tc>
          <w:tcPr>
            <w:tcW w:w="2492" w:type="pct"/>
            <w:gridSpan w:val="4"/>
            <w:shd w:val="clear" w:color="auto" w:fill="EBD9ED" w:themeFill="accent2" w:themeFillTint="33"/>
            <w:vAlign w:val="center"/>
          </w:tcPr>
          <w:p w14:paraId="7BA1FA96" w14:textId="21E6B60E" w:rsidR="007A02BC" w:rsidRPr="009A5060" w:rsidRDefault="007A02BC" w:rsidP="00C179E5">
            <w:pPr>
              <w:spacing w:before="40" w:after="20"/>
              <w:ind w:left="-103" w:right="-110"/>
              <w:jc w:val="center"/>
              <w:rPr>
                <w:rFonts w:ascii="Aptos" w:hAnsi="Aptos" w:cs="Lucida Sans Unicode"/>
                <w:sz w:val="18"/>
                <w:szCs w:val="18"/>
                <w:lang w:eastAsia="fr-FR"/>
              </w:rPr>
            </w:pPr>
            <w:r w:rsidRPr="009A5060">
              <w:rPr>
                <w:rFonts w:ascii="Aptos" w:eastAsia="Times New Roman" w:hAnsi="Aptos" w:cs="Lucida Sans Unicode"/>
                <w:color w:val="562873" w:themeColor="accent1"/>
                <w:sz w:val="18"/>
                <w:szCs w:val="18"/>
              </w:rPr>
              <w:t xml:space="preserve">Non-Isothermal Heat Loads </w:t>
            </w:r>
            <w:r w:rsidRPr="009A5060">
              <w:rPr>
                <w:rFonts w:ascii="Aptos" w:eastAsia="Times New Roman" w:hAnsi="Aptos" w:cs="Lucida Sans Unicode"/>
                <w:color w:val="562873" w:themeColor="accent1"/>
                <w:sz w:val="18"/>
                <w:szCs w:val="18"/>
              </w:rPr>
              <w:br/>
              <w:t>[W]</w:t>
            </w:r>
          </w:p>
        </w:tc>
        <w:tc>
          <w:tcPr>
            <w:tcW w:w="560" w:type="pct"/>
            <w:vMerge w:val="restart"/>
            <w:shd w:val="clear" w:color="auto" w:fill="EBD9ED" w:themeFill="accent2" w:themeFillTint="33"/>
            <w:vAlign w:val="center"/>
          </w:tcPr>
          <w:p w14:paraId="10174894" w14:textId="2B4E59EC" w:rsidR="007A02BC" w:rsidRPr="009A5060" w:rsidRDefault="007A02BC" w:rsidP="00C179E5">
            <w:pPr>
              <w:pStyle w:val="AASemiBold"/>
              <w:spacing w:before="40" w:after="20"/>
              <w:ind w:left="-103" w:right="-110"/>
              <w:jc w:val="center"/>
              <w:rPr>
                <w:rFonts w:ascii="Aptos" w:hAnsi="Aptos" w:cs="Lucida Sans Unicode"/>
                <w:sz w:val="18"/>
                <w:szCs w:val="18"/>
                <w:lang w:eastAsia="fr-FR"/>
              </w:rPr>
            </w:pPr>
            <w:r w:rsidRPr="009A5060">
              <w:rPr>
                <w:rFonts w:ascii="Aptos" w:hAnsi="Aptos" w:cs="Lucida Sans Unicode"/>
                <w:sz w:val="18"/>
                <w:szCs w:val="18"/>
                <w:lang w:eastAsia="fr-FR"/>
              </w:rPr>
              <w:t xml:space="preserve">Indicative Equiv. Refrigeration Power,  </w:t>
            </w:r>
            <w:r w:rsidRPr="009A5060">
              <w:rPr>
                <w:rFonts w:ascii="Aptos" w:hAnsi="Aptos" w:cs="Lucida Sans Unicode"/>
                <w:sz w:val="18"/>
                <w:szCs w:val="18"/>
                <w:lang w:eastAsia="fr-FR"/>
              </w:rPr>
              <w:br/>
              <w:t>[</w:t>
            </w:r>
            <w:r w:rsidRPr="009A5060">
              <w:rPr>
                <w:rFonts w:ascii="Aptos" w:hAnsi="Aptos" w:cs="Lucida Sans Unicode"/>
                <w:b/>
                <w:bCs/>
                <w:sz w:val="18"/>
                <w:szCs w:val="18"/>
                <w:lang w:eastAsia="fr-FR"/>
              </w:rPr>
              <w:t>W @ 4.5K</w:t>
            </w:r>
            <w:r w:rsidRPr="009A5060">
              <w:rPr>
                <w:rFonts w:ascii="Aptos" w:hAnsi="Aptos" w:cs="Lucida Sans Unicode"/>
                <w:sz w:val="18"/>
                <w:szCs w:val="18"/>
                <w:lang w:eastAsia="fr-FR"/>
              </w:rPr>
              <w:t>]</w:t>
            </w:r>
          </w:p>
        </w:tc>
      </w:tr>
      <w:tr w:rsidR="007A02BC" w:rsidRPr="009A5060" w14:paraId="09E26B48" w14:textId="77777777" w:rsidTr="00EC63A5">
        <w:trPr>
          <w:cantSplit/>
          <w:trHeight w:val="595"/>
          <w:jc w:val="center"/>
        </w:trPr>
        <w:tc>
          <w:tcPr>
            <w:tcW w:w="946" w:type="pct"/>
            <w:vMerge/>
            <w:shd w:val="clear" w:color="auto" w:fill="EBD9ED" w:themeFill="accent2" w:themeFillTint="33"/>
            <w:vAlign w:val="center"/>
          </w:tcPr>
          <w:p w14:paraId="2D6C6EA6" w14:textId="77777777" w:rsidR="007A02BC" w:rsidRPr="009A5060" w:rsidRDefault="007A02BC" w:rsidP="00C179E5">
            <w:pPr>
              <w:spacing w:before="40" w:after="20"/>
              <w:jc w:val="center"/>
              <w:rPr>
                <w:rFonts w:ascii="Aptos" w:hAnsi="Aptos" w:cs="Lucida Sans Unicode"/>
                <w:sz w:val="16"/>
                <w:szCs w:val="16"/>
                <w:lang w:eastAsia="fr-FR"/>
              </w:rPr>
            </w:pPr>
          </w:p>
        </w:tc>
        <w:tc>
          <w:tcPr>
            <w:tcW w:w="502" w:type="pct"/>
            <w:vMerge w:val="restart"/>
            <w:shd w:val="clear" w:color="auto" w:fill="EBD9ED" w:themeFill="accent2" w:themeFillTint="33"/>
            <w:vAlign w:val="center"/>
          </w:tcPr>
          <w:p w14:paraId="33DD8FED" w14:textId="77777777" w:rsidR="007A02BC" w:rsidRPr="009A5060" w:rsidRDefault="007A02BC" w:rsidP="00C179E5">
            <w:pPr>
              <w:pStyle w:val="AASemiBold"/>
              <w:spacing w:before="40" w:after="20"/>
              <w:ind w:left="-103" w:right="-110"/>
              <w:jc w:val="center"/>
              <w:rPr>
                <w:rFonts w:ascii="Aptos" w:hAnsi="Aptos" w:cs="Lucida Sans Unicode"/>
                <w:sz w:val="16"/>
                <w:szCs w:val="16"/>
                <w:lang w:eastAsia="fr-FR"/>
              </w:rPr>
            </w:pPr>
            <w:r w:rsidRPr="009A5060">
              <w:rPr>
                <w:rFonts w:ascii="Aptos" w:hAnsi="Aptos" w:cs="Lucida Sans Unicode"/>
                <w:sz w:val="18"/>
                <w:szCs w:val="18"/>
                <w:lang w:eastAsia="fr-FR"/>
              </w:rPr>
              <w:t xml:space="preserve">Bath at 2K </w:t>
            </w:r>
            <w:r w:rsidRPr="009A5060">
              <w:rPr>
                <w:rFonts w:ascii="Aptos" w:hAnsi="Aptos" w:cs="Lucida Sans Unicode"/>
                <w:sz w:val="16"/>
                <w:szCs w:val="16"/>
                <w:lang w:eastAsia="fr-FR"/>
              </w:rPr>
              <w:t>(q</w:t>
            </w:r>
            <w:r w:rsidRPr="009A5060">
              <w:rPr>
                <w:rFonts w:ascii="Aptos" w:hAnsi="Aptos" w:cs="Lucida Sans Unicode"/>
                <w:sz w:val="16"/>
                <w:szCs w:val="16"/>
                <w:vertAlign w:val="subscript"/>
                <w:lang w:eastAsia="fr-FR"/>
              </w:rPr>
              <w:t>CAV</w:t>
            </w:r>
            <w:r w:rsidRPr="009A5060">
              <w:rPr>
                <w:rFonts w:ascii="Aptos" w:hAnsi="Aptos" w:cs="Lucida Sans Unicode"/>
                <w:sz w:val="16"/>
                <w:szCs w:val="16"/>
                <w:lang w:eastAsia="fr-FR"/>
              </w:rPr>
              <w:t>)</w:t>
            </w:r>
          </w:p>
        </w:tc>
        <w:tc>
          <w:tcPr>
            <w:tcW w:w="502" w:type="pct"/>
            <w:vMerge w:val="restart"/>
            <w:shd w:val="clear" w:color="auto" w:fill="EBD9ED" w:themeFill="accent2" w:themeFillTint="33"/>
            <w:vAlign w:val="center"/>
          </w:tcPr>
          <w:p w14:paraId="55E744B9" w14:textId="77777777" w:rsidR="007A02BC" w:rsidRPr="009A5060" w:rsidRDefault="007A02BC" w:rsidP="00C179E5">
            <w:pPr>
              <w:pStyle w:val="AASemiBold"/>
              <w:spacing w:before="40" w:after="20"/>
              <w:ind w:left="-103" w:right="-110"/>
              <w:jc w:val="center"/>
              <w:rPr>
                <w:rFonts w:ascii="Aptos" w:hAnsi="Aptos" w:cs="Lucida Sans Unicode"/>
                <w:sz w:val="16"/>
                <w:szCs w:val="16"/>
                <w:lang w:eastAsia="fr-FR"/>
              </w:rPr>
            </w:pPr>
            <w:r w:rsidRPr="009A5060">
              <w:rPr>
                <w:rFonts w:ascii="Aptos" w:hAnsi="Aptos" w:cs="Lucida Sans Unicode"/>
                <w:sz w:val="18"/>
                <w:szCs w:val="18"/>
                <w:lang w:eastAsia="fr-FR"/>
              </w:rPr>
              <w:t xml:space="preserve">Bath at 4K </w:t>
            </w:r>
            <w:r w:rsidRPr="009A5060">
              <w:rPr>
                <w:rFonts w:ascii="Aptos" w:hAnsi="Aptos" w:cs="Lucida Sans Unicode"/>
                <w:sz w:val="16"/>
                <w:szCs w:val="16"/>
                <w:lang w:eastAsia="fr-FR"/>
              </w:rPr>
              <w:t>(q</w:t>
            </w:r>
            <w:r w:rsidRPr="009A5060">
              <w:rPr>
                <w:rFonts w:ascii="Aptos" w:hAnsi="Aptos" w:cs="Lucida Sans Unicode"/>
                <w:sz w:val="16"/>
                <w:szCs w:val="16"/>
                <w:vertAlign w:val="subscript"/>
                <w:lang w:eastAsia="fr-FR"/>
              </w:rPr>
              <w:t>CAV</w:t>
            </w:r>
            <w:r w:rsidRPr="009A5060">
              <w:rPr>
                <w:rFonts w:ascii="Aptos" w:hAnsi="Aptos" w:cs="Lucida Sans Unicode"/>
                <w:sz w:val="16"/>
                <w:szCs w:val="16"/>
                <w:lang w:eastAsia="fr-FR"/>
              </w:rPr>
              <w:t>)</w:t>
            </w:r>
          </w:p>
        </w:tc>
        <w:tc>
          <w:tcPr>
            <w:tcW w:w="555" w:type="pct"/>
            <w:shd w:val="clear" w:color="auto" w:fill="EBD9ED" w:themeFill="accent2" w:themeFillTint="33"/>
            <w:vAlign w:val="center"/>
          </w:tcPr>
          <w:p w14:paraId="37F0A338" w14:textId="77777777" w:rsidR="007A02BC" w:rsidRPr="009A5060" w:rsidRDefault="007A02BC" w:rsidP="00C179E5">
            <w:pPr>
              <w:pStyle w:val="AASemiBold"/>
              <w:spacing w:before="40" w:after="20"/>
              <w:ind w:left="-103" w:right="-110"/>
              <w:jc w:val="center"/>
              <w:rPr>
                <w:rFonts w:ascii="Aptos" w:hAnsi="Aptos" w:cs="Lucida Sans Unicode"/>
                <w:sz w:val="16"/>
                <w:szCs w:val="16"/>
                <w:lang w:eastAsia="fr-FR"/>
              </w:rPr>
            </w:pPr>
            <w:r w:rsidRPr="009A5060">
              <w:rPr>
                <w:rFonts w:ascii="Aptos" w:hAnsi="Aptos" w:cs="Lucida Sans Unicode"/>
                <w:sz w:val="16"/>
                <w:szCs w:val="16"/>
                <w:lang w:eastAsia="fr-FR"/>
              </w:rPr>
              <w:t>VLP return line</w:t>
            </w:r>
          </w:p>
          <w:p w14:paraId="10DF4876" w14:textId="77777777" w:rsidR="007A02BC" w:rsidRPr="009A5060" w:rsidRDefault="007A02BC" w:rsidP="00C179E5">
            <w:pPr>
              <w:pStyle w:val="AASemiBold"/>
              <w:spacing w:before="40" w:after="20"/>
              <w:ind w:left="-103" w:right="-110"/>
              <w:jc w:val="center"/>
              <w:rPr>
                <w:rFonts w:ascii="Aptos" w:hAnsi="Aptos" w:cs="Lucida Sans Unicode"/>
                <w:sz w:val="16"/>
                <w:szCs w:val="16"/>
                <w:lang w:eastAsia="fr-FR"/>
              </w:rPr>
            </w:pPr>
            <w:r w:rsidRPr="009A5060">
              <w:rPr>
                <w:rFonts w:ascii="Aptos" w:hAnsi="Aptos" w:cs="Lucida Sans Unicode"/>
                <w:sz w:val="16"/>
                <w:szCs w:val="16"/>
                <w:lang w:eastAsia="fr-FR"/>
              </w:rPr>
              <w:t>3.5K-3.7K (qI</w:t>
            </w:r>
            <w:r w:rsidRPr="009A5060">
              <w:rPr>
                <w:rFonts w:ascii="Aptos" w:hAnsi="Aptos" w:cs="Lucida Sans Unicode"/>
                <w:sz w:val="16"/>
                <w:szCs w:val="16"/>
                <w:vertAlign w:val="subscript"/>
                <w:lang w:eastAsia="fr-FR"/>
              </w:rPr>
              <w:t>B</w:t>
            </w:r>
            <w:r w:rsidRPr="009A5060">
              <w:rPr>
                <w:rFonts w:ascii="Aptos" w:hAnsi="Aptos" w:cs="Lucida Sans Unicode"/>
                <w:sz w:val="16"/>
                <w:szCs w:val="16"/>
                <w:lang w:eastAsia="fr-FR"/>
              </w:rPr>
              <w:t>)</w:t>
            </w:r>
          </w:p>
        </w:tc>
        <w:tc>
          <w:tcPr>
            <w:tcW w:w="620" w:type="pct"/>
            <w:shd w:val="clear" w:color="auto" w:fill="EBD9ED" w:themeFill="accent2" w:themeFillTint="33"/>
            <w:vAlign w:val="center"/>
          </w:tcPr>
          <w:p w14:paraId="15177015" w14:textId="3722C4F1" w:rsidR="007A02BC" w:rsidRPr="009A5060" w:rsidRDefault="007A02BC" w:rsidP="00C179E5">
            <w:pPr>
              <w:pStyle w:val="AASemiBold"/>
              <w:spacing w:before="40" w:after="20"/>
              <w:ind w:left="-103" w:right="-110"/>
              <w:jc w:val="center"/>
              <w:rPr>
                <w:rFonts w:ascii="Aptos" w:hAnsi="Aptos" w:cs="Lucida Sans Unicode"/>
                <w:sz w:val="16"/>
                <w:szCs w:val="16"/>
                <w:lang w:eastAsia="fr-FR"/>
              </w:rPr>
            </w:pPr>
            <w:r w:rsidRPr="009A5060">
              <w:rPr>
                <w:rFonts w:ascii="Aptos" w:hAnsi="Aptos" w:cs="Lucida Sans Unicode"/>
                <w:sz w:val="16"/>
                <w:szCs w:val="16"/>
                <w:lang w:eastAsia="fr-FR"/>
              </w:rPr>
              <w:t>SHe supply line</w:t>
            </w:r>
          </w:p>
          <w:p w14:paraId="53217C8F" w14:textId="77777777" w:rsidR="007A02BC" w:rsidRPr="009A5060" w:rsidRDefault="007A02BC" w:rsidP="00C179E5">
            <w:pPr>
              <w:pStyle w:val="AASemiBold"/>
              <w:spacing w:before="40" w:after="20"/>
              <w:ind w:left="-103" w:right="-110"/>
              <w:jc w:val="center"/>
              <w:rPr>
                <w:rFonts w:ascii="Aptos" w:hAnsi="Aptos" w:cs="Lucida Sans Unicode"/>
                <w:sz w:val="16"/>
                <w:szCs w:val="16"/>
                <w:lang w:eastAsia="fr-FR"/>
              </w:rPr>
            </w:pPr>
            <w:r w:rsidRPr="009A5060">
              <w:rPr>
                <w:rFonts w:ascii="Aptos" w:hAnsi="Aptos" w:cs="Lucida Sans Unicode"/>
                <w:sz w:val="16"/>
                <w:szCs w:val="16"/>
                <w:lang w:eastAsia="fr-FR"/>
              </w:rPr>
              <w:t>4.5K (qI</w:t>
            </w:r>
            <w:r w:rsidRPr="009A5060">
              <w:rPr>
                <w:rFonts w:ascii="Aptos" w:hAnsi="Aptos" w:cs="Lucida Sans Unicode"/>
                <w:sz w:val="16"/>
                <w:szCs w:val="16"/>
                <w:vertAlign w:val="subscript"/>
                <w:lang w:eastAsia="fr-FR"/>
              </w:rPr>
              <w:t>A</w:t>
            </w:r>
            <w:r w:rsidRPr="009A5060">
              <w:rPr>
                <w:rFonts w:ascii="Aptos" w:hAnsi="Aptos" w:cs="Lucida Sans Unicode"/>
                <w:sz w:val="16"/>
                <w:szCs w:val="16"/>
                <w:lang w:eastAsia="fr-FR"/>
              </w:rPr>
              <w:t>)</w:t>
            </w:r>
          </w:p>
        </w:tc>
        <w:tc>
          <w:tcPr>
            <w:tcW w:w="564" w:type="pct"/>
            <w:shd w:val="clear" w:color="auto" w:fill="EBD9ED" w:themeFill="accent2" w:themeFillTint="33"/>
            <w:vAlign w:val="center"/>
          </w:tcPr>
          <w:p w14:paraId="1DF86951" w14:textId="112853BF" w:rsidR="007A02BC" w:rsidRPr="009A5060" w:rsidRDefault="007A02BC" w:rsidP="00C179E5">
            <w:pPr>
              <w:pStyle w:val="AASemiBold"/>
              <w:spacing w:before="40" w:after="20"/>
              <w:ind w:left="-103" w:right="-110"/>
              <w:jc w:val="center"/>
              <w:rPr>
                <w:rFonts w:ascii="Aptos" w:hAnsi="Aptos" w:cs="Lucida Sans Unicode"/>
                <w:sz w:val="16"/>
                <w:szCs w:val="16"/>
                <w:lang w:eastAsia="fr-FR"/>
              </w:rPr>
            </w:pPr>
            <w:r w:rsidRPr="009A5060">
              <w:rPr>
                <w:rFonts w:ascii="Aptos" w:hAnsi="Aptos" w:cs="Lucida Sans Unicode"/>
                <w:sz w:val="16"/>
                <w:szCs w:val="16"/>
                <w:lang w:eastAsia="fr-FR"/>
              </w:rPr>
              <w:t>TS (40-60K)</w:t>
            </w:r>
          </w:p>
          <w:p w14:paraId="5DED0065" w14:textId="77777777" w:rsidR="007A02BC" w:rsidRPr="009A5060" w:rsidRDefault="007A02BC" w:rsidP="00C179E5">
            <w:pPr>
              <w:spacing w:before="40" w:after="20"/>
              <w:ind w:left="-103" w:right="-110"/>
              <w:jc w:val="center"/>
              <w:rPr>
                <w:rFonts w:ascii="Aptos" w:hAnsi="Aptos" w:cs="Lucida Sans Unicode"/>
                <w:sz w:val="16"/>
                <w:szCs w:val="16"/>
                <w:lang w:eastAsia="fr-FR"/>
              </w:rPr>
            </w:pPr>
            <w:r w:rsidRPr="009A5060">
              <w:rPr>
                <w:rFonts w:ascii="Aptos" w:hAnsi="Aptos" w:cs="Lucida Sans Unicode"/>
                <w:color w:val="562873" w:themeColor="accent1"/>
                <w:sz w:val="16"/>
                <w:szCs w:val="16"/>
                <w:lang w:eastAsia="fr-FR"/>
              </w:rPr>
              <w:t>(q</w:t>
            </w:r>
            <w:r w:rsidRPr="009A5060">
              <w:rPr>
                <w:rFonts w:ascii="Aptos" w:hAnsi="Aptos" w:cs="Lucida Sans Unicode"/>
                <w:color w:val="562873" w:themeColor="accent1"/>
                <w:sz w:val="16"/>
                <w:szCs w:val="16"/>
                <w:vertAlign w:val="subscript"/>
                <w:lang w:eastAsia="fr-FR"/>
              </w:rPr>
              <w:t>TS</w:t>
            </w:r>
            <w:r w:rsidRPr="009A5060">
              <w:rPr>
                <w:rFonts w:ascii="Aptos" w:hAnsi="Aptos" w:cs="Lucida Sans Unicode"/>
                <w:color w:val="562873" w:themeColor="accent1"/>
                <w:sz w:val="16"/>
                <w:szCs w:val="16"/>
                <w:lang w:eastAsia="fr-FR"/>
              </w:rPr>
              <w:t>+ qI</w:t>
            </w:r>
            <w:r w:rsidRPr="009A5060">
              <w:rPr>
                <w:rFonts w:ascii="Aptos" w:hAnsi="Aptos" w:cs="Lucida Sans Unicode"/>
                <w:color w:val="562873" w:themeColor="accent1"/>
                <w:sz w:val="16"/>
                <w:szCs w:val="16"/>
                <w:vertAlign w:val="subscript"/>
                <w:lang w:eastAsia="fr-FR"/>
              </w:rPr>
              <w:t>E</w:t>
            </w:r>
            <w:r w:rsidRPr="009A5060">
              <w:rPr>
                <w:rFonts w:ascii="Aptos" w:hAnsi="Aptos" w:cs="Lucida Sans Unicode"/>
                <w:color w:val="562873" w:themeColor="accent1"/>
                <w:sz w:val="16"/>
                <w:szCs w:val="16"/>
                <w:lang w:eastAsia="fr-FR"/>
              </w:rPr>
              <w:t xml:space="preserve"> + qI</w:t>
            </w:r>
            <w:r w:rsidRPr="009A5060">
              <w:rPr>
                <w:rFonts w:ascii="Aptos" w:hAnsi="Aptos" w:cs="Lucida Sans Unicode"/>
                <w:color w:val="562873" w:themeColor="accent1"/>
                <w:sz w:val="16"/>
                <w:szCs w:val="16"/>
                <w:vertAlign w:val="subscript"/>
                <w:lang w:eastAsia="fr-FR"/>
              </w:rPr>
              <w:t>D</w:t>
            </w:r>
            <w:r w:rsidRPr="009A5060">
              <w:rPr>
                <w:rFonts w:ascii="Aptos" w:hAnsi="Aptos" w:cs="Lucida Sans Unicode"/>
                <w:color w:val="562873" w:themeColor="accent1"/>
                <w:sz w:val="16"/>
                <w:szCs w:val="16"/>
                <w:lang w:eastAsia="fr-FR"/>
              </w:rPr>
              <w:t>)</w:t>
            </w:r>
          </w:p>
        </w:tc>
        <w:tc>
          <w:tcPr>
            <w:tcW w:w="753" w:type="pct"/>
            <w:shd w:val="clear" w:color="auto" w:fill="EBD9ED" w:themeFill="accent2" w:themeFillTint="33"/>
            <w:vAlign w:val="center"/>
          </w:tcPr>
          <w:p w14:paraId="683516D4" w14:textId="77777777" w:rsidR="007A02BC" w:rsidRPr="009A5060" w:rsidRDefault="007A02BC" w:rsidP="00C179E5">
            <w:pPr>
              <w:pStyle w:val="AASemiBold"/>
              <w:spacing w:before="40" w:after="20"/>
              <w:ind w:left="-103" w:right="-110"/>
              <w:jc w:val="center"/>
              <w:rPr>
                <w:rFonts w:ascii="Aptos" w:hAnsi="Aptos" w:cs="Lucida Sans Unicode"/>
                <w:sz w:val="16"/>
                <w:szCs w:val="16"/>
                <w:lang w:eastAsia="fr-FR"/>
              </w:rPr>
            </w:pPr>
            <w:r w:rsidRPr="009A5060">
              <w:rPr>
                <w:rFonts w:ascii="Aptos" w:hAnsi="Aptos" w:cs="Lucida Sans Unicode"/>
                <w:sz w:val="16"/>
                <w:szCs w:val="16"/>
                <w:lang w:eastAsia="fr-FR"/>
              </w:rPr>
              <w:t>Mass Flow (g/s) for couplers 4.5-300K (q</w:t>
            </w:r>
            <w:r w:rsidRPr="009A5060">
              <w:rPr>
                <w:rFonts w:ascii="Aptos" w:hAnsi="Aptos" w:cs="Lucida Sans Unicode"/>
                <w:sz w:val="16"/>
                <w:szCs w:val="16"/>
                <w:vertAlign w:val="subscript"/>
                <w:lang w:eastAsia="fr-FR"/>
              </w:rPr>
              <w:t>CPL</w:t>
            </w:r>
            <w:r w:rsidRPr="009A5060">
              <w:rPr>
                <w:rFonts w:ascii="Aptos" w:hAnsi="Aptos" w:cs="Lucida Sans Unicode"/>
                <w:sz w:val="16"/>
                <w:szCs w:val="16"/>
                <w:lang w:eastAsia="fr-FR"/>
              </w:rPr>
              <w:t>)</w:t>
            </w:r>
          </w:p>
        </w:tc>
        <w:tc>
          <w:tcPr>
            <w:tcW w:w="560" w:type="pct"/>
            <w:vMerge/>
            <w:shd w:val="clear" w:color="auto" w:fill="EBD9ED" w:themeFill="accent2" w:themeFillTint="33"/>
            <w:vAlign w:val="center"/>
          </w:tcPr>
          <w:p w14:paraId="57B9B1AF" w14:textId="77777777" w:rsidR="007A02BC" w:rsidRPr="009A5060" w:rsidRDefault="007A02BC" w:rsidP="00C179E5">
            <w:pPr>
              <w:spacing w:before="40" w:after="20"/>
              <w:ind w:left="-103" w:right="-110"/>
              <w:jc w:val="center"/>
              <w:rPr>
                <w:rFonts w:ascii="Aptos" w:hAnsi="Aptos" w:cs="Lucida Sans Unicode"/>
                <w:sz w:val="18"/>
                <w:szCs w:val="18"/>
                <w:lang w:eastAsia="fr-FR"/>
              </w:rPr>
            </w:pPr>
          </w:p>
        </w:tc>
      </w:tr>
      <w:tr w:rsidR="007A02BC" w:rsidRPr="009A5060" w14:paraId="43EF6B9F" w14:textId="77777777" w:rsidTr="00EC63A5">
        <w:trPr>
          <w:cantSplit/>
          <w:trHeight w:val="595"/>
          <w:jc w:val="center"/>
        </w:trPr>
        <w:tc>
          <w:tcPr>
            <w:tcW w:w="946" w:type="pct"/>
            <w:vMerge/>
            <w:shd w:val="clear" w:color="auto" w:fill="EBD9ED" w:themeFill="accent2" w:themeFillTint="33"/>
            <w:vAlign w:val="center"/>
          </w:tcPr>
          <w:p w14:paraId="3569EFF4" w14:textId="77777777" w:rsidR="007A02BC" w:rsidRPr="009A5060" w:rsidRDefault="007A02BC" w:rsidP="00C179E5">
            <w:pPr>
              <w:spacing w:before="40" w:after="20"/>
              <w:jc w:val="center"/>
              <w:rPr>
                <w:rFonts w:ascii="Aptos" w:hAnsi="Aptos" w:cs="Lucida Sans Unicode"/>
                <w:sz w:val="16"/>
                <w:szCs w:val="16"/>
                <w:lang w:eastAsia="fr-FR"/>
              </w:rPr>
            </w:pPr>
          </w:p>
        </w:tc>
        <w:tc>
          <w:tcPr>
            <w:tcW w:w="502" w:type="pct"/>
            <w:vMerge/>
            <w:shd w:val="clear" w:color="auto" w:fill="EBD9ED" w:themeFill="accent2" w:themeFillTint="33"/>
            <w:vAlign w:val="center"/>
          </w:tcPr>
          <w:p w14:paraId="3C273011" w14:textId="77777777" w:rsidR="007A02BC" w:rsidRPr="009A5060" w:rsidRDefault="007A02BC" w:rsidP="00C179E5">
            <w:pPr>
              <w:pStyle w:val="AASemiBold"/>
              <w:spacing w:before="40" w:after="20"/>
              <w:ind w:left="-103" w:right="-110"/>
              <w:jc w:val="center"/>
              <w:rPr>
                <w:rFonts w:ascii="Aptos" w:hAnsi="Aptos" w:cs="Lucida Sans Unicode"/>
                <w:sz w:val="16"/>
                <w:szCs w:val="16"/>
                <w:lang w:eastAsia="fr-FR"/>
              </w:rPr>
            </w:pPr>
          </w:p>
        </w:tc>
        <w:tc>
          <w:tcPr>
            <w:tcW w:w="502" w:type="pct"/>
            <w:vMerge/>
            <w:shd w:val="clear" w:color="auto" w:fill="EBD9ED" w:themeFill="accent2" w:themeFillTint="33"/>
            <w:vAlign w:val="center"/>
          </w:tcPr>
          <w:p w14:paraId="466BE081" w14:textId="77777777" w:rsidR="007A02BC" w:rsidRPr="009A5060" w:rsidRDefault="007A02BC" w:rsidP="00C179E5">
            <w:pPr>
              <w:pStyle w:val="AASemiBold"/>
              <w:spacing w:before="40" w:after="20"/>
              <w:ind w:left="-103" w:right="-110"/>
              <w:jc w:val="center"/>
              <w:rPr>
                <w:rFonts w:ascii="Aptos" w:hAnsi="Aptos" w:cs="Lucida Sans Unicode"/>
                <w:sz w:val="16"/>
                <w:szCs w:val="16"/>
                <w:lang w:eastAsia="fr-FR"/>
              </w:rPr>
            </w:pPr>
          </w:p>
        </w:tc>
        <w:tc>
          <w:tcPr>
            <w:tcW w:w="555" w:type="pct"/>
            <w:shd w:val="clear" w:color="auto" w:fill="EBD9ED" w:themeFill="accent2" w:themeFillTint="33"/>
            <w:vAlign w:val="center"/>
          </w:tcPr>
          <w:p w14:paraId="0BF91739" w14:textId="1C6C5087" w:rsidR="007A02BC" w:rsidRPr="009A5060" w:rsidRDefault="007A02BC" w:rsidP="00C179E5">
            <w:pPr>
              <w:pStyle w:val="AASemiBold"/>
              <w:spacing w:before="40" w:after="20"/>
              <w:ind w:left="-103" w:right="-110"/>
              <w:jc w:val="center"/>
              <w:rPr>
                <w:rFonts w:ascii="Aptos" w:hAnsi="Aptos" w:cs="Lucida Sans Unicode"/>
                <w:sz w:val="16"/>
                <w:szCs w:val="16"/>
                <w:lang w:eastAsia="fr-FR"/>
              </w:rPr>
            </w:pPr>
            <w:r w:rsidRPr="009A5060">
              <w:rPr>
                <w:rFonts w:ascii="Aptos" w:hAnsi="Aptos" w:cs="Lucida Sans Unicode"/>
                <w:sz w:val="16"/>
                <w:szCs w:val="16"/>
                <w:lang w:eastAsia="fr-FR"/>
              </w:rPr>
              <w:t>QRB</w:t>
            </w:r>
            <w:r w:rsidR="00DC1A7F" w:rsidRPr="009A5060">
              <w:rPr>
                <w:rFonts w:ascii="Aptos" w:hAnsi="Aptos" w:cs="Lucida Sans Unicode"/>
                <w:sz w:val="16"/>
                <w:szCs w:val="16"/>
                <w:lang w:eastAsia="fr-FR"/>
              </w:rPr>
              <w:t>.</w:t>
            </w:r>
            <w:r w:rsidR="00DE14D1" w:rsidRPr="009A5060">
              <w:rPr>
                <w:rFonts w:ascii="Aptos" w:hAnsi="Aptos" w:cs="Lucida Sans Unicode"/>
                <w:sz w:val="16"/>
                <w:szCs w:val="16"/>
                <w:lang w:eastAsia="fr-FR"/>
              </w:rPr>
              <w:t>B</w:t>
            </w:r>
          </w:p>
        </w:tc>
        <w:tc>
          <w:tcPr>
            <w:tcW w:w="620" w:type="pct"/>
            <w:shd w:val="clear" w:color="auto" w:fill="EBD9ED" w:themeFill="accent2" w:themeFillTint="33"/>
            <w:vAlign w:val="center"/>
          </w:tcPr>
          <w:p w14:paraId="6DFCAA90" w14:textId="537A2F7C" w:rsidR="007A02BC" w:rsidRPr="009A5060" w:rsidRDefault="007A02BC" w:rsidP="00C179E5">
            <w:pPr>
              <w:pStyle w:val="AASemiBold"/>
              <w:spacing w:before="40" w:after="20"/>
              <w:ind w:left="-103" w:right="-110"/>
              <w:jc w:val="center"/>
              <w:rPr>
                <w:rFonts w:ascii="Aptos" w:hAnsi="Aptos" w:cs="Lucida Sans Unicode"/>
                <w:sz w:val="16"/>
                <w:szCs w:val="16"/>
                <w:lang w:eastAsia="fr-FR"/>
              </w:rPr>
            </w:pPr>
            <w:r w:rsidRPr="009A5060">
              <w:rPr>
                <w:rFonts w:ascii="Aptos" w:hAnsi="Aptos" w:cs="Lucida Sans Unicode"/>
                <w:sz w:val="16"/>
                <w:szCs w:val="16"/>
                <w:lang w:eastAsia="fr-FR"/>
              </w:rPr>
              <w:t>QRB</w:t>
            </w:r>
            <w:r w:rsidR="00DC1A7F" w:rsidRPr="009A5060">
              <w:rPr>
                <w:rFonts w:ascii="Aptos" w:hAnsi="Aptos" w:cs="Lucida Sans Unicode"/>
                <w:sz w:val="16"/>
                <w:szCs w:val="16"/>
                <w:lang w:eastAsia="fr-FR"/>
              </w:rPr>
              <w:t>.</w:t>
            </w:r>
            <w:r w:rsidR="00DE14D1" w:rsidRPr="009A5060">
              <w:rPr>
                <w:rFonts w:ascii="Aptos" w:hAnsi="Aptos" w:cs="Lucida Sans Unicode"/>
                <w:sz w:val="16"/>
                <w:szCs w:val="16"/>
                <w:lang w:eastAsia="fr-FR"/>
              </w:rPr>
              <w:t>A</w:t>
            </w:r>
          </w:p>
        </w:tc>
        <w:tc>
          <w:tcPr>
            <w:tcW w:w="564" w:type="pct"/>
            <w:shd w:val="clear" w:color="auto" w:fill="EBD9ED" w:themeFill="accent2" w:themeFillTint="33"/>
            <w:vAlign w:val="center"/>
          </w:tcPr>
          <w:p w14:paraId="33909705" w14:textId="6C7C5E9C" w:rsidR="007A02BC" w:rsidRPr="009A5060" w:rsidRDefault="007A02BC" w:rsidP="00C179E5">
            <w:pPr>
              <w:pStyle w:val="AASemiBold"/>
              <w:spacing w:before="40" w:after="20"/>
              <w:ind w:left="-103" w:right="-110"/>
              <w:jc w:val="center"/>
              <w:rPr>
                <w:rFonts w:ascii="Aptos" w:hAnsi="Aptos" w:cs="Lucida Sans Unicode"/>
                <w:sz w:val="16"/>
                <w:szCs w:val="16"/>
                <w:lang w:eastAsia="fr-FR"/>
              </w:rPr>
            </w:pPr>
            <w:r w:rsidRPr="009A5060">
              <w:rPr>
                <w:rFonts w:ascii="Aptos" w:hAnsi="Aptos" w:cs="Lucida Sans Unicode"/>
                <w:sz w:val="16"/>
                <w:szCs w:val="16"/>
                <w:lang w:eastAsia="fr-FR"/>
              </w:rPr>
              <w:t>QRB</w:t>
            </w:r>
            <w:r w:rsidR="00DC1A7F" w:rsidRPr="009A5060">
              <w:rPr>
                <w:rFonts w:ascii="Aptos" w:hAnsi="Aptos" w:cs="Lucida Sans Unicode"/>
                <w:sz w:val="16"/>
                <w:szCs w:val="16"/>
                <w:lang w:eastAsia="fr-FR"/>
              </w:rPr>
              <w:t>.</w:t>
            </w:r>
            <w:r w:rsidRPr="009A5060">
              <w:rPr>
                <w:rFonts w:ascii="Aptos" w:hAnsi="Aptos" w:cs="Lucida Sans Unicode"/>
                <w:sz w:val="16"/>
                <w:szCs w:val="16"/>
                <w:lang w:eastAsia="fr-FR"/>
              </w:rPr>
              <w:t>D, QRB</w:t>
            </w:r>
            <w:r w:rsidR="006A6B3B" w:rsidRPr="009A5060">
              <w:rPr>
                <w:rFonts w:ascii="Aptos" w:hAnsi="Aptos" w:cs="Lucida Sans Unicode"/>
                <w:sz w:val="16"/>
                <w:szCs w:val="16"/>
                <w:lang w:eastAsia="fr-FR"/>
              </w:rPr>
              <w:t>.</w:t>
            </w:r>
            <w:r w:rsidRPr="009A5060">
              <w:rPr>
                <w:rFonts w:ascii="Aptos" w:hAnsi="Aptos" w:cs="Lucida Sans Unicode"/>
                <w:sz w:val="16"/>
                <w:szCs w:val="16"/>
                <w:lang w:eastAsia="fr-FR"/>
              </w:rPr>
              <w:t>E</w:t>
            </w:r>
          </w:p>
        </w:tc>
        <w:tc>
          <w:tcPr>
            <w:tcW w:w="753" w:type="pct"/>
            <w:shd w:val="clear" w:color="auto" w:fill="EBD9ED" w:themeFill="accent2" w:themeFillTint="33"/>
            <w:vAlign w:val="center"/>
          </w:tcPr>
          <w:p w14:paraId="4CFE72B5" w14:textId="716CD89C" w:rsidR="007A02BC" w:rsidRPr="009A5060" w:rsidRDefault="007A02BC" w:rsidP="00C179E5">
            <w:pPr>
              <w:pStyle w:val="AASemiBold"/>
              <w:spacing w:before="40" w:after="20"/>
              <w:ind w:left="-103" w:right="-110"/>
              <w:jc w:val="center"/>
              <w:rPr>
                <w:rFonts w:ascii="Aptos" w:hAnsi="Aptos" w:cs="Lucida Sans Unicode"/>
                <w:sz w:val="16"/>
                <w:szCs w:val="16"/>
                <w:lang w:eastAsia="fr-FR"/>
              </w:rPr>
            </w:pPr>
            <w:r w:rsidRPr="009A5060">
              <w:rPr>
                <w:rFonts w:ascii="Aptos" w:hAnsi="Aptos" w:cs="Lucida Sans Unicode"/>
                <w:sz w:val="16"/>
                <w:szCs w:val="16"/>
                <w:lang w:eastAsia="fr-FR"/>
              </w:rPr>
              <w:t>QRB</w:t>
            </w:r>
            <w:r w:rsidR="00DC1A7F" w:rsidRPr="009A5060">
              <w:rPr>
                <w:rFonts w:ascii="Aptos" w:hAnsi="Aptos" w:cs="Lucida Sans Unicode"/>
                <w:sz w:val="16"/>
                <w:szCs w:val="16"/>
                <w:lang w:eastAsia="fr-FR"/>
              </w:rPr>
              <w:t>.</w:t>
            </w:r>
            <w:r w:rsidRPr="009A5060">
              <w:rPr>
                <w:rFonts w:ascii="Aptos" w:hAnsi="Aptos" w:cs="Lucida Sans Unicode"/>
                <w:sz w:val="16"/>
                <w:szCs w:val="16"/>
                <w:lang w:eastAsia="fr-FR"/>
              </w:rPr>
              <w:t>W (via QINFRA</w:t>
            </w:r>
            <w:r w:rsidR="006A6B3B" w:rsidRPr="009A5060">
              <w:rPr>
                <w:rFonts w:ascii="Aptos" w:hAnsi="Aptos" w:cs="Lucida Sans Unicode"/>
                <w:sz w:val="16"/>
                <w:szCs w:val="16"/>
                <w:lang w:eastAsia="fr-FR"/>
              </w:rPr>
              <w:t>.</w:t>
            </w:r>
            <w:r w:rsidRPr="009A5060">
              <w:rPr>
                <w:rFonts w:ascii="Aptos" w:hAnsi="Aptos" w:cs="Lucida Sans Unicode"/>
                <w:sz w:val="16"/>
                <w:szCs w:val="16"/>
                <w:lang w:eastAsia="fr-FR"/>
              </w:rPr>
              <w:t>W)</w:t>
            </w:r>
          </w:p>
        </w:tc>
        <w:tc>
          <w:tcPr>
            <w:tcW w:w="560" w:type="pct"/>
            <w:vMerge/>
            <w:shd w:val="clear" w:color="auto" w:fill="EBD9ED" w:themeFill="accent2" w:themeFillTint="33"/>
            <w:vAlign w:val="center"/>
          </w:tcPr>
          <w:p w14:paraId="58836610" w14:textId="77777777" w:rsidR="007A02BC" w:rsidRPr="009A5060" w:rsidRDefault="007A02BC" w:rsidP="00C179E5">
            <w:pPr>
              <w:spacing w:before="40" w:after="20"/>
              <w:ind w:left="-103" w:right="-110"/>
              <w:jc w:val="center"/>
              <w:rPr>
                <w:rFonts w:ascii="Aptos" w:hAnsi="Aptos" w:cs="Lucida Sans Unicode"/>
                <w:sz w:val="18"/>
                <w:szCs w:val="18"/>
                <w:lang w:eastAsia="fr-FR"/>
              </w:rPr>
            </w:pPr>
          </w:p>
        </w:tc>
      </w:tr>
      <w:tr w:rsidR="008A1DD5" w:rsidRPr="009A5060" w14:paraId="0506DE35" w14:textId="77777777" w:rsidTr="00EC63A5">
        <w:trPr>
          <w:cantSplit/>
          <w:trHeight w:val="646"/>
          <w:jc w:val="center"/>
        </w:trPr>
        <w:tc>
          <w:tcPr>
            <w:tcW w:w="946" w:type="pct"/>
            <w:vAlign w:val="center"/>
          </w:tcPr>
          <w:p w14:paraId="4E3A616D" w14:textId="54415708" w:rsidR="008A1DD5" w:rsidRPr="009A5060" w:rsidRDefault="008A1DD5" w:rsidP="00C179E5">
            <w:pPr>
              <w:spacing w:before="40" w:after="20"/>
              <w:ind w:left="-118" w:right="-109"/>
              <w:jc w:val="center"/>
              <w:rPr>
                <w:rFonts w:ascii="Aptos" w:eastAsia="Times New Roman" w:hAnsi="Aptos" w:cs="Lucida Sans Unicode"/>
                <w:color w:val="562873" w:themeColor="accent1"/>
                <w:sz w:val="18"/>
                <w:szCs w:val="18"/>
              </w:rPr>
            </w:pPr>
            <w:r w:rsidRPr="009A5060">
              <w:rPr>
                <w:rFonts w:ascii="Aptos" w:eastAsia="Times New Roman" w:hAnsi="Aptos" w:cs="Lucida Sans Unicode"/>
                <w:color w:val="562873" w:themeColor="accent1"/>
                <w:sz w:val="18"/>
                <w:szCs w:val="18"/>
              </w:rPr>
              <w:t>2K Operation for 30QM:</w:t>
            </w:r>
          </w:p>
          <w:p w14:paraId="30B87C3F" w14:textId="77777777" w:rsidR="008A1DD5" w:rsidRPr="009A5060" w:rsidRDefault="008A1DD5" w:rsidP="00C179E5">
            <w:pPr>
              <w:spacing w:before="40" w:after="20"/>
              <w:ind w:left="-118" w:right="-109"/>
              <w:jc w:val="center"/>
              <w:rPr>
                <w:rFonts w:ascii="Aptos" w:hAnsi="Aptos" w:cs="Lucida Sans Unicode"/>
                <w:sz w:val="18"/>
                <w:szCs w:val="18"/>
                <w:lang w:eastAsia="fr-FR"/>
              </w:rPr>
            </w:pPr>
            <w:r w:rsidRPr="009A5060">
              <w:rPr>
                <w:rFonts w:ascii="Aptos" w:eastAsia="Times New Roman" w:hAnsi="Aptos" w:cs="Lucida Sans Unicode"/>
                <w:color w:val="562873" w:themeColor="accent1"/>
                <w:sz w:val="18"/>
                <w:szCs w:val="18"/>
              </w:rPr>
              <w:t>Nominal Design Point</w:t>
            </w:r>
          </w:p>
        </w:tc>
        <w:tc>
          <w:tcPr>
            <w:tcW w:w="502" w:type="pct"/>
            <w:vAlign w:val="center"/>
          </w:tcPr>
          <w:p w14:paraId="30835B13" w14:textId="77777777" w:rsidR="008A1DD5" w:rsidRPr="009A5060" w:rsidRDefault="008A1DD5" w:rsidP="00C179E5">
            <w:pPr>
              <w:spacing w:before="40" w:after="20"/>
              <w:ind w:left="-103" w:right="-110"/>
              <w:jc w:val="center"/>
              <w:rPr>
                <w:rFonts w:ascii="Aptos" w:hAnsi="Aptos" w:cs="Lucida Sans Unicode"/>
                <w:sz w:val="18"/>
                <w:szCs w:val="18"/>
                <w:lang w:eastAsia="fr-FR"/>
              </w:rPr>
            </w:pPr>
            <w:r w:rsidRPr="009A5060">
              <w:rPr>
                <w:rFonts w:ascii="Aptos" w:eastAsia="Times New Roman" w:hAnsi="Aptos" w:cs="Lucida Sans Unicode"/>
                <w:sz w:val="18"/>
                <w:szCs w:val="18"/>
              </w:rPr>
              <w:t>900</w:t>
            </w:r>
          </w:p>
        </w:tc>
        <w:tc>
          <w:tcPr>
            <w:tcW w:w="502" w:type="pct"/>
            <w:vAlign w:val="center"/>
          </w:tcPr>
          <w:p w14:paraId="3A49A7BE" w14:textId="77777777" w:rsidR="008A1DD5" w:rsidRPr="009A5060" w:rsidRDefault="008A1DD5" w:rsidP="00C179E5">
            <w:pPr>
              <w:spacing w:before="40" w:after="20"/>
              <w:ind w:left="-103" w:right="-110"/>
              <w:jc w:val="center"/>
              <w:rPr>
                <w:rFonts w:ascii="Aptos" w:hAnsi="Aptos" w:cs="Lucida Sans Unicode"/>
                <w:sz w:val="18"/>
                <w:szCs w:val="18"/>
                <w:lang w:eastAsia="fr-FR"/>
              </w:rPr>
            </w:pPr>
            <w:r w:rsidRPr="009A5060">
              <w:rPr>
                <w:rFonts w:ascii="Aptos" w:eastAsia="Times New Roman" w:hAnsi="Aptos" w:cs="Lucida Sans Unicode"/>
                <w:sz w:val="18"/>
                <w:szCs w:val="18"/>
              </w:rPr>
              <w:t>0</w:t>
            </w:r>
          </w:p>
        </w:tc>
        <w:tc>
          <w:tcPr>
            <w:tcW w:w="555" w:type="pct"/>
            <w:vAlign w:val="center"/>
          </w:tcPr>
          <w:p w14:paraId="36B4F492" w14:textId="77777777" w:rsidR="008A1DD5" w:rsidRPr="009A5060" w:rsidRDefault="008A1DD5" w:rsidP="00C179E5">
            <w:pPr>
              <w:spacing w:before="40" w:after="20"/>
              <w:ind w:left="-103" w:right="-110"/>
              <w:jc w:val="center"/>
              <w:rPr>
                <w:rFonts w:ascii="Aptos" w:hAnsi="Aptos" w:cs="Lucida Sans Unicode"/>
                <w:sz w:val="18"/>
                <w:szCs w:val="18"/>
                <w:lang w:eastAsia="fr-FR"/>
              </w:rPr>
            </w:pPr>
            <w:r w:rsidRPr="009A5060">
              <w:rPr>
                <w:rFonts w:ascii="Aptos" w:eastAsia="Times New Roman" w:hAnsi="Aptos" w:cs="Lucida Sans Unicode"/>
                <w:sz w:val="18"/>
                <w:szCs w:val="18"/>
              </w:rPr>
              <w:t>40</w:t>
            </w:r>
          </w:p>
        </w:tc>
        <w:tc>
          <w:tcPr>
            <w:tcW w:w="620" w:type="pct"/>
            <w:vAlign w:val="center"/>
          </w:tcPr>
          <w:p w14:paraId="571768FE" w14:textId="77777777" w:rsidR="008A1DD5" w:rsidRPr="009A5060" w:rsidRDefault="008A1DD5" w:rsidP="00C179E5">
            <w:pPr>
              <w:spacing w:before="40" w:after="20"/>
              <w:ind w:left="-103" w:right="-110"/>
              <w:jc w:val="center"/>
              <w:rPr>
                <w:rFonts w:ascii="Aptos" w:hAnsi="Aptos" w:cs="Lucida Sans Unicode"/>
                <w:sz w:val="18"/>
                <w:szCs w:val="18"/>
                <w:lang w:eastAsia="fr-FR"/>
              </w:rPr>
            </w:pPr>
            <w:r w:rsidRPr="009A5060">
              <w:rPr>
                <w:rFonts w:ascii="Aptos" w:hAnsi="Aptos" w:cs="Lucida Sans Unicode"/>
                <w:sz w:val="18"/>
                <w:szCs w:val="18"/>
                <w:lang w:eastAsia="fr-FR"/>
              </w:rPr>
              <w:t>20</w:t>
            </w:r>
          </w:p>
        </w:tc>
        <w:tc>
          <w:tcPr>
            <w:tcW w:w="564" w:type="pct"/>
            <w:vAlign w:val="center"/>
          </w:tcPr>
          <w:p w14:paraId="3823BDF4" w14:textId="77777777" w:rsidR="008A1DD5" w:rsidRPr="009A5060" w:rsidRDefault="008A1DD5" w:rsidP="00C179E5">
            <w:pPr>
              <w:spacing w:before="40" w:after="20"/>
              <w:ind w:left="-103" w:right="-110"/>
              <w:jc w:val="center"/>
              <w:rPr>
                <w:rFonts w:ascii="Aptos" w:hAnsi="Aptos" w:cs="Lucida Sans Unicode"/>
                <w:sz w:val="18"/>
                <w:szCs w:val="18"/>
                <w:lang w:eastAsia="fr-FR"/>
              </w:rPr>
            </w:pPr>
            <w:r w:rsidRPr="009A5060">
              <w:rPr>
                <w:rFonts w:ascii="Aptos" w:hAnsi="Aptos" w:cs="Lucida Sans Unicode"/>
                <w:sz w:val="18"/>
                <w:szCs w:val="18"/>
                <w:lang w:eastAsia="fr-FR"/>
              </w:rPr>
              <w:t>8600</w:t>
            </w:r>
          </w:p>
        </w:tc>
        <w:tc>
          <w:tcPr>
            <w:tcW w:w="753" w:type="pct"/>
            <w:vAlign w:val="center"/>
          </w:tcPr>
          <w:p w14:paraId="4E3AFFC6" w14:textId="77777777" w:rsidR="008A1DD5" w:rsidRPr="009A5060" w:rsidRDefault="008A1DD5" w:rsidP="00C179E5">
            <w:pPr>
              <w:spacing w:before="40" w:after="20"/>
              <w:ind w:left="-103" w:right="-110"/>
              <w:jc w:val="center"/>
              <w:rPr>
                <w:rFonts w:ascii="Aptos" w:hAnsi="Aptos" w:cs="Lucida Sans Unicode"/>
                <w:sz w:val="18"/>
                <w:szCs w:val="18"/>
                <w:lang w:eastAsia="fr-FR"/>
              </w:rPr>
            </w:pPr>
            <w:r w:rsidRPr="009A5060">
              <w:rPr>
                <w:rFonts w:ascii="Aptos" w:hAnsi="Aptos" w:cs="Lucida Sans Unicode"/>
                <w:sz w:val="18"/>
                <w:szCs w:val="18"/>
                <w:lang w:eastAsia="fr-FR"/>
              </w:rPr>
              <w:t>2</w:t>
            </w:r>
          </w:p>
        </w:tc>
        <w:tc>
          <w:tcPr>
            <w:tcW w:w="560" w:type="pct"/>
            <w:vAlign w:val="center"/>
          </w:tcPr>
          <w:p w14:paraId="4873295E" w14:textId="77777777" w:rsidR="008A1DD5" w:rsidRPr="009A5060" w:rsidRDefault="008A1DD5" w:rsidP="00C179E5">
            <w:pPr>
              <w:spacing w:before="40" w:after="20"/>
              <w:ind w:left="-103" w:right="-110"/>
              <w:jc w:val="center"/>
              <w:rPr>
                <w:rFonts w:ascii="Aptos" w:hAnsi="Aptos" w:cs="Lucida Sans Unicode"/>
                <w:sz w:val="18"/>
                <w:szCs w:val="18"/>
                <w:lang w:eastAsia="fr-FR"/>
              </w:rPr>
            </w:pPr>
            <w:r w:rsidRPr="009A5060">
              <w:rPr>
                <w:rFonts w:ascii="Aptos" w:hAnsi="Aptos" w:cs="Lucida Sans Unicode"/>
                <w:sz w:val="18"/>
                <w:szCs w:val="18"/>
                <w:lang w:eastAsia="fr-FR"/>
              </w:rPr>
              <w:t>3430</w:t>
            </w:r>
          </w:p>
        </w:tc>
      </w:tr>
      <w:tr w:rsidR="008A1DD5" w:rsidRPr="009A5060" w14:paraId="71A966BE" w14:textId="77777777" w:rsidTr="00EC63A5">
        <w:trPr>
          <w:cantSplit/>
          <w:trHeight w:val="646"/>
          <w:jc w:val="center"/>
        </w:trPr>
        <w:tc>
          <w:tcPr>
            <w:tcW w:w="946" w:type="pct"/>
            <w:vAlign w:val="center"/>
          </w:tcPr>
          <w:p w14:paraId="73874FAC" w14:textId="716F3A3D" w:rsidR="008A1DD5" w:rsidRPr="009A5060" w:rsidRDefault="008A1DD5" w:rsidP="00C179E5">
            <w:pPr>
              <w:spacing w:before="40" w:after="20"/>
              <w:jc w:val="center"/>
              <w:rPr>
                <w:rFonts w:ascii="Aptos" w:eastAsia="Times New Roman" w:hAnsi="Aptos" w:cs="Lucida Sans Unicode"/>
                <w:color w:val="562873" w:themeColor="accent1"/>
                <w:sz w:val="18"/>
                <w:szCs w:val="18"/>
              </w:rPr>
            </w:pPr>
            <w:r w:rsidRPr="009A5060">
              <w:rPr>
                <w:rFonts w:ascii="Aptos" w:eastAsia="Times New Roman" w:hAnsi="Aptos" w:cs="Lucida Sans Unicode"/>
                <w:color w:val="562873" w:themeColor="accent1"/>
                <w:sz w:val="18"/>
                <w:szCs w:val="18"/>
              </w:rPr>
              <w:t>2K Standby for 24QM:</w:t>
            </w:r>
          </w:p>
          <w:p w14:paraId="29087112" w14:textId="77777777" w:rsidR="008A1DD5" w:rsidRPr="009A5060" w:rsidRDefault="008A1DD5" w:rsidP="00C179E5">
            <w:pPr>
              <w:spacing w:before="40" w:after="20"/>
              <w:jc w:val="center"/>
              <w:rPr>
                <w:rFonts w:ascii="Aptos" w:hAnsi="Aptos" w:cs="Lucida Sans Unicode"/>
                <w:sz w:val="18"/>
                <w:szCs w:val="18"/>
                <w:lang w:eastAsia="fr-FR"/>
              </w:rPr>
            </w:pPr>
            <w:r w:rsidRPr="009A5060">
              <w:rPr>
                <w:rFonts w:ascii="Aptos" w:eastAsia="Times New Roman" w:hAnsi="Aptos" w:cs="Lucida Sans Unicode"/>
                <w:color w:val="562873" w:themeColor="accent1"/>
                <w:sz w:val="18"/>
                <w:szCs w:val="18"/>
              </w:rPr>
              <w:t>Minimal Design Point</w:t>
            </w:r>
          </w:p>
        </w:tc>
        <w:tc>
          <w:tcPr>
            <w:tcW w:w="502" w:type="pct"/>
            <w:vAlign w:val="center"/>
          </w:tcPr>
          <w:p w14:paraId="43E6957B" w14:textId="77777777" w:rsidR="008A1DD5" w:rsidRPr="009A5060" w:rsidRDefault="008A1DD5" w:rsidP="00C179E5">
            <w:pPr>
              <w:spacing w:before="40" w:after="20"/>
              <w:ind w:left="-103" w:right="-110"/>
              <w:jc w:val="center"/>
              <w:rPr>
                <w:rFonts w:ascii="Aptos" w:hAnsi="Aptos" w:cs="Lucida Sans Unicode"/>
                <w:sz w:val="18"/>
                <w:szCs w:val="18"/>
                <w:lang w:eastAsia="fr-FR"/>
              </w:rPr>
            </w:pPr>
            <w:r w:rsidRPr="009A5060">
              <w:rPr>
                <w:rFonts w:ascii="Aptos" w:eastAsia="Times New Roman" w:hAnsi="Aptos" w:cs="Lucida Sans Unicode"/>
                <w:sz w:val="18"/>
                <w:szCs w:val="18"/>
              </w:rPr>
              <w:t>340</w:t>
            </w:r>
          </w:p>
        </w:tc>
        <w:tc>
          <w:tcPr>
            <w:tcW w:w="502" w:type="pct"/>
            <w:vAlign w:val="center"/>
          </w:tcPr>
          <w:p w14:paraId="000176A4" w14:textId="77777777" w:rsidR="008A1DD5" w:rsidRPr="009A5060" w:rsidRDefault="008A1DD5" w:rsidP="00C179E5">
            <w:pPr>
              <w:spacing w:before="40" w:after="20"/>
              <w:ind w:left="-103" w:right="-110"/>
              <w:jc w:val="center"/>
              <w:rPr>
                <w:rFonts w:ascii="Aptos" w:hAnsi="Aptos" w:cs="Lucida Sans Unicode"/>
                <w:sz w:val="18"/>
                <w:szCs w:val="18"/>
                <w:lang w:eastAsia="fr-FR"/>
              </w:rPr>
            </w:pPr>
            <w:r w:rsidRPr="009A5060">
              <w:rPr>
                <w:rFonts w:ascii="Aptos" w:eastAsia="Times New Roman" w:hAnsi="Aptos" w:cs="Lucida Sans Unicode"/>
                <w:sz w:val="18"/>
                <w:szCs w:val="18"/>
              </w:rPr>
              <w:t>0</w:t>
            </w:r>
          </w:p>
        </w:tc>
        <w:tc>
          <w:tcPr>
            <w:tcW w:w="555" w:type="pct"/>
            <w:vAlign w:val="center"/>
          </w:tcPr>
          <w:p w14:paraId="533114B8" w14:textId="77777777" w:rsidR="008A1DD5" w:rsidRPr="009A5060" w:rsidRDefault="008A1DD5" w:rsidP="00C179E5">
            <w:pPr>
              <w:spacing w:before="40" w:after="20"/>
              <w:ind w:left="-103" w:right="-110"/>
              <w:jc w:val="center"/>
              <w:rPr>
                <w:rFonts w:ascii="Aptos" w:hAnsi="Aptos" w:cs="Lucida Sans Unicode"/>
                <w:sz w:val="18"/>
                <w:szCs w:val="18"/>
                <w:lang w:eastAsia="fr-FR"/>
              </w:rPr>
            </w:pPr>
            <w:r w:rsidRPr="009A5060">
              <w:rPr>
                <w:rFonts w:ascii="Aptos" w:eastAsia="Times New Roman" w:hAnsi="Aptos" w:cs="Lucida Sans Unicode"/>
                <w:sz w:val="18"/>
                <w:szCs w:val="18"/>
              </w:rPr>
              <w:t>30</w:t>
            </w:r>
          </w:p>
        </w:tc>
        <w:tc>
          <w:tcPr>
            <w:tcW w:w="620" w:type="pct"/>
            <w:vAlign w:val="center"/>
          </w:tcPr>
          <w:p w14:paraId="1CF4B7F4" w14:textId="77777777" w:rsidR="008A1DD5" w:rsidRPr="009A5060" w:rsidRDefault="008A1DD5" w:rsidP="00C179E5">
            <w:pPr>
              <w:spacing w:before="40" w:after="20"/>
              <w:ind w:left="-103" w:right="-110"/>
              <w:jc w:val="center"/>
              <w:rPr>
                <w:rFonts w:ascii="Aptos" w:hAnsi="Aptos" w:cs="Lucida Sans Unicode"/>
                <w:sz w:val="18"/>
                <w:szCs w:val="18"/>
                <w:lang w:eastAsia="fr-FR"/>
              </w:rPr>
            </w:pPr>
            <w:r w:rsidRPr="009A5060">
              <w:rPr>
                <w:rFonts w:ascii="Aptos" w:hAnsi="Aptos" w:cs="Lucida Sans Unicode"/>
                <w:sz w:val="18"/>
                <w:szCs w:val="18"/>
                <w:lang w:eastAsia="fr-FR"/>
              </w:rPr>
              <w:t>10</w:t>
            </w:r>
          </w:p>
        </w:tc>
        <w:tc>
          <w:tcPr>
            <w:tcW w:w="564" w:type="pct"/>
            <w:vAlign w:val="center"/>
          </w:tcPr>
          <w:p w14:paraId="7341DC8F" w14:textId="77777777" w:rsidR="008A1DD5" w:rsidRPr="009A5060" w:rsidRDefault="008A1DD5" w:rsidP="00C179E5">
            <w:pPr>
              <w:spacing w:before="40" w:after="20"/>
              <w:ind w:left="-103" w:right="-110"/>
              <w:jc w:val="center"/>
              <w:rPr>
                <w:rFonts w:ascii="Aptos" w:hAnsi="Aptos" w:cs="Lucida Sans Unicode"/>
                <w:sz w:val="18"/>
                <w:szCs w:val="18"/>
                <w:lang w:eastAsia="fr-FR"/>
              </w:rPr>
            </w:pPr>
            <w:r w:rsidRPr="009A5060">
              <w:rPr>
                <w:rFonts w:ascii="Aptos" w:hAnsi="Aptos" w:cs="Lucida Sans Unicode"/>
                <w:sz w:val="18"/>
                <w:szCs w:val="18"/>
                <w:lang w:eastAsia="fr-FR"/>
              </w:rPr>
              <w:t>5100</w:t>
            </w:r>
          </w:p>
        </w:tc>
        <w:tc>
          <w:tcPr>
            <w:tcW w:w="753" w:type="pct"/>
            <w:vAlign w:val="center"/>
          </w:tcPr>
          <w:p w14:paraId="40B760BF" w14:textId="77777777" w:rsidR="008A1DD5" w:rsidRPr="009A5060" w:rsidRDefault="008A1DD5" w:rsidP="00C179E5">
            <w:pPr>
              <w:spacing w:before="40" w:after="20"/>
              <w:ind w:left="-103" w:right="-110"/>
              <w:jc w:val="center"/>
              <w:rPr>
                <w:rFonts w:ascii="Aptos" w:hAnsi="Aptos" w:cs="Lucida Sans Unicode"/>
                <w:sz w:val="18"/>
                <w:szCs w:val="18"/>
                <w:lang w:eastAsia="fr-FR"/>
              </w:rPr>
            </w:pPr>
            <w:r w:rsidRPr="009A5060">
              <w:rPr>
                <w:rFonts w:ascii="Aptos" w:hAnsi="Aptos" w:cs="Lucida Sans Unicode"/>
                <w:sz w:val="18"/>
                <w:szCs w:val="18"/>
                <w:lang w:eastAsia="fr-FR"/>
              </w:rPr>
              <w:t>1</w:t>
            </w:r>
          </w:p>
        </w:tc>
        <w:tc>
          <w:tcPr>
            <w:tcW w:w="560" w:type="pct"/>
            <w:vAlign w:val="center"/>
          </w:tcPr>
          <w:p w14:paraId="56075088" w14:textId="397D2CAD" w:rsidR="008A1DD5" w:rsidRPr="009A5060" w:rsidRDefault="008A1DD5" w:rsidP="00C179E5">
            <w:pPr>
              <w:spacing w:before="40" w:after="20"/>
              <w:ind w:left="-103" w:right="-110"/>
              <w:jc w:val="center"/>
              <w:rPr>
                <w:rFonts w:ascii="Aptos" w:hAnsi="Aptos" w:cs="Lucida Sans Unicode"/>
                <w:sz w:val="18"/>
                <w:szCs w:val="18"/>
                <w:lang w:eastAsia="fr-FR"/>
              </w:rPr>
            </w:pPr>
            <w:r w:rsidRPr="009A5060">
              <w:rPr>
                <w:rFonts w:ascii="Aptos" w:hAnsi="Aptos" w:cs="Lucida Sans Unicode"/>
                <w:sz w:val="18"/>
                <w:szCs w:val="18"/>
                <w:lang w:eastAsia="fr-FR"/>
              </w:rPr>
              <w:t>1490</w:t>
            </w:r>
          </w:p>
        </w:tc>
      </w:tr>
      <w:tr w:rsidR="008A1DD5" w:rsidRPr="009A5060" w14:paraId="179449D7" w14:textId="77777777" w:rsidTr="00EC63A5">
        <w:trPr>
          <w:cantSplit/>
          <w:trHeight w:val="646"/>
          <w:jc w:val="center"/>
        </w:trPr>
        <w:tc>
          <w:tcPr>
            <w:tcW w:w="946" w:type="pct"/>
            <w:vAlign w:val="center"/>
          </w:tcPr>
          <w:p w14:paraId="0AD77219" w14:textId="0CF52657" w:rsidR="008A1DD5" w:rsidRPr="009A5060" w:rsidRDefault="008A1DD5" w:rsidP="00C179E5">
            <w:pPr>
              <w:spacing w:before="40" w:after="20"/>
              <w:jc w:val="center"/>
              <w:rPr>
                <w:rFonts w:ascii="Aptos" w:eastAsia="Times New Roman" w:hAnsi="Aptos" w:cs="Lucida Sans Unicode"/>
                <w:color w:val="562873" w:themeColor="accent1"/>
                <w:sz w:val="18"/>
                <w:szCs w:val="18"/>
              </w:rPr>
            </w:pPr>
            <w:r w:rsidRPr="009A5060">
              <w:rPr>
                <w:rFonts w:ascii="Aptos" w:eastAsia="Times New Roman" w:hAnsi="Aptos" w:cs="Lucida Sans Unicode"/>
                <w:color w:val="562873" w:themeColor="accent1"/>
                <w:sz w:val="18"/>
                <w:szCs w:val="18"/>
              </w:rPr>
              <w:t>4.5K Standby for 30 QM</w:t>
            </w:r>
          </w:p>
        </w:tc>
        <w:tc>
          <w:tcPr>
            <w:tcW w:w="502" w:type="pct"/>
            <w:vAlign w:val="center"/>
          </w:tcPr>
          <w:p w14:paraId="0640F24A" w14:textId="77777777" w:rsidR="008A1DD5" w:rsidRPr="009A5060" w:rsidRDefault="008A1DD5" w:rsidP="00C179E5">
            <w:pPr>
              <w:spacing w:before="40" w:after="20"/>
              <w:ind w:left="-103" w:right="-110"/>
              <w:jc w:val="center"/>
              <w:rPr>
                <w:rFonts w:ascii="Aptos" w:hAnsi="Aptos" w:cs="Lucida Sans Unicode"/>
                <w:sz w:val="18"/>
                <w:szCs w:val="18"/>
                <w:lang w:eastAsia="fr-FR"/>
              </w:rPr>
            </w:pPr>
            <w:r w:rsidRPr="009A5060">
              <w:rPr>
                <w:rFonts w:ascii="Aptos" w:eastAsia="Times New Roman" w:hAnsi="Aptos" w:cs="Lucida Sans Unicode"/>
                <w:sz w:val="18"/>
                <w:szCs w:val="18"/>
              </w:rPr>
              <w:t>0</w:t>
            </w:r>
          </w:p>
        </w:tc>
        <w:tc>
          <w:tcPr>
            <w:tcW w:w="502" w:type="pct"/>
            <w:vAlign w:val="center"/>
          </w:tcPr>
          <w:p w14:paraId="049BC61F" w14:textId="77777777" w:rsidR="008A1DD5" w:rsidRPr="009A5060" w:rsidRDefault="008A1DD5" w:rsidP="00C179E5">
            <w:pPr>
              <w:spacing w:before="40" w:after="20"/>
              <w:ind w:left="-103" w:right="-110"/>
              <w:jc w:val="center"/>
              <w:rPr>
                <w:rFonts w:ascii="Aptos" w:hAnsi="Aptos" w:cs="Lucida Sans Unicode"/>
                <w:sz w:val="18"/>
                <w:szCs w:val="18"/>
                <w:vertAlign w:val="superscript"/>
                <w:lang w:eastAsia="fr-FR"/>
              </w:rPr>
            </w:pPr>
            <w:r w:rsidRPr="009A5060">
              <w:rPr>
                <w:rFonts w:ascii="Aptos" w:eastAsia="Times New Roman" w:hAnsi="Aptos" w:cs="Lucida Sans Unicode"/>
                <w:sz w:val="18"/>
                <w:szCs w:val="18"/>
              </w:rPr>
              <w:t>560</w:t>
            </w:r>
          </w:p>
        </w:tc>
        <w:tc>
          <w:tcPr>
            <w:tcW w:w="555" w:type="pct"/>
            <w:vAlign w:val="center"/>
          </w:tcPr>
          <w:p w14:paraId="670C4071" w14:textId="77777777" w:rsidR="008A1DD5" w:rsidRPr="009A5060" w:rsidRDefault="008A1DD5" w:rsidP="00C179E5">
            <w:pPr>
              <w:spacing w:before="40" w:after="20"/>
              <w:ind w:left="-103" w:right="-110"/>
              <w:jc w:val="center"/>
              <w:rPr>
                <w:rFonts w:ascii="Aptos" w:hAnsi="Aptos" w:cs="Lucida Sans Unicode"/>
                <w:sz w:val="18"/>
                <w:szCs w:val="18"/>
                <w:lang w:eastAsia="fr-FR"/>
              </w:rPr>
            </w:pPr>
            <w:r w:rsidRPr="009A5060">
              <w:rPr>
                <w:rFonts w:ascii="Aptos" w:eastAsia="Times New Roman" w:hAnsi="Aptos" w:cs="Lucida Sans Unicode"/>
                <w:sz w:val="18"/>
                <w:szCs w:val="18"/>
              </w:rPr>
              <w:t>0</w:t>
            </w:r>
          </w:p>
        </w:tc>
        <w:tc>
          <w:tcPr>
            <w:tcW w:w="620" w:type="pct"/>
            <w:vAlign w:val="center"/>
          </w:tcPr>
          <w:p w14:paraId="5C111D32" w14:textId="77777777" w:rsidR="008A1DD5" w:rsidRPr="009A5060" w:rsidRDefault="008A1DD5" w:rsidP="00C179E5">
            <w:pPr>
              <w:spacing w:before="40" w:after="20"/>
              <w:ind w:left="-103" w:right="-110"/>
              <w:jc w:val="center"/>
              <w:rPr>
                <w:rFonts w:ascii="Aptos" w:hAnsi="Aptos" w:cs="Lucida Sans Unicode"/>
                <w:sz w:val="18"/>
                <w:szCs w:val="18"/>
                <w:lang w:eastAsia="fr-FR"/>
              </w:rPr>
            </w:pPr>
            <w:r w:rsidRPr="009A5060">
              <w:rPr>
                <w:rFonts w:ascii="Aptos" w:hAnsi="Aptos" w:cs="Lucida Sans Unicode"/>
                <w:sz w:val="18"/>
                <w:szCs w:val="18"/>
                <w:lang w:eastAsia="fr-FR"/>
              </w:rPr>
              <w:t>11</w:t>
            </w:r>
          </w:p>
        </w:tc>
        <w:tc>
          <w:tcPr>
            <w:tcW w:w="564" w:type="pct"/>
            <w:vAlign w:val="center"/>
          </w:tcPr>
          <w:p w14:paraId="1799E175" w14:textId="77777777" w:rsidR="008A1DD5" w:rsidRPr="009A5060" w:rsidRDefault="008A1DD5" w:rsidP="00C179E5">
            <w:pPr>
              <w:spacing w:before="40" w:after="20"/>
              <w:ind w:left="-103" w:right="-110"/>
              <w:jc w:val="center"/>
              <w:rPr>
                <w:rFonts w:ascii="Aptos" w:hAnsi="Aptos" w:cs="Lucida Sans Unicode"/>
                <w:sz w:val="18"/>
                <w:szCs w:val="18"/>
                <w:lang w:eastAsia="fr-FR"/>
              </w:rPr>
            </w:pPr>
            <w:r w:rsidRPr="009A5060">
              <w:rPr>
                <w:rFonts w:ascii="Aptos" w:hAnsi="Aptos" w:cs="Lucida Sans Unicode"/>
                <w:sz w:val="18"/>
                <w:szCs w:val="18"/>
                <w:lang w:eastAsia="fr-FR"/>
              </w:rPr>
              <w:t>8600</w:t>
            </w:r>
          </w:p>
        </w:tc>
        <w:tc>
          <w:tcPr>
            <w:tcW w:w="753" w:type="pct"/>
            <w:vAlign w:val="center"/>
          </w:tcPr>
          <w:p w14:paraId="056AF443" w14:textId="77777777" w:rsidR="008A1DD5" w:rsidRPr="009A5060" w:rsidRDefault="008A1DD5" w:rsidP="00C179E5">
            <w:pPr>
              <w:spacing w:before="40" w:after="20"/>
              <w:ind w:left="-103" w:right="-110"/>
              <w:jc w:val="center"/>
              <w:rPr>
                <w:rFonts w:ascii="Aptos" w:hAnsi="Aptos" w:cs="Lucida Sans Unicode"/>
                <w:sz w:val="18"/>
                <w:szCs w:val="18"/>
                <w:lang w:eastAsia="fr-FR"/>
              </w:rPr>
            </w:pPr>
            <w:r w:rsidRPr="009A5060">
              <w:rPr>
                <w:rFonts w:ascii="Aptos" w:hAnsi="Aptos" w:cs="Lucida Sans Unicode"/>
                <w:sz w:val="18"/>
                <w:szCs w:val="18"/>
                <w:lang w:eastAsia="fr-FR"/>
              </w:rPr>
              <w:t>2</w:t>
            </w:r>
          </w:p>
        </w:tc>
        <w:tc>
          <w:tcPr>
            <w:tcW w:w="560" w:type="pct"/>
            <w:vAlign w:val="center"/>
          </w:tcPr>
          <w:p w14:paraId="73296F00" w14:textId="77777777" w:rsidR="008A1DD5" w:rsidRPr="009A5060" w:rsidRDefault="008A1DD5" w:rsidP="00C179E5">
            <w:pPr>
              <w:spacing w:before="40" w:after="20"/>
              <w:ind w:left="-103" w:right="-110"/>
              <w:jc w:val="center"/>
              <w:rPr>
                <w:rFonts w:ascii="Aptos" w:hAnsi="Aptos" w:cs="Lucida Sans Unicode"/>
                <w:sz w:val="18"/>
                <w:szCs w:val="18"/>
                <w:lang w:eastAsia="fr-FR"/>
              </w:rPr>
            </w:pPr>
            <w:r w:rsidRPr="009A5060">
              <w:rPr>
                <w:rFonts w:ascii="Aptos" w:hAnsi="Aptos" w:cs="Lucida Sans Unicode"/>
                <w:sz w:val="18"/>
                <w:szCs w:val="18"/>
                <w:lang w:eastAsia="fr-FR"/>
              </w:rPr>
              <w:t>1640</w:t>
            </w:r>
          </w:p>
        </w:tc>
      </w:tr>
      <w:tr w:rsidR="008A1DD5" w:rsidRPr="009A5060" w14:paraId="7F94C93B" w14:textId="77777777" w:rsidTr="00EC63A5">
        <w:trPr>
          <w:cantSplit/>
          <w:trHeight w:val="646"/>
          <w:jc w:val="center"/>
        </w:trPr>
        <w:tc>
          <w:tcPr>
            <w:tcW w:w="946" w:type="pct"/>
            <w:vAlign w:val="center"/>
          </w:tcPr>
          <w:p w14:paraId="2EE173E1" w14:textId="68044B6D" w:rsidR="008A1DD5" w:rsidRPr="009A5060" w:rsidRDefault="008A1DD5" w:rsidP="00C179E5">
            <w:pPr>
              <w:spacing w:before="40" w:after="20"/>
              <w:jc w:val="center"/>
              <w:rPr>
                <w:rFonts w:ascii="Aptos" w:hAnsi="Aptos" w:cs="Lucida Sans Unicode"/>
                <w:sz w:val="18"/>
                <w:szCs w:val="18"/>
                <w:lang w:eastAsia="fr-FR"/>
              </w:rPr>
            </w:pPr>
            <w:r w:rsidRPr="009A5060">
              <w:rPr>
                <w:rFonts w:ascii="Aptos" w:eastAsia="Times New Roman" w:hAnsi="Aptos" w:cs="Lucida Sans Unicode"/>
                <w:color w:val="562873" w:themeColor="accent1"/>
                <w:sz w:val="18"/>
                <w:szCs w:val="18"/>
              </w:rPr>
              <w:t>TS Standby for 30QM</w:t>
            </w:r>
          </w:p>
        </w:tc>
        <w:tc>
          <w:tcPr>
            <w:tcW w:w="502" w:type="pct"/>
            <w:vAlign w:val="center"/>
          </w:tcPr>
          <w:p w14:paraId="1A27501D" w14:textId="77777777" w:rsidR="008A1DD5" w:rsidRPr="009A5060" w:rsidRDefault="008A1DD5" w:rsidP="00C179E5">
            <w:pPr>
              <w:spacing w:before="40" w:after="20"/>
              <w:ind w:left="-103" w:right="-110"/>
              <w:jc w:val="center"/>
              <w:rPr>
                <w:rFonts w:ascii="Aptos" w:hAnsi="Aptos" w:cs="Lucida Sans Unicode"/>
                <w:sz w:val="18"/>
                <w:szCs w:val="18"/>
                <w:lang w:eastAsia="fr-FR"/>
              </w:rPr>
            </w:pPr>
            <w:r w:rsidRPr="009A5060">
              <w:rPr>
                <w:rFonts w:ascii="Aptos" w:eastAsia="Times New Roman" w:hAnsi="Aptos" w:cs="Lucida Sans Unicode"/>
                <w:sz w:val="18"/>
                <w:szCs w:val="18"/>
              </w:rPr>
              <w:t>~0</w:t>
            </w:r>
          </w:p>
        </w:tc>
        <w:tc>
          <w:tcPr>
            <w:tcW w:w="502" w:type="pct"/>
            <w:vAlign w:val="center"/>
          </w:tcPr>
          <w:p w14:paraId="7139260C" w14:textId="77777777" w:rsidR="008A1DD5" w:rsidRPr="009A5060" w:rsidRDefault="008A1DD5" w:rsidP="00C179E5">
            <w:pPr>
              <w:spacing w:before="40" w:after="20"/>
              <w:ind w:left="-103" w:right="-110"/>
              <w:jc w:val="center"/>
              <w:rPr>
                <w:rFonts w:ascii="Aptos" w:hAnsi="Aptos" w:cs="Lucida Sans Unicode"/>
                <w:sz w:val="18"/>
                <w:szCs w:val="18"/>
                <w:lang w:eastAsia="fr-FR"/>
              </w:rPr>
            </w:pPr>
            <w:r w:rsidRPr="009A5060">
              <w:rPr>
                <w:rFonts w:ascii="Aptos" w:eastAsia="Times New Roman" w:hAnsi="Aptos" w:cs="Lucida Sans Unicode"/>
                <w:sz w:val="18"/>
                <w:szCs w:val="18"/>
              </w:rPr>
              <w:t>~0</w:t>
            </w:r>
          </w:p>
        </w:tc>
        <w:tc>
          <w:tcPr>
            <w:tcW w:w="555" w:type="pct"/>
            <w:vAlign w:val="center"/>
          </w:tcPr>
          <w:p w14:paraId="38759F6F" w14:textId="77777777" w:rsidR="008A1DD5" w:rsidRPr="009A5060" w:rsidRDefault="008A1DD5" w:rsidP="00C179E5">
            <w:pPr>
              <w:spacing w:before="40" w:after="20"/>
              <w:ind w:left="-103" w:right="-110"/>
              <w:jc w:val="center"/>
              <w:rPr>
                <w:rFonts w:ascii="Aptos" w:hAnsi="Aptos" w:cs="Lucida Sans Unicode"/>
                <w:sz w:val="18"/>
                <w:szCs w:val="18"/>
                <w:lang w:eastAsia="fr-FR"/>
              </w:rPr>
            </w:pPr>
            <w:r w:rsidRPr="009A5060">
              <w:rPr>
                <w:rFonts w:ascii="Aptos" w:eastAsia="Times New Roman" w:hAnsi="Aptos" w:cs="Lucida Sans Unicode"/>
                <w:sz w:val="18"/>
                <w:szCs w:val="18"/>
              </w:rPr>
              <w:t>~0</w:t>
            </w:r>
          </w:p>
        </w:tc>
        <w:tc>
          <w:tcPr>
            <w:tcW w:w="620" w:type="pct"/>
            <w:vAlign w:val="center"/>
          </w:tcPr>
          <w:p w14:paraId="13722F95" w14:textId="77777777" w:rsidR="008A1DD5" w:rsidRPr="009A5060" w:rsidRDefault="008A1DD5" w:rsidP="00C179E5">
            <w:pPr>
              <w:spacing w:before="40" w:after="20"/>
              <w:ind w:left="-103" w:right="-110"/>
              <w:jc w:val="center"/>
              <w:rPr>
                <w:rFonts w:ascii="Aptos" w:hAnsi="Aptos" w:cs="Lucida Sans Unicode"/>
                <w:sz w:val="18"/>
                <w:szCs w:val="18"/>
                <w:lang w:eastAsia="fr-FR"/>
              </w:rPr>
            </w:pPr>
            <w:r w:rsidRPr="009A5060">
              <w:rPr>
                <w:rFonts w:ascii="Aptos" w:eastAsia="Times New Roman" w:hAnsi="Aptos" w:cs="Lucida Sans Unicode"/>
                <w:sz w:val="18"/>
                <w:szCs w:val="18"/>
              </w:rPr>
              <w:t>~0</w:t>
            </w:r>
          </w:p>
        </w:tc>
        <w:tc>
          <w:tcPr>
            <w:tcW w:w="564" w:type="pct"/>
            <w:vAlign w:val="center"/>
          </w:tcPr>
          <w:p w14:paraId="1E981AD5" w14:textId="77777777" w:rsidR="008A1DD5" w:rsidRPr="009A5060" w:rsidRDefault="008A1DD5" w:rsidP="00C179E5">
            <w:pPr>
              <w:spacing w:before="40" w:after="20"/>
              <w:ind w:left="-103" w:right="-110"/>
              <w:jc w:val="center"/>
              <w:rPr>
                <w:rFonts w:ascii="Aptos" w:hAnsi="Aptos" w:cs="Lucida Sans Unicode"/>
                <w:sz w:val="18"/>
                <w:szCs w:val="18"/>
                <w:lang w:eastAsia="fr-FR"/>
              </w:rPr>
            </w:pPr>
            <w:r w:rsidRPr="009A5060">
              <w:rPr>
                <w:rFonts w:ascii="Aptos" w:hAnsi="Aptos" w:cs="Lucida Sans Unicode"/>
                <w:sz w:val="18"/>
                <w:szCs w:val="18"/>
                <w:lang w:eastAsia="fr-FR"/>
              </w:rPr>
              <w:t>8600</w:t>
            </w:r>
          </w:p>
        </w:tc>
        <w:tc>
          <w:tcPr>
            <w:tcW w:w="753" w:type="pct"/>
            <w:vAlign w:val="center"/>
          </w:tcPr>
          <w:p w14:paraId="4C4A1D98" w14:textId="77777777" w:rsidR="008A1DD5" w:rsidRPr="009A5060" w:rsidRDefault="008A1DD5" w:rsidP="00C179E5">
            <w:pPr>
              <w:spacing w:before="40" w:after="20"/>
              <w:ind w:left="-103" w:right="-110"/>
              <w:jc w:val="center"/>
              <w:rPr>
                <w:rFonts w:ascii="Aptos" w:hAnsi="Aptos" w:cs="Lucida Sans Unicode"/>
                <w:sz w:val="18"/>
                <w:szCs w:val="18"/>
                <w:lang w:eastAsia="fr-FR"/>
              </w:rPr>
            </w:pPr>
            <w:r w:rsidRPr="009A5060">
              <w:rPr>
                <w:rFonts w:ascii="Aptos" w:hAnsi="Aptos" w:cs="Lucida Sans Unicode"/>
                <w:sz w:val="18"/>
                <w:szCs w:val="18"/>
                <w:lang w:eastAsia="fr-FR"/>
              </w:rPr>
              <w:t>~1 (40k-300k)</w:t>
            </w:r>
          </w:p>
        </w:tc>
        <w:tc>
          <w:tcPr>
            <w:tcW w:w="560" w:type="pct"/>
            <w:vAlign w:val="center"/>
          </w:tcPr>
          <w:p w14:paraId="525E1D3F" w14:textId="77777777" w:rsidR="008A1DD5" w:rsidRPr="009A5060" w:rsidRDefault="008A1DD5" w:rsidP="00C179E5">
            <w:pPr>
              <w:spacing w:before="40" w:after="20"/>
              <w:ind w:left="-103" w:right="-110"/>
              <w:jc w:val="center"/>
              <w:rPr>
                <w:rFonts w:ascii="Aptos" w:hAnsi="Aptos" w:cs="Lucida Sans Unicode"/>
                <w:sz w:val="18"/>
                <w:szCs w:val="18"/>
                <w:lang w:eastAsia="fr-FR"/>
              </w:rPr>
            </w:pPr>
            <w:r w:rsidRPr="009A5060">
              <w:rPr>
                <w:rFonts w:ascii="Aptos" w:hAnsi="Aptos" w:cs="Lucida Sans Unicode"/>
                <w:sz w:val="18"/>
                <w:szCs w:val="18"/>
                <w:lang w:eastAsia="fr-FR"/>
              </w:rPr>
              <w:t>720</w:t>
            </w:r>
          </w:p>
        </w:tc>
      </w:tr>
    </w:tbl>
    <w:p w14:paraId="09F8EA5A" w14:textId="125A73EE" w:rsidR="00AF7B8E" w:rsidRPr="009A5060" w:rsidRDefault="00AF7B8E" w:rsidP="00C179E5">
      <w:pPr>
        <w:pStyle w:val="RequirementList"/>
        <w:spacing w:line="240" w:lineRule="auto"/>
      </w:pPr>
      <w:bookmarkStart w:id="3059" w:name="_Toc200491807"/>
      <w:r w:rsidRPr="009A5060">
        <w:t>The QPLANT shall support the fluid conditions at the QRB</w:t>
      </w:r>
      <w:r w:rsidR="00433638" w:rsidRPr="009A5060">
        <w:t xml:space="preserve"> interface</w:t>
      </w:r>
      <w:r w:rsidRPr="009A5060">
        <w:t xml:space="preserve"> </w:t>
      </w:r>
      <w:r w:rsidR="004B0BD6" w:rsidRPr="009A5060">
        <w:t xml:space="preserve">for HP-A, VLP-B and CPLR-W </w:t>
      </w:r>
      <w:r w:rsidRPr="009A5060">
        <w:t xml:space="preserve">listed in </w:t>
      </w:r>
      <w:r w:rsidRPr="009A5060">
        <w:rPr>
          <w:rStyle w:val="Style1Char"/>
          <w:rFonts w:eastAsia="Calibri" w:cs="Segoe UI"/>
          <w:color w:val="auto"/>
        </w:rPr>
        <w:fldChar w:fldCharType="begin"/>
      </w:r>
      <w:r w:rsidRPr="009A5060">
        <w:rPr>
          <w:rStyle w:val="Style1Char"/>
          <w:rFonts w:eastAsia="Calibri" w:cs="Segoe UI"/>
          <w:color w:val="auto"/>
        </w:rPr>
        <w:instrText xml:space="preserve"> REF _Ref192161189 \h  \* MERGEFORMAT </w:instrText>
      </w:r>
      <w:r w:rsidRPr="009A5060">
        <w:rPr>
          <w:rStyle w:val="Style1Char"/>
          <w:rFonts w:eastAsia="Calibri" w:cs="Segoe UI"/>
          <w:color w:val="auto"/>
        </w:rPr>
      </w:r>
      <w:r w:rsidRPr="009A5060">
        <w:rPr>
          <w:rStyle w:val="Style1Char"/>
          <w:rFonts w:eastAsia="Calibri" w:cs="Segoe UI"/>
          <w:color w:val="auto"/>
        </w:rPr>
        <w:fldChar w:fldCharType="separate"/>
      </w:r>
      <w:r w:rsidR="00041F61" w:rsidRPr="00041F61">
        <w:rPr>
          <w:rStyle w:val="Style1Char"/>
          <w:rFonts w:eastAsia="Calibri" w:cs="Segoe UI"/>
          <w:color w:val="auto"/>
        </w:rPr>
        <w:t>Table 4</w:t>
      </w:r>
      <w:r w:rsidRPr="009A5060">
        <w:rPr>
          <w:rStyle w:val="Style1Char"/>
          <w:rFonts w:eastAsia="Calibri" w:cs="Segoe UI"/>
          <w:color w:val="auto"/>
        </w:rPr>
        <w:fldChar w:fldCharType="end"/>
      </w:r>
      <w:r w:rsidRPr="009A5060">
        <w:rPr>
          <w:rStyle w:val="Style1Char"/>
          <w:rFonts w:eastAsia="Calibri" w:cs="Segoe UI"/>
          <w:color w:val="auto"/>
        </w:rPr>
        <w:t>.</w:t>
      </w:r>
      <w:bookmarkEnd w:id="3059"/>
    </w:p>
    <w:p w14:paraId="2D43335F" w14:textId="518FAC3F" w:rsidR="00AF7B8E" w:rsidRPr="009A5060" w:rsidRDefault="00AF7B8E" w:rsidP="00C179E5">
      <w:pPr>
        <w:pStyle w:val="RequirementList"/>
        <w:spacing w:line="240" w:lineRule="auto"/>
      </w:pPr>
      <w:r w:rsidRPr="009A5060">
        <w:t>For the Thermal Shield circuits (</w:t>
      </w:r>
      <w:r w:rsidR="005509B9" w:rsidRPr="009A5060">
        <w:t xml:space="preserve">QRB.D and QRB.E) </w:t>
      </w:r>
      <w:r w:rsidRPr="009A5060">
        <w:t>the Contractor shall optimize the mass flow, temperatures, and pressures to improve the overall efficiency or capital investment</w:t>
      </w:r>
      <w:r w:rsidR="00DC1A7F" w:rsidRPr="009A5060">
        <w:t xml:space="preserve">.  </w:t>
      </w:r>
      <w:r w:rsidR="00BA4F74" w:rsidRPr="009A5060">
        <w:t xml:space="preserve">The respective values listed in in </w:t>
      </w:r>
      <w:r w:rsidR="00BA4F74" w:rsidRPr="009A5060">
        <w:rPr>
          <w:rStyle w:val="Style1Char"/>
          <w:rFonts w:eastAsia="Calibri" w:cs="Segoe UI"/>
          <w:color w:val="auto"/>
        </w:rPr>
        <w:fldChar w:fldCharType="begin"/>
      </w:r>
      <w:r w:rsidR="00BA4F74" w:rsidRPr="009A5060">
        <w:rPr>
          <w:rStyle w:val="Style1Char"/>
          <w:rFonts w:eastAsia="Calibri" w:cs="Segoe UI"/>
          <w:color w:val="auto"/>
        </w:rPr>
        <w:instrText xml:space="preserve"> REF _Ref192161189 \h  \* MERGEFORMAT </w:instrText>
      </w:r>
      <w:r w:rsidR="00BA4F74" w:rsidRPr="009A5060">
        <w:rPr>
          <w:rStyle w:val="Style1Char"/>
          <w:rFonts w:eastAsia="Calibri" w:cs="Segoe UI"/>
          <w:color w:val="auto"/>
        </w:rPr>
      </w:r>
      <w:r w:rsidR="00BA4F74" w:rsidRPr="009A5060">
        <w:rPr>
          <w:rStyle w:val="Style1Char"/>
          <w:rFonts w:eastAsia="Calibri" w:cs="Segoe UI"/>
          <w:color w:val="auto"/>
        </w:rPr>
        <w:fldChar w:fldCharType="separate"/>
      </w:r>
      <w:r w:rsidR="00041F61" w:rsidRPr="00041F61">
        <w:rPr>
          <w:rStyle w:val="Style1Char"/>
          <w:rFonts w:eastAsia="Calibri" w:cs="Segoe UI"/>
          <w:color w:val="auto"/>
        </w:rPr>
        <w:t>Table 4</w:t>
      </w:r>
      <w:r w:rsidR="00BA4F74" w:rsidRPr="009A5060">
        <w:rPr>
          <w:rStyle w:val="Style1Char"/>
          <w:rFonts w:eastAsia="Calibri" w:cs="Segoe UI"/>
          <w:color w:val="auto"/>
        </w:rPr>
        <w:fldChar w:fldCharType="end"/>
      </w:r>
      <w:r w:rsidR="00BA4F74" w:rsidRPr="009A5060">
        <w:t xml:space="preserve"> are the only indicative values.</w:t>
      </w:r>
    </w:p>
    <w:p w14:paraId="06169197" w14:textId="1E5A7D3B" w:rsidR="00AF7B8E" w:rsidRPr="009A5060" w:rsidRDefault="00AF7B8E" w:rsidP="00C179E5">
      <w:pPr>
        <w:pStyle w:val="SysReq3"/>
        <w:spacing w:line="240" w:lineRule="auto"/>
        <w:ind w:left="0"/>
        <w:rPr>
          <w:lang w:val="en-GB"/>
        </w:rPr>
      </w:pPr>
      <w:r w:rsidRPr="009A5060">
        <w:rPr>
          <w:lang w:val="en-GB"/>
        </w:rPr>
        <w:t>In the offer, the Applicant shall indicate the temperatures, and pressures of the Thermal Shield circuit</w:t>
      </w:r>
      <w:r w:rsidR="00D94457" w:rsidRPr="009A5060">
        <w:rPr>
          <w:lang w:val="en-GB"/>
        </w:rPr>
        <w:t>s</w:t>
      </w:r>
      <w:r w:rsidR="00456768" w:rsidRPr="009A5060">
        <w:rPr>
          <w:lang w:val="en-GB"/>
        </w:rPr>
        <w:t>.</w:t>
      </w:r>
    </w:p>
    <w:p w14:paraId="2ADC0BAC" w14:textId="1B5AE6C9" w:rsidR="00AF7B8E" w:rsidRPr="009A5060" w:rsidRDefault="00AF7B8E" w:rsidP="00C179E5">
      <w:pPr>
        <w:pStyle w:val="Caption"/>
        <w:keepNext/>
        <w:keepLines/>
        <w:spacing w:line="240" w:lineRule="auto"/>
        <w:contextualSpacing/>
      </w:pPr>
      <w:bookmarkStart w:id="3060" w:name="_Ref192161189"/>
      <w:bookmarkStart w:id="3061" w:name="_Toc201310414"/>
      <w:bookmarkStart w:id="3062" w:name="_Toc212194961"/>
      <w:r w:rsidRPr="009A5060">
        <w:rPr>
          <w:rStyle w:val="CaptioncenteredChar"/>
          <w:sz w:val="18"/>
          <w:lang w:val="en-GB"/>
        </w:rPr>
        <w:t xml:space="preserve">Table </w:t>
      </w:r>
      <w:r w:rsidRPr="009A5060">
        <w:rPr>
          <w:rStyle w:val="CaptioncenteredChar"/>
          <w:iCs/>
          <w:sz w:val="18"/>
          <w:lang w:val="en-GB"/>
        </w:rPr>
        <w:fldChar w:fldCharType="begin"/>
      </w:r>
      <w:r w:rsidRPr="009A5060">
        <w:rPr>
          <w:rStyle w:val="CaptioncenteredChar"/>
          <w:sz w:val="18"/>
          <w:lang w:val="en-GB"/>
        </w:rPr>
        <w:instrText xml:space="preserve"> SEQ Table \* ARABIC </w:instrText>
      </w:r>
      <w:r w:rsidRPr="009A5060">
        <w:rPr>
          <w:rStyle w:val="CaptioncenteredChar"/>
          <w:iCs/>
          <w:sz w:val="18"/>
          <w:lang w:val="en-GB"/>
        </w:rPr>
        <w:fldChar w:fldCharType="separate"/>
      </w:r>
      <w:r w:rsidR="00041F61">
        <w:rPr>
          <w:rStyle w:val="CaptioncenteredChar"/>
          <w:noProof/>
          <w:sz w:val="18"/>
          <w:lang w:val="en-GB"/>
        </w:rPr>
        <w:t>4</w:t>
      </w:r>
      <w:r w:rsidRPr="009A5060">
        <w:rPr>
          <w:rStyle w:val="CaptioncenteredChar"/>
          <w:iCs/>
          <w:sz w:val="18"/>
          <w:lang w:val="en-GB"/>
        </w:rPr>
        <w:fldChar w:fldCharType="end"/>
      </w:r>
      <w:bookmarkEnd w:id="3060"/>
      <w:r w:rsidRPr="009A5060">
        <w:rPr>
          <w:rStyle w:val="CaptioncenteredChar"/>
          <w:sz w:val="18"/>
          <w:lang w:val="en-GB"/>
        </w:rPr>
        <w:t> </w:t>
      </w:r>
      <w:bookmarkEnd w:id="3061"/>
      <w:r w:rsidR="00771AC9" w:rsidRPr="009A5060">
        <w:rPr>
          <w:rStyle w:val="CaptioncenteredChar"/>
          <w:sz w:val="18"/>
          <w:lang w:val="en-GB" w:eastAsia="fr-FR"/>
        </w:rPr>
        <w:t>Fluid Conditions at the Refrigerator Cold Box Interfaces for Different Operating Scenarios</w:t>
      </w:r>
      <w:bookmarkEnd w:id="3062"/>
    </w:p>
    <w:tbl>
      <w:tblPr>
        <w:tblStyle w:val="TableGrid2"/>
        <w:tblW w:w="5000" w:type="pct"/>
        <w:jc w:val="center"/>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1888"/>
        <w:gridCol w:w="1356"/>
        <w:gridCol w:w="1621"/>
        <w:gridCol w:w="1621"/>
        <w:gridCol w:w="1621"/>
        <w:gridCol w:w="1623"/>
      </w:tblGrid>
      <w:tr w:rsidR="00771AC9" w:rsidRPr="009A5060" w14:paraId="3EC9CF34" w14:textId="77777777" w:rsidTr="00EC63A5">
        <w:trPr>
          <w:cantSplit/>
          <w:jc w:val="center"/>
        </w:trPr>
        <w:tc>
          <w:tcPr>
            <w:tcW w:w="970" w:type="pct"/>
            <w:shd w:val="clear" w:color="auto" w:fill="EBD9ED" w:themeFill="accent2" w:themeFillTint="33"/>
            <w:vAlign w:val="center"/>
            <w:hideMark/>
          </w:tcPr>
          <w:p w14:paraId="56B899B4" w14:textId="77777777" w:rsidR="00771AC9" w:rsidRPr="009A5060" w:rsidRDefault="00771AC9" w:rsidP="00C179E5">
            <w:pPr>
              <w:spacing w:before="40" w:after="20"/>
              <w:jc w:val="center"/>
              <w:rPr>
                <w:rFonts w:ascii="Aptos" w:eastAsia="Times New Roman" w:hAnsi="Aptos" w:cs="Lucida Sans Unicode"/>
                <w:color w:val="562873" w:themeColor="accent1"/>
                <w:sz w:val="18"/>
                <w:szCs w:val="18"/>
                <w:lang w:eastAsia="en-US"/>
              </w:rPr>
            </w:pPr>
            <w:r w:rsidRPr="009A5060">
              <w:rPr>
                <w:rFonts w:ascii="Aptos" w:eastAsia="Times New Roman" w:hAnsi="Aptos" w:cs="Lucida Sans Unicode"/>
                <w:color w:val="562873" w:themeColor="accent1"/>
                <w:sz w:val="18"/>
                <w:szCs w:val="18"/>
                <w:lang w:eastAsia="en-US"/>
              </w:rPr>
              <w:t>Interface QRB</w:t>
            </w:r>
          </w:p>
        </w:tc>
        <w:tc>
          <w:tcPr>
            <w:tcW w:w="697" w:type="pct"/>
            <w:shd w:val="clear" w:color="auto" w:fill="EBD9ED" w:themeFill="accent2" w:themeFillTint="33"/>
            <w:vAlign w:val="center"/>
            <w:hideMark/>
          </w:tcPr>
          <w:p w14:paraId="02ED6E87" w14:textId="23968393" w:rsidR="00771AC9" w:rsidRPr="009A5060" w:rsidRDefault="00771AC9" w:rsidP="00C179E5">
            <w:pPr>
              <w:spacing w:before="40" w:after="20"/>
              <w:jc w:val="center"/>
              <w:rPr>
                <w:rFonts w:ascii="Aptos" w:eastAsia="Times New Roman" w:hAnsi="Aptos" w:cs="Lucida Sans Unicode"/>
                <w:color w:val="562873" w:themeColor="accent1"/>
                <w:sz w:val="18"/>
                <w:szCs w:val="18"/>
                <w:lang w:eastAsia="en-US"/>
              </w:rPr>
            </w:pPr>
            <w:r w:rsidRPr="009A5060">
              <w:rPr>
                <w:rFonts w:ascii="Aptos" w:eastAsia="Times New Roman" w:hAnsi="Aptos" w:cs="Lucida Sans Unicode"/>
                <w:color w:val="562873" w:themeColor="accent1"/>
                <w:sz w:val="18"/>
                <w:szCs w:val="18"/>
                <w:lang w:eastAsia="en-US"/>
              </w:rPr>
              <w:t xml:space="preserve">High Pressure (HP) </w:t>
            </w:r>
            <w:r w:rsidR="005509B9" w:rsidRPr="009A5060">
              <w:rPr>
                <w:rFonts w:ascii="Aptos" w:eastAsia="Times New Roman" w:hAnsi="Aptos" w:cs="Lucida Sans Unicode"/>
                <w:color w:val="562873" w:themeColor="accent1"/>
                <w:sz w:val="18"/>
                <w:szCs w:val="18"/>
                <w:lang w:eastAsia="en-US"/>
              </w:rPr>
              <w:t>–</w:t>
            </w:r>
            <w:r w:rsidRPr="009A5060">
              <w:rPr>
                <w:rFonts w:ascii="Aptos" w:eastAsia="Times New Roman" w:hAnsi="Aptos" w:cs="Lucida Sans Unicode"/>
                <w:color w:val="562873" w:themeColor="accent1"/>
                <w:sz w:val="18"/>
                <w:szCs w:val="18"/>
                <w:lang w:eastAsia="en-US"/>
              </w:rPr>
              <w:t xml:space="preserve"> </w:t>
            </w:r>
            <w:r w:rsidR="005509B9" w:rsidRPr="009A5060">
              <w:rPr>
                <w:rFonts w:ascii="Aptos" w:eastAsia="Times New Roman" w:hAnsi="Aptos" w:cs="Lucida Sans Unicode"/>
                <w:color w:val="562873" w:themeColor="accent1"/>
                <w:sz w:val="18"/>
                <w:szCs w:val="18"/>
                <w:lang w:eastAsia="en-US"/>
              </w:rPr>
              <w:t>QRB.</w:t>
            </w:r>
            <w:r w:rsidRPr="009A5060">
              <w:rPr>
                <w:rFonts w:ascii="Aptos" w:eastAsia="Times New Roman" w:hAnsi="Aptos" w:cs="Lucida Sans Unicode"/>
                <w:color w:val="562873" w:themeColor="accent1"/>
                <w:sz w:val="18"/>
                <w:szCs w:val="18"/>
                <w:lang w:eastAsia="en-US"/>
              </w:rPr>
              <w:t>A</w:t>
            </w:r>
          </w:p>
        </w:tc>
        <w:tc>
          <w:tcPr>
            <w:tcW w:w="833" w:type="pct"/>
            <w:shd w:val="clear" w:color="auto" w:fill="EBD9ED" w:themeFill="accent2" w:themeFillTint="33"/>
            <w:vAlign w:val="center"/>
          </w:tcPr>
          <w:p w14:paraId="69B5E63D" w14:textId="20F2032F" w:rsidR="00771AC9" w:rsidRPr="009A5060" w:rsidRDefault="00771AC9" w:rsidP="00C179E5">
            <w:pPr>
              <w:spacing w:before="40" w:after="20"/>
              <w:jc w:val="center"/>
              <w:rPr>
                <w:rFonts w:ascii="Aptos" w:eastAsia="Times New Roman" w:hAnsi="Aptos" w:cs="Lucida Sans Unicode"/>
                <w:color w:val="562873" w:themeColor="accent1"/>
                <w:sz w:val="18"/>
                <w:szCs w:val="18"/>
                <w:lang w:eastAsia="en-US"/>
              </w:rPr>
            </w:pPr>
            <w:r w:rsidRPr="009A5060">
              <w:rPr>
                <w:rFonts w:ascii="Aptos" w:eastAsia="Times New Roman" w:hAnsi="Aptos" w:cs="Lucida Sans Unicode"/>
                <w:color w:val="562873" w:themeColor="accent1"/>
                <w:sz w:val="18"/>
                <w:szCs w:val="18"/>
                <w:lang w:eastAsia="en-US"/>
              </w:rPr>
              <w:t xml:space="preserve">Very Low Pressure (VLP) </w:t>
            </w:r>
            <w:r w:rsidR="005509B9" w:rsidRPr="009A5060">
              <w:rPr>
                <w:rFonts w:ascii="Aptos" w:eastAsia="Times New Roman" w:hAnsi="Aptos" w:cs="Lucida Sans Unicode"/>
                <w:color w:val="562873" w:themeColor="accent1"/>
                <w:sz w:val="18"/>
                <w:szCs w:val="18"/>
                <w:lang w:eastAsia="en-US"/>
              </w:rPr>
              <w:t>–</w:t>
            </w:r>
            <w:r w:rsidRPr="009A5060">
              <w:rPr>
                <w:rFonts w:ascii="Aptos" w:eastAsia="Times New Roman" w:hAnsi="Aptos" w:cs="Lucida Sans Unicode"/>
                <w:color w:val="562873" w:themeColor="accent1"/>
                <w:sz w:val="18"/>
                <w:szCs w:val="18"/>
                <w:lang w:eastAsia="en-US"/>
              </w:rPr>
              <w:t xml:space="preserve"> </w:t>
            </w:r>
            <w:r w:rsidR="005509B9" w:rsidRPr="009A5060">
              <w:rPr>
                <w:rFonts w:ascii="Aptos" w:eastAsia="Times New Roman" w:hAnsi="Aptos" w:cs="Lucida Sans Unicode"/>
                <w:color w:val="562873" w:themeColor="accent1"/>
                <w:sz w:val="18"/>
                <w:szCs w:val="18"/>
                <w:lang w:eastAsia="en-US"/>
              </w:rPr>
              <w:t>QRB.B</w:t>
            </w:r>
          </w:p>
        </w:tc>
        <w:tc>
          <w:tcPr>
            <w:tcW w:w="833" w:type="pct"/>
            <w:shd w:val="clear" w:color="auto" w:fill="EBD9ED" w:themeFill="accent2" w:themeFillTint="33"/>
            <w:vAlign w:val="center"/>
          </w:tcPr>
          <w:p w14:paraId="024EB105" w14:textId="10D6CD72" w:rsidR="00771AC9" w:rsidRPr="009A5060" w:rsidRDefault="00771AC9" w:rsidP="00C179E5">
            <w:pPr>
              <w:spacing w:before="40" w:after="20"/>
              <w:jc w:val="center"/>
              <w:rPr>
                <w:rFonts w:ascii="Aptos" w:eastAsia="Times New Roman" w:hAnsi="Aptos" w:cs="Lucida Sans Unicode"/>
                <w:color w:val="562873" w:themeColor="accent1"/>
                <w:sz w:val="18"/>
                <w:szCs w:val="18"/>
                <w:lang w:eastAsia="en-US"/>
              </w:rPr>
            </w:pPr>
            <w:r w:rsidRPr="009A5060">
              <w:rPr>
                <w:rFonts w:ascii="Aptos" w:eastAsia="Times New Roman" w:hAnsi="Aptos" w:cs="Lucida Sans Unicode"/>
                <w:color w:val="562873" w:themeColor="accent1"/>
                <w:sz w:val="18"/>
                <w:szCs w:val="18"/>
                <w:lang w:eastAsia="en-US"/>
              </w:rPr>
              <w:t xml:space="preserve">Coupler Return (CPLR) </w:t>
            </w:r>
            <w:r w:rsidR="005509B9" w:rsidRPr="009A5060">
              <w:rPr>
                <w:rFonts w:ascii="Aptos" w:eastAsia="Times New Roman" w:hAnsi="Aptos" w:cs="Lucida Sans Unicode"/>
                <w:color w:val="562873" w:themeColor="accent1"/>
                <w:sz w:val="18"/>
                <w:szCs w:val="18"/>
                <w:lang w:eastAsia="en-US"/>
              </w:rPr>
              <w:t>–</w:t>
            </w:r>
            <w:r w:rsidRPr="009A5060">
              <w:rPr>
                <w:rFonts w:ascii="Aptos" w:eastAsia="Times New Roman" w:hAnsi="Aptos" w:cs="Lucida Sans Unicode"/>
                <w:color w:val="562873" w:themeColor="accent1"/>
                <w:sz w:val="18"/>
                <w:szCs w:val="18"/>
                <w:lang w:eastAsia="en-US"/>
              </w:rPr>
              <w:t xml:space="preserve"> </w:t>
            </w:r>
            <w:r w:rsidR="005509B9" w:rsidRPr="009A5060">
              <w:rPr>
                <w:rFonts w:ascii="Aptos" w:eastAsia="Times New Roman" w:hAnsi="Aptos" w:cs="Lucida Sans Unicode"/>
                <w:color w:val="562873" w:themeColor="accent1"/>
                <w:sz w:val="18"/>
                <w:szCs w:val="18"/>
                <w:lang w:eastAsia="en-US"/>
              </w:rPr>
              <w:t>QRB.W</w:t>
            </w:r>
          </w:p>
        </w:tc>
        <w:tc>
          <w:tcPr>
            <w:tcW w:w="833" w:type="pct"/>
            <w:shd w:val="clear" w:color="auto" w:fill="EBD9ED" w:themeFill="accent2" w:themeFillTint="33"/>
            <w:vAlign w:val="center"/>
          </w:tcPr>
          <w:p w14:paraId="1FE9C4CA" w14:textId="648BFBF8" w:rsidR="00771AC9" w:rsidRPr="009A5060" w:rsidRDefault="00771AC9" w:rsidP="00C179E5">
            <w:pPr>
              <w:spacing w:before="40" w:after="20"/>
              <w:jc w:val="center"/>
              <w:rPr>
                <w:rFonts w:ascii="Aptos" w:eastAsia="Times New Roman" w:hAnsi="Aptos" w:cs="Lucida Sans Unicode"/>
                <w:color w:val="562873" w:themeColor="accent1"/>
                <w:sz w:val="18"/>
                <w:szCs w:val="18"/>
                <w:lang w:eastAsia="en-US"/>
              </w:rPr>
            </w:pPr>
            <w:r w:rsidRPr="009A5060">
              <w:rPr>
                <w:rFonts w:ascii="Aptos" w:eastAsia="Times New Roman" w:hAnsi="Aptos" w:cs="Lucida Sans Unicode"/>
                <w:color w:val="562873" w:themeColor="accent1"/>
                <w:sz w:val="18"/>
                <w:szCs w:val="18"/>
                <w:lang w:eastAsia="en-US"/>
              </w:rPr>
              <w:t xml:space="preserve">TS Supply </w:t>
            </w:r>
            <w:r w:rsidR="005509B9" w:rsidRPr="009A5060">
              <w:rPr>
                <w:rFonts w:ascii="Aptos" w:eastAsia="Times New Roman" w:hAnsi="Aptos" w:cs="Lucida Sans Unicode"/>
                <w:color w:val="562873" w:themeColor="accent1"/>
                <w:sz w:val="18"/>
                <w:szCs w:val="18"/>
                <w:lang w:eastAsia="en-US"/>
              </w:rPr>
              <w:t>–</w:t>
            </w:r>
            <w:r w:rsidRPr="009A5060">
              <w:rPr>
                <w:rFonts w:ascii="Aptos" w:eastAsia="Times New Roman" w:hAnsi="Aptos" w:cs="Lucida Sans Unicode"/>
                <w:color w:val="562873" w:themeColor="accent1"/>
                <w:sz w:val="18"/>
                <w:szCs w:val="18"/>
                <w:lang w:eastAsia="en-US"/>
              </w:rPr>
              <w:t xml:space="preserve"> </w:t>
            </w:r>
            <w:r w:rsidR="005509B9" w:rsidRPr="009A5060">
              <w:rPr>
                <w:rFonts w:ascii="Aptos" w:eastAsia="Times New Roman" w:hAnsi="Aptos" w:cs="Lucida Sans Unicode"/>
                <w:color w:val="562873" w:themeColor="accent1"/>
                <w:sz w:val="18"/>
                <w:szCs w:val="18"/>
                <w:lang w:eastAsia="en-US"/>
              </w:rPr>
              <w:t>QRB.</w:t>
            </w:r>
            <w:r w:rsidRPr="009A5060">
              <w:rPr>
                <w:rFonts w:ascii="Aptos" w:eastAsia="Times New Roman" w:hAnsi="Aptos" w:cs="Lucida Sans Unicode"/>
                <w:color w:val="562873" w:themeColor="accent1"/>
                <w:sz w:val="18"/>
                <w:szCs w:val="18"/>
                <w:lang w:eastAsia="en-US"/>
              </w:rPr>
              <w:t>D</w:t>
            </w:r>
          </w:p>
        </w:tc>
        <w:tc>
          <w:tcPr>
            <w:tcW w:w="833" w:type="pct"/>
            <w:shd w:val="clear" w:color="auto" w:fill="EBD9ED" w:themeFill="accent2" w:themeFillTint="33"/>
            <w:vAlign w:val="center"/>
          </w:tcPr>
          <w:p w14:paraId="662F4729" w14:textId="108F09BE" w:rsidR="00771AC9" w:rsidRPr="009A5060" w:rsidRDefault="00771AC9" w:rsidP="00C179E5">
            <w:pPr>
              <w:spacing w:before="40" w:after="20"/>
              <w:jc w:val="center"/>
              <w:rPr>
                <w:rFonts w:ascii="Aptos" w:eastAsia="Times New Roman" w:hAnsi="Aptos" w:cs="Lucida Sans Unicode"/>
                <w:color w:val="562873" w:themeColor="accent1"/>
                <w:sz w:val="18"/>
                <w:szCs w:val="18"/>
                <w:lang w:eastAsia="en-US"/>
              </w:rPr>
            </w:pPr>
            <w:r w:rsidRPr="009A5060">
              <w:rPr>
                <w:rFonts w:ascii="Aptos" w:eastAsia="Times New Roman" w:hAnsi="Aptos" w:cs="Lucida Sans Unicode"/>
                <w:color w:val="562873" w:themeColor="accent1"/>
                <w:sz w:val="18"/>
                <w:szCs w:val="18"/>
                <w:lang w:eastAsia="en-US"/>
              </w:rPr>
              <w:t xml:space="preserve">TS Return </w:t>
            </w:r>
            <w:r w:rsidR="005509B9" w:rsidRPr="009A5060">
              <w:rPr>
                <w:rFonts w:ascii="Aptos" w:eastAsia="Times New Roman" w:hAnsi="Aptos" w:cs="Lucida Sans Unicode"/>
                <w:color w:val="562873" w:themeColor="accent1"/>
                <w:sz w:val="18"/>
                <w:szCs w:val="18"/>
                <w:lang w:eastAsia="en-US"/>
              </w:rPr>
              <w:t>–</w:t>
            </w:r>
            <w:r w:rsidRPr="009A5060">
              <w:rPr>
                <w:rFonts w:ascii="Aptos" w:eastAsia="Times New Roman" w:hAnsi="Aptos" w:cs="Lucida Sans Unicode"/>
                <w:color w:val="562873" w:themeColor="accent1"/>
                <w:sz w:val="18"/>
                <w:szCs w:val="18"/>
                <w:lang w:eastAsia="en-US"/>
              </w:rPr>
              <w:t xml:space="preserve"> </w:t>
            </w:r>
            <w:r w:rsidR="005509B9" w:rsidRPr="009A5060">
              <w:rPr>
                <w:rFonts w:ascii="Aptos" w:eastAsia="Times New Roman" w:hAnsi="Aptos" w:cs="Lucida Sans Unicode"/>
                <w:color w:val="562873" w:themeColor="accent1"/>
                <w:sz w:val="18"/>
                <w:szCs w:val="18"/>
                <w:lang w:eastAsia="en-US"/>
              </w:rPr>
              <w:t>QRB.E</w:t>
            </w:r>
          </w:p>
        </w:tc>
      </w:tr>
      <w:tr w:rsidR="00771AC9" w:rsidRPr="009A5060" w14:paraId="3D8BEF81" w14:textId="77777777" w:rsidTr="00EC63A5">
        <w:trPr>
          <w:cantSplit/>
          <w:jc w:val="center"/>
        </w:trPr>
        <w:tc>
          <w:tcPr>
            <w:tcW w:w="5000" w:type="pct"/>
            <w:gridSpan w:val="6"/>
            <w:shd w:val="clear" w:color="auto" w:fill="EBD9ED" w:themeFill="accent2" w:themeFillTint="33"/>
            <w:vAlign w:val="center"/>
            <w:hideMark/>
          </w:tcPr>
          <w:p w14:paraId="5F1ED987" w14:textId="2758D435" w:rsidR="00771AC9" w:rsidRPr="009A5060" w:rsidRDefault="00771AC9" w:rsidP="00C179E5">
            <w:pPr>
              <w:spacing w:before="40" w:after="20"/>
              <w:jc w:val="center"/>
              <w:rPr>
                <w:rFonts w:ascii="Aptos" w:eastAsia="Times New Roman" w:hAnsi="Aptos"/>
                <w:sz w:val="18"/>
                <w:szCs w:val="18"/>
                <w:lang w:eastAsia="en-GB"/>
              </w:rPr>
            </w:pPr>
            <w:r w:rsidRPr="009A5060">
              <w:rPr>
                <w:rFonts w:ascii="Aptos" w:eastAsia="Times New Roman" w:hAnsi="Aptos" w:cs="Lucida Sans Unicode"/>
                <w:color w:val="562873" w:themeColor="accent1"/>
                <w:sz w:val="18"/>
                <w:szCs w:val="18"/>
                <w:lang w:eastAsia="en-US"/>
              </w:rPr>
              <w:t xml:space="preserve">Operating </w:t>
            </w:r>
            <w:r w:rsidR="00EC63A5" w:rsidRPr="009A5060">
              <w:rPr>
                <w:rFonts w:ascii="Aptos" w:eastAsia="Times New Roman" w:hAnsi="Aptos" w:cs="Lucida Sans Unicode"/>
                <w:color w:val="562873" w:themeColor="accent1"/>
                <w:sz w:val="18"/>
                <w:szCs w:val="18"/>
                <w:lang w:eastAsia="en-US"/>
              </w:rPr>
              <w:t>Scenario</w:t>
            </w:r>
            <w:r w:rsidRPr="009A5060">
              <w:rPr>
                <w:rFonts w:ascii="Aptos" w:eastAsia="Times New Roman" w:hAnsi="Aptos" w:cs="Lucida Sans Unicode"/>
                <w:color w:val="562873" w:themeColor="accent1"/>
                <w:sz w:val="18"/>
                <w:szCs w:val="18"/>
                <w:lang w:eastAsia="en-US"/>
              </w:rPr>
              <w:t>: 2 K Operation</w:t>
            </w:r>
          </w:p>
        </w:tc>
      </w:tr>
      <w:tr w:rsidR="00771AC9" w:rsidRPr="009A5060" w14:paraId="3431A40D" w14:textId="77777777" w:rsidTr="00EC63A5">
        <w:trPr>
          <w:cantSplit/>
          <w:jc w:val="center"/>
        </w:trPr>
        <w:tc>
          <w:tcPr>
            <w:tcW w:w="970" w:type="pct"/>
            <w:vAlign w:val="center"/>
            <w:hideMark/>
          </w:tcPr>
          <w:p w14:paraId="3C6FEB13" w14:textId="77777777" w:rsidR="00771AC9" w:rsidRPr="009A5060" w:rsidRDefault="00771AC9" w:rsidP="00C179E5">
            <w:pPr>
              <w:spacing w:before="0"/>
              <w:rPr>
                <w:rFonts w:ascii="Aptos" w:eastAsia="Times New Roman" w:hAnsi="Aptos"/>
                <w:sz w:val="18"/>
                <w:szCs w:val="18"/>
                <w:lang w:eastAsia="en-GB"/>
              </w:rPr>
            </w:pPr>
            <w:r w:rsidRPr="009A5060">
              <w:rPr>
                <w:rFonts w:ascii="Aptos" w:eastAsia="Times New Roman" w:hAnsi="Aptos"/>
                <w:sz w:val="18"/>
                <w:szCs w:val="18"/>
                <w:lang w:eastAsia="en-GB"/>
              </w:rPr>
              <w:t>Pressure (bar)</w:t>
            </w:r>
          </w:p>
        </w:tc>
        <w:tc>
          <w:tcPr>
            <w:tcW w:w="697" w:type="pct"/>
            <w:vAlign w:val="center"/>
            <w:hideMark/>
          </w:tcPr>
          <w:p w14:paraId="2C9A0F1F" w14:textId="77777777" w:rsidR="00771AC9" w:rsidRPr="009A5060" w:rsidRDefault="00771AC9" w:rsidP="00C179E5">
            <w:pPr>
              <w:spacing w:before="0"/>
              <w:jc w:val="center"/>
              <w:rPr>
                <w:rFonts w:ascii="Aptos" w:eastAsia="Times New Roman" w:hAnsi="Aptos"/>
                <w:sz w:val="18"/>
                <w:szCs w:val="18"/>
                <w:lang w:eastAsia="en-GB"/>
              </w:rPr>
            </w:pPr>
            <w:r w:rsidRPr="009A5060">
              <w:rPr>
                <w:rFonts w:ascii="Aptos" w:eastAsia="Times New Roman" w:hAnsi="Aptos"/>
                <w:sz w:val="18"/>
                <w:szCs w:val="18"/>
                <w:lang w:eastAsia="en-GB"/>
              </w:rPr>
              <w:t>≥ 3.0</w:t>
            </w:r>
          </w:p>
        </w:tc>
        <w:tc>
          <w:tcPr>
            <w:tcW w:w="833" w:type="pct"/>
            <w:vAlign w:val="center"/>
            <w:hideMark/>
          </w:tcPr>
          <w:p w14:paraId="2D42DC39" w14:textId="77777777" w:rsidR="00771AC9" w:rsidRPr="009A5060" w:rsidRDefault="00771AC9" w:rsidP="00C179E5">
            <w:pPr>
              <w:spacing w:before="0"/>
              <w:jc w:val="center"/>
              <w:rPr>
                <w:rFonts w:ascii="Aptos" w:eastAsia="Times New Roman" w:hAnsi="Aptos"/>
                <w:sz w:val="18"/>
                <w:szCs w:val="18"/>
                <w:lang w:eastAsia="en-GB"/>
              </w:rPr>
            </w:pPr>
            <w:r w:rsidRPr="009A5060">
              <w:rPr>
                <w:rFonts w:ascii="Aptos" w:eastAsia="Times New Roman" w:hAnsi="Aptos"/>
                <w:sz w:val="18"/>
                <w:szCs w:val="18"/>
                <w:lang w:eastAsia="en-GB"/>
              </w:rPr>
              <w:t>≤ 0.026</w:t>
            </w:r>
          </w:p>
        </w:tc>
        <w:tc>
          <w:tcPr>
            <w:tcW w:w="833" w:type="pct"/>
            <w:vAlign w:val="center"/>
            <w:hideMark/>
          </w:tcPr>
          <w:p w14:paraId="790746E1" w14:textId="77777777" w:rsidR="00771AC9" w:rsidRPr="009A5060" w:rsidRDefault="00771AC9" w:rsidP="00C179E5">
            <w:pPr>
              <w:spacing w:before="0"/>
              <w:jc w:val="center"/>
              <w:rPr>
                <w:rFonts w:ascii="Aptos" w:eastAsia="Times New Roman" w:hAnsi="Aptos"/>
                <w:sz w:val="18"/>
                <w:szCs w:val="18"/>
                <w:lang w:eastAsia="en-GB"/>
              </w:rPr>
            </w:pPr>
            <w:r w:rsidRPr="009A5060">
              <w:rPr>
                <w:rFonts w:ascii="Aptos" w:eastAsia="Times New Roman" w:hAnsi="Aptos"/>
                <w:sz w:val="18"/>
                <w:szCs w:val="18"/>
                <w:lang w:eastAsia="en-GB"/>
              </w:rPr>
              <w:t>~ 1.1</w:t>
            </w:r>
          </w:p>
        </w:tc>
        <w:tc>
          <w:tcPr>
            <w:tcW w:w="833" w:type="pct"/>
            <w:vAlign w:val="center"/>
            <w:hideMark/>
          </w:tcPr>
          <w:p w14:paraId="27370D37" w14:textId="1766B11F" w:rsidR="00771AC9" w:rsidRPr="009A5060" w:rsidRDefault="00771AC9" w:rsidP="00C179E5">
            <w:pPr>
              <w:spacing w:before="0"/>
              <w:jc w:val="center"/>
              <w:rPr>
                <w:rFonts w:ascii="Aptos" w:eastAsia="Times New Roman" w:hAnsi="Aptos"/>
                <w:sz w:val="18"/>
                <w:szCs w:val="18"/>
                <w:lang w:eastAsia="en-GB"/>
              </w:rPr>
            </w:pPr>
            <w:r w:rsidRPr="009A5060">
              <w:rPr>
                <w:rFonts w:ascii="Aptos" w:eastAsia="Times New Roman" w:hAnsi="Aptos"/>
                <w:sz w:val="18"/>
                <w:szCs w:val="18"/>
                <w:lang w:eastAsia="en-GB"/>
              </w:rPr>
              <w:t>~ 14.0</w:t>
            </w:r>
          </w:p>
        </w:tc>
        <w:tc>
          <w:tcPr>
            <w:tcW w:w="833" w:type="pct"/>
            <w:vAlign w:val="center"/>
            <w:hideMark/>
          </w:tcPr>
          <w:p w14:paraId="0602CAFB" w14:textId="432D3153" w:rsidR="00771AC9" w:rsidRPr="009A5060" w:rsidRDefault="00771AC9" w:rsidP="00C179E5">
            <w:pPr>
              <w:spacing w:before="0"/>
              <w:jc w:val="center"/>
              <w:rPr>
                <w:rFonts w:ascii="Aptos" w:eastAsia="Times New Roman" w:hAnsi="Aptos"/>
                <w:sz w:val="18"/>
                <w:szCs w:val="18"/>
                <w:lang w:eastAsia="en-GB"/>
              </w:rPr>
            </w:pPr>
            <w:r w:rsidRPr="009A5060">
              <w:rPr>
                <w:rFonts w:ascii="Aptos" w:eastAsia="Times New Roman" w:hAnsi="Aptos"/>
                <w:sz w:val="18"/>
                <w:szCs w:val="18"/>
                <w:lang w:eastAsia="en-GB"/>
              </w:rPr>
              <w:t>~ 13.0</w:t>
            </w:r>
          </w:p>
        </w:tc>
      </w:tr>
      <w:tr w:rsidR="00771AC9" w:rsidRPr="009A5060" w14:paraId="3DF6F301" w14:textId="77777777" w:rsidTr="00EC63A5">
        <w:trPr>
          <w:cantSplit/>
          <w:jc w:val="center"/>
        </w:trPr>
        <w:tc>
          <w:tcPr>
            <w:tcW w:w="970" w:type="pct"/>
            <w:vAlign w:val="center"/>
            <w:hideMark/>
          </w:tcPr>
          <w:p w14:paraId="6F6F4848" w14:textId="77777777" w:rsidR="00771AC9" w:rsidRPr="009A5060" w:rsidRDefault="00771AC9" w:rsidP="00C179E5">
            <w:pPr>
              <w:spacing w:before="0"/>
              <w:rPr>
                <w:rFonts w:ascii="Aptos" w:eastAsia="Times New Roman" w:hAnsi="Aptos"/>
                <w:sz w:val="18"/>
                <w:szCs w:val="18"/>
                <w:lang w:eastAsia="en-GB"/>
              </w:rPr>
            </w:pPr>
            <w:r w:rsidRPr="009A5060">
              <w:rPr>
                <w:rFonts w:ascii="Aptos" w:eastAsia="Times New Roman" w:hAnsi="Aptos"/>
                <w:sz w:val="18"/>
                <w:szCs w:val="18"/>
                <w:lang w:eastAsia="en-GB"/>
              </w:rPr>
              <w:t>Temperature (K)</w:t>
            </w:r>
          </w:p>
        </w:tc>
        <w:tc>
          <w:tcPr>
            <w:tcW w:w="697" w:type="pct"/>
            <w:vAlign w:val="center"/>
            <w:hideMark/>
          </w:tcPr>
          <w:p w14:paraId="1B34EFE3" w14:textId="77777777" w:rsidR="00771AC9" w:rsidRPr="009A5060" w:rsidRDefault="00771AC9" w:rsidP="00C179E5">
            <w:pPr>
              <w:spacing w:before="0"/>
              <w:jc w:val="center"/>
              <w:rPr>
                <w:rFonts w:ascii="Aptos" w:eastAsia="Times New Roman" w:hAnsi="Aptos"/>
                <w:sz w:val="18"/>
                <w:szCs w:val="18"/>
                <w:lang w:eastAsia="en-GB"/>
              </w:rPr>
            </w:pPr>
            <w:r w:rsidRPr="009A5060">
              <w:rPr>
                <w:rFonts w:ascii="Aptos" w:eastAsia="Times New Roman" w:hAnsi="Aptos"/>
                <w:sz w:val="18"/>
                <w:szCs w:val="18"/>
                <w:lang w:eastAsia="en-GB"/>
              </w:rPr>
              <w:t>≤ 4.5</w:t>
            </w:r>
          </w:p>
        </w:tc>
        <w:tc>
          <w:tcPr>
            <w:tcW w:w="833" w:type="pct"/>
            <w:vAlign w:val="center"/>
            <w:hideMark/>
          </w:tcPr>
          <w:p w14:paraId="58E3A983" w14:textId="77777777" w:rsidR="00771AC9" w:rsidRPr="009A5060" w:rsidRDefault="00771AC9" w:rsidP="00C179E5">
            <w:pPr>
              <w:spacing w:before="0"/>
              <w:jc w:val="center"/>
              <w:rPr>
                <w:rFonts w:ascii="Aptos" w:eastAsia="Times New Roman" w:hAnsi="Aptos"/>
                <w:sz w:val="18"/>
                <w:szCs w:val="18"/>
                <w:lang w:eastAsia="en-GB"/>
              </w:rPr>
            </w:pPr>
            <w:r w:rsidRPr="009A5060">
              <w:rPr>
                <w:rFonts w:ascii="Aptos" w:eastAsia="Times New Roman" w:hAnsi="Aptos"/>
                <w:sz w:val="18"/>
                <w:szCs w:val="18"/>
                <w:lang w:eastAsia="en-GB"/>
              </w:rPr>
              <w:t>≥ 3.5</w:t>
            </w:r>
          </w:p>
        </w:tc>
        <w:tc>
          <w:tcPr>
            <w:tcW w:w="833" w:type="pct"/>
            <w:vAlign w:val="center"/>
            <w:hideMark/>
          </w:tcPr>
          <w:p w14:paraId="30EADC75" w14:textId="77777777" w:rsidR="00771AC9" w:rsidRPr="009A5060" w:rsidRDefault="00771AC9" w:rsidP="00C179E5">
            <w:pPr>
              <w:spacing w:before="0"/>
              <w:jc w:val="center"/>
              <w:rPr>
                <w:rFonts w:ascii="Aptos" w:eastAsia="Times New Roman" w:hAnsi="Aptos"/>
                <w:sz w:val="18"/>
                <w:szCs w:val="18"/>
                <w:lang w:eastAsia="en-GB"/>
              </w:rPr>
            </w:pPr>
            <w:r w:rsidRPr="009A5060">
              <w:rPr>
                <w:rFonts w:ascii="Aptos" w:eastAsia="Times New Roman" w:hAnsi="Aptos"/>
                <w:sz w:val="18"/>
                <w:szCs w:val="18"/>
                <w:lang w:eastAsia="en-GB"/>
              </w:rPr>
              <w:t>300</w:t>
            </w:r>
          </w:p>
        </w:tc>
        <w:tc>
          <w:tcPr>
            <w:tcW w:w="833" w:type="pct"/>
            <w:vAlign w:val="center"/>
            <w:hideMark/>
          </w:tcPr>
          <w:p w14:paraId="3D18547D" w14:textId="77777777" w:rsidR="00771AC9" w:rsidRPr="009A5060" w:rsidRDefault="00771AC9" w:rsidP="00C179E5">
            <w:pPr>
              <w:spacing w:before="0"/>
              <w:jc w:val="center"/>
              <w:rPr>
                <w:rFonts w:ascii="Aptos" w:eastAsia="Times New Roman" w:hAnsi="Aptos"/>
                <w:sz w:val="18"/>
                <w:szCs w:val="18"/>
                <w:lang w:eastAsia="en-GB"/>
              </w:rPr>
            </w:pPr>
            <w:r w:rsidRPr="009A5060">
              <w:rPr>
                <w:rFonts w:ascii="Aptos" w:eastAsia="Times New Roman" w:hAnsi="Aptos"/>
                <w:sz w:val="18"/>
                <w:szCs w:val="18"/>
                <w:lang w:eastAsia="en-GB"/>
              </w:rPr>
              <w:t>≤ 40</w:t>
            </w:r>
          </w:p>
        </w:tc>
        <w:tc>
          <w:tcPr>
            <w:tcW w:w="833" w:type="pct"/>
            <w:vAlign w:val="center"/>
            <w:hideMark/>
          </w:tcPr>
          <w:p w14:paraId="696E0D09" w14:textId="77777777" w:rsidR="00771AC9" w:rsidRPr="009A5060" w:rsidRDefault="00771AC9" w:rsidP="00C179E5">
            <w:pPr>
              <w:spacing w:before="0"/>
              <w:jc w:val="center"/>
              <w:rPr>
                <w:rFonts w:ascii="Aptos" w:eastAsia="Times New Roman" w:hAnsi="Aptos"/>
                <w:sz w:val="18"/>
                <w:szCs w:val="18"/>
                <w:lang w:eastAsia="en-GB"/>
              </w:rPr>
            </w:pPr>
            <w:r w:rsidRPr="009A5060">
              <w:rPr>
                <w:rFonts w:ascii="Aptos" w:eastAsia="Times New Roman" w:hAnsi="Aptos"/>
                <w:sz w:val="18"/>
                <w:szCs w:val="18"/>
                <w:lang w:eastAsia="en-GB"/>
              </w:rPr>
              <w:t>≤ 60</w:t>
            </w:r>
          </w:p>
        </w:tc>
      </w:tr>
      <w:tr w:rsidR="00771AC9" w:rsidRPr="009A5060" w14:paraId="25B054A1" w14:textId="77777777" w:rsidTr="00EC63A5">
        <w:trPr>
          <w:cantSplit/>
          <w:jc w:val="center"/>
        </w:trPr>
        <w:tc>
          <w:tcPr>
            <w:tcW w:w="970" w:type="pct"/>
            <w:tcBorders>
              <w:bottom w:val="single" w:sz="4" w:space="0" w:color="7030A0"/>
            </w:tcBorders>
            <w:vAlign w:val="center"/>
            <w:hideMark/>
          </w:tcPr>
          <w:p w14:paraId="45D533F2" w14:textId="77777777" w:rsidR="00771AC9" w:rsidRPr="009A5060" w:rsidRDefault="00771AC9" w:rsidP="00C179E5">
            <w:pPr>
              <w:spacing w:before="0"/>
              <w:rPr>
                <w:rFonts w:ascii="Aptos" w:eastAsia="Times New Roman" w:hAnsi="Aptos"/>
                <w:sz w:val="18"/>
                <w:szCs w:val="18"/>
                <w:lang w:eastAsia="en-GB"/>
              </w:rPr>
            </w:pPr>
            <w:r w:rsidRPr="009A5060">
              <w:rPr>
                <w:rFonts w:ascii="Aptos" w:eastAsia="Times New Roman" w:hAnsi="Aptos"/>
                <w:sz w:val="18"/>
                <w:szCs w:val="18"/>
                <w:lang w:eastAsia="en-GB"/>
              </w:rPr>
              <w:t>Mass Flow Rate (g/s)</w:t>
            </w:r>
          </w:p>
        </w:tc>
        <w:tc>
          <w:tcPr>
            <w:tcW w:w="697" w:type="pct"/>
            <w:tcBorders>
              <w:bottom w:val="single" w:sz="4" w:space="0" w:color="7030A0"/>
            </w:tcBorders>
            <w:vAlign w:val="center"/>
            <w:hideMark/>
          </w:tcPr>
          <w:p w14:paraId="1F36A8CD" w14:textId="77777777" w:rsidR="00771AC9" w:rsidRPr="009A5060" w:rsidRDefault="00771AC9" w:rsidP="00C179E5">
            <w:pPr>
              <w:spacing w:before="0"/>
              <w:jc w:val="center"/>
              <w:rPr>
                <w:rFonts w:ascii="Aptos" w:eastAsia="Times New Roman" w:hAnsi="Aptos"/>
                <w:sz w:val="18"/>
                <w:szCs w:val="18"/>
                <w:lang w:eastAsia="en-GB"/>
              </w:rPr>
            </w:pPr>
            <w:r w:rsidRPr="009A5060">
              <w:rPr>
                <w:rFonts w:ascii="Aptos" w:eastAsia="Times New Roman" w:hAnsi="Aptos"/>
                <w:sz w:val="18"/>
                <w:szCs w:val="18"/>
                <w:lang w:eastAsia="en-GB"/>
              </w:rPr>
              <w:t>≥ 47</w:t>
            </w:r>
          </w:p>
        </w:tc>
        <w:tc>
          <w:tcPr>
            <w:tcW w:w="833" w:type="pct"/>
            <w:tcBorders>
              <w:bottom w:val="single" w:sz="4" w:space="0" w:color="7030A0"/>
            </w:tcBorders>
            <w:vAlign w:val="center"/>
            <w:hideMark/>
          </w:tcPr>
          <w:p w14:paraId="0EF68ACE" w14:textId="77777777" w:rsidR="00771AC9" w:rsidRPr="009A5060" w:rsidRDefault="00771AC9" w:rsidP="00C179E5">
            <w:pPr>
              <w:spacing w:before="0"/>
              <w:jc w:val="center"/>
              <w:rPr>
                <w:rFonts w:ascii="Aptos" w:eastAsia="Times New Roman" w:hAnsi="Aptos"/>
                <w:sz w:val="18"/>
                <w:szCs w:val="18"/>
                <w:lang w:eastAsia="en-GB"/>
              </w:rPr>
            </w:pPr>
            <w:r w:rsidRPr="009A5060">
              <w:rPr>
                <w:rFonts w:ascii="Aptos" w:eastAsia="Times New Roman" w:hAnsi="Aptos"/>
                <w:sz w:val="18"/>
                <w:szCs w:val="18"/>
                <w:lang w:eastAsia="en-GB"/>
              </w:rPr>
              <w:t>≥ 45</w:t>
            </w:r>
          </w:p>
        </w:tc>
        <w:tc>
          <w:tcPr>
            <w:tcW w:w="833" w:type="pct"/>
            <w:tcBorders>
              <w:bottom w:val="single" w:sz="4" w:space="0" w:color="7030A0"/>
            </w:tcBorders>
            <w:vAlign w:val="center"/>
            <w:hideMark/>
          </w:tcPr>
          <w:p w14:paraId="2337BB82" w14:textId="77777777" w:rsidR="00771AC9" w:rsidRPr="009A5060" w:rsidRDefault="00771AC9" w:rsidP="00C179E5">
            <w:pPr>
              <w:spacing w:before="0"/>
              <w:jc w:val="center"/>
              <w:rPr>
                <w:rFonts w:ascii="Aptos" w:eastAsia="Times New Roman" w:hAnsi="Aptos"/>
                <w:sz w:val="18"/>
                <w:szCs w:val="18"/>
                <w:lang w:eastAsia="en-GB"/>
              </w:rPr>
            </w:pPr>
            <w:r w:rsidRPr="009A5060">
              <w:rPr>
                <w:rFonts w:ascii="Aptos" w:eastAsia="Times New Roman" w:hAnsi="Aptos"/>
                <w:sz w:val="18"/>
                <w:szCs w:val="18"/>
                <w:lang w:eastAsia="en-GB"/>
              </w:rPr>
              <w:t>≥ 2</w:t>
            </w:r>
          </w:p>
        </w:tc>
        <w:tc>
          <w:tcPr>
            <w:tcW w:w="833" w:type="pct"/>
            <w:tcBorders>
              <w:bottom w:val="single" w:sz="4" w:space="0" w:color="7030A0"/>
            </w:tcBorders>
            <w:vAlign w:val="center"/>
            <w:hideMark/>
          </w:tcPr>
          <w:p w14:paraId="2C212652" w14:textId="54DD769A" w:rsidR="00771AC9" w:rsidRPr="009A5060" w:rsidRDefault="00771AC9" w:rsidP="00C179E5">
            <w:pPr>
              <w:spacing w:before="0"/>
              <w:jc w:val="center"/>
              <w:rPr>
                <w:rFonts w:ascii="Aptos" w:eastAsia="Times New Roman" w:hAnsi="Aptos"/>
                <w:sz w:val="18"/>
                <w:szCs w:val="18"/>
                <w:lang w:eastAsia="en-GB"/>
              </w:rPr>
            </w:pPr>
            <w:r w:rsidRPr="009A5060">
              <w:rPr>
                <w:rFonts w:ascii="Aptos" w:eastAsia="Times New Roman" w:hAnsi="Aptos"/>
                <w:sz w:val="18"/>
                <w:szCs w:val="18"/>
                <w:lang w:eastAsia="en-GB"/>
              </w:rPr>
              <w:t>81</w:t>
            </w:r>
          </w:p>
        </w:tc>
        <w:tc>
          <w:tcPr>
            <w:tcW w:w="833" w:type="pct"/>
            <w:tcBorders>
              <w:bottom w:val="single" w:sz="4" w:space="0" w:color="7030A0"/>
            </w:tcBorders>
            <w:vAlign w:val="center"/>
            <w:hideMark/>
          </w:tcPr>
          <w:p w14:paraId="0EC7E531" w14:textId="09671DE2" w:rsidR="00771AC9" w:rsidRPr="009A5060" w:rsidRDefault="00771AC9" w:rsidP="00C179E5">
            <w:pPr>
              <w:spacing w:before="0"/>
              <w:jc w:val="center"/>
              <w:rPr>
                <w:rFonts w:ascii="Aptos" w:eastAsia="Times New Roman" w:hAnsi="Aptos"/>
                <w:sz w:val="18"/>
                <w:szCs w:val="18"/>
                <w:lang w:eastAsia="en-GB"/>
              </w:rPr>
            </w:pPr>
            <w:r w:rsidRPr="009A5060">
              <w:rPr>
                <w:rFonts w:ascii="Aptos" w:eastAsia="Times New Roman" w:hAnsi="Aptos"/>
                <w:sz w:val="18"/>
                <w:szCs w:val="18"/>
                <w:lang w:eastAsia="en-GB"/>
              </w:rPr>
              <w:t>81</w:t>
            </w:r>
          </w:p>
        </w:tc>
      </w:tr>
      <w:tr w:rsidR="00771AC9" w:rsidRPr="009A5060" w14:paraId="6511BA15" w14:textId="77777777" w:rsidTr="00EC63A5">
        <w:trPr>
          <w:cantSplit/>
          <w:jc w:val="center"/>
        </w:trPr>
        <w:tc>
          <w:tcPr>
            <w:tcW w:w="5000" w:type="pct"/>
            <w:gridSpan w:val="6"/>
            <w:shd w:val="clear" w:color="auto" w:fill="EBD9ED" w:themeFill="accent2" w:themeFillTint="33"/>
            <w:vAlign w:val="center"/>
          </w:tcPr>
          <w:p w14:paraId="78AB776E" w14:textId="4800A1F6" w:rsidR="00771AC9" w:rsidRPr="009A5060" w:rsidRDefault="00771AC9" w:rsidP="00C179E5">
            <w:pPr>
              <w:spacing w:before="40" w:after="20"/>
              <w:jc w:val="center"/>
              <w:rPr>
                <w:rFonts w:ascii="Aptos" w:eastAsia="Times New Roman" w:hAnsi="Aptos" w:cs="Lucida Sans Unicode"/>
                <w:color w:val="562873" w:themeColor="accent1"/>
                <w:sz w:val="18"/>
                <w:szCs w:val="18"/>
                <w:lang w:eastAsia="en-US"/>
              </w:rPr>
            </w:pPr>
            <w:r w:rsidRPr="009A5060">
              <w:rPr>
                <w:rFonts w:ascii="Aptos" w:eastAsia="Times New Roman" w:hAnsi="Aptos" w:cs="Lucida Sans Unicode"/>
                <w:color w:val="562873" w:themeColor="accent1"/>
                <w:sz w:val="18"/>
                <w:szCs w:val="18"/>
                <w:lang w:eastAsia="en-US"/>
              </w:rPr>
              <w:t xml:space="preserve">Operating </w:t>
            </w:r>
            <w:r w:rsidR="00EC63A5" w:rsidRPr="009A5060">
              <w:rPr>
                <w:rFonts w:ascii="Aptos" w:eastAsia="Times New Roman" w:hAnsi="Aptos" w:cs="Lucida Sans Unicode"/>
                <w:color w:val="562873" w:themeColor="accent1"/>
                <w:sz w:val="18"/>
                <w:szCs w:val="18"/>
                <w:lang w:eastAsia="en-US"/>
              </w:rPr>
              <w:t>Scenario</w:t>
            </w:r>
            <w:r w:rsidRPr="009A5060">
              <w:rPr>
                <w:rFonts w:ascii="Aptos" w:eastAsia="Times New Roman" w:hAnsi="Aptos" w:cs="Lucida Sans Unicode"/>
                <w:color w:val="562873" w:themeColor="accent1"/>
                <w:sz w:val="18"/>
                <w:szCs w:val="18"/>
                <w:lang w:eastAsia="en-US"/>
              </w:rPr>
              <w:t>: 2 K Standby</w:t>
            </w:r>
          </w:p>
        </w:tc>
      </w:tr>
      <w:tr w:rsidR="00771AC9" w:rsidRPr="009A5060" w14:paraId="3A4584AE" w14:textId="77777777" w:rsidTr="00EC63A5">
        <w:trPr>
          <w:cantSplit/>
          <w:jc w:val="center"/>
        </w:trPr>
        <w:tc>
          <w:tcPr>
            <w:tcW w:w="970" w:type="pct"/>
            <w:vAlign w:val="center"/>
            <w:hideMark/>
          </w:tcPr>
          <w:p w14:paraId="741CB308" w14:textId="77777777" w:rsidR="00771AC9" w:rsidRPr="009A5060" w:rsidRDefault="00771AC9" w:rsidP="00C179E5">
            <w:pPr>
              <w:spacing w:before="0"/>
              <w:rPr>
                <w:rFonts w:ascii="Aptos" w:eastAsia="Times New Roman" w:hAnsi="Aptos"/>
                <w:sz w:val="18"/>
                <w:szCs w:val="18"/>
                <w:lang w:eastAsia="en-GB"/>
              </w:rPr>
            </w:pPr>
            <w:r w:rsidRPr="009A5060">
              <w:rPr>
                <w:rFonts w:ascii="Aptos" w:eastAsia="Times New Roman" w:hAnsi="Aptos"/>
                <w:sz w:val="18"/>
                <w:szCs w:val="18"/>
                <w:lang w:eastAsia="en-GB"/>
              </w:rPr>
              <w:t>Pressure (bar)</w:t>
            </w:r>
          </w:p>
        </w:tc>
        <w:tc>
          <w:tcPr>
            <w:tcW w:w="697" w:type="pct"/>
            <w:vAlign w:val="center"/>
            <w:hideMark/>
          </w:tcPr>
          <w:p w14:paraId="0C0D4055" w14:textId="77777777" w:rsidR="00771AC9" w:rsidRPr="009A5060" w:rsidRDefault="00771AC9" w:rsidP="00C179E5">
            <w:pPr>
              <w:spacing w:before="0"/>
              <w:jc w:val="center"/>
              <w:rPr>
                <w:rFonts w:ascii="Aptos" w:eastAsia="Times New Roman" w:hAnsi="Aptos"/>
                <w:sz w:val="18"/>
                <w:szCs w:val="18"/>
                <w:lang w:eastAsia="en-GB"/>
              </w:rPr>
            </w:pPr>
            <w:r w:rsidRPr="009A5060">
              <w:rPr>
                <w:rFonts w:ascii="Aptos" w:eastAsia="Times New Roman" w:hAnsi="Aptos"/>
                <w:sz w:val="18"/>
                <w:szCs w:val="18"/>
                <w:lang w:eastAsia="en-GB"/>
              </w:rPr>
              <w:t>≥ 3.0</w:t>
            </w:r>
          </w:p>
        </w:tc>
        <w:tc>
          <w:tcPr>
            <w:tcW w:w="833" w:type="pct"/>
            <w:vAlign w:val="center"/>
            <w:hideMark/>
          </w:tcPr>
          <w:p w14:paraId="7369AB42" w14:textId="77777777" w:rsidR="00771AC9" w:rsidRPr="009A5060" w:rsidRDefault="00771AC9" w:rsidP="00C179E5">
            <w:pPr>
              <w:spacing w:before="0"/>
              <w:jc w:val="center"/>
              <w:rPr>
                <w:rFonts w:ascii="Aptos" w:eastAsia="Times New Roman" w:hAnsi="Aptos"/>
                <w:sz w:val="18"/>
                <w:szCs w:val="18"/>
                <w:lang w:eastAsia="en-GB"/>
              </w:rPr>
            </w:pPr>
            <w:r w:rsidRPr="009A5060">
              <w:rPr>
                <w:rFonts w:ascii="Aptos" w:eastAsia="Times New Roman" w:hAnsi="Aptos"/>
                <w:sz w:val="18"/>
                <w:szCs w:val="18"/>
                <w:lang w:eastAsia="en-GB"/>
              </w:rPr>
              <w:t>≤ 0.029</w:t>
            </w:r>
          </w:p>
        </w:tc>
        <w:tc>
          <w:tcPr>
            <w:tcW w:w="833" w:type="pct"/>
            <w:vAlign w:val="center"/>
            <w:hideMark/>
          </w:tcPr>
          <w:p w14:paraId="37DBED87" w14:textId="77777777" w:rsidR="00771AC9" w:rsidRPr="009A5060" w:rsidRDefault="00771AC9" w:rsidP="00C179E5">
            <w:pPr>
              <w:spacing w:before="0"/>
              <w:jc w:val="center"/>
              <w:rPr>
                <w:rFonts w:ascii="Aptos" w:eastAsia="Times New Roman" w:hAnsi="Aptos"/>
                <w:sz w:val="18"/>
                <w:szCs w:val="18"/>
                <w:lang w:eastAsia="en-GB"/>
              </w:rPr>
            </w:pPr>
            <w:r w:rsidRPr="009A5060">
              <w:rPr>
                <w:rFonts w:ascii="Aptos" w:eastAsia="Times New Roman" w:hAnsi="Aptos"/>
                <w:sz w:val="18"/>
                <w:szCs w:val="18"/>
                <w:lang w:eastAsia="en-GB"/>
              </w:rPr>
              <w:t>~ 1.1</w:t>
            </w:r>
          </w:p>
        </w:tc>
        <w:tc>
          <w:tcPr>
            <w:tcW w:w="833" w:type="pct"/>
            <w:vAlign w:val="center"/>
            <w:hideMark/>
          </w:tcPr>
          <w:p w14:paraId="0B3412E9" w14:textId="08044C06" w:rsidR="00771AC9" w:rsidRPr="009A5060" w:rsidRDefault="00771AC9" w:rsidP="00C179E5">
            <w:pPr>
              <w:spacing w:before="0"/>
              <w:jc w:val="center"/>
              <w:rPr>
                <w:rFonts w:ascii="Aptos" w:eastAsia="Times New Roman" w:hAnsi="Aptos"/>
                <w:sz w:val="18"/>
                <w:szCs w:val="18"/>
                <w:lang w:eastAsia="en-GB"/>
              </w:rPr>
            </w:pPr>
            <w:r w:rsidRPr="009A5060">
              <w:rPr>
                <w:rFonts w:ascii="Aptos" w:eastAsia="Times New Roman" w:hAnsi="Aptos"/>
                <w:sz w:val="18"/>
                <w:szCs w:val="18"/>
                <w:lang w:eastAsia="en-GB"/>
              </w:rPr>
              <w:t>~ 14.0</w:t>
            </w:r>
          </w:p>
        </w:tc>
        <w:tc>
          <w:tcPr>
            <w:tcW w:w="833" w:type="pct"/>
            <w:vAlign w:val="center"/>
            <w:hideMark/>
          </w:tcPr>
          <w:p w14:paraId="67C63754" w14:textId="37CA09E1" w:rsidR="00771AC9" w:rsidRPr="009A5060" w:rsidRDefault="00771AC9" w:rsidP="00C179E5">
            <w:pPr>
              <w:spacing w:before="0"/>
              <w:jc w:val="center"/>
              <w:rPr>
                <w:rFonts w:ascii="Aptos" w:eastAsia="Times New Roman" w:hAnsi="Aptos"/>
                <w:sz w:val="18"/>
                <w:szCs w:val="18"/>
                <w:lang w:eastAsia="en-GB"/>
              </w:rPr>
            </w:pPr>
            <w:r w:rsidRPr="009A5060">
              <w:rPr>
                <w:rFonts w:ascii="Aptos" w:eastAsia="Times New Roman" w:hAnsi="Aptos"/>
                <w:sz w:val="18"/>
                <w:szCs w:val="18"/>
                <w:lang w:eastAsia="en-GB"/>
              </w:rPr>
              <w:t>~ 13.0 </w:t>
            </w:r>
          </w:p>
        </w:tc>
      </w:tr>
      <w:tr w:rsidR="00771AC9" w:rsidRPr="009A5060" w14:paraId="68F577E1" w14:textId="77777777" w:rsidTr="00EC63A5">
        <w:trPr>
          <w:cantSplit/>
          <w:jc w:val="center"/>
        </w:trPr>
        <w:tc>
          <w:tcPr>
            <w:tcW w:w="970" w:type="pct"/>
            <w:vAlign w:val="center"/>
            <w:hideMark/>
          </w:tcPr>
          <w:p w14:paraId="17FFE805" w14:textId="77777777" w:rsidR="00771AC9" w:rsidRPr="009A5060" w:rsidRDefault="00771AC9" w:rsidP="00C179E5">
            <w:pPr>
              <w:spacing w:before="0"/>
              <w:rPr>
                <w:rFonts w:ascii="Aptos" w:eastAsia="Times New Roman" w:hAnsi="Aptos"/>
                <w:sz w:val="18"/>
                <w:szCs w:val="18"/>
                <w:lang w:eastAsia="en-GB"/>
              </w:rPr>
            </w:pPr>
            <w:r w:rsidRPr="009A5060">
              <w:rPr>
                <w:rFonts w:ascii="Aptos" w:eastAsia="Times New Roman" w:hAnsi="Aptos"/>
                <w:sz w:val="18"/>
                <w:szCs w:val="18"/>
                <w:lang w:eastAsia="en-GB"/>
              </w:rPr>
              <w:t>Temperature (K)</w:t>
            </w:r>
          </w:p>
        </w:tc>
        <w:tc>
          <w:tcPr>
            <w:tcW w:w="697" w:type="pct"/>
            <w:vAlign w:val="center"/>
            <w:hideMark/>
          </w:tcPr>
          <w:p w14:paraId="4F74D55E" w14:textId="77777777" w:rsidR="00771AC9" w:rsidRPr="009A5060" w:rsidRDefault="00771AC9" w:rsidP="00C179E5">
            <w:pPr>
              <w:spacing w:before="0"/>
              <w:jc w:val="center"/>
              <w:rPr>
                <w:rFonts w:ascii="Aptos" w:eastAsia="Times New Roman" w:hAnsi="Aptos"/>
                <w:sz w:val="18"/>
                <w:szCs w:val="18"/>
                <w:lang w:eastAsia="en-GB"/>
              </w:rPr>
            </w:pPr>
            <w:r w:rsidRPr="009A5060">
              <w:rPr>
                <w:rFonts w:ascii="Aptos" w:eastAsia="Times New Roman" w:hAnsi="Aptos"/>
                <w:sz w:val="18"/>
                <w:szCs w:val="18"/>
                <w:lang w:eastAsia="en-GB"/>
              </w:rPr>
              <w:t>≤ 4.5</w:t>
            </w:r>
          </w:p>
        </w:tc>
        <w:tc>
          <w:tcPr>
            <w:tcW w:w="833" w:type="pct"/>
            <w:vAlign w:val="center"/>
            <w:hideMark/>
          </w:tcPr>
          <w:p w14:paraId="502A50E9" w14:textId="77777777" w:rsidR="00771AC9" w:rsidRPr="009A5060" w:rsidRDefault="00771AC9" w:rsidP="00C179E5">
            <w:pPr>
              <w:spacing w:before="0"/>
              <w:jc w:val="center"/>
              <w:rPr>
                <w:rFonts w:ascii="Aptos" w:eastAsia="Times New Roman" w:hAnsi="Aptos"/>
                <w:sz w:val="18"/>
                <w:szCs w:val="18"/>
                <w:lang w:eastAsia="en-GB"/>
              </w:rPr>
            </w:pPr>
            <w:r w:rsidRPr="009A5060">
              <w:rPr>
                <w:rFonts w:ascii="Aptos" w:eastAsia="Times New Roman" w:hAnsi="Aptos"/>
                <w:sz w:val="18"/>
                <w:szCs w:val="18"/>
                <w:lang w:eastAsia="en-GB"/>
              </w:rPr>
              <w:t>≥ 4.2</w:t>
            </w:r>
          </w:p>
        </w:tc>
        <w:tc>
          <w:tcPr>
            <w:tcW w:w="833" w:type="pct"/>
            <w:vAlign w:val="center"/>
            <w:hideMark/>
          </w:tcPr>
          <w:p w14:paraId="026EEBB7" w14:textId="77777777" w:rsidR="00771AC9" w:rsidRPr="009A5060" w:rsidRDefault="00771AC9" w:rsidP="00C179E5">
            <w:pPr>
              <w:spacing w:before="0"/>
              <w:jc w:val="center"/>
              <w:rPr>
                <w:rFonts w:ascii="Aptos" w:eastAsia="Times New Roman" w:hAnsi="Aptos"/>
                <w:sz w:val="18"/>
                <w:szCs w:val="18"/>
                <w:lang w:eastAsia="en-GB"/>
              </w:rPr>
            </w:pPr>
            <w:r w:rsidRPr="009A5060">
              <w:rPr>
                <w:rFonts w:ascii="Aptos" w:eastAsia="Times New Roman" w:hAnsi="Aptos"/>
                <w:sz w:val="18"/>
                <w:szCs w:val="18"/>
                <w:lang w:eastAsia="en-GB"/>
              </w:rPr>
              <w:t>300</w:t>
            </w:r>
          </w:p>
        </w:tc>
        <w:tc>
          <w:tcPr>
            <w:tcW w:w="833" w:type="pct"/>
            <w:vAlign w:val="center"/>
            <w:hideMark/>
          </w:tcPr>
          <w:p w14:paraId="745582A0" w14:textId="77777777" w:rsidR="00771AC9" w:rsidRPr="009A5060" w:rsidRDefault="00771AC9" w:rsidP="00C179E5">
            <w:pPr>
              <w:spacing w:before="0"/>
              <w:jc w:val="center"/>
              <w:rPr>
                <w:rFonts w:ascii="Aptos" w:eastAsia="Times New Roman" w:hAnsi="Aptos"/>
                <w:sz w:val="18"/>
                <w:szCs w:val="18"/>
                <w:lang w:eastAsia="en-GB"/>
              </w:rPr>
            </w:pPr>
            <w:r w:rsidRPr="009A5060">
              <w:rPr>
                <w:rFonts w:ascii="Aptos" w:eastAsia="Times New Roman" w:hAnsi="Aptos"/>
                <w:sz w:val="18"/>
                <w:szCs w:val="18"/>
                <w:lang w:eastAsia="en-GB"/>
              </w:rPr>
              <w:t>≤ 40</w:t>
            </w:r>
          </w:p>
        </w:tc>
        <w:tc>
          <w:tcPr>
            <w:tcW w:w="833" w:type="pct"/>
            <w:vAlign w:val="center"/>
            <w:hideMark/>
          </w:tcPr>
          <w:p w14:paraId="0F812858" w14:textId="77777777" w:rsidR="00771AC9" w:rsidRPr="009A5060" w:rsidRDefault="00771AC9" w:rsidP="00C179E5">
            <w:pPr>
              <w:spacing w:before="0"/>
              <w:jc w:val="center"/>
              <w:rPr>
                <w:rFonts w:ascii="Aptos" w:eastAsia="Times New Roman" w:hAnsi="Aptos"/>
                <w:sz w:val="18"/>
                <w:szCs w:val="18"/>
                <w:lang w:eastAsia="en-GB"/>
              </w:rPr>
            </w:pPr>
            <w:r w:rsidRPr="009A5060">
              <w:rPr>
                <w:rFonts w:ascii="Aptos" w:eastAsia="Times New Roman" w:hAnsi="Aptos"/>
                <w:sz w:val="18"/>
                <w:szCs w:val="18"/>
                <w:lang w:eastAsia="en-GB"/>
              </w:rPr>
              <w:t>≤ 60</w:t>
            </w:r>
          </w:p>
        </w:tc>
      </w:tr>
      <w:tr w:rsidR="00771AC9" w:rsidRPr="009A5060" w14:paraId="59644CFE" w14:textId="77777777" w:rsidTr="00EC63A5">
        <w:trPr>
          <w:cantSplit/>
          <w:jc w:val="center"/>
        </w:trPr>
        <w:tc>
          <w:tcPr>
            <w:tcW w:w="970" w:type="pct"/>
            <w:vAlign w:val="center"/>
            <w:hideMark/>
          </w:tcPr>
          <w:p w14:paraId="2C04F09F" w14:textId="77777777" w:rsidR="00771AC9" w:rsidRPr="009A5060" w:rsidRDefault="00771AC9" w:rsidP="00C179E5">
            <w:pPr>
              <w:spacing w:before="0"/>
              <w:rPr>
                <w:rFonts w:ascii="Aptos" w:eastAsia="Times New Roman" w:hAnsi="Aptos"/>
                <w:sz w:val="18"/>
                <w:szCs w:val="18"/>
                <w:lang w:eastAsia="en-GB"/>
              </w:rPr>
            </w:pPr>
            <w:r w:rsidRPr="009A5060">
              <w:rPr>
                <w:rFonts w:ascii="Aptos" w:eastAsia="Times New Roman" w:hAnsi="Aptos"/>
                <w:sz w:val="18"/>
                <w:szCs w:val="18"/>
                <w:lang w:eastAsia="en-GB"/>
              </w:rPr>
              <w:t>Mass Flow Rate (g/s)</w:t>
            </w:r>
          </w:p>
        </w:tc>
        <w:tc>
          <w:tcPr>
            <w:tcW w:w="697" w:type="pct"/>
            <w:vAlign w:val="center"/>
            <w:hideMark/>
          </w:tcPr>
          <w:p w14:paraId="548FBD3B" w14:textId="77777777" w:rsidR="00771AC9" w:rsidRPr="009A5060" w:rsidRDefault="00771AC9" w:rsidP="00C179E5">
            <w:pPr>
              <w:spacing w:before="0"/>
              <w:jc w:val="center"/>
              <w:rPr>
                <w:rFonts w:ascii="Aptos" w:eastAsia="Times New Roman" w:hAnsi="Aptos"/>
                <w:sz w:val="18"/>
                <w:szCs w:val="18"/>
                <w:lang w:eastAsia="en-GB"/>
              </w:rPr>
            </w:pPr>
            <w:r w:rsidRPr="009A5060">
              <w:rPr>
                <w:rFonts w:ascii="Aptos" w:eastAsia="Times New Roman" w:hAnsi="Aptos"/>
                <w:sz w:val="18"/>
                <w:szCs w:val="18"/>
                <w:lang w:eastAsia="en-GB"/>
              </w:rPr>
              <w:t>18</w:t>
            </w:r>
          </w:p>
        </w:tc>
        <w:tc>
          <w:tcPr>
            <w:tcW w:w="833" w:type="pct"/>
            <w:vAlign w:val="center"/>
            <w:hideMark/>
          </w:tcPr>
          <w:p w14:paraId="295B667D" w14:textId="77777777" w:rsidR="00771AC9" w:rsidRPr="009A5060" w:rsidRDefault="00771AC9" w:rsidP="00C179E5">
            <w:pPr>
              <w:spacing w:before="0"/>
              <w:jc w:val="center"/>
              <w:rPr>
                <w:rFonts w:ascii="Aptos" w:eastAsia="Times New Roman" w:hAnsi="Aptos"/>
                <w:sz w:val="18"/>
                <w:szCs w:val="18"/>
                <w:lang w:eastAsia="en-GB"/>
              </w:rPr>
            </w:pPr>
            <w:r w:rsidRPr="009A5060">
              <w:rPr>
                <w:rFonts w:ascii="Aptos" w:eastAsia="Times New Roman" w:hAnsi="Aptos"/>
                <w:sz w:val="18"/>
                <w:szCs w:val="18"/>
                <w:lang w:eastAsia="en-GB"/>
              </w:rPr>
              <w:t>17</w:t>
            </w:r>
          </w:p>
        </w:tc>
        <w:tc>
          <w:tcPr>
            <w:tcW w:w="833" w:type="pct"/>
            <w:vAlign w:val="center"/>
            <w:hideMark/>
          </w:tcPr>
          <w:p w14:paraId="32778C06" w14:textId="77777777" w:rsidR="00771AC9" w:rsidRPr="009A5060" w:rsidRDefault="00771AC9" w:rsidP="00C179E5">
            <w:pPr>
              <w:spacing w:before="0"/>
              <w:jc w:val="center"/>
              <w:rPr>
                <w:rFonts w:ascii="Aptos" w:eastAsia="Times New Roman" w:hAnsi="Aptos"/>
                <w:sz w:val="18"/>
                <w:szCs w:val="18"/>
                <w:lang w:eastAsia="en-GB"/>
              </w:rPr>
            </w:pPr>
            <w:r w:rsidRPr="009A5060">
              <w:rPr>
                <w:rFonts w:ascii="Aptos" w:eastAsia="Times New Roman" w:hAnsi="Aptos"/>
                <w:sz w:val="18"/>
                <w:szCs w:val="18"/>
                <w:lang w:eastAsia="en-GB"/>
              </w:rPr>
              <w:t>1</w:t>
            </w:r>
          </w:p>
        </w:tc>
        <w:tc>
          <w:tcPr>
            <w:tcW w:w="833" w:type="pct"/>
            <w:vAlign w:val="center"/>
            <w:hideMark/>
          </w:tcPr>
          <w:p w14:paraId="2F438804" w14:textId="77FB5479" w:rsidR="00771AC9" w:rsidRPr="009A5060" w:rsidRDefault="00771AC9" w:rsidP="00C179E5">
            <w:pPr>
              <w:spacing w:before="0"/>
              <w:jc w:val="center"/>
              <w:rPr>
                <w:rFonts w:ascii="Aptos" w:eastAsia="Times New Roman" w:hAnsi="Aptos"/>
                <w:sz w:val="18"/>
                <w:szCs w:val="18"/>
                <w:lang w:eastAsia="en-GB"/>
              </w:rPr>
            </w:pPr>
            <w:r w:rsidRPr="009A5060">
              <w:rPr>
                <w:rFonts w:ascii="Aptos" w:eastAsia="Times New Roman" w:hAnsi="Aptos"/>
                <w:sz w:val="18"/>
                <w:szCs w:val="18"/>
                <w:lang w:eastAsia="en-GB"/>
              </w:rPr>
              <w:t>48</w:t>
            </w:r>
          </w:p>
        </w:tc>
        <w:tc>
          <w:tcPr>
            <w:tcW w:w="833" w:type="pct"/>
            <w:vAlign w:val="center"/>
            <w:hideMark/>
          </w:tcPr>
          <w:p w14:paraId="4CC5C005" w14:textId="0190A707" w:rsidR="00771AC9" w:rsidRPr="009A5060" w:rsidRDefault="00771AC9" w:rsidP="00C179E5">
            <w:pPr>
              <w:spacing w:before="0"/>
              <w:jc w:val="center"/>
              <w:rPr>
                <w:rFonts w:ascii="Aptos" w:eastAsia="Times New Roman" w:hAnsi="Aptos"/>
                <w:sz w:val="18"/>
                <w:szCs w:val="18"/>
                <w:lang w:eastAsia="en-GB"/>
              </w:rPr>
            </w:pPr>
            <w:r w:rsidRPr="009A5060">
              <w:rPr>
                <w:rFonts w:ascii="Aptos" w:eastAsia="Times New Roman" w:hAnsi="Aptos"/>
                <w:sz w:val="18"/>
                <w:szCs w:val="18"/>
                <w:lang w:eastAsia="en-GB"/>
              </w:rPr>
              <w:t>48</w:t>
            </w:r>
          </w:p>
        </w:tc>
      </w:tr>
    </w:tbl>
    <w:p w14:paraId="77EA898E" w14:textId="77777777" w:rsidR="00AF7B8E" w:rsidRPr="009A5060" w:rsidRDefault="00AF7B8E" w:rsidP="00C179E5">
      <w:pPr>
        <w:pStyle w:val="Heading2numbered"/>
      </w:pPr>
      <w:bookmarkStart w:id="3063" w:name="_Toc202536092"/>
      <w:bookmarkStart w:id="3064" w:name="_Toc202536876"/>
      <w:bookmarkStart w:id="3065" w:name="_Toc216340927"/>
      <w:bookmarkEnd w:id="3040"/>
      <w:r w:rsidRPr="009A5060">
        <w:t xml:space="preserve">Reliability </w:t>
      </w:r>
      <w:bookmarkEnd w:id="3052"/>
      <w:r w:rsidRPr="009A5060">
        <w:t>Requirements</w:t>
      </w:r>
      <w:bookmarkEnd w:id="3063"/>
      <w:bookmarkEnd w:id="3064"/>
      <w:bookmarkEnd w:id="3065"/>
    </w:p>
    <w:p w14:paraId="7BAC1241" w14:textId="35807597" w:rsidR="00AF7B8E" w:rsidRPr="009A5060" w:rsidRDefault="00AF7B8E" w:rsidP="00C179E5">
      <w:pPr>
        <w:pStyle w:val="RequirementList"/>
        <w:spacing w:line="240" w:lineRule="auto"/>
      </w:pPr>
      <w:bookmarkStart w:id="3066" w:name="_Toc200491825"/>
      <w:r w:rsidRPr="009A5060">
        <w:t>The QPLANT shall apply proven processes and be based on industrially proven technologies.</w:t>
      </w:r>
      <w:bookmarkEnd w:id="3066"/>
    </w:p>
    <w:p w14:paraId="2C20BDCA" w14:textId="766B0340" w:rsidR="00884542" w:rsidRPr="009A5060" w:rsidRDefault="00892808" w:rsidP="00C179E5">
      <w:pPr>
        <w:pStyle w:val="RequirementList"/>
        <w:spacing w:line="240" w:lineRule="auto"/>
      </w:pPr>
      <w:r w:rsidRPr="009A5060">
        <w:t xml:space="preserve">For </w:t>
      </w:r>
      <w:r w:rsidR="00C04223" w:rsidRPr="009A5060">
        <w:t xml:space="preserve">failures </w:t>
      </w:r>
      <w:r w:rsidR="00F97DF0" w:rsidRPr="009A5060">
        <w:t>resulting in a</w:t>
      </w:r>
      <w:r w:rsidR="00DC1A7F" w:rsidRPr="009A5060">
        <w:t>n</w:t>
      </w:r>
      <w:r w:rsidR="00F97DF0" w:rsidRPr="009A5060">
        <w:t xml:space="preserve"> </w:t>
      </w:r>
      <w:r w:rsidR="00F9663B" w:rsidRPr="009A5060">
        <w:t xml:space="preserve">unplanned </w:t>
      </w:r>
      <w:r w:rsidR="007B5CF3" w:rsidRPr="009A5060">
        <w:t xml:space="preserve">transition out of the “2K operation” scenario, </w:t>
      </w:r>
      <w:r w:rsidRPr="009A5060">
        <w:t xml:space="preserve">the MTBF shall be </w:t>
      </w:r>
      <w:r w:rsidR="00884542" w:rsidRPr="009A5060">
        <w:t xml:space="preserve">higher than </w:t>
      </w:r>
      <w:r w:rsidR="004009EB" w:rsidRPr="009A5060">
        <w:t>5</w:t>
      </w:r>
      <w:r w:rsidR="00884542" w:rsidRPr="009A5060">
        <w:t xml:space="preserve"> years.</w:t>
      </w:r>
    </w:p>
    <w:p w14:paraId="23BF69B4" w14:textId="0268AC22" w:rsidR="00A51A48" w:rsidRPr="009A5060" w:rsidRDefault="00A51A48" w:rsidP="00C179E5">
      <w:pPr>
        <w:pStyle w:val="RequirementList"/>
        <w:spacing w:line="240" w:lineRule="auto"/>
        <w:rPr>
          <w:highlight w:val="yellow"/>
        </w:rPr>
      </w:pPr>
      <w:r w:rsidRPr="009A5060">
        <w:rPr>
          <w:highlight w:val="yellow"/>
        </w:rPr>
        <w:t>For failures resulting in a</w:t>
      </w:r>
      <w:r w:rsidR="00DC1A7F" w:rsidRPr="009A5060">
        <w:rPr>
          <w:highlight w:val="yellow"/>
        </w:rPr>
        <w:t>n</w:t>
      </w:r>
      <w:r w:rsidRPr="009A5060">
        <w:rPr>
          <w:highlight w:val="yellow"/>
        </w:rPr>
        <w:t xml:space="preserve"> unplanned transition to the “4.5K</w:t>
      </w:r>
      <w:r w:rsidR="00183D0D" w:rsidRPr="009A5060">
        <w:rPr>
          <w:highlight w:val="yellow"/>
        </w:rPr>
        <w:t xml:space="preserve"> standby”</w:t>
      </w:r>
      <w:r w:rsidR="00CD48E7" w:rsidRPr="009A5060">
        <w:rPr>
          <w:highlight w:val="yellow"/>
        </w:rPr>
        <w:t xml:space="preserve"> scenario</w:t>
      </w:r>
      <w:r w:rsidRPr="009A5060">
        <w:rPr>
          <w:highlight w:val="yellow"/>
        </w:rPr>
        <w:t>, the MTBF shall be higher than 1</w:t>
      </w:r>
      <w:r w:rsidR="004009EB" w:rsidRPr="009A5060">
        <w:rPr>
          <w:highlight w:val="yellow"/>
        </w:rPr>
        <w:t xml:space="preserve">0 </w:t>
      </w:r>
      <w:r w:rsidRPr="009A5060">
        <w:rPr>
          <w:highlight w:val="yellow"/>
        </w:rPr>
        <w:t>years.</w:t>
      </w:r>
    </w:p>
    <w:p w14:paraId="38F1C568" w14:textId="04A04DD3" w:rsidR="00750829" w:rsidRPr="009A5060" w:rsidRDefault="00750829" w:rsidP="00C179E5">
      <w:pPr>
        <w:pStyle w:val="RequirementList"/>
        <w:spacing w:line="240" w:lineRule="auto"/>
        <w:rPr>
          <w:highlight w:val="yellow"/>
        </w:rPr>
      </w:pPr>
      <w:r w:rsidRPr="009A5060">
        <w:rPr>
          <w:highlight w:val="yellow"/>
        </w:rPr>
        <w:lastRenderedPageBreak/>
        <w:t>For failures resulting in a</w:t>
      </w:r>
      <w:r w:rsidR="00DC1A7F" w:rsidRPr="009A5060">
        <w:rPr>
          <w:highlight w:val="yellow"/>
        </w:rPr>
        <w:t>n</w:t>
      </w:r>
      <w:r w:rsidRPr="009A5060">
        <w:rPr>
          <w:highlight w:val="yellow"/>
        </w:rPr>
        <w:t xml:space="preserve"> </w:t>
      </w:r>
      <w:r w:rsidR="00F9663B" w:rsidRPr="009A5060">
        <w:rPr>
          <w:highlight w:val="yellow"/>
        </w:rPr>
        <w:t xml:space="preserve">unplanned </w:t>
      </w:r>
      <w:r w:rsidRPr="009A5060">
        <w:rPr>
          <w:highlight w:val="yellow"/>
        </w:rPr>
        <w:t>warm up of the linac to &gt; 4.5K, the MTBF shall be higher than 15 years</w:t>
      </w:r>
      <w:r w:rsidR="004577DD" w:rsidRPr="009A5060">
        <w:rPr>
          <w:highlight w:val="yellow"/>
        </w:rPr>
        <w:t>.</w:t>
      </w:r>
    </w:p>
    <w:p w14:paraId="07F0E528" w14:textId="79B10BC0" w:rsidR="003771D2" w:rsidRPr="009A5060" w:rsidRDefault="003771D2" w:rsidP="00C179E5">
      <w:pPr>
        <w:pStyle w:val="SysReq3"/>
        <w:spacing w:line="240" w:lineRule="auto"/>
        <w:ind w:left="0"/>
        <w:rPr>
          <w:lang w:val="en-GB"/>
        </w:rPr>
      </w:pPr>
      <w:r w:rsidRPr="009A5060">
        <w:rPr>
          <w:lang w:val="en-GB"/>
        </w:rPr>
        <w:t xml:space="preserve">In the offer, the Applicant shall provide a substantiated justification for the MTBF </w:t>
      </w:r>
      <w:r w:rsidR="000C07B2" w:rsidRPr="009A5060">
        <w:rPr>
          <w:lang w:val="en-GB"/>
        </w:rPr>
        <w:t>of the QPLANT</w:t>
      </w:r>
      <w:r w:rsidRPr="009A5060">
        <w:rPr>
          <w:lang w:val="en-GB"/>
        </w:rPr>
        <w:t>, including</w:t>
      </w:r>
      <w:r w:rsidR="003B3DBF" w:rsidRPr="009A5060">
        <w:rPr>
          <w:lang w:val="en-GB"/>
        </w:rPr>
        <w:t xml:space="preserve"> but not limited to</w:t>
      </w:r>
      <w:r w:rsidRPr="009A5060">
        <w:rPr>
          <w:lang w:val="en-GB"/>
        </w:rPr>
        <w:t>:</w:t>
      </w:r>
    </w:p>
    <w:p w14:paraId="250E9135" w14:textId="0CE71D07" w:rsidR="003771D2" w:rsidRPr="009A5060" w:rsidRDefault="0057656F" w:rsidP="00C179E5">
      <w:pPr>
        <w:pStyle w:val="SysReq3"/>
        <w:numPr>
          <w:ilvl w:val="0"/>
          <w:numId w:val="60"/>
        </w:numPr>
        <w:spacing w:line="240" w:lineRule="auto"/>
        <w:rPr>
          <w:lang w:val="en-GB"/>
        </w:rPr>
      </w:pPr>
      <w:r w:rsidRPr="009A5060">
        <w:rPr>
          <w:lang w:val="en-GB"/>
        </w:rPr>
        <w:t>A</w:t>
      </w:r>
      <w:r w:rsidR="003771D2" w:rsidRPr="009A5060">
        <w:rPr>
          <w:lang w:val="en-GB"/>
        </w:rPr>
        <w:t>pplied redundancy (e.g., N+1, 2oo3)</w:t>
      </w:r>
    </w:p>
    <w:p w14:paraId="3AE554F4" w14:textId="668352AD" w:rsidR="003771D2" w:rsidRPr="009A5060" w:rsidRDefault="003771D2" w:rsidP="00C179E5">
      <w:pPr>
        <w:pStyle w:val="SysReq3"/>
        <w:numPr>
          <w:ilvl w:val="0"/>
          <w:numId w:val="60"/>
        </w:numPr>
        <w:spacing w:line="240" w:lineRule="auto"/>
        <w:rPr>
          <w:lang w:val="en-GB"/>
        </w:rPr>
      </w:pPr>
      <w:r w:rsidRPr="009A5060">
        <w:rPr>
          <w:lang w:val="en-GB"/>
        </w:rPr>
        <w:t xml:space="preserve">MTBF values </w:t>
      </w:r>
      <w:r w:rsidR="00272232" w:rsidRPr="009A5060">
        <w:rPr>
          <w:lang w:val="en-GB"/>
        </w:rPr>
        <w:t xml:space="preserve">for each </w:t>
      </w:r>
      <w:r w:rsidRPr="009A5060">
        <w:rPr>
          <w:lang w:val="en-GB"/>
        </w:rPr>
        <w:t>critical component, with supporting data</w:t>
      </w:r>
    </w:p>
    <w:p w14:paraId="0AF8DF0C" w14:textId="77777777" w:rsidR="003771D2" w:rsidRPr="009A5060" w:rsidRDefault="003771D2" w:rsidP="00C179E5">
      <w:pPr>
        <w:pStyle w:val="SysReq3"/>
        <w:numPr>
          <w:ilvl w:val="0"/>
          <w:numId w:val="60"/>
        </w:numPr>
        <w:spacing w:line="240" w:lineRule="auto"/>
        <w:rPr>
          <w:lang w:val="en-GB"/>
        </w:rPr>
      </w:pPr>
      <w:r w:rsidRPr="009A5060">
        <w:rPr>
          <w:lang w:val="en-GB"/>
        </w:rPr>
        <w:t>Summary RAMI considerations and lifecycle-impacting design choice</w:t>
      </w:r>
    </w:p>
    <w:p w14:paraId="08919100" w14:textId="77777777" w:rsidR="003771D2" w:rsidRPr="009A5060" w:rsidRDefault="003771D2" w:rsidP="00C179E5">
      <w:pPr>
        <w:pStyle w:val="SysReq3"/>
        <w:numPr>
          <w:ilvl w:val="0"/>
          <w:numId w:val="60"/>
        </w:numPr>
        <w:spacing w:line="240" w:lineRule="auto"/>
        <w:rPr>
          <w:lang w:val="en-GB"/>
        </w:rPr>
      </w:pPr>
      <w:r w:rsidRPr="009A5060">
        <w:rPr>
          <w:lang w:val="en-GB"/>
        </w:rPr>
        <w:t>Outline of RCM strategy supporting availability objectives</w:t>
      </w:r>
    </w:p>
    <w:p w14:paraId="60E04E71" w14:textId="4726B2AB" w:rsidR="003771D2" w:rsidRPr="009A5060" w:rsidRDefault="003771D2" w:rsidP="00C179E5">
      <w:pPr>
        <w:pStyle w:val="SysReq3"/>
        <w:numPr>
          <w:ilvl w:val="0"/>
          <w:numId w:val="60"/>
        </w:numPr>
        <w:spacing w:line="240" w:lineRule="auto"/>
        <w:rPr>
          <w:lang w:val="en-GB"/>
        </w:rPr>
      </w:pPr>
      <w:r w:rsidRPr="009A5060">
        <w:rPr>
          <w:lang w:val="en-GB"/>
        </w:rPr>
        <w:t>Key failure modes and corresponding mitigation measures (FO, FC, NO, NC for critical isolation or segmentation valves shall be provided for the LOOP and at least one other scenario (main interfacing valves of QRB and WCS)</w:t>
      </w:r>
    </w:p>
    <w:p w14:paraId="1DCB0A38" w14:textId="5A5F391A" w:rsidR="00AF7B8E" w:rsidRPr="009A5060" w:rsidRDefault="008618E2" w:rsidP="00C179E5">
      <w:pPr>
        <w:pStyle w:val="RequirementList"/>
        <w:spacing w:line="240" w:lineRule="auto"/>
      </w:pPr>
      <w:bookmarkStart w:id="3067" w:name="_Toc200491827"/>
      <w:r w:rsidRPr="009A5060">
        <w:t xml:space="preserve">The </w:t>
      </w:r>
      <w:r w:rsidR="00AF7B8E" w:rsidRPr="009A5060">
        <w:t xml:space="preserve">Contractor shall </w:t>
      </w:r>
      <w:r w:rsidR="004638BC" w:rsidRPr="009A5060">
        <w:t xml:space="preserve">submit the </w:t>
      </w:r>
      <w:r w:rsidR="00386C99" w:rsidRPr="009A5060">
        <w:t xml:space="preserve">detailed </w:t>
      </w:r>
      <w:r w:rsidR="00AF7B8E" w:rsidRPr="009A5060">
        <w:t>MTBF</w:t>
      </w:r>
      <w:r w:rsidR="006370C9" w:rsidRPr="009A5060">
        <w:t xml:space="preserve"> cal</w:t>
      </w:r>
      <w:r w:rsidR="00FD1F0E" w:rsidRPr="009A5060">
        <w:t>c</w:t>
      </w:r>
      <w:r w:rsidR="006370C9" w:rsidRPr="009A5060">
        <w:t>ulation</w:t>
      </w:r>
      <w:r w:rsidR="00AF7B8E" w:rsidRPr="009A5060">
        <w:t xml:space="preserve"> </w:t>
      </w:r>
      <w:r w:rsidR="00531FAC" w:rsidRPr="009A5060">
        <w:t>demonstrating the compliance</w:t>
      </w:r>
      <w:r w:rsidR="00AF7B8E" w:rsidRPr="009A5060">
        <w:t xml:space="preserve"> </w:t>
      </w:r>
      <w:r w:rsidR="00531FAC" w:rsidRPr="009A5060">
        <w:t xml:space="preserve">of the detailed design with the MTBF requirements </w:t>
      </w:r>
      <w:r w:rsidR="00802A71" w:rsidRPr="009A5060">
        <w:t>to SCK CEN</w:t>
      </w:r>
      <w:r w:rsidR="00BF0DBB" w:rsidRPr="009A5060">
        <w:t xml:space="preserve"> </w:t>
      </w:r>
      <w:r w:rsidR="00AF7B8E" w:rsidRPr="009A5060">
        <w:t xml:space="preserve">for </w:t>
      </w:r>
      <w:r w:rsidR="00BF0DBB" w:rsidRPr="009A5060">
        <w:t>review and subsequent approval</w:t>
      </w:r>
      <w:r w:rsidRPr="009A5060">
        <w:t xml:space="preserve"> at the latest by the end of the Phase 1</w:t>
      </w:r>
      <w:bookmarkEnd w:id="3067"/>
      <w:r w:rsidR="00900B24" w:rsidRPr="009A5060">
        <w:t xml:space="preserve">.  </w:t>
      </w:r>
      <w:r w:rsidR="00516390" w:rsidRPr="009A5060">
        <w:t xml:space="preserve">The Contractor shall substantiate the MTBF values by manufacturer data (OEM or COTS), field performance records, or predictive reliability models. </w:t>
      </w:r>
      <w:r w:rsidR="008A47D0" w:rsidRPr="009A5060">
        <w:t xml:space="preserve"> </w:t>
      </w:r>
      <w:r w:rsidR="00516390" w:rsidRPr="009A5060">
        <w:t>The level of detail shall be proportionate to the component’s criticality in the overall system reliability and availability architecture.  The Contractor shall also provide a component-level (LRU) replacement schedule for the expected lifetime duration of at least 40 years, including MTBF data, estimated downtime impact, and cost per intervention.</w:t>
      </w:r>
    </w:p>
    <w:p w14:paraId="35B0C711" w14:textId="77777777" w:rsidR="00900B24" w:rsidRPr="009A5060" w:rsidRDefault="00900B24" w:rsidP="00C179E5">
      <w:pPr>
        <w:pStyle w:val="Heading2numbered"/>
        <w:keepNext/>
        <w:ind w:left="578" w:hanging="578"/>
      </w:pPr>
      <w:bookmarkStart w:id="3068" w:name="_Toc200492599"/>
      <w:bookmarkStart w:id="3069" w:name="_Toc202536244"/>
      <w:bookmarkStart w:id="3070" w:name="_Toc202536930"/>
      <w:bookmarkStart w:id="3071" w:name="_Toc216340928"/>
      <w:bookmarkStart w:id="3072" w:name="_Toc200491815"/>
      <w:bookmarkStart w:id="3073" w:name="_Toc202536094"/>
      <w:bookmarkStart w:id="3074" w:name="_Toc202536878"/>
      <w:r w:rsidRPr="009A5060">
        <w:t xml:space="preserve">Reliability Centred Maintenance &amp; Lifecycle Cost </w:t>
      </w:r>
      <w:commentRangeStart w:id="3075"/>
      <w:r w:rsidRPr="009A5060">
        <w:t>Management</w:t>
      </w:r>
      <w:bookmarkEnd w:id="3068"/>
      <w:bookmarkEnd w:id="3069"/>
      <w:bookmarkEnd w:id="3070"/>
      <w:commentRangeEnd w:id="3075"/>
      <w:r w:rsidRPr="009A5060">
        <w:rPr>
          <w:rStyle w:val="CommentReference"/>
          <w:rFonts w:ascii="Segoe UI" w:eastAsia="Calibri" w:hAnsi="Segoe UI"/>
          <w:bCs w:val="0"/>
          <w:color w:val="auto"/>
          <w:shd w:val="clear" w:color="auto" w:fill="auto"/>
        </w:rPr>
        <w:commentReference w:id="3075"/>
      </w:r>
      <w:bookmarkEnd w:id="3071"/>
    </w:p>
    <w:p w14:paraId="59D194EA" w14:textId="3D14C05D" w:rsidR="00900B24" w:rsidRPr="009A5060" w:rsidRDefault="00900B24" w:rsidP="00C179E5">
      <w:pPr>
        <w:pStyle w:val="RequirementList"/>
        <w:spacing w:line="240" w:lineRule="auto"/>
      </w:pPr>
      <w:bookmarkStart w:id="3076" w:name="_Toc200492600"/>
      <w:commentRangeStart w:id="3077"/>
      <w:r w:rsidRPr="009A5060">
        <w:t>The Contractor shall deliver a Reliability-Centered Maintenance (RCM) Plan.  It shall contain a MTBF analysis, inspection/replacement intervals, and spares recommendations for each system component.  For each individual component, the RCM shall state the proposed maintenance strategy (run to failure, time-based or condition-based).</w:t>
      </w:r>
    </w:p>
    <w:p w14:paraId="584AC89F" w14:textId="77777777" w:rsidR="00900B24" w:rsidRPr="009A5060" w:rsidRDefault="00900B24" w:rsidP="00C179E5">
      <w:pPr>
        <w:pStyle w:val="RequirementList"/>
        <w:numPr>
          <w:ilvl w:val="0"/>
          <w:numId w:val="61"/>
        </w:numPr>
        <w:spacing w:line="240" w:lineRule="auto"/>
      </w:pPr>
      <w:r w:rsidRPr="009A5060">
        <w:t xml:space="preserve">Functional verification (testing)  </w:t>
      </w:r>
    </w:p>
    <w:p w14:paraId="47FF6004" w14:textId="77777777" w:rsidR="00900B24" w:rsidRPr="009A5060" w:rsidRDefault="00900B24" w:rsidP="00C179E5">
      <w:pPr>
        <w:pStyle w:val="RequirementList"/>
        <w:numPr>
          <w:ilvl w:val="0"/>
          <w:numId w:val="61"/>
        </w:numPr>
        <w:spacing w:line="240" w:lineRule="auto"/>
      </w:pPr>
      <w:r w:rsidRPr="009A5060">
        <w:t>Preventive Functional Test Plan RCM plan</w:t>
      </w:r>
      <w:commentRangeEnd w:id="3077"/>
      <w:r w:rsidRPr="009A5060">
        <w:rPr>
          <w:rStyle w:val="CommentReference"/>
          <w:rFonts w:ascii="Segoe UI" w:hAnsi="Segoe UI"/>
        </w:rPr>
        <w:commentReference w:id="3077"/>
      </w:r>
    </w:p>
    <w:p w14:paraId="2B1354A4" w14:textId="77777777" w:rsidR="00900B24" w:rsidRPr="009A5060" w:rsidRDefault="00900B24" w:rsidP="00C179E5">
      <w:pPr>
        <w:pStyle w:val="RequirementList"/>
        <w:spacing w:line="240" w:lineRule="auto"/>
      </w:pPr>
      <w:r w:rsidRPr="009A5060">
        <w:t>The Contractor shall implement a Lifecycle Cost Management (LCM) strategy in alignment with a fixed-price contractual framework.  The LCM shall support informed decision-making across the full system lifecycle.</w:t>
      </w:r>
    </w:p>
    <w:bookmarkEnd w:id="3076"/>
    <w:p w14:paraId="1FA2F398" w14:textId="77777777" w:rsidR="00900B24" w:rsidRPr="009A5060" w:rsidRDefault="00900B24" w:rsidP="00C179E5">
      <w:pPr>
        <w:pStyle w:val="RequirementList"/>
        <w:spacing w:line="240" w:lineRule="auto"/>
      </w:pPr>
      <w:r w:rsidRPr="009A5060">
        <w:t>The LCM strategy shall integrate the following cost domains as per ISO 15288:2023:</w:t>
      </w:r>
    </w:p>
    <w:p w14:paraId="4967C3CB" w14:textId="77777777" w:rsidR="00900B24" w:rsidRPr="009A5060" w:rsidRDefault="00900B24" w:rsidP="00C179E5">
      <w:pPr>
        <w:pStyle w:val="RequirementList"/>
        <w:numPr>
          <w:ilvl w:val="0"/>
          <w:numId w:val="32"/>
        </w:numPr>
        <w:spacing w:line="240" w:lineRule="auto"/>
      </w:pPr>
      <w:r w:rsidRPr="009A5060">
        <w:t>Capital Expenditure (CAPEX)</w:t>
      </w:r>
    </w:p>
    <w:p w14:paraId="2CCF17B7" w14:textId="77777777" w:rsidR="00900B24" w:rsidRPr="009A5060" w:rsidRDefault="00900B24" w:rsidP="00C179E5">
      <w:pPr>
        <w:pStyle w:val="RequirementList"/>
        <w:numPr>
          <w:ilvl w:val="0"/>
          <w:numId w:val="32"/>
        </w:numPr>
        <w:spacing w:line="240" w:lineRule="auto"/>
      </w:pPr>
      <w:r w:rsidRPr="009A5060">
        <w:t>Operational Expenditure (OPEX)</w:t>
      </w:r>
    </w:p>
    <w:p w14:paraId="1FCDA093" w14:textId="77777777" w:rsidR="00900B24" w:rsidRPr="009A5060" w:rsidRDefault="00900B24" w:rsidP="00C179E5">
      <w:pPr>
        <w:pStyle w:val="RequirementList"/>
        <w:numPr>
          <w:ilvl w:val="0"/>
          <w:numId w:val="32"/>
        </w:numPr>
        <w:spacing w:line="240" w:lineRule="auto"/>
      </w:pPr>
      <w:r w:rsidRPr="009A5060">
        <w:t>Maintenance forecasting and spares planning</w:t>
      </w:r>
    </w:p>
    <w:p w14:paraId="2E95D9C1" w14:textId="77777777" w:rsidR="00900B24" w:rsidRPr="009A5060" w:rsidRDefault="00900B24" w:rsidP="00C179E5">
      <w:pPr>
        <w:pStyle w:val="RequirementList"/>
        <w:numPr>
          <w:ilvl w:val="0"/>
          <w:numId w:val="32"/>
        </w:numPr>
        <w:spacing w:line="240" w:lineRule="auto"/>
      </w:pPr>
      <w:r w:rsidRPr="009A5060">
        <w:t xml:space="preserve">Upgrade and obsolescence strategy </w:t>
      </w:r>
    </w:p>
    <w:p w14:paraId="45CF9D5A" w14:textId="77777777" w:rsidR="00900B24" w:rsidRPr="009A5060" w:rsidRDefault="00900B24" w:rsidP="00C179E5">
      <w:pPr>
        <w:pStyle w:val="RequirementList"/>
        <w:numPr>
          <w:ilvl w:val="0"/>
          <w:numId w:val="32"/>
        </w:numPr>
        <w:spacing w:line="240" w:lineRule="auto"/>
      </w:pPr>
      <w:r w:rsidRPr="009A5060">
        <w:t>End-of-life and disposal provisions</w:t>
      </w:r>
    </w:p>
    <w:p w14:paraId="48D4502C" w14:textId="6680A9BF" w:rsidR="00900B24" w:rsidRPr="009A5060" w:rsidRDefault="00900B24" w:rsidP="00C179E5">
      <w:pPr>
        <w:pStyle w:val="RequirementList"/>
        <w:spacing w:line="240" w:lineRule="auto"/>
      </w:pPr>
      <w:r w:rsidRPr="009A5060">
        <w:t xml:space="preserve">The Contractor shall </w:t>
      </w:r>
      <w:r w:rsidR="00937C9B">
        <w:t xml:space="preserve">document </w:t>
      </w:r>
      <w:r w:rsidRPr="009A5060">
        <w:t>compliance with ISO 15686-5 (Lifecycle Costing), IEC 60300-3-3 (Reliability-Centred Maintenance), and ISO 55000 (Asset Management) in the definition of the RCM and LCM strategy.</w:t>
      </w:r>
    </w:p>
    <w:p w14:paraId="141496F5" w14:textId="77777777" w:rsidR="00900B24" w:rsidRPr="009A5060" w:rsidRDefault="00900B24" w:rsidP="00C179E5">
      <w:pPr>
        <w:pStyle w:val="RequirementList"/>
        <w:numPr>
          <w:ilvl w:val="0"/>
          <w:numId w:val="0"/>
        </w:numPr>
        <w:spacing w:line="240" w:lineRule="auto"/>
        <w:rPr>
          <w:rFonts w:ascii="Segoe UI" w:hAnsi="Segoe UI" w:cs="Segoe UI"/>
          <w:i/>
          <w:iCs/>
          <w:sz w:val="20"/>
          <w:szCs w:val="20"/>
          <w:u w:color="984A9C" w:themeColor="accent2"/>
          <w:lang w:eastAsia="fr-FR"/>
        </w:rPr>
      </w:pPr>
      <w:r w:rsidRPr="009A5060">
        <w:rPr>
          <w:rStyle w:val="SysReq3Char"/>
          <w:bCs/>
          <w:lang w:val="en-GB"/>
        </w:rPr>
        <w:t>In the offer, the Applicant shall i</w:t>
      </w:r>
      <w:r w:rsidRPr="009A5060">
        <w:rPr>
          <w:rFonts w:ascii="Segoe UI" w:hAnsi="Segoe UI" w:cs="Segoe UI"/>
          <w:sz w:val="20"/>
          <w:szCs w:val="20"/>
          <w:u w:color="984A9C" w:themeColor="accent2"/>
          <w:lang w:eastAsia="fr-FR"/>
        </w:rPr>
        <w:t xml:space="preserve">nclude, </w:t>
      </w:r>
      <w:r w:rsidRPr="009A5060">
        <w:rPr>
          <w:rFonts w:ascii="Segoe UI" w:hAnsi="Segoe UI" w:cs="Segoe UI"/>
          <w:i/>
          <w:iCs/>
          <w:sz w:val="20"/>
          <w:szCs w:val="20"/>
          <w:u w:color="984A9C" w:themeColor="accent2"/>
          <w:lang w:eastAsia="fr-FR"/>
        </w:rPr>
        <w:t>a brief dossier supporting the proposed RCM and LCM approach.  This dossier shall include:</w:t>
      </w:r>
    </w:p>
    <w:p w14:paraId="74EFE8DA" w14:textId="77777777" w:rsidR="00900B24" w:rsidRPr="009A5060" w:rsidRDefault="00900B24" w:rsidP="00C179E5">
      <w:pPr>
        <w:pStyle w:val="RequirementList"/>
        <w:numPr>
          <w:ilvl w:val="0"/>
          <w:numId w:val="50"/>
        </w:numPr>
        <w:spacing w:line="240" w:lineRule="auto"/>
        <w:rPr>
          <w:rStyle w:val="SysReq3Char"/>
          <w:i w:val="0"/>
          <w:lang w:val="en-GB" w:eastAsia="en-US"/>
        </w:rPr>
      </w:pPr>
      <w:r w:rsidRPr="009A5060">
        <w:rPr>
          <w:rStyle w:val="SysReq3Char"/>
          <w:lang w:val="en-GB"/>
        </w:rPr>
        <w:t>Summary of the proposed RCM strategy (e.g. run-to-failure, time-based, condition-based)</w:t>
      </w:r>
    </w:p>
    <w:p w14:paraId="32C4E7B6" w14:textId="77777777" w:rsidR="00900B24" w:rsidRPr="009A5060" w:rsidRDefault="00900B24" w:rsidP="00C179E5">
      <w:pPr>
        <w:pStyle w:val="RequirementList"/>
        <w:numPr>
          <w:ilvl w:val="0"/>
          <w:numId w:val="50"/>
        </w:numPr>
        <w:spacing w:line="240" w:lineRule="auto"/>
        <w:rPr>
          <w:rStyle w:val="SysReq3Char"/>
          <w:i w:val="0"/>
          <w:lang w:val="en-GB" w:eastAsia="en-US"/>
        </w:rPr>
      </w:pPr>
      <w:r w:rsidRPr="009A5060">
        <w:rPr>
          <w:rStyle w:val="SysReq3Char"/>
          <w:lang w:val="en-GB"/>
        </w:rPr>
        <w:t>MTBF values for major QPLANT and QPLANT:CIS components</w:t>
      </w:r>
    </w:p>
    <w:p w14:paraId="46F9F5FA" w14:textId="77777777" w:rsidR="00900B24" w:rsidRPr="009A5060" w:rsidRDefault="00900B24" w:rsidP="00C179E5">
      <w:pPr>
        <w:pStyle w:val="RequirementList"/>
        <w:numPr>
          <w:ilvl w:val="0"/>
          <w:numId w:val="50"/>
        </w:numPr>
        <w:spacing w:line="240" w:lineRule="auto"/>
        <w:rPr>
          <w:rStyle w:val="SysReq3Char"/>
          <w:i w:val="0"/>
          <w:lang w:val="en-GB" w:eastAsia="en-US"/>
        </w:rPr>
      </w:pPr>
      <w:r w:rsidRPr="009A5060">
        <w:rPr>
          <w:rStyle w:val="SysReq3Char"/>
          <w:lang w:val="en-GB"/>
        </w:rPr>
        <w:t>Spare part strategy and indicative critical inventory items</w:t>
      </w:r>
    </w:p>
    <w:p w14:paraId="7E5E4EE2" w14:textId="77777777" w:rsidR="00900B24" w:rsidRPr="009A5060" w:rsidRDefault="00900B24" w:rsidP="00C179E5">
      <w:pPr>
        <w:pStyle w:val="RequirementList"/>
        <w:numPr>
          <w:ilvl w:val="0"/>
          <w:numId w:val="50"/>
        </w:numPr>
        <w:spacing w:line="240" w:lineRule="auto"/>
        <w:rPr>
          <w:rStyle w:val="SysReq3Char"/>
          <w:i w:val="0"/>
          <w:lang w:val="en-GB" w:eastAsia="en-US"/>
        </w:rPr>
      </w:pPr>
      <w:r w:rsidRPr="009A5060">
        <w:rPr>
          <w:rStyle w:val="SysReq3Char"/>
          <w:lang w:val="en-GB"/>
        </w:rPr>
        <w:t>Expected OPEX contributors (e.g. electricity, labour, (liquid nitrogen)</w:t>
      </w:r>
    </w:p>
    <w:p w14:paraId="030536DB" w14:textId="77777777" w:rsidR="00900B24" w:rsidRPr="009A5060" w:rsidRDefault="00900B24" w:rsidP="00C179E5">
      <w:pPr>
        <w:pStyle w:val="RequirementList"/>
        <w:numPr>
          <w:ilvl w:val="0"/>
          <w:numId w:val="50"/>
        </w:numPr>
        <w:spacing w:line="240" w:lineRule="auto"/>
        <w:rPr>
          <w:rStyle w:val="SysReq3Char"/>
          <w:lang w:val="en-GB"/>
        </w:rPr>
      </w:pPr>
      <w:r w:rsidRPr="009A5060">
        <w:rPr>
          <w:rStyle w:val="SysReq3Char"/>
          <w:lang w:val="en-GB"/>
        </w:rPr>
        <w:t>High-level process-flow &amp; safety-integrity summary (PFD/SIL)</w:t>
      </w:r>
    </w:p>
    <w:p w14:paraId="7A1621AF" w14:textId="77777777" w:rsidR="00900B24" w:rsidRPr="009A5060" w:rsidRDefault="00900B24" w:rsidP="00C179E5">
      <w:pPr>
        <w:pStyle w:val="RequirementList"/>
        <w:numPr>
          <w:ilvl w:val="0"/>
          <w:numId w:val="0"/>
        </w:numPr>
        <w:spacing w:line="240" w:lineRule="auto"/>
        <w:rPr>
          <w:rStyle w:val="SysReq3Char"/>
          <w:bCs/>
          <w:lang w:val="en-GB"/>
        </w:rPr>
      </w:pPr>
      <w:r w:rsidRPr="009A5060">
        <w:rPr>
          <w:rStyle w:val="SysReq3Char"/>
          <w:bCs/>
          <w:lang w:val="en-GB"/>
        </w:rPr>
        <w:t>If a modelling tool (e.g. process twin or diagnostic simulation) is offered, outline the expected benefits, any additional hardware/software (BoM) and incremental cost; if no model is offered, provide a brief rationale and alternative diagnostic approach</w:t>
      </w:r>
    </w:p>
    <w:p w14:paraId="3E172446" w14:textId="77777777" w:rsidR="00900B24" w:rsidRPr="009A5060" w:rsidRDefault="00900B24" w:rsidP="00C179E5">
      <w:pPr>
        <w:pStyle w:val="RequirementList"/>
        <w:numPr>
          <w:ilvl w:val="0"/>
          <w:numId w:val="51"/>
        </w:numPr>
        <w:spacing w:line="240" w:lineRule="auto"/>
        <w:rPr>
          <w:rStyle w:val="SysReq3Char"/>
          <w:lang w:val="en-GB"/>
        </w:rPr>
      </w:pPr>
      <w:r w:rsidRPr="009A5060">
        <w:rPr>
          <w:rStyle w:val="SysReq3Char"/>
          <w:lang w:val="en-GB"/>
        </w:rPr>
        <w:lastRenderedPageBreak/>
        <w:t>Planned maintenance &amp; diagnostic activities for a five-year horizon</w:t>
      </w:r>
    </w:p>
    <w:p w14:paraId="18D758FD" w14:textId="77777777" w:rsidR="00900B24" w:rsidRPr="009A5060" w:rsidRDefault="00900B24" w:rsidP="00C179E5">
      <w:pPr>
        <w:pStyle w:val="RequirementList"/>
        <w:numPr>
          <w:ilvl w:val="0"/>
          <w:numId w:val="51"/>
        </w:numPr>
        <w:spacing w:line="240" w:lineRule="auto"/>
        <w:rPr>
          <w:rStyle w:val="SysReq3Char"/>
          <w:lang w:val="en-GB"/>
        </w:rPr>
      </w:pPr>
      <w:r w:rsidRPr="009A5060">
        <w:rPr>
          <w:rStyle w:val="SysReq3Char"/>
          <w:lang w:val="en-GB"/>
        </w:rPr>
        <w:t xml:space="preserve"> A clearly labelled item “RCM &amp; LCM implementation” in the fixed-price breakdown.  If already included in the lump sum, the Offer shall state “included in lump sum – no separate charge.”</w:t>
      </w:r>
    </w:p>
    <w:p w14:paraId="0697A942" w14:textId="3794C747" w:rsidR="009F52A7" w:rsidRPr="009A5060" w:rsidRDefault="0099049B" w:rsidP="00C179E5">
      <w:pPr>
        <w:pStyle w:val="Heading2numbered"/>
        <w:keepNext/>
        <w:keepLines/>
        <w:ind w:left="578" w:hanging="578"/>
      </w:pPr>
      <w:bookmarkStart w:id="3078" w:name="_Toc216340929"/>
      <w:r w:rsidRPr="009A5060">
        <w:t xml:space="preserve">QPLANT </w:t>
      </w:r>
      <w:r w:rsidR="00766AC3" w:rsidRPr="009A5060">
        <w:t>D</w:t>
      </w:r>
      <w:r w:rsidR="00AE42B7" w:rsidRPr="009A5060">
        <w:t>esign</w:t>
      </w:r>
      <w:bookmarkEnd w:id="3072"/>
      <w:r w:rsidRPr="009A5060">
        <w:t xml:space="preserve"> &amp; </w:t>
      </w:r>
      <w:r w:rsidR="004240EE">
        <w:t>Build</w:t>
      </w:r>
      <w:r w:rsidR="00F8501B" w:rsidRPr="009A5060">
        <w:t xml:space="preserve"> Requirements</w:t>
      </w:r>
      <w:bookmarkEnd w:id="3073"/>
      <w:bookmarkEnd w:id="3074"/>
      <w:bookmarkEnd w:id="3078"/>
    </w:p>
    <w:p w14:paraId="09255C00" w14:textId="4A1C2A34" w:rsidR="008B0D3C" w:rsidRPr="009A5060" w:rsidRDefault="008B0D3C" w:rsidP="00C179E5">
      <w:pPr>
        <w:pStyle w:val="regular"/>
        <w:spacing w:line="240" w:lineRule="auto"/>
        <w:rPr>
          <w:rFonts w:cs="Segoe UI"/>
          <w:i/>
          <w:u w:color="034694" w:themeColor="accent4"/>
          <w:lang w:eastAsia="fr-FR"/>
        </w:rPr>
      </w:pPr>
      <w:r w:rsidRPr="009A5060">
        <w:rPr>
          <w:rFonts w:cs="Segoe UI"/>
          <w:i/>
          <w:u w:color="034694" w:themeColor="accent4"/>
          <w:lang w:eastAsia="fr-FR"/>
        </w:rPr>
        <w:t>In the offer, the Applicant shall describe and justify the system architecture and configuration and provide the key specifications of the main components</w:t>
      </w:r>
      <w:r w:rsidR="00C634AC" w:rsidRPr="009A5060">
        <w:rPr>
          <w:rFonts w:cs="Segoe UI"/>
          <w:i/>
          <w:u w:color="034694" w:themeColor="accent4"/>
          <w:lang w:eastAsia="fr-FR"/>
        </w:rPr>
        <w:t>.</w:t>
      </w:r>
    </w:p>
    <w:p w14:paraId="0344F3EA" w14:textId="4083B58E" w:rsidR="00156247" w:rsidRPr="009A5060" w:rsidRDefault="007C1033" w:rsidP="00C179E5">
      <w:pPr>
        <w:pStyle w:val="Heading3numbered"/>
        <w:spacing w:line="240" w:lineRule="auto"/>
      </w:pPr>
      <w:bookmarkStart w:id="3079" w:name="_Toc216340930"/>
      <w:r w:rsidRPr="009A5060">
        <w:t>Units</w:t>
      </w:r>
      <w:bookmarkEnd w:id="3079"/>
    </w:p>
    <w:p w14:paraId="074E0E8F" w14:textId="2D485773" w:rsidR="00156247" w:rsidRPr="009A5060" w:rsidRDefault="00997496" w:rsidP="00C179E5">
      <w:pPr>
        <w:pStyle w:val="RequirementList"/>
        <w:spacing w:line="240" w:lineRule="auto"/>
      </w:pPr>
      <w:bookmarkStart w:id="3080" w:name="_Toc200491817"/>
      <w:r w:rsidRPr="009A5060">
        <w:t>All pressure values shall be stated as absolute</w:t>
      </w:r>
      <w:r w:rsidR="00D73357" w:rsidRPr="009A5060">
        <w:t xml:space="preserve"> values</w:t>
      </w:r>
      <w:r w:rsidRPr="009A5060">
        <w:t xml:space="preserve"> in bar</w:t>
      </w:r>
      <w:r w:rsidR="00960605" w:rsidRPr="009A5060">
        <w:t>(</w:t>
      </w:r>
      <w:r w:rsidR="000A7E1A" w:rsidRPr="009A5060">
        <w:t>a</w:t>
      </w:r>
      <w:r w:rsidR="00960605" w:rsidRPr="009A5060">
        <w:t>)</w:t>
      </w:r>
      <w:r w:rsidRPr="009A5060">
        <w:t xml:space="preserve"> or mbar</w:t>
      </w:r>
      <w:r w:rsidR="00960605" w:rsidRPr="009A5060">
        <w:t>(</w:t>
      </w:r>
      <w:r w:rsidR="000A7E1A" w:rsidRPr="009A5060">
        <w:t>a</w:t>
      </w:r>
      <w:r w:rsidR="00960605" w:rsidRPr="009A5060">
        <w:t>)</w:t>
      </w:r>
      <w:r w:rsidRPr="009A5060">
        <w:t xml:space="preserve">  </w:t>
      </w:r>
      <w:bookmarkEnd w:id="3080"/>
    </w:p>
    <w:p w14:paraId="0EDAB284" w14:textId="750E1700" w:rsidR="0051482C" w:rsidRPr="009A5060" w:rsidRDefault="00997496" w:rsidP="00C179E5">
      <w:pPr>
        <w:pStyle w:val="RequirementList"/>
        <w:spacing w:line="240" w:lineRule="auto"/>
      </w:pPr>
      <w:r w:rsidRPr="009A5060">
        <w:t>All other units shall follow the International System of Units (SI)</w:t>
      </w:r>
      <w:r w:rsidR="00D73357" w:rsidRPr="009A5060">
        <w:t>,</w:t>
      </w:r>
      <w:r w:rsidR="00352FF0" w:rsidRPr="009A5060">
        <w:t xml:space="preserve"> </w:t>
      </w:r>
      <w:r w:rsidR="00D73357" w:rsidRPr="009A5060">
        <w:t>with</w:t>
      </w:r>
      <w:r w:rsidRPr="009A5060">
        <w:t xml:space="preserve"> exception </w:t>
      </w:r>
      <w:r w:rsidR="00D73357" w:rsidRPr="009A5060">
        <w:t xml:space="preserve">of </w:t>
      </w:r>
      <w:r w:rsidRPr="009A5060">
        <w:t xml:space="preserve">flow in g/s </w:t>
      </w:r>
      <w:r w:rsidR="00D73357" w:rsidRPr="009A5060">
        <w:t>(</w:t>
      </w:r>
      <w:r w:rsidRPr="009A5060">
        <w:t>not kg/s</w:t>
      </w:r>
      <w:r w:rsidR="00D73357" w:rsidRPr="009A5060">
        <w:t>)</w:t>
      </w:r>
    </w:p>
    <w:p w14:paraId="09EB6B67" w14:textId="77777777" w:rsidR="00DE0934" w:rsidRPr="009A5060" w:rsidRDefault="00DE0934" w:rsidP="00C179E5">
      <w:pPr>
        <w:pStyle w:val="Heading3numbered"/>
        <w:spacing w:line="240" w:lineRule="auto"/>
      </w:pPr>
      <w:bookmarkStart w:id="3081" w:name="_Toc216340931"/>
      <w:bookmarkStart w:id="3082" w:name="_Toc200491819"/>
      <w:bookmarkStart w:id="3083" w:name="_Toc202536096"/>
      <w:bookmarkStart w:id="3084" w:name="_Toc202536880"/>
      <w:r w:rsidRPr="009A5060">
        <w:t>3D Model</w:t>
      </w:r>
      <w:bookmarkEnd w:id="3081"/>
    </w:p>
    <w:p w14:paraId="278403D8" w14:textId="77777777" w:rsidR="00DE0934" w:rsidRPr="009A5060" w:rsidRDefault="00DE0934" w:rsidP="00C179E5">
      <w:pPr>
        <w:pStyle w:val="RequirementList"/>
        <w:spacing w:line="240" w:lineRule="auto"/>
      </w:pPr>
      <w:r w:rsidRPr="009A5060">
        <w:t>The Contractor shall deliver a detailed 3D CAD model of the QPLANT and associated components to ensure interoperability, detailed design accuracy, and lifecycle integration:</w:t>
      </w:r>
    </w:p>
    <w:p w14:paraId="0E943C81" w14:textId="77777777" w:rsidR="00DE0934" w:rsidRPr="009A5060" w:rsidRDefault="00DE0934" w:rsidP="00C179E5">
      <w:pPr>
        <w:pStyle w:val="RequirementList"/>
        <w:spacing w:line="240" w:lineRule="auto"/>
      </w:pPr>
      <w:r w:rsidRPr="009A5060">
        <w:t>The Contractor shall submit a preliminary 3D model in the Concept Design phase.</w:t>
      </w:r>
    </w:p>
    <w:p w14:paraId="67E1DBD4" w14:textId="77777777" w:rsidR="00DE0934" w:rsidRPr="009A5060" w:rsidRDefault="00DE0934" w:rsidP="00C179E5">
      <w:pPr>
        <w:pStyle w:val="RequirementList"/>
        <w:numPr>
          <w:ilvl w:val="1"/>
          <w:numId w:val="15"/>
        </w:numPr>
        <w:spacing w:line="240" w:lineRule="auto"/>
      </w:pPr>
      <w:r w:rsidRPr="009A5060">
        <w:t>The file format shall be STEP AP242 format</w:t>
      </w:r>
    </w:p>
    <w:p w14:paraId="5EBB5258" w14:textId="77777777" w:rsidR="00DE0934" w:rsidRPr="009A5060" w:rsidRDefault="00DE0934" w:rsidP="00C179E5">
      <w:pPr>
        <w:pStyle w:val="RequirementList"/>
        <w:numPr>
          <w:ilvl w:val="1"/>
          <w:numId w:val="15"/>
        </w:numPr>
        <w:spacing w:line="240" w:lineRule="auto"/>
      </w:pPr>
      <w:r w:rsidRPr="009A5060">
        <w:t>The Level of Detail (LOD) shall be at least LOD 200.</w:t>
      </w:r>
    </w:p>
    <w:p w14:paraId="5352DD3F" w14:textId="77777777" w:rsidR="00DE0934" w:rsidRPr="009A5060" w:rsidRDefault="00DE0934" w:rsidP="00C179E5">
      <w:pPr>
        <w:pStyle w:val="RequirementList"/>
        <w:numPr>
          <w:ilvl w:val="1"/>
          <w:numId w:val="15"/>
        </w:numPr>
        <w:spacing w:line="240" w:lineRule="auto"/>
      </w:pPr>
      <w:r w:rsidRPr="009A5060">
        <w:t xml:space="preserve">The model shall include a first indication of the location of all external interfaces (to SCK CEN support systems and infrastructure and QLM) </w:t>
      </w:r>
    </w:p>
    <w:p w14:paraId="2CFEAD94" w14:textId="77777777" w:rsidR="00DE0934" w:rsidRPr="009A5060" w:rsidRDefault="00DE0934" w:rsidP="00C179E5">
      <w:pPr>
        <w:pStyle w:val="RequirementList"/>
        <w:spacing w:line="240" w:lineRule="auto"/>
      </w:pPr>
      <w:r w:rsidRPr="009A5060">
        <w:t>The Contractor shall submit an updated 3D model in the Final Design phase.</w:t>
      </w:r>
    </w:p>
    <w:p w14:paraId="4155CBA0" w14:textId="77777777" w:rsidR="00DE0934" w:rsidRPr="009A5060" w:rsidRDefault="00DE0934" w:rsidP="00C179E5">
      <w:pPr>
        <w:pStyle w:val="RequirementList"/>
        <w:numPr>
          <w:ilvl w:val="1"/>
          <w:numId w:val="15"/>
        </w:numPr>
        <w:spacing w:line="240" w:lineRule="auto"/>
      </w:pPr>
      <w:r w:rsidRPr="009A5060">
        <w:t>The file format shall be STEP AP242 format.</w:t>
      </w:r>
    </w:p>
    <w:p w14:paraId="13719032" w14:textId="77777777" w:rsidR="00DE0934" w:rsidRPr="009A5060" w:rsidRDefault="00DE0934" w:rsidP="00C179E5">
      <w:pPr>
        <w:pStyle w:val="RequirementList"/>
        <w:numPr>
          <w:ilvl w:val="1"/>
          <w:numId w:val="15"/>
        </w:numPr>
        <w:spacing w:line="240" w:lineRule="auto"/>
      </w:pPr>
      <w:r w:rsidRPr="009A5060">
        <w:t>The 3D model shall include metadata such as component IDs, geometric data, material properties, kinematic information, assembly information.</w:t>
      </w:r>
    </w:p>
    <w:p w14:paraId="06B58431" w14:textId="77777777" w:rsidR="00DE0934" w:rsidRPr="009A5060" w:rsidRDefault="00DE0934" w:rsidP="00C179E5">
      <w:pPr>
        <w:pStyle w:val="RequirementList"/>
        <w:numPr>
          <w:ilvl w:val="1"/>
          <w:numId w:val="15"/>
        </w:numPr>
        <w:spacing w:line="240" w:lineRule="auto"/>
      </w:pPr>
      <w:r w:rsidRPr="009A5060">
        <w:t>The Level of Detail (LOD) shall be 400 (final installation-ready models).</w:t>
      </w:r>
    </w:p>
    <w:p w14:paraId="7C9CFDD9" w14:textId="77777777" w:rsidR="00DE0934" w:rsidRPr="009A5060" w:rsidRDefault="00DE0934" w:rsidP="00C179E5">
      <w:pPr>
        <w:pStyle w:val="RequirementList"/>
        <w:numPr>
          <w:ilvl w:val="1"/>
          <w:numId w:val="15"/>
        </w:numPr>
        <w:spacing w:line="240" w:lineRule="auto"/>
      </w:pPr>
      <w:r w:rsidRPr="009A5060">
        <w:t>The models shall include the terminal points to the SCK CEN provided site infrastructure and support systems (water cooling, MIT, ….).</w:t>
      </w:r>
    </w:p>
    <w:p w14:paraId="2DC37AEC" w14:textId="096A721A" w:rsidR="00DE0934" w:rsidRPr="009A5060" w:rsidRDefault="00DE0934" w:rsidP="00C179E5">
      <w:pPr>
        <w:pStyle w:val="RequirementList"/>
        <w:spacing w:line="240" w:lineRule="auto"/>
      </w:pPr>
      <w:r w:rsidRPr="009A5060">
        <w:t xml:space="preserve">The Contractor shall submit an as built 3D model before the </w:t>
      </w:r>
      <w:r w:rsidR="003C6E3A" w:rsidRPr="009A5060">
        <w:t>S</w:t>
      </w:r>
      <w:r w:rsidRPr="009A5060">
        <w:t>AT.</w:t>
      </w:r>
    </w:p>
    <w:p w14:paraId="3F4F8AC6" w14:textId="2CA805F3" w:rsidR="00DE0934" w:rsidRPr="009A5060" w:rsidRDefault="00DE0934" w:rsidP="00C179E5">
      <w:pPr>
        <w:pStyle w:val="RequirementList"/>
        <w:numPr>
          <w:ilvl w:val="1"/>
          <w:numId w:val="15"/>
        </w:numPr>
        <w:spacing w:line="240" w:lineRule="auto"/>
      </w:pPr>
      <w:r w:rsidRPr="009A5060">
        <w:t>The Level of Detail (LOD) shall be LOD 500</w:t>
      </w:r>
      <w:r w:rsidR="003C6E3A" w:rsidRPr="009A5060">
        <w:t xml:space="preserve"> (operational/as built model)</w:t>
      </w:r>
    </w:p>
    <w:p w14:paraId="7489F62E" w14:textId="77777777" w:rsidR="00DC1A7F" w:rsidRPr="009A5060" w:rsidRDefault="00DE0934" w:rsidP="00C179E5">
      <w:pPr>
        <w:pStyle w:val="SysReq3"/>
        <w:spacing w:line="240" w:lineRule="auto"/>
        <w:ind w:left="0"/>
        <w:rPr>
          <w:lang w:val="en-GB"/>
        </w:rPr>
      </w:pPr>
      <w:r w:rsidRPr="009A5060">
        <w:rPr>
          <w:lang w:val="en-GB"/>
        </w:rPr>
        <w:t>In the offer, the Applicant shall</w:t>
      </w:r>
      <w:r w:rsidR="00DC1A7F" w:rsidRPr="009A5060">
        <w:rPr>
          <w:lang w:val="en-GB"/>
        </w:rPr>
        <w:t>:</w:t>
      </w:r>
    </w:p>
    <w:p w14:paraId="698B9C01" w14:textId="1945A788" w:rsidR="00DE0934" w:rsidRPr="009A5060" w:rsidRDefault="00DC1A7F" w:rsidP="00C179E5">
      <w:pPr>
        <w:pStyle w:val="SysReq3"/>
        <w:numPr>
          <w:ilvl w:val="0"/>
          <w:numId w:val="60"/>
        </w:numPr>
        <w:spacing w:line="240" w:lineRule="auto"/>
        <w:rPr>
          <w:lang w:val="en-GB"/>
        </w:rPr>
      </w:pPr>
      <w:r w:rsidRPr="009A5060">
        <w:rPr>
          <w:lang w:val="en-GB"/>
        </w:rPr>
        <w:t>P</w:t>
      </w:r>
      <w:r w:rsidR="00DE0934" w:rsidRPr="009A5060">
        <w:rPr>
          <w:lang w:val="en-GB"/>
        </w:rPr>
        <w:t>resent the tools that he shall implement to allow SCK CEN to review the models (SCK CEN internally uses BIMS 360 and PTC CREO).</w:t>
      </w:r>
    </w:p>
    <w:p w14:paraId="2BECB68B" w14:textId="0FB17BB2" w:rsidR="00DE0934" w:rsidRPr="009A5060" w:rsidRDefault="00DC1A7F" w:rsidP="00C179E5">
      <w:pPr>
        <w:pStyle w:val="SysReq3"/>
        <w:numPr>
          <w:ilvl w:val="0"/>
          <w:numId w:val="60"/>
        </w:numPr>
        <w:spacing w:line="240" w:lineRule="auto"/>
        <w:rPr>
          <w:lang w:val="en-GB"/>
        </w:rPr>
      </w:pPr>
      <w:r w:rsidRPr="009A5060">
        <w:rPr>
          <w:lang w:val="en-GB"/>
        </w:rPr>
        <w:t>P</w:t>
      </w:r>
      <w:r w:rsidR="00DE0934" w:rsidRPr="009A5060">
        <w:rPr>
          <w:lang w:val="en-GB"/>
        </w:rPr>
        <w:t>rovide a preliminary model of the QPLANT with at least LOD 100 in STEP AP242 format.</w:t>
      </w:r>
    </w:p>
    <w:p w14:paraId="576129BE" w14:textId="0E5F4597" w:rsidR="002468F0" w:rsidRPr="009A5060" w:rsidRDefault="002468F0" w:rsidP="00C179E5">
      <w:pPr>
        <w:pStyle w:val="Heading3numbered"/>
        <w:keepNext/>
        <w:keepLines/>
        <w:spacing w:line="240" w:lineRule="auto"/>
      </w:pPr>
      <w:bookmarkStart w:id="3085" w:name="_Toc216340932"/>
      <w:r w:rsidRPr="009A5060">
        <w:t>Energy</w:t>
      </w:r>
      <w:r w:rsidR="0099049B" w:rsidRPr="009A5060">
        <w:t>-</w:t>
      </w:r>
      <w:r w:rsidRPr="009A5060">
        <w:t>efficiency</w:t>
      </w:r>
      <w:bookmarkEnd w:id="3082"/>
      <w:bookmarkEnd w:id="3083"/>
      <w:bookmarkEnd w:id="3084"/>
      <w:bookmarkEnd w:id="3085"/>
    </w:p>
    <w:p w14:paraId="5E911C7F" w14:textId="4A1B5CB3" w:rsidR="00272E66" w:rsidRPr="009A5060" w:rsidRDefault="00451341" w:rsidP="00C179E5">
      <w:pPr>
        <w:pStyle w:val="RequirementList"/>
        <w:spacing w:line="240" w:lineRule="auto"/>
      </w:pPr>
      <w:r w:rsidRPr="009A5060">
        <w:t xml:space="preserve">The QPLANT shall have </w:t>
      </w:r>
      <w:r w:rsidR="006E58DA" w:rsidRPr="009A5060">
        <w:t>an</w:t>
      </w:r>
      <w:r w:rsidRPr="009A5060">
        <w:t xml:space="preserve"> invCOP ≤</w:t>
      </w:r>
      <w:r w:rsidRPr="009A5060">
        <w:rPr>
          <w:rFonts w:ascii="Arial" w:hAnsi="Arial" w:cs="Arial"/>
        </w:rPr>
        <w:t> </w:t>
      </w:r>
      <w:r w:rsidRPr="009A5060">
        <w:t>380</w:t>
      </w:r>
      <w:r w:rsidRPr="009A5060">
        <w:rPr>
          <w:rFonts w:ascii="Arial" w:hAnsi="Arial" w:cs="Arial"/>
        </w:rPr>
        <w:t> </w:t>
      </w:r>
      <w:r w:rsidRPr="009A5060">
        <w:t>W/W  at the Nominal Design Point.</w:t>
      </w:r>
    </w:p>
    <w:p w14:paraId="798561EF" w14:textId="77777777" w:rsidR="00272E66" w:rsidRPr="009A5060" w:rsidRDefault="00272E66" w:rsidP="00C179E5">
      <w:pPr>
        <w:pStyle w:val="RequirementList"/>
        <w:spacing w:line="240" w:lineRule="auto"/>
      </w:pPr>
      <w:bookmarkStart w:id="3086" w:name="_Toc200491823"/>
      <w:commentRangeStart w:id="3087"/>
      <w:r w:rsidRPr="009A5060">
        <w:t>Any deviation greater than 5% from the claimed inverse COP at final acceptance shall trigger contractual review, including performance non-conformity, penalties, or corrective actions</w:t>
      </w:r>
      <w:commentRangeEnd w:id="3087"/>
      <w:r w:rsidRPr="009A5060">
        <w:rPr>
          <w:rStyle w:val="CommentReference"/>
          <w:sz w:val="18"/>
          <w:szCs w:val="22"/>
        </w:rPr>
        <w:commentReference w:id="3087"/>
      </w:r>
      <w:r w:rsidRPr="009A5060">
        <w:t>.</w:t>
      </w:r>
      <w:bookmarkEnd w:id="3086"/>
    </w:p>
    <w:p w14:paraId="0D0B05A3" w14:textId="057CAF98" w:rsidR="00272E66" w:rsidRPr="009A5060" w:rsidRDefault="00272E66" w:rsidP="00C179E5">
      <w:pPr>
        <w:pStyle w:val="SysReq3"/>
        <w:spacing w:line="240" w:lineRule="auto"/>
        <w:ind w:left="0"/>
        <w:rPr>
          <w:lang w:val="en-GB"/>
        </w:rPr>
      </w:pPr>
      <w:r w:rsidRPr="009A5060">
        <w:rPr>
          <w:lang w:val="en-GB"/>
        </w:rPr>
        <w:t xml:space="preserve">In the offer the Applicant shall state </w:t>
      </w:r>
      <w:r w:rsidR="00477D3C" w:rsidRPr="009A5060">
        <w:rPr>
          <w:lang w:val="en-GB"/>
        </w:rPr>
        <w:t xml:space="preserve">and </w:t>
      </w:r>
      <w:r w:rsidR="009710DD" w:rsidRPr="009A5060">
        <w:rPr>
          <w:lang w:val="en-GB"/>
        </w:rPr>
        <w:t>substantiate</w:t>
      </w:r>
      <w:r w:rsidR="00477D3C" w:rsidRPr="009A5060">
        <w:rPr>
          <w:lang w:val="en-GB"/>
        </w:rPr>
        <w:t xml:space="preserve"> </w:t>
      </w:r>
      <w:r w:rsidR="009710DD" w:rsidRPr="009A5060">
        <w:rPr>
          <w:lang w:val="en-GB"/>
        </w:rPr>
        <w:t xml:space="preserve">the </w:t>
      </w:r>
      <w:r w:rsidRPr="009A5060">
        <w:rPr>
          <w:iCs/>
          <w:lang w:val="en-GB"/>
        </w:rPr>
        <w:t>invCOP</w:t>
      </w:r>
      <w:r w:rsidRPr="009A5060">
        <w:rPr>
          <w:lang w:val="en-GB"/>
        </w:rPr>
        <w:t xml:space="preserve"> for </w:t>
      </w:r>
      <w:r w:rsidR="00DC1A7F" w:rsidRPr="009A5060">
        <w:rPr>
          <w:lang w:val="en-GB"/>
        </w:rPr>
        <w:t>all</w:t>
      </w:r>
      <w:r w:rsidR="00435F5E" w:rsidRPr="009A5060">
        <w:rPr>
          <w:lang w:val="en-GB"/>
        </w:rPr>
        <w:t xml:space="preserve"> operational</w:t>
      </w:r>
      <w:r w:rsidR="004C00BC" w:rsidRPr="009A5060">
        <w:rPr>
          <w:lang w:val="en-GB"/>
        </w:rPr>
        <w:t xml:space="preserve"> </w:t>
      </w:r>
      <w:r w:rsidRPr="009A5060">
        <w:rPr>
          <w:lang w:val="en-GB"/>
        </w:rPr>
        <w:t>scenarios</w:t>
      </w:r>
      <w:r w:rsidR="00353C26" w:rsidRPr="009A5060">
        <w:rPr>
          <w:lang w:val="en-GB"/>
        </w:rPr>
        <w:t>,</w:t>
      </w:r>
      <w:r w:rsidR="004C00BC" w:rsidRPr="009A5060">
        <w:rPr>
          <w:lang w:val="en-GB"/>
        </w:rPr>
        <w:t xml:space="preserve"> both</w:t>
      </w:r>
      <w:r w:rsidR="00353C26" w:rsidRPr="009A5060">
        <w:rPr>
          <w:lang w:val="en-GB"/>
        </w:rPr>
        <w:t xml:space="preserve"> </w:t>
      </w:r>
      <w:r w:rsidRPr="009A5060">
        <w:rPr>
          <w:lang w:val="en-GB"/>
        </w:rPr>
        <w:t>for initia</w:t>
      </w:r>
      <w:r w:rsidR="004C00BC" w:rsidRPr="009A5060">
        <w:rPr>
          <w:lang w:val="en-GB"/>
        </w:rPr>
        <w:t>l (24 QCELLs)</w:t>
      </w:r>
      <w:r w:rsidRPr="009A5060">
        <w:rPr>
          <w:lang w:val="en-GB"/>
        </w:rPr>
        <w:t xml:space="preserve"> and </w:t>
      </w:r>
      <w:r w:rsidR="004C00BC" w:rsidRPr="009A5060">
        <w:rPr>
          <w:lang w:val="en-GB"/>
        </w:rPr>
        <w:t xml:space="preserve">nominal </w:t>
      </w:r>
      <w:r w:rsidRPr="009A5060">
        <w:rPr>
          <w:lang w:val="en-GB"/>
        </w:rPr>
        <w:t xml:space="preserve">design </w:t>
      </w:r>
      <w:r w:rsidR="004C00BC" w:rsidRPr="009A5060">
        <w:rPr>
          <w:lang w:val="en-GB"/>
        </w:rPr>
        <w:t xml:space="preserve">(30 QCELLs) </w:t>
      </w:r>
      <w:r w:rsidRPr="009A5060">
        <w:rPr>
          <w:lang w:val="en-GB"/>
        </w:rPr>
        <w:t>configuration</w:t>
      </w:r>
      <w:r w:rsidR="004C00BC" w:rsidRPr="009A5060">
        <w:rPr>
          <w:lang w:val="en-GB"/>
        </w:rPr>
        <w:t>s</w:t>
      </w:r>
      <w:r w:rsidR="00352FF0" w:rsidRPr="009A5060">
        <w:rPr>
          <w:lang w:val="en-GB"/>
        </w:rPr>
        <w:t>.</w:t>
      </w:r>
      <w:r w:rsidR="00437A2D" w:rsidRPr="009A5060">
        <w:rPr>
          <w:lang w:val="en-GB"/>
        </w:rPr>
        <w:t xml:space="preserve"> </w:t>
      </w:r>
      <w:r w:rsidR="00277F8F" w:rsidRPr="009A5060">
        <w:rPr>
          <w:lang w:val="en-GB"/>
        </w:rPr>
        <w:t xml:space="preserve"> </w:t>
      </w:r>
      <w:r w:rsidR="00437A2D" w:rsidRPr="009A5060">
        <w:rPr>
          <w:lang w:val="en-GB"/>
        </w:rPr>
        <w:t>Lower invCOP val</w:t>
      </w:r>
      <w:r w:rsidR="00735B7D" w:rsidRPr="009A5060">
        <w:rPr>
          <w:lang w:val="en-GB"/>
        </w:rPr>
        <w:t>u</w:t>
      </w:r>
      <w:r w:rsidR="00437A2D" w:rsidRPr="009A5060">
        <w:rPr>
          <w:lang w:val="en-GB"/>
        </w:rPr>
        <w:t>es are considered an advantage.</w:t>
      </w:r>
    </w:p>
    <w:p w14:paraId="184B477D" w14:textId="4C8500EB" w:rsidR="00272E66" w:rsidRPr="009A5060" w:rsidRDefault="00DD300C" w:rsidP="00C179E5">
      <w:pPr>
        <w:pStyle w:val="RequirementList"/>
        <w:spacing w:line="240" w:lineRule="auto"/>
      </w:pPr>
      <w:r w:rsidRPr="009A5060">
        <w:t xml:space="preserve">The Contractor shall </w:t>
      </w:r>
      <w:r w:rsidR="004E6BDB" w:rsidRPr="009A5060">
        <w:t xml:space="preserve">validate compliance </w:t>
      </w:r>
      <w:r w:rsidR="00C279A0" w:rsidRPr="009A5060">
        <w:t>of the QPLANT to</w:t>
      </w:r>
      <w:r w:rsidR="004E6BDB" w:rsidRPr="009A5060">
        <w:t xml:space="preserve"> the invCOP </w:t>
      </w:r>
      <w:r w:rsidR="00C279A0" w:rsidRPr="009A5060">
        <w:t xml:space="preserve">that the </w:t>
      </w:r>
      <w:r w:rsidR="00D655FC" w:rsidRPr="009A5060">
        <w:t>Contractor</w:t>
      </w:r>
      <w:r w:rsidR="00C279A0" w:rsidRPr="009A5060">
        <w:t xml:space="preserve"> committed to in their offer</w:t>
      </w:r>
      <w:r w:rsidR="00277F8F" w:rsidRPr="009A5060">
        <w:t xml:space="preserve"> at each contractual stage and report it in every design reviews </w:t>
      </w:r>
      <w:r w:rsidR="004159F7" w:rsidRPr="009A5060">
        <w:t xml:space="preserve">The Contractor shall apply </w:t>
      </w:r>
      <w:r w:rsidR="00272E66" w:rsidRPr="009A5060">
        <w:t>mutually agreed calorimetric, flow</w:t>
      </w:r>
      <w:r w:rsidR="00272E66" w:rsidRPr="009A5060">
        <w:noBreakHyphen/>
        <w:t>based, or standardized test methods (e.g., ISO</w:t>
      </w:r>
      <w:r w:rsidR="00272E66" w:rsidRPr="009A5060">
        <w:rPr>
          <w:rFonts w:ascii="Arial" w:hAnsi="Arial" w:cs="Arial"/>
        </w:rPr>
        <w:t> </w:t>
      </w:r>
      <w:r w:rsidR="00272E66" w:rsidRPr="009A5060">
        <w:t>5167, EN</w:t>
      </w:r>
      <w:r w:rsidR="00272E66" w:rsidRPr="009A5060">
        <w:rPr>
          <w:rFonts w:ascii="Arial" w:hAnsi="Arial" w:cs="Arial"/>
        </w:rPr>
        <w:t> </w:t>
      </w:r>
      <w:r w:rsidR="00272E66" w:rsidRPr="009A5060">
        <w:t>13445).</w:t>
      </w:r>
    </w:p>
    <w:p w14:paraId="34AE4D4A" w14:textId="77777777" w:rsidR="00277F8F" w:rsidRPr="009A5060" w:rsidRDefault="00435F5E" w:rsidP="00C179E5">
      <w:pPr>
        <w:pStyle w:val="SysReq3"/>
        <w:spacing w:line="240" w:lineRule="auto"/>
        <w:ind w:left="0"/>
        <w:rPr>
          <w:lang w:val="en-GB"/>
        </w:rPr>
      </w:pPr>
      <w:r w:rsidRPr="009A5060">
        <w:rPr>
          <w:lang w:val="en-GB"/>
        </w:rPr>
        <w:lastRenderedPageBreak/>
        <w:t xml:space="preserve">In the offer, the </w:t>
      </w:r>
      <w:r w:rsidR="007B2B9B" w:rsidRPr="009A5060">
        <w:rPr>
          <w:lang w:val="en-GB"/>
        </w:rPr>
        <w:t>A</w:t>
      </w:r>
      <w:r w:rsidRPr="009A5060">
        <w:rPr>
          <w:lang w:val="en-GB"/>
        </w:rPr>
        <w:t xml:space="preserve">pplicant shall </w:t>
      </w:r>
    </w:p>
    <w:p w14:paraId="426E628F" w14:textId="198E3AAC" w:rsidR="007B2B9B" w:rsidRPr="009A5060" w:rsidRDefault="00277F8F" w:rsidP="00C179E5">
      <w:pPr>
        <w:pStyle w:val="SysReq3"/>
        <w:numPr>
          <w:ilvl w:val="0"/>
          <w:numId w:val="60"/>
        </w:numPr>
        <w:spacing w:line="240" w:lineRule="auto"/>
        <w:rPr>
          <w:lang w:val="en-GB"/>
        </w:rPr>
      </w:pPr>
      <w:r w:rsidRPr="009A5060">
        <w:rPr>
          <w:lang w:val="en-GB"/>
        </w:rPr>
        <w:t>I</w:t>
      </w:r>
      <w:r w:rsidR="00435F5E" w:rsidRPr="009A5060">
        <w:rPr>
          <w:lang w:val="en-GB"/>
        </w:rPr>
        <w:t>nclude the electrical power measurement method they will apply</w:t>
      </w:r>
      <w:r w:rsidR="008E0E38" w:rsidRPr="009A5060">
        <w:rPr>
          <w:lang w:val="en-GB"/>
        </w:rPr>
        <w:t xml:space="preserve"> within the </w:t>
      </w:r>
      <w:r w:rsidR="00435F5E" w:rsidRPr="009A5060">
        <w:rPr>
          <w:lang w:val="en-GB"/>
        </w:rPr>
        <w:t>QPLANT, specifying</w:t>
      </w:r>
      <w:r w:rsidR="0036435A" w:rsidRPr="009A5060">
        <w:rPr>
          <w:lang w:val="en-GB"/>
        </w:rPr>
        <w:t xml:space="preserve"> </w:t>
      </w:r>
      <w:r w:rsidR="00435F5E" w:rsidRPr="009A5060">
        <w:rPr>
          <w:lang w:val="en-GB"/>
        </w:rPr>
        <w:t xml:space="preserve">the level of integration (e.g., total plant consumption including auxiliaries, compressors, control systems) and the measurement uncertainty.  </w:t>
      </w:r>
    </w:p>
    <w:p w14:paraId="6264AFCA" w14:textId="42344DFF" w:rsidR="00435F5E" w:rsidRPr="009A5060" w:rsidRDefault="00277F8F" w:rsidP="00C179E5">
      <w:pPr>
        <w:pStyle w:val="SysReq3"/>
        <w:numPr>
          <w:ilvl w:val="0"/>
          <w:numId w:val="60"/>
        </w:numPr>
        <w:spacing w:line="240" w:lineRule="auto"/>
        <w:rPr>
          <w:lang w:val="en-GB"/>
        </w:rPr>
      </w:pPr>
      <w:r w:rsidRPr="009A5060">
        <w:rPr>
          <w:lang w:val="en-GB"/>
        </w:rPr>
        <w:t>S</w:t>
      </w:r>
      <w:r w:rsidR="00435F5E" w:rsidRPr="009A5060">
        <w:rPr>
          <w:lang w:val="en-GB"/>
        </w:rPr>
        <w:t>pecify the corresponding reciprocal measurement methodology expected to be applied by SCK CEN, to validate claimed energy figures</w:t>
      </w:r>
      <w:r w:rsidR="0046493B" w:rsidRPr="009A5060">
        <w:rPr>
          <w:lang w:val="en-GB"/>
        </w:rPr>
        <w:t>.</w:t>
      </w:r>
    </w:p>
    <w:p w14:paraId="66FBF367" w14:textId="0230EF54" w:rsidR="004240EE" w:rsidRPr="009A5060" w:rsidRDefault="004240EE" w:rsidP="00C179E5">
      <w:pPr>
        <w:pStyle w:val="Heading3numbered"/>
        <w:spacing w:line="240" w:lineRule="auto"/>
      </w:pPr>
      <w:bookmarkStart w:id="3088" w:name="_Toc200491909"/>
      <w:bookmarkStart w:id="3089" w:name="_Toc202536113"/>
      <w:bookmarkStart w:id="3090" w:name="_Toc202536886"/>
      <w:bookmarkStart w:id="3091" w:name="_Ref215473290"/>
      <w:bookmarkStart w:id="3092" w:name="_Toc216340933"/>
      <w:bookmarkStart w:id="3093" w:name="_Toc200491995"/>
      <w:bookmarkStart w:id="3094" w:name="_Toc202536130"/>
      <w:bookmarkStart w:id="3095" w:name="_Toc202536889"/>
      <w:r w:rsidRPr="009A5060">
        <w:t xml:space="preserve">Helium Inventory </w:t>
      </w:r>
      <w:r>
        <w:t>M</w:t>
      </w:r>
      <w:r w:rsidRPr="009A5060">
        <w:t>anagement</w:t>
      </w:r>
      <w:bookmarkEnd w:id="3088"/>
      <w:bookmarkEnd w:id="3089"/>
      <w:bookmarkEnd w:id="3090"/>
      <w:bookmarkEnd w:id="3091"/>
      <w:bookmarkEnd w:id="3092"/>
    </w:p>
    <w:p w14:paraId="6AB5B379" w14:textId="77777777" w:rsidR="004240EE" w:rsidRPr="009A5060" w:rsidRDefault="004240EE" w:rsidP="00C179E5">
      <w:pPr>
        <w:pStyle w:val="RequirementList"/>
        <w:spacing w:line="240" w:lineRule="auto"/>
      </w:pPr>
      <w:r w:rsidRPr="009A5060">
        <w:t>The QPLANT shall minimize the loss of helium in all operation conditions (including failure modes)</w:t>
      </w:r>
      <w:bookmarkStart w:id="3096" w:name="_Toc200491910"/>
      <w:r w:rsidRPr="009A5060">
        <w:t>.</w:t>
      </w:r>
    </w:p>
    <w:p w14:paraId="02E83D88" w14:textId="5BCEBE93" w:rsidR="004240EE" w:rsidRDefault="004240EE" w:rsidP="00C179E5">
      <w:pPr>
        <w:pStyle w:val="RequirementList"/>
        <w:spacing w:line="240" w:lineRule="auto"/>
        <w:rPr>
          <w:szCs w:val="19"/>
        </w:rPr>
      </w:pPr>
      <w:r w:rsidRPr="009A5060">
        <w:t>In normal operation, the QPLANT shall loose at maximum 1Nm</w:t>
      </w:r>
      <w:r w:rsidRPr="009A5060">
        <w:rPr>
          <w:vertAlign w:val="superscript"/>
        </w:rPr>
        <w:t>3</w:t>
      </w:r>
      <w:r w:rsidRPr="009A5060">
        <w:t xml:space="preserve"> of He per day</w:t>
      </w:r>
      <w:bookmarkStart w:id="3097" w:name="_Toc200491902"/>
      <w:r w:rsidRPr="009A5060">
        <w:t xml:space="preserve">.  The overall leak rate measurable instantaneously for entire system shall be </w:t>
      </w:r>
      <w:r w:rsidRPr="009A5060">
        <w:rPr>
          <w:szCs w:val="19"/>
        </w:rPr>
        <w:t>smaller than 1×10</w:t>
      </w:r>
      <w:r w:rsidRPr="009A5060">
        <w:rPr>
          <w:rFonts w:ascii="Cambria Math" w:hAnsi="Cambria Math" w:cs="Cambria Math"/>
          <w:szCs w:val="19"/>
        </w:rPr>
        <w:t>⁻</w:t>
      </w:r>
      <w:r w:rsidRPr="009A5060">
        <w:rPr>
          <w:rFonts w:cs="Aptos"/>
          <w:szCs w:val="19"/>
        </w:rPr>
        <w:t>⁵</w:t>
      </w:r>
      <w:r w:rsidRPr="009A5060">
        <w:rPr>
          <w:szCs w:val="19"/>
        </w:rPr>
        <w:t xml:space="preserve"> mbar</w:t>
      </w:r>
      <w:r w:rsidRPr="009A5060">
        <w:rPr>
          <w:rFonts w:cs="Aptos"/>
          <w:szCs w:val="19"/>
        </w:rPr>
        <w:t>·</w:t>
      </w:r>
      <w:r w:rsidRPr="009A5060">
        <w:rPr>
          <w:szCs w:val="19"/>
        </w:rPr>
        <w:t>L/s</w:t>
      </w:r>
      <w:r>
        <w:rPr>
          <w:szCs w:val="19"/>
        </w:rPr>
        <w:t xml:space="preserve">. </w:t>
      </w:r>
    </w:p>
    <w:p w14:paraId="1F5EF493" w14:textId="325CEB60" w:rsidR="004240EE" w:rsidRPr="004240EE" w:rsidRDefault="004240EE" w:rsidP="00C179E5">
      <w:pPr>
        <w:pStyle w:val="RequirementList"/>
        <w:numPr>
          <w:ilvl w:val="0"/>
          <w:numId w:val="0"/>
        </w:numPr>
        <w:spacing w:line="240" w:lineRule="auto"/>
        <w:ind w:left="502"/>
        <w:rPr>
          <w:szCs w:val="19"/>
        </w:rPr>
      </w:pPr>
      <w:r w:rsidRPr="004240EE">
        <w:rPr>
          <w:szCs w:val="19"/>
          <w:highlight w:val="yellow"/>
        </w:rPr>
        <w:t>This value shall be validated during FAT</w:t>
      </w:r>
    </w:p>
    <w:p w14:paraId="0A67F34F" w14:textId="77777777" w:rsidR="004240EE" w:rsidRPr="009A5060" w:rsidRDefault="004240EE" w:rsidP="00C179E5">
      <w:pPr>
        <w:pStyle w:val="RequirementList"/>
        <w:spacing w:line="240" w:lineRule="auto"/>
      </w:pPr>
      <w:r w:rsidRPr="009A5060">
        <w:t>The Contractor shall implement a helium leak detection and monitoring system in accordance with EN 13185:2001, Clause 6.2 (Leak Detection Methodology) or equivalent, including routine leak testing and automated isolation mechanisms.</w:t>
      </w:r>
    </w:p>
    <w:p w14:paraId="50EDDC30" w14:textId="6A3D7165" w:rsidR="004240EE" w:rsidRPr="009A5060" w:rsidRDefault="004240EE" w:rsidP="00C179E5">
      <w:pPr>
        <w:pStyle w:val="RequirementList"/>
        <w:spacing w:line="240" w:lineRule="auto"/>
      </w:pPr>
      <w:r w:rsidRPr="009A5060">
        <w:t xml:space="preserve">The leak rates (including all interconnecting piping, joints and components operating at Operating Pressure and ambient temperature) shall not exceed the values defined </w:t>
      </w:r>
      <w:r w:rsidRPr="009A5060">
        <w:rPr>
          <w:color w:val="000000" w:themeColor="text1"/>
        </w:rPr>
        <w:t xml:space="preserve">in </w:t>
      </w:r>
      <w:r w:rsidRPr="009A5060">
        <w:fldChar w:fldCharType="begin"/>
      </w:r>
      <w:r w:rsidRPr="009A5060">
        <w:instrText xml:space="preserve"> REF _Ref184046879 \h  \* MERGEFORMAT </w:instrText>
      </w:r>
      <w:r w:rsidRPr="009A5060">
        <w:fldChar w:fldCharType="separate"/>
      </w:r>
      <w:r w:rsidR="00041F61" w:rsidRPr="009A5060">
        <w:t xml:space="preserve">Table </w:t>
      </w:r>
      <w:r w:rsidR="00041F61">
        <w:t>5</w:t>
      </w:r>
      <w:r w:rsidRPr="009A5060">
        <w:fldChar w:fldCharType="end"/>
      </w:r>
      <w:r w:rsidRPr="009A5060">
        <w:t>.  The system shall be qualified for leak-tightness under operational and standby conditions.</w:t>
      </w:r>
      <w:bookmarkEnd w:id="3097"/>
    </w:p>
    <w:p w14:paraId="50250A02" w14:textId="648302D9" w:rsidR="004240EE" w:rsidRPr="009A5060" w:rsidRDefault="004240EE" w:rsidP="00C179E5">
      <w:pPr>
        <w:pStyle w:val="Caption"/>
        <w:keepNext/>
        <w:spacing w:line="240" w:lineRule="auto"/>
        <w:ind w:firstLine="709"/>
      </w:pPr>
      <w:bookmarkStart w:id="3098" w:name="_Ref184046879"/>
      <w:bookmarkStart w:id="3099" w:name="_Toc201310415"/>
      <w:bookmarkStart w:id="3100" w:name="_Toc212194963"/>
      <w:r w:rsidRPr="009A5060">
        <w:t xml:space="preserve">Table </w:t>
      </w:r>
      <w:r w:rsidRPr="009A5060">
        <w:fldChar w:fldCharType="begin"/>
      </w:r>
      <w:r w:rsidRPr="009A5060">
        <w:instrText xml:space="preserve"> SEQ Table \* ARABIC </w:instrText>
      </w:r>
      <w:r w:rsidRPr="009A5060">
        <w:fldChar w:fldCharType="separate"/>
      </w:r>
      <w:r w:rsidR="00041F61">
        <w:rPr>
          <w:noProof/>
        </w:rPr>
        <w:t>5</w:t>
      </w:r>
      <w:r w:rsidRPr="009A5060">
        <w:fldChar w:fldCharType="end"/>
      </w:r>
      <w:bookmarkEnd w:id="3098"/>
      <w:r w:rsidRPr="009A5060">
        <w:t xml:space="preserve"> He Leakage requirements</w:t>
      </w:r>
      <w:bookmarkEnd w:id="3099"/>
      <w:r w:rsidRPr="009A5060">
        <w:t xml:space="preserve"> (excluding </w:t>
      </w:r>
      <w:r w:rsidRPr="009A5060">
        <w:rPr>
          <w:szCs w:val="16"/>
        </w:rPr>
        <w:t>via permeation and diffusivity)</w:t>
      </w:r>
      <w:bookmarkEnd w:id="3100"/>
    </w:p>
    <w:tbl>
      <w:tblPr>
        <w:tblW w:w="75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14"/>
        <w:gridCol w:w="1792"/>
      </w:tblGrid>
      <w:tr w:rsidR="004240EE" w:rsidRPr="009A5060" w14:paraId="2420DAAE" w14:textId="77777777" w:rsidTr="008B7D0D">
        <w:trPr>
          <w:jc w:val="center"/>
        </w:trPr>
        <w:tc>
          <w:tcPr>
            <w:tcW w:w="5714" w:type="dxa"/>
            <w:shd w:val="clear" w:color="auto" w:fill="EBD9ED" w:themeFill="accent2" w:themeFillTint="33"/>
            <w:vAlign w:val="center"/>
          </w:tcPr>
          <w:p w14:paraId="37FDD022" w14:textId="77777777" w:rsidR="004240EE" w:rsidRPr="009A5060" w:rsidRDefault="004240EE" w:rsidP="00C179E5">
            <w:pPr>
              <w:pStyle w:val="AASemiBold"/>
              <w:spacing w:line="240" w:lineRule="auto"/>
              <w:rPr>
                <w:rFonts w:ascii="Aptos" w:hAnsi="Aptos"/>
                <w:sz w:val="16"/>
                <w:szCs w:val="18"/>
              </w:rPr>
            </w:pPr>
            <w:r w:rsidRPr="009A5060">
              <w:rPr>
                <w:rStyle w:val="Strong"/>
                <w:rFonts w:ascii="Aptos" w:hAnsi="Aptos"/>
                <w:sz w:val="16"/>
                <w:szCs w:val="18"/>
              </w:rPr>
              <w:t>Type of Leak</w:t>
            </w:r>
          </w:p>
        </w:tc>
        <w:tc>
          <w:tcPr>
            <w:tcW w:w="1792" w:type="dxa"/>
            <w:shd w:val="clear" w:color="auto" w:fill="EBD9ED" w:themeFill="accent2" w:themeFillTint="33"/>
            <w:vAlign w:val="center"/>
          </w:tcPr>
          <w:p w14:paraId="1F26874A" w14:textId="77777777" w:rsidR="004240EE" w:rsidRPr="009A5060" w:rsidRDefault="004240EE" w:rsidP="00C179E5">
            <w:pPr>
              <w:pStyle w:val="AASemiBold"/>
              <w:spacing w:line="240" w:lineRule="auto"/>
              <w:jc w:val="center"/>
              <w:rPr>
                <w:rFonts w:ascii="Aptos" w:hAnsi="Aptos"/>
                <w:sz w:val="16"/>
                <w:szCs w:val="18"/>
              </w:rPr>
            </w:pPr>
            <w:r w:rsidRPr="009A5060">
              <w:rPr>
                <w:rStyle w:val="Strong"/>
                <w:rFonts w:ascii="Aptos" w:hAnsi="Aptos"/>
                <w:sz w:val="16"/>
                <w:szCs w:val="18"/>
              </w:rPr>
              <w:t>Maximal leak rates</w:t>
            </w:r>
          </w:p>
        </w:tc>
      </w:tr>
      <w:tr w:rsidR="004240EE" w:rsidRPr="009A5060" w14:paraId="467F84CB" w14:textId="77777777" w:rsidTr="008B7D0D">
        <w:trPr>
          <w:jc w:val="center"/>
        </w:trPr>
        <w:tc>
          <w:tcPr>
            <w:tcW w:w="5714" w:type="dxa"/>
            <w:shd w:val="clear" w:color="auto" w:fill="auto"/>
            <w:vAlign w:val="center"/>
          </w:tcPr>
          <w:p w14:paraId="1B7212EA" w14:textId="77777777" w:rsidR="004240EE" w:rsidRPr="009A5060" w:rsidRDefault="004240EE" w:rsidP="00C179E5">
            <w:pPr>
              <w:spacing w:before="40" w:after="20" w:line="240" w:lineRule="auto"/>
              <w:rPr>
                <w:rFonts w:ascii="Aptos" w:hAnsi="Aptos"/>
                <w:sz w:val="16"/>
                <w:szCs w:val="18"/>
              </w:rPr>
            </w:pPr>
            <w:r w:rsidRPr="009A5060">
              <w:rPr>
                <w:rFonts w:ascii="Aptos" w:hAnsi="Aptos"/>
                <w:sz w:val="16"/>
                <w:szCs w:val="18"/>
              </w:rPr>
              <w:t>Per helium circuits to vacuum</w:t>
            </w:r>
          </w:p>
        </w:tc>
        <w:tc>
          <w:tcPr>
            <w:tcW w:w="1792" w:type="dxa"/>
            <w:shd w:val="clear" w:color="auto" w:fill="auto"/>
            <w:vAlign w:val="center"/>
          </w:tcPr>
          <w:p w14:paraId="024C5C59" w14:textId="77777777" w:rsidR="004240EE" w:rsidRPr="009A5060" w:rsidRDefault="004240EE" w:rsidP="00C179E5">
            <w:pPr>
              <w:spacing w:before="40" w:after="20" w:line="240" w:lineRule="auto"/>
              <w:jc w:val="center"/>
              <w:rPr>
                <w:rFonts w:ascii="Aptos" w:hAnsi="Aptos"/>
                <w:sz w:val="16"/>
                <w:szCs w:val="18"/>
              </w:rPr>
            </w:pPr>
            <w:r w:rsidRPr="009A5060">
              <w:rPr>
                <w:rFonts w:ascii="Aptos" w:hAnsi="Aptos"/>
                <w:sz w:val="16"/>
                <w:szCs w:val="18"/>
              </w:rPr>
              <w:t>1×10</w:t>
            </w:r>
            <w:r w:rsidRPr="009A5060">
              <w:rPr>
                <w:rFonts w:ascii="Cambria Math" w:hAnsi="Cambria Math" w:cs="Cambria Math"/>
                <w:sz w:val="16"/>
                <w:szCs w:val="18"/>
              </w:rPr>
              <w:t>⁻</w:t>
            </w:r>
            <w:r w:rsidRPr="009A5060">
              <w:rPr>
                <w:rFonts w:ascii="Aptos" w:hAnsi="Aptos" w:cs="Aptos"/>
                <w:sz w:val="16"/>
                <w:szCs w:val="18"/>
              </w:rPr>
              <w:t>⁸</w:t>
            </w:r>
            <w:r w:rsidRPr="009A5060">
              <w:rPr>
                <w:rFonts w:ascii="Aptos" w:hAnsi="Aptos"/>
                <w:sz w:val="16"/>
                <w:szCs w:val="18"/>
              </w:rPr>
              <w:t xml:space="preserve"> mbar</w:t>
            </w:r>
            <w:r w:rsidRPr="009A5060">
              <w:rPr>
                <w:rFonts w:ascii="Aptos" w:hAnsi="Aptos" w:cs="Aptos"/>
                <w:sz w:val="16"/>
                <w:szCs w:val="18"/>
              </w:rPr>
              <w:t>·</w:t>
            </w:r>
            <w:r w:rsidRPr="009A5060">
              <w:rPr>
                <w:rFonts w:ascii="Aptos" w:hAnsi="Aptos"/>
                <w:sz w:val="16"/>
                <w:szCs w:val="18"/>
              </w:rPr>
              <w:t>L/s</w:t>
            </w:r>
          </w:p>
        </w:tc>
      </w:tr>
      <w:tr w:rsidR="004240EE" w:rsidRPr="009A5060" w14:paraId="2F62617F" w14:textId="77777777" w:rsidTr="008B7D0D">
        <w:trPr>
          <w:jc w:val="center"/>
        </w:trPr>
        <w:tc>
          <w:tcPr>
            <w:tcW w:w="5714" w:type="dxa"/>
            <w:shd w:val="clear" w:color="auto" w:fill="auto"/>
            <w:vAlign w:val="center"/>
          </w:tcPr>
          <w:p w14:paraId="25163E03" w14:textId="77777777" w:rsidR="004240EE" w:rsidRPr="009A5060" w:rsidRDefault="004240EE" w:rsidP="00C179E5">
            <w:pPr>
              <w:spacing w:before="40" w:after="20" w:line="240" w:lineRule="auto"/>
              <w:rPr>
                <w:rFonts w:ascii="Aptos" w:hAnsi="Aptos"/>
                <w:sz w:val="16"/>
                <w:szCs w:val="18"/>
              </w:rPr>
            </w:pPr>
            <w:r w:rsidRPr="009A5060">
              <w:rPr>
                <w:rFonts w:ascii="Aptos" w:hAnsi="Aptos"/>
                <w:sz w:val="16"/>
                <w:szCs w:val="18"/>
              </w:rPr>
              <w:t>Per helium or helium-oil circuits to the water circuits</w:t>
            </w:r>
          </w:p>
        </w:tc>
        <w:tc>
          <w:tcPr>
            <w:tcW w:w="1792" w:type="dxa"/>
            <w:shd w:val="clear" w:color="auto" w:fill="auto"/>
            <w:vAlign w:val="center"/>
          </w:tcPr>
          <w:p w14:paraId="6155B089" w14:textId="77777777" w:rsidR="004240EE" w:rsidRPr="009A5060" w:rsidRDefault="004240EE" w:rsidP="00C179E5">
            <w:pPr>
              <w:spacing w:before="40" w:after="20" w:line="240" w:lineRule="auto"/>
              <w:jc w:val="center"/>
              <w:rPr>
                <w:rFonts w:ascii="Aptos" w:hAnsi="Aptos"/>
                <w:sz w:val="16"/>
                <w:szCs w:val="18"/>
              </w:rPr>
            </w:pPr>
            <w:r w:rsidRPr="009A5060">
              <w:rPr>
                <w:rFonts w:ascii="Aptos" w:hAnsi="Aptos"/>
                <w:sz w:val="16"/>
                <w:szCs w:val="18"/>
              </w:rPr>
              <w:t>1×10</w:t>
            </w:r>
            <w:r w:rsidRPr="009A5060">
              <w:rPr>
                <w:rFonts w:ascii="Cambria Math" w:hAnsi="Cambria Math" w:cs="Cambria Math"/>
                <w:sz w:val="16"/>
                <w:szCs w:val="18"/>
              </w:rPr>
              <w:t>⁻</w:t>
            </w:r>
            <w:r w:rsidRPr="009A5060">
              <w:rPr>
                <w:rFonts w:ascii="Aptos" w:hAnsi="Aptos" w:cs="Aptos"/>
                <w:sz w:val="16"/>
                <w:szCs w:val="18"/>
              </w:rPr>
              <w:t>⁸</w:t>
            </w:r>
            <w:r w:rsidRPr="009A5060">
              <w:rPr>
                <w:rFonts w:ascii="Aptos" w:hAnsi="Aptos"/>
                <w:sz w:val="16"/>
                <w:szCs w:val="18"/>
              </w:rPr>
              <w:t xml:space="preserve"> mbar</w:t>
            </w:r>
            <w:r w:rsidRPr="009A5060">
              <w:rPr>
                <w:rFonts w:ascii="Aptos" w:hAnsi="Aptos" w:cs="Aptos"/>
                <w:sz w:val="16"/>
                <w:szCs w:val="18"/>
              </w:rPr>
              <w:t>·</w:t>
            </w:r>
            <w:r w:rsidRPr="009A5060">
              <w:rPr>
                <w:rFonts w:ascii="Aptos" w:hAnsi="Aptos"/>
                <w:sz w:val="16"/>
                <w:szCs w:val="18"/>
              </w:rPr>
              <w:t>L/s</w:t>
            </w:r>
          </w:p>
        </w:tc>
      </w:tr>
      <w:tr w:rsidR="004240EE" w:rsidRPr="009A5060" w14:paraId="61A11EB5" w14:textId="77777777" w:rsidTr="008B7D0D">
        <w:trPr>
          <w:jc w:val="center"/>
        </w:trPr>
        <w:tc>
          <w:tcPr>
            <w:tcW w:w="5714" w:type="dxa"/>
            <w:shd w:val="clear" w:color="auto" w:fill="auto"/>
            <w:vAlign w:val="center"/>
          </w:tcPr>
          <w:p w14:paraId="6C4303ED" w14:textId="77777777" w:rsidR="004240EE" w:rsidRPr="009A5060" w:rsidRDefault="004240EE" w:rsidP="00C179E5">
            <w:pPr>
              <w:spacing w:before="40" w:after="20" w:line="240" w:lineRule="auto"/>
              <w:rPr>
                <w:rFonts w:ascii="Aptos" w:hAnsi="Aptos"/>
                <w:sz w:val="16"/>
                <w:szCs w:val="18"/>
              </w:rPr>
            </w:pPr>
            <w:r w:rsidRPr="009A5060">
              <w:rPr>
                <w:rFonts w:ascii="Aptos" w:hAnsi="Aptos"/>
                <w:sz w:val="16"/>
                <w:szCs w:val="18"/>
              </w:rPr>
              <w:t>Per LN2 circuit to helium circuits</w:t>
            </w:r>
          </w:p>
        </w:tc>
        <w:tc>
          <w:tcPr>
            <w:tcW w:w="1792" w:type="dxa"/>
            <w:shd w:val="clear" w:color="auto" w:fill="auto"/>
            <w:vAlign w:val="center"/>
          </w:tcPr>
          <w:p w14:paraId="61FA7D2D" w14:textId="77777777" w:rsidR="004240EE" w:rsidRPr="009A5060" w:rsidRDefault="004240EE" w:rsidP="00C179E5">
            <w:pPr>
              <w:spacing w:before="40" w:after="20" w:line="240" w:lineRule="auto"/>
              <w:jc w:val="center"/>
              <w:rPr>
                <w:rFonts w:ascii="Aptos" w:hAnsi="Aptos"/>
                <w:sz w:val="16"/>
                <w:szCs w:val="18"/>
              </w:rPr>
            </w:pPr>
            <w:r w:rsidRPr="009A5060">
              <w:rPr>
                <w:rFonts w:ascii="Aptos" w:hAnsi="Aptos"/>
                <w:sz w:val="16"/>
                <w:szCs w:val="18"/>
              </w:rPr>
              <w:t>1×10</w:t>
            </w:r>
            <w:r w:rsidRPr="009A5060">
              <w:rPr>
                <w:rFonts w:ascii="Cambria Math" w:hAnsi="Cambria Math" w:cs="Cambria Math"/>
                <w:sz w:val="16"/>
                <w:szCs w:val="18"/>
              </w:rPr>
              <w:t>⁻</w:t>
            </w:r>
            <w:r w:rsidRPr="009A5060">
              <w:rPr>
                <w:rFonts w:ascii="Aptos" w:hAnsi="Aptos" w:cs="Aptos"/>
                <w:sz w:val="16"/>
                <w:szCs w:val="18"/>
              </w:rPr>
              <w:t>⁸</w:t>
            </w:r>
            <w:r w:rsidRPr="009A5060">
              <w:rPr>
                <w:rFonts w:ascii="Aptos" w:hAnsi="Aptos"/>
                <w:sz w:val="16"/>
                <w:szCs w:val="18"/>
              </w:rPr>
              <w:t xml:space="preserve"> mbar</w:t>
            </w:r>
            <w:r w:rsidRPr="009A5060">
              <w:rPr>
                <w:rFonts w:ascii="Aptos" w:hAnsi="Aptos" w:cs="Aptos"/>
                <w:sz w:val="16"/>
                <w:szCs w:val="18"/>
              </w:rPr>
              <w:t>·</w:t>
            </w:r>
            <w:r w:rsidRPr="009A5060">
              <w:rPr>
                <w:rFonts w:ascii="Aptos" w:hAnsi="Aptos"/>
                <w:sz w:val="16"/>
                <w:szCs w:val="18"/>
              </w:rPr>
              <w:t>L/s</w:t>
            </w:r>
          </w:p>
        </w:tc>
      </w:tr>
      <w:tr w:rsidR="004240EE" w:rsidRPr="009A5060" w14:paraId="55433180" w14:textId="77777777" w:rsidTr="008B7D0D">
        <w:trPr>
          <w:jc w:val="center"/>
        </w:trPr>
        <w:tc>
          <w:tcPr>
            <w:tcW w:w="5714" w:type="dxa"/>
            <w:shd w:val="clear" w:color="auto" w:fill="auto"/>
            <w:vAlign w:val="center"/>
          </w:tcPr>
          <w:p w14:paraId="7D23ED27" w14:textId="77777777" w:rsidR="004240EE" w:rsidRPr="009A5060" w:rsidRDefault="004240EE" w:rsidP="00C179E5">
            <w:pPr>
              <w:spacing w:before="40" w:after="20" w:line="240" w:lineRule="auto"/>
              <w:rPr>
                <w:rFonts w:ascii="Aptos" w:hAnsi="Aptos"/>
                <w:sz w:val="16"/>
                <w:szCs w:val="18"/>
              </w:rPr>
            </w:pPr>
            <w:r w:rsidRPr="009A5060">
              <w:rPr>
                <w:rFonts w:ascii="Aptos" w:hAnsi="Aptos"/>
                <w:sz w:val="16"/>
                <w:szCs w:val="18"/>
              </w:rPr>
              <w:t>Per helium guard to sub-atmospheric circuits</w:t>
            </w:r>
          </w:p>
        </w:tc>
        <w:tc>
          <w:tcPr>
            <w:tcW w:w="1792" w:type="dxa"/>
            <w:shd w:val="clear" w:color="auto" w:fill="auto"/>
            <w:vAlign w:val="center"/>
          </w:tcPr>
          <w:p w14:paraId="664DE47B" w14:textId="77777777" w:rsidR="004240EE" w:rsidRPr="009A5060" w:rsidRDefault="004240EE" w:rsidP="00C179E5">
            <w:pPr>
              <w:spacing w:before="40" w:after="20" w:line="240" w:lineRule="auto"/>
              <w:jc w:val="center"/>
              <w:rPr>
                <w:rFonts w:ascii="Aptos" w:hAnsi="Aptos"/>
                <w:sz w:val="16"/>
                <w:szCs w:val="18"/>
              </w:rPr>
            </w:pPr>
            <w:r w:rsidRPr="009A5060">
              <w:rPr>
                <w:rFonts w:ascii="Aptos" w:hAnsi="Aptos"/>
                <w:sz w:val="16"/>
                <w:szCs w:val="18"/>
              </w:rPr>
              <w:t>1×10</w:t>
            </w:r>
            <w:r w:rsidRPr="009A5060">
              <w:rPr>
                <w:rFonts w:ascii="Cambria Math" w:hAnsi="Cambria Math" w:cs="Cambria Math"/>
                <w:sz w:val="16"/>
                <w:szCs w:val="18"/>
              </w:rPr>
              <w:t>⁻</w:t>
            </w:r>
            <w:r w:rsidRPr="009A5060">
              <w:rPr>
                <w:rFonts w:ascii="Aptos" w:hAnsi="Aptos" w:cs="Aptos"/>
                <w:sz w:val="16"/>
                <w:szCs w:val="18"/>
              </w:rPr>
              <w:t>⁵</w:t>
            </w:r>
            <w:r w:rsidRPr="009A5060">
              <w:rPr>
                <w:rFonts w:ascii="Aptos" w:hAnsi="Aptos"/>
                <w:sz w:val="16"/>
                <w:szCs w:val="18"/>
              </w:rPr>
              <w:t xml:space="preserve"> mbar</w:t>
            </w:r>
            <w:r w:rsidRPr="009A5060">
              <w:rPr>
                <w:rFonts w:ascii="Aptos" w:hAnsi="Aptos" w:cs="Aptos"/>
                <w:sz w:val="16"/>
                <w:szCs w:val="18"/>
              </w:rPr>
              <w:t>·</w:t>
            </w:r>
            <w:r w:rsidRPr="009A5060">
              <w:rPr>
                <w:rFonts w:ascii="Aptos" w:hAnsi="Aptos"/>
                <w:sz w:val="16"/>
                <w:szCs w:val="18"/>
              </w:rPr>
              <w:t>L/s</w:t>
            </w:r>
          </w:p>
        </w:tc>
      </w:tr>
      <w:tr w:rsidR="004240EE" w:rsidRPr="009A5060" w14:paraId="54AF32FE" w14:textId="77777777" w:rsidTr="008B7D0D">
        <w:trPr>
          <w:jc w:val="center"/>
        </w:trPr>
        <w:tc>
          <w:tcPr>
            <w:tcW w:w="5714" w:type="dxa"/>
            <w:shd w:val="clear" w:color="auto" w:fill="auto"/>
            <w:vAlign w:val="center"/>
          </w:tcPr>
          <w:p w14:paraId="0DCEEE25" w14:textId="77777777" w:rsidR="004240EE" w:rsidRPr="009A5060" w:rsidRDefault="004240EE" w:rsidP="00C179E5">
            <w:pPr>
              <w:spacing w:before="40" w:after="20" w:line="240" w:lineRule="auto"/>
              <w:rPr>
                <w:rFonts w:ascii="Aptos" w:hAnsi="Aptos"/>
                <w:sz w:val="16"/>
                <w:szCs w:val="18"/>
              </w:rPr>
            </w:pPr>
            <w:r w:rsidRPr="009A5060">
              <w:rPr>
                <w:rFonts w:ascii="Aptos" w:hAnsi="Aptos"/>
                <w:sz w:val="16"/>
                <w:szCs w:val="18"/>
              </w:rPr>
              <w:t>Per from helium and oil circuits to atmosphere</w:t>
            </w:r>
          </w:p>
        </w:tc>
        <w:tc>
          <w:tcPr>
            <w:tcW w:w="1792" w:type="dxa"/>
            <w:shd w:val="clear" w:color="auto" w:fill="auto"/>
            <w:vAlign w:val="center"/>
          </w:tcPr>
          <w:p w14:paraId="5692B178" w14:textId="77777777" w:rsidR="004240EE" w:rsidRPr="009A5060" w:rsidRDefault="004240EE" w:rsidP="00C179E5">
            <w:pPr>
              <w:spacing w:before="40" w:after="20" w:line="240" w:lineRule="auto"/>
              <w:jc w:val="center"/>
              <w:rPr>
                <w:rFonts w:ascii="Aptos" w:hAnsi="Aptos"/>
                <w:sz w:val="16"/>
                <w:szCs w:val="18"/>
              </w:rPr>
            </w:pPr>
            <w:r w:rsidRPr="009A5060">
              <w:rPr>
                <w:rFonts w:ascii="Aptos" w:hAnsi="Aptos"/>
                <w:sz w:val="16"/>
                <w:szCs w:val="18"/>
              </w:rPr>
              <w:t>1×10</w:t>
            </w:r>
            <w:r w:rsidRPr="009A5060">
              <w:rPr>
                <w:rFonts w:ascii="Cambria Math" w:hAnsi="Cambria Math" w:cs="Cambria Math"/>
                <w:sz w:val="16"/>
                <w:szCs w:val="18"/>
              </w:rPr>
              <w:t>⁻</w:t>
            </w:r>
            <w:r w:rsidRPr="009A5060">
              <w:rPr>
                <w:rFonts w:ascii="Aptos" w:hAnsi="Aptos" w:cs="Aptos"/>
                <w:sz w:val="16"/>
                <w:szCs w:val="18"/>
              </w:rPr>
              <w:t>⁵</w:t>
            </w:r>
            <w:r w:rsidRPr="009A5060">
              <w:rPr>
                <w:rFonts w:ascii="Aptos" w:hAnsi="Aptos"/>
                <w:sz w:val="16"/>
                <w:szCs w:val="18"/>
              </w:rPr>
              <w:t xml:space="preserve"> mbar</w:t>
            </w:r>
            <w:r w:rsidRPr="009A5060">
              <w:rPr>
                <w:rFonts w:ascii="Aptos" w:hAnsi="Aptos" w:cs="Aptos"/>
                <w:sz w:val="16"/>
                <w:szCs w:val="18"/>
              </w:rPr>
              <w:t>·</w:t>
            </w:r>
            <w:r w:rsidRPr="009A5060">
              <w:rPr>
                <w:rFonts w:ascii="Aptos" w:hAnsi="Aptos"/>
                <w:sz w:val="16"/>
                <w:szCs w:val="18"/>
              </w:rPr>
              <w:t>L/s</w:t>
            </w:r>
          </w:p>
        </w:tc>
      </w:tr>
      <w:tr w:rsidR="004240EE" w:rsidRPr="009A5060" w14:paraId="3EDDDC94" w14:textId="77777777" w:rsidTr="008B7D0D">
        <w:trPr>
          <w:jc w:val="center"/>
        </w:trPr>
        <w:tc>
          <w:tcPr>
            <w:tcW w:w="5714" w:type="dxa"/>
            <w:shd w:val="clear" w:color="auto" w:fill="auto"/>
            <w:vAlign w:val="center"/>
          </w:tcPr>
          <w:p w14:paraId="6044116A" w14:textId="77777777" w:rsidR="004240EE" w:rsidRPr="009A5060" w:rsidRDefault="004240EE" w:rsidP="00C179E5">
            <w:pPr>
              <w:spacing w:before="40" w:after="20" w:line="240" w:lineRule="auto"/>
              <w:rPr>
                <w:rFonts w:ascii="Aptos" w:hAnsi="Aptos"/>
                <w:sz w:val="16"/>
                <w:szCs w:val="18"/>
              </w:rPr>
            </w:pPr>
            <w:r w:rsidRPr="009A5060">
              <w:rPr>
                <w:rFonts w:ascii="Aptos" w:hAnsi="Aptos"/>
                <w:sz w:val="16"/>
                <w:szCs w:val="18"/>
              </w:rPr>
              <w:t>Combined leakage from all heat exchangers of the cold boxes to vacuum vessel</w:t>
            </w:r>
          </w:p>
        </w:tc>
        <w:tc>
          <w:tcPr>
            <w:tcW w:w="1792" w:type="dxa"/>
            <w:shd w:val="clear" w:color="auto" w:fill="auto"/>
            <w:vAlign w:val="center"/>
          </w:tcPr>
          <w:p w14:paraId="2E5CF2DD" w14:textId="77777777" w:rsidR="004240EE" w:rsidRPr="009A5060" w:rsidRDefault="004240EE" w:rsidP="00C179E5">
            <w:pPr>
              <w:spacing w:before="40" w:after="20" w:line="240" w:lineRule="auto"/>
              <w:jc w:val="center"/>
              <w:rPr>
                <w:rFonts w:ascii="Aptos" w:hAnsi="Aptos"/>
                <w:sz w:val="16"/>
                <w:szCs w:val="18"/>
              </w:rPr>
            </w:pPr>
            <w:r w:rsidRPr="009A5060">
              <w:rPr>
                <w:rFonts w:ascii="Aptos" w:hAnsi="Aptos"/>
                <w:sz w:val="16"/>
                <w:szCs w:val="18"/>
              </w:rPr>
              <w:t>1×10</w:t>
            </w:r>
            <w:r w:rsidRPr="009A5060">
              <w:rPr>
                <w:rFonts w:ascii="Cambria Math" w:hAnsi="Cambria Math" w:cs="Cambria Math"/>
                <w:sz w:val="16"/>
                <w:szCs w:val="18"/>
              </w:rPr>
              <w:t>⁻</w:t>
            </w:r>
            <w:r w:rsidRPr="009A5060">
              <w:rPr>
                <w:rFonts w:ascii="Aptos" w:hAnsi="Aptos" w:cs="Aptos"/>
                <w:sz w:val="16"/>
                <w:szCs w:val="18"/>
              </w:rPr>
              <w:t>⁵</w:t>
            </w:r>
            <w:r w:rsidRPr="009A5060">
              <w:rPr>
                <w:rFonts w:ascii="Aptos" w:hAnsi="Aptos"/>
                <w:sz w:val="16"/>
                <w:szCs w:val="18"/>
              </w:rPr>
              <w:t xml:space="preserve"> mbar</w:t>
            </w:r>
            <w:r w:rsidRPr="009A5060">
              <w:rPr>
                <w:rFonts w:ascii="Aptos" w:hAnsi="Aptos" w:cs="Aptos"/>
                <w:sz w:val="16"/>
                <w:szCs w:val="18"/>
              </w:rPr>
              <w:t>·</w:t>
            </w:r>
            <w:r w:rsidRPr="009A5060">
              <w:rPr>
                <w:rFonts w:ascii="Aptos" w:hAnsi="Aptos"/>
                <w:sz w:val="16"/>
                <w:szCs w:val="18"/>
              </w:rPr>
              <w:t>L/s</w:t>
            </w:r>
          </w:p>
        </w:tc>
      </w:tr>
      <w:tr w:rsidR="004240EE" w:rsidRPr="009A5060" w14:paraId="557C7738" w14:textId="77777777" w:rsidTr="008B7D0D">
        <w:trPr>
          <w:jc w:val="center"/>
        </w:trPr>
        <w:tc>
          <w:tcPr>
            <w:tcW w:w="5714" w:type="dxa"/>
            <w:shd w:val="clear" w:color="auto" w:fill="auto"/>
            <w:vAlign w:val="center"/>
          </w:tcPr>
          <w:p w14:paraId="606400DE" w14:textId="77777777" w:rsidR="004240EE" w:rsidRPr="009A5060" w:rsidRDefault="004240EE" w:rsidP="00C179E5">
            <w:pPr>
              <w:spacing w:before="40" w:after="20" w:line="240" w:lineRule="auto"/>
              <w:rPr>
                <w:rFonts w:ascii="Aptos" w:hAnsi="Aptos"/>
                <w:sz w:val="16"/>
                <w:szCs w:val="18"/>
              </w:rPr>
            </w:pPr>
            <w:r w:rsidRPr="009A5060">
              <w:rPr>
                <w:rFonts w:ascii="Aptos" w:hAnsi="Aptos"/>
                <w:sz w:val="16"/>
                <w:szCs w:val="18"/>
              </w:rPr>
              <w:t>Combined leakage from all helium circuits to vacuum vessels</w:t>
            </w:r>
          </w:p>
        </w:tc>
        <w:tc>
          <w:tcPr>
            <w:tcW w:w="1792" w:type="dxa"/>
            <w:shd w:val="clear" w:color="auto" w:fill="auto"/>
            <w:vAlign w:val="center"/>
          </w:tcPr>
          <w:p w14:paraId="77821C16" w14:textId="77777777" w:rsidR="004240EE" w:rsidRPr="009A5060" w:rsidRDefault="004240EE" w:rsidP="00C179E5">
            <w:pPr>
              <w:spacing w:before="40" w:after="20" w:line="240" w:lineRule="auto"/>
              <w:jc w:val="center"/>
              <w:rPr>
                <w:rFonts w:ascii="Aptos" w:hAnsi="Aptos"/>
                <w:sz w:val="16"/>
                <w:szCs w:val="18"/>
              </w:rPr>
            </w:pPr>
            <w:r w:rsidRPr="009A5060">
              <w:rPr>
                <w:rFonts w:ascii="Aptos" w:hAnsi="Aptos"/>
                <w:sz w:val="16"/>
                <w:szCs w:val="18"/>
              </w:rPr>
              <w:t>1×10</w:t>
            </w:r>
            <w:r w:rsidRPr="009A5060">
              <w:rPr>
                <w:rFonts w:ascii="Cambria Math" w:hAnsi="Cambria Math" w:cs="Cambria Math"/>
                <w:sz w:val="16"/>
                <w:szCs w:val="18"/>
              </w:rPr>
              <w:t>⁻</w:t>
            </w:r>
            <w:r w:rsidRPr="009A5060">
              <w:rPr>
                <w:rFonts w:ascii="Aptos" w:hAnsi="Aptos" w:cs="Aptos"/>
                <w:sz w:val="16"/>
                <w:szCs w:val="18"/>
              </w:rPr>
              <w:t>⁵</w:t>
            </w:r>
            <w:r w:rsidRPr="009A5060">
              <w:rPr>
                <w:rFonts w:ascii="Aptos" w:hAnsi="Aptos"/>
                <w:sz w:val="16"/>
                <w:szCs w:val="18"/>
              </w:rPr>
              <w:t xml:space="preserve"> mbar</w:t>
            </w:r>
            <w:r w:rsidRPr="009A5060">
              <w:rPr>
                <w:rFonts w:ascii="Aptos" w:hAnsi="Aptos" w:cs="Aptos"/>
                <w:sz w:val="16"/>
                <w:szCs w:val="18"/>
              </w:rPr>
              <w:t>·</w:t>
            </w:r>
            <w:r w:rsidRPr="009A5060">
              <w:rPr>
                <w:rFonts w:ascii="Aptos" w:hAnsi="Aptos"/>
                <w:sz w:val="16"/>
                <w:szCs w:val="18"/>
              </w:rPr>
              <w:t>L/s</w:t>
            </w:r>
          </w:p>
        </w:tc>
      </w:tr>
      <w:tr w:rsidR="004240EE" w:rsidRPr="009A5060" w14:paraId="5A6565B9" w14:textId="77777777" w:rsidTr="008B7D0D">
        <w:trPr>
          <w:jc w:val="center"/>
        </w:trPr>
        <w:tc>
          <w:tcPr>
            <w:tcW w:w="5714" w:type="dxa"/>
            <w:shd w:val="clear" w:color="auto" w:fill="auto"/>
            <w:vAlign w:val="center"/>
          </w:tcPr>
          <w:p w14:paraId="22F689AB" w14:textId="77777777" w:rsidR="004240EE" w:rsidRPr="009A5060" w:rsidRDefault="004240EE" w:rsidP="00C179E5">
            <w:pPr>
              <w:spacing w:before="40" w:after="20" w:line="240" w:lineRule="auto"/>
              <w:rPr>
                <w:rFonts w:ascii="Aptos" w:hAnsi="Aptos"/>
                <w:sz w:val="16"/>
                <w:szCs w:val="18"/>
              </w:rPr>
            </w:pPr>
            <w:r w:rsidRPr="009A5060">
              <w:rPr>
                <w:rFonts w:ascii="Aptos" w:hAnsi="Aptos"/>
                <w:sz w:val="16"/>
                <w:szCs w:val="18"/>
              </w:rPr>
              <w:t>Leak rate through a valve seat</w:t>
            </w:r>
          </w:p>
        </w:tc>
        <w:tc>
          <w:tcPr>
            <w:tcW w:w="1792" w:type="dxa"/>
            <w:shd w:val="clear" w:color="auto" w:fill="auto"/>
            <w:vAlign w:val="center"/>
          </w:tcPr>
          <w:p w14:paraId="670C354B" w14:textId="77777777" w:rsidR="004240EE" w:rsidRPr="009A5060" w:rsidRDefault="004240EE" w:rsidP="00C179E5">
            <w:pPr>
              <w:spacing w:before="40" w:after="20" w:line="240" w:lineRule="auto"/>
              <w:jc w:val="center"/>
              <w:rPr>
                <w:rFonts w:ascii="Aptos" w:hAnsi="Aptos"/>
                <w:sz w:val="16"/>
                <w:szCs w:val="18"/>
              </w:rPr>
            </w:pPr>
            <w:r w:rsidRPr="009A5060">
              <w:rPr>
                <w:rFonts w:ascii="Aptos" w:hAnsi="Aptos"/>
                <w:sz w:val="16"/>
                <w:szCs w:val="18"/>
              </w:rPr>
              <w:t>1×10</w:t>
            </w:r>
            <w:r w:rsidRPr="009A5060">
              <w:rPr>
                <w:rFonts w:ascii="Cambria Math" w:hAnsi="Cambria Math" w:cs="Cambria Math"/>
                <w:sz w:val="16"/>
                <w:szCs w:val="18"/>
              </w:rPr>
              <w:t>⁻</w:t>
            </w:r>
            <w:r w:rsidRPr="009A5060">
              <w:rPr>
                <w:rFonts w:ascii="Aptos" w:hAnsi="Aptos" w:cs="Aptos"/>
                <w:sz w:val="16"/>
                <w:szCs w:val="18"/>
              </w:rPr>
              <w:t>⁴</w:t>
            </w:r>
            <w:r w:rsidRPr="009A5060">
              <w:rPr>
                <w:rFonts w:ascii="Aptos" w:hAnsi="Aptos"/>
                <w:sz w:val="16"/>
                <w:szCs w:val="18"/>
              </w:rPr>
              <w:t xml:space="preserve"> mbar</w:t>
            </w:r>
            <w:r w:rsidRPr="009A5060">
              <w:rPr>
                <w:rFonts w:ascii="Aptos" w:hAnsi="Aptos" w:cs="Aptos"/>
                <w:sz w:val="16"/>
                <w:szCs w:val="18"/>
              </w:rPr>
              <w:t>·</w:t>
            </w:r>
            <w:r w:rsidRPr="009A5060">
              <w:rPr>
                <w:rFonts w:ascii="Aptos" w:hAnsi="Aptos"/>
                <w:sz w:val="16"/>
                <w:szCs w:val="18"/>
              </w:rPr>
              <w:t>L/s</w:t>
            </w:r>
          </w:p>
        </w:tc>
      </w:tr>
      <w:tr w:rsidR="004240EE" w:rsidRPr="009A5060" w14:paraId="415C2902" w14:textId="77777777" w:rsidTr="008B7D0D">
        <w:trPr>
          <w:jc w:val="center"/>
        </w:trPr>
        <w:tc>
          <w:tcPr>
            <w:tcW w:w="5714" w:type="dxa"/>
            <w:shd w:val="clear" w:color="auto" w:fill="auto"/>
            <w:vAlign w:val="center"/>
          </w:tcPr>
          <w:p w14:paraId="7EFC3E20" w14:textId="77777777" w:rsidR="004240EE" w:rsidRPr="009A5060" w:rsidRDefault="004240EE" w:rsidP="00C179E5">
            <w:pPr>
              <w:spacing w:before="40" w:after="20" w:line="240" w:lineRule="auto"/>
              <w:rPr>
                <w:rFonts w:ascii="Aptos" w:hAnsi="Aptos"/>
                <w:sz w:val="16"/>
                <w:szCs w:val="18"/>
              </w:rPr>
            </w:pPr>
            <w:r w:rsidRPr="009A5060">
              <w:rPr>
                <w:rFonts w:ascii="Aptos" w:hAnsi="Aptos"/>
                <w:sz w:val="16"/>
                <w:szCs w:val="18"/>
              </w:rPr>
              <w:t>Leak rate from a valve to atmosphere</w:t>
            </w:r>
          </w:p>
        </w:tc>
        <w:tc>
          <w:tcPr>
            <w:tcW w:w="1792" w:type="dxa"/>
            <w:shd w:val="clear" w:color="auto" w:fill="auto"/>
            <w:vAlign w:val="center"/>
          </w:tcPr>
          <w:p w14:paraId="2DE83C40" w14:textId="77777777" w:rsidR="004240EE" w:rsidRPr="009A5060" w:rsidRDefault="004240EE" w:rsidP="00C179E5">
            <w:pPr>
              <w:spacing w:before="40" w:after="20" w:line="240" w:lineRule="auto"/>
              <w:jc w:val="center"/>
              <w:rPr>
                <w:rFonts w:ascii="Aptos" w:hAnsi="Aptos"/>
                <w:sz w:val="16"/>
                <w:szCs w:val="18"/>
              </w:rPr>
            </w:pPr>
            <w:r w:rsidRPr="009A5060">
              <w:rPr>
                <w:rFonts w:ascii="Aptos" w:hAnsi="Aptos"/>
                <w:sz w:val="16"/>
                <w:szCs w:val="18"/>
              </w:rPr>
              <w:t>1×10</w:t>
            </w:r>
            <w:r w:rsidRPr="009A5060">
              <w:rPr>
                <w:rFonts w:ascii="Cambria Math" w:hAnsi="Cambria Math" w:cs="Cambria Math"/>
                <w:sz w:val="16"/>
                <w:szCs w:val="18"/>
              </w:rPr>
              <w:t>⁻</w:t>
            </w:r>
            <w:r w:rsidRPr="009A5060">
              <w:rPr>
                <w:rFonts w:ascii="Aptos" w:hAnsi="Aptos" w:cs="Aptos"/>
                <w:sz w:val="16"/>
                <w:szCs w:val="18"/>
              </w:rPr>
              <w:t>⁵</w:t>
            </w:r>
            <w:r w:rsidRPr="009A5060">
              <w:rPr>
                <w:rFonts w:ascii="Aptos" w:hAnsi="Aptos"/>
                <w:sz w:val="16"/>
                <w:szCs w:val="18"/>
              </w:rPr>
              <w:t xml:space="preserve"> mbar</w:t>
            </w:r>
            <w:r w:rsidRPr="009A5060">
              <w:rPr>
                <w:rFonts w:ascii="Aptos" w:hAnsi="Aptos" w:cs="Aptos"/>
                <w:sz w:val="16"/>
                <w:szCs w:val="18"/>
              </w:rPr>
              <w:t>·</w:t>
            </w:r>
            <w:r w:rsidRPr="009A5060">
              <w:rPr>
                <w:rFonts w:ascii="Aptos" w:hAnsi="Aptos"/>
                <w:sz w:val="16"/>
                <w:szCs w:val="18"/>
              </w:rPr>
              <w:t>L/s</w:t>
            </w:r>
          </w:p>
        </w:tc>
      </w:tr>
      <w:tr w:rsidR="004240EE" w:rsidRPr="009A5060" w14:paraId="26C56EB6" w14:textId="77777777" w:rsidTr="008B7D0D">
        <w:trPr>
          <w:jc w:val="center"/>
        </w:trPr>
        <w:tc>
          <w:tcPr>
            <w:tcW w:w="5714" w:type="dxa"/>
            <w:shd w:val="clear" w:color="auto" w:fill="auto"/>
            <w:vAlign w:val="center"/>
          </w:tcPr>
          <w:p w14:paraId="079E0FB1" w14:textId="77777777" w:rsidR="004240EE" w:rsidRPr="009A5060" w:rsidRDefault="004240EE" w:rsidP="00C179E5">
            <w:pPr>
              <w:spacing w:before="40" w:after="20" w:line="240" w:lineRule="auto"/>
              <w:rPr>
                <w:rFonts w:ascii="Aptos" w:hAnsi="Aptos"/>
                <w:sz w:val="16"/>
                <w:szCs w:val="18"/>
              </w:rPr>
            </w:pPr>
            <w:r w:rsidRPr="009A5060">
              <w:rPr>
                <w:rFonts w:ascii="Aptos" w:hAnsi="Aptos"/>
                <w:sz w:val="16"/>
                <w:szCs w:val="18"/>
              </w:rPr>
              <w:t>Leak rate from a valve to vacuum</w:t>
            </w:r>
          </w:p>
        </w:tc>
        <w:tc>
          <w:tcPr>
            <w:tcW w:w="1792" w:type="dxa"/>
            <w:shd w:val="clear" w:color="auto" w:fill="auto"/>
            <w:vAlign w:val="center"/>
          </w:tcPr>
          <w:p w14:paraId="55CCA43C" w14:textId="77777777" w:rsidR="004240EE" w:rsidRPr="009A5060" w:rsidRDefault="004240EE" w:rsidP="00C179E5">
            <w:pPr>
              <w:spacing w:before="40" w:after="20" w:line="240" w:lineRule="auto"/>
              <w:jc w:val="center"/>
              <w:rPr>
                <w:rFonts w:ascii="Aptos" w:hAnsi="Aptos"/>
                <w:sz w:val="16"/>
                <w:szCs w:val="18"/>
              </w:rPr>
            </w:pPr>
            <w:r w:rsidRPr="009A5060">
              <w:rPr>
                <w:rFonts w:ascii="Aptos" w:hAnsi="Aptos"/>
                <w:sz w:val="16"/>
                <w:szCs w:val="18"/>
              </w:rPr>
              <w:t>1×10</w:t>
            </w:r>
            <w:r w:rsidRPr="009A5060">
              <w:rPr>
                <w:rFonts w:ascii="Cambria Math" w:hAnsi="Cambria Math" w:cs="Cambria Math"/>
                <w:sz w:val="16"/>
                <w:szCs w:val="18"/>
              </w:rPr>
              <w:t>⁻</w:t>
            </w:r>
            <w:r w:rsidRPr="009A5060">
              <w:rPr>
                <w:rFonts w:ascii="Aptos" w:hAnsi="Aptos" w:cs="Aptos"/>
                <w:sz w:val="16"/>
                <w:szCs w:val="18"/>
              </w:rPr>
              <w:t>⁸</w:t>
            </w:r>
            <w:r w:rsidRPr="009A5060">
              <w:rPr>
                <w:rFonts w:ascii="Aptos" w:hAnsi="Aptos"/>
                <w:sz w:val="16"/>
                <w:szCs w:val="18"/>
              </w:rPr>
              <w:t xml:space="preserve"> mbar</w:t>
            </w:r>
            <w:r w:rsidRPr="009A5060">
              <w:rPr>
                <w:rFonts w:ascii="Aptos" w:hAnsi="Aptos" w:cs="Aptos"/>
                <w:sz w:val="16"/>
                <w:szCs w:val="18"/>
              </w:rPr>
              <w:t>·</w:t>
            </w:r>
            <w:r w:rsidRPr="009A5060">
              <w:rPr>
                <w:rFonts w:ascii="Aptos" w:hAnsi="Aptos"/>
                <w:sz w:val="16"/>
                <w:szCs w:val="18"/>
              </w:rPr>
              <w:t>L/s</w:t>
            </w:r>
          </w:p>
        </w:tc>
      </w:tr>
    </w:tbl>
    <w:p w14:paraId="7F34F895" w14:textId="77777777" w:rsidR="004240EE" w:rsidRPr="009A5060" w:rsidRDefault="004240EE" w:rsidP="00C179E5">
      <w:pPr>
        <w:pStyle w:val="SysReq3"/>
        <w:spacing w:line="240" w:lineRule="auto"/>
        <w:ind w:left="0"/>
        <w:rPr>
          <w:lang w:val="en-GB"/>
        </w:rPr>
      </w:pPr>
      <w:bookmarkStart w:id="3101" w:name="_Toc200491903"/>
      <w:bookmarkStart w:id="3102" w:name="_Toc200491901"/>
      <w:r w:rsidRPr="009A5060">
        <w:rPr>
          <w:lang w:val="en-GB"/>
        </w:rPr>
        <w:t>In the offer, the Applicant shall explicitly quantify and elaborate:</w:t>
      </w:r>
      <w:bookmarkStart w:id="3103" w:name="_Toc200491904"/>
      <w:bookmarkEnd w:id="3101"/>
    </w:p>
    <w:p w14:paraId="2E315C5F" w14:textId="77777777" w:rsidR="004240EE" w:rsidRPr="009A5060" w:rsidRDefault="004240EE" w:rsidP="00C179E5">
      <w:pPr>
        <w:pStyle w:val="SysReq3"/>
        <w:numPr>
          <w:ilvl w:val="0"/>
          <w:numId w:val="66"/>
        </w:numPr>
        <w:spacing w:line="240" w:lineRule="auto"/>
        <w:rPr>
          <w:lang w:val="en-GB"/>
        </w:rPr>
      </w:pPr>
      <w:r w:rsidRPr="009A5060">
        <w:rPr>
          <w:lang w:val="en-GB"/>
        </w:rPr>
        <w:t>Expected global local leak rates, including diffusive losses expressed as % loss per year.  Estimated number and types of valves and fittings contributing to leak paths.</w:t>
      </w:r>
      <w:bookmarkEnd w:id="3103"/>
    </w:p>
    <w:p w14:paraId="36B1863F" w14:textId="77777777" w:rsidR="004240EE" w:rsidRPr="009A5060" w:rsidRDefault="004240EE" w:rsidP="00C179E5">
      <w:pPr>
        <w:pStyle w:val="SysReq3"/>
        <w:numPr>
          <w:ilvl w:val="0"/>
          <w:numId w:val="66"/>
        </w:numPr>
        <w:spacing w:line="240" w:lineRule="auto"/>
        <w:rPr>
          <w:lang w:val="en-GB"/>
        </w:rPr>
      </w:pPr>
      <w:bookmarkStart w:id="3104" w:name="_Toc200491905"/>
      <w:r w:rsidRPr="009A5060">
        <w:rPr>
          <w:lang w:val="en-GB"/>
        </w:rPr>
        <w:t>Type of helium leak detection methods, pressure hold test procedures, vacuum decay, or rise time methodologies, and long-term monitoring techniques.  Acceptance criteria for each method and the calibration procedure for leak detection equipment.</w:t>
      </w:r>
      <w:bookmarkEnd w:id="3104"/>
    </w:p>
    <w:p w14:paraId="537801A4" w14:textId="77777777" w:rsidR="004240EE" w:rsidRPr="009A5060" w:rsidRDefault="004240EE" w:rsidP="00C179E5">
      <w:pPr>
        <w:pStyle w:val="SysReq3"/>
        <w:numPr>
          <w:ilvl w:val="0"/>
          <w:numId w:val="66"/>
        </w:numPr>
        <w:spacing w:line="240" w:lineRule="auto"/>
        <w:rPr>
          <w:lang w:val="en-GB"/>
        </w:rPr>
      </w:pPr>
      <w:bookmarkStart w:id="3105" w:name="_Toc200491906"/>
      <w:r w:rsidRPr="009A5060">
        <w:rPr>
          <w:lang w:val="en-GB"/>
        </w:rPr>
        <w:t>Post-installation and operational phase monitoring strategy, if applicable, including thresholds and frequency</w:t>
      </w:r>
      <w:bookmarkStart w:id="3106" w:name="_Toc200491907"/>
      <w:bookmarkStart w:id="3107" w:name="_Toc200491908"/>
      <w:bookmarkEnd w:id="3105"/>
      <w:bookmarkEnd w:id="3106"/>
      <w:bookmarkEnd w:id="3107"/>
    </w:p>
    <w:p w14:paraId="3DE3D9DA" w14:textId="77777777" w:rsidR="004240EE" w:rsidRPr="009A5060" w:rsidRDefault="004240EE" w:rsidP="00C179E5">
      <w:pPr>
        <w:pStyle w:val="SysReq3"/>
        <w:numPr>
          <w:ilvl w:val="0"/>
          <w:numId w:val="66"/>
        </w:numPr>
        <w:spacing w:line="240" w:lineRule="auto"/>
        <w:rPr>
          <w:lang w:val="en-GB"/>
        </w:rPr>
      </w:pPr>
      <w:r w:rsidRPr="009A5060">
        <w:rPr>
          <w:lang w:val="en-GB"/>
        </w:rPr>
        <w:t>Expected losses of helium during conventional pump, purge, and conditioning (QPLANT only) and user estimation based on internal volume (total pipe length and 90 l per cavity)</w:t>
      </w:r>
    </w:p>
    <w:bookmarkEnd w:id="3102"/>
    <w:p w14:paraId="692961E6" w14:textId="3A27E0E1" w:rsidR="004240EE" w:rsidRPr="009A5060" w:rsidRDefault="004240EE" w:rsidP="00C179E5">
      <w:pPr>
        <w:pStyle w:val="RequirementList"/>
        <w:spacing w:line="240" w:lineRule="auto"/>
      </w:pPr>
      <w:r w:rsidRPr="009A5060">
        <w:t xml:space="preserve">The Contractor shall calculate the total helium inventory required for the Cryogenic System, including QPLANT and all helium users listed in </w:t>
      </w:r>
      <w:r w:rsidRPr="009A5060">
        <w:fldChar w:fldCharType="begin"/>
      </w:r>
      <w:r w:rsidRPr="009A5060">
        <w:instrText xml:space="preserve"> REF _Ref211606914 \h </w:instrText>
      </w:r>
      <w:r w:rsidR="00C179E5">
        <w:instrText xml:space="preserve"> \* MERGEFORMAT </w:instrText>
      </w:r>
      <w:r w:rsidRPr="009A5060">
        <w:fldChar w:fldCharType="separate"/>
      </w:r>
      <w:r w:rsidR="00041F61" w:rsidRPr="009A5060">
        <w:rPr>
          <w:lang w:eastAsia="fr-FR"/>
        </w:rPr>
        <w:t xml:space="preserve">Table </w:t>
      </w:r>
      <w:r w:rsidR="00041F61">
        <w:rPr>
          <w:noProof/>
          <w:lang w:eastAsia="fr-FR"/>
        </w:rPr>
        <w:t>6</w:t>
      </w:r>
      <w:r w:rsidRPr="009A5060">
        <w:fldChar w:fldCharType="end"/>
      </w:r>
      <w:r w:rsidRPr="009A5060">
        <w:t>.</w:t>
      </w:r>
      <w:bookmarkStart w:id="3108" w:name="_Ref185003225"/>
      <w:bookmarkStart w:id="3109" w:name="_Ref192165728"/>
      <w:bookmarkStart w:id="3110" w:name="_Toc201310419"/>
    </w:p>
    <w:p w14:paraId="739DAF5C" w14:textId="0939FD08" w:rsidR="004240EE" w:rsidRPr="009A5060" w:rsidRDefault="004240EE" w:rsidP="00C179E5">
      <w:pPr>
        <w:pStyle w:val="Captioncentered"/>
        <w:keepNext/>
        <w:spacing w:line="240" w:lineRule="auto"/>
        <w:ind w:left="448" w:hanging="448"/>
        <w:rPr>
          <w:lang w:val="en-GB" w:eastAsia="fr-FR"/>
        </w:rPr>
      </w:pPr>
      <w:bookmarkStart w:id="3111" w:name="_Ref211606914"/>
      <w:bookmarkStart w:id="3112" w:name="_Ref211250109"/>
      <w:bookmarkStart w:id="3113" w:name="_Toc212194964"/>
      <w:r w:rsidRPr="009A5060">
        <w:rPr>
          <w:lang w:val="en-GB" w:eastAsia="fr-FR"/>
        </w:rPr>
        <w:t xml:space="preserve">Table </w:t>
      </w:r>
      <w:r w:rsidRPr="009A5060">
        <w:rPr>
          <w:lang w:val="en-GB" w:eastAsia="fr-FR"/>
        </w:rPr>
        <w:fldChar w:fldCharType="begin"/>
      </w:r>
      <w:r w:rsidRPr="009A5060">
        <w:rPr>
          <w:lang w:val="en-GB" w:eastAsia="fr-FR"/>
        </w:rPr>
        <w:instrText xml:space="preserve"> SEQ Table \* ARABIC </w:instrText>
      </w:r>
      <w:r w:rsidRPr="009A5060">
        <w:rPr>
          <w:lang w:val="en-GB" w:eastAsia="fr-FR"/>
        </w:rPr>
        <w:fldChar w:fldCharType="separate"/>
      </w:r>
      <w:r w:rsidR="00041F61">
        <w:rPr>
          <w:noProof/>
          <w:lang w:val="en-GB" w:eastAsia="fr-FR"/>
        </w:rPr>
        <w:t>6</w:t>
      </w:r>
      <w:r w:rsidRPr="009A5060">
        <w:rPr>
          <w:lang w:val="en-GB" w:eastAsia="fr-FR"/>
        </w:rPr>
        <w:fldChar w:fldCharType="end"/>
      </w:r>
      <w:bookmarkEnd w:id="3108"/>
      <w:bookmarkEnd w:id="3109"/>
      <w:bookmarkEnd w:id="3111"/>
      <w:r w:rsidRPr="009A5060">
        <w:rPr>
          <w:lang w:val="en-GB" w:eastAsia="fr-FR"/>
        </w:rPr>
        <w:t> Helium Inventory</w:t>
      </w:r>
      <w:bookmarkEnd w:id="3110"/>
      <w:bookmarkEnd w:id="3112"/>
      <w:bookmarkEnd w:id="3113"/>
    </w:p>
    <w:tbl>
      <w:tblPr>
        <w:tblStyle w:val="TableGrid2"/>
        <w:tblW w:w="9634" w:type="dxa"/>
        <w:jc w:val="center"/>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CellMar>
          <w:top w:w="57" w:type="dxa"/>
          <w:bottom w:w="57" w:type="dxa"/>
        </w:tblCellMar>
        <w:tblLook w:val="04A0" w:firstRow="1" w:lastRow="0" w:firstColumn="1" w:lastColumn="0" w:noHBand="0" w:noVBand="1"/>
      </w:tblPr>
      <w:tblGrid>
        <w:gridCol w:w="2515"/>
        <w:gridCol w:w="5040"/>
        <w:gridCol w:w="2079"/>
      </w:tblGrid>
      <w:tr w:rsidR="004240EE" w:rsidRPr="009A5060" w14:paraId="205F304C" w14:textId="77777777" w:rsidTr="008B7D0D">
        <w:trPr>
          <w:cantSplit/>
          <w:trHeight w:val="131"/>
          <w:jc w:val="center"/>
        </w:trPr>
        <w:tc>
          <w:tcPr>
            <w:tcW w:w="2515" w:type="dxa"/>
            <w:shd w:val="clear" w:color="auto" w:fill="EBD9ED" w:themeFill="accent2" w:themeFillTint="33"/>
            <w:vAlign w:val="center"/>
          </w:tcPr>
          <w:p w14:paraId="035D5177" w14:textId="77777777" w:rsidR="004240EE" w:rsidRPr="009A5060" w:rsidRDefault="004240EE" w:rsidP="00C179E5">
            <w:pPr>
              <w:pStyle w:val="AASemiBold"/>
              <w:jc w:val="center"/>
              <w:rPr>
                <w:rFonts w:ascii="Aptos" w:hAnsi="Aptos"/>
                <w:b/>
                <w:bCs/>
                <w:sz w:val="18"/>
                <w:szCs w:val="18"/>
              </w:rPr>
            </w:pPr>
            <w:r w:rsidRPr="009A5060">
              <w:rPr>
                <w:rFonts w:ascii="Aptos" w:hAnsi="Aptos"/>
                <w:b/>
                <w:bCs/>
                <w:sz w:val="18"/>
                <w:szCs w:val="18"/>
              </w:rPr>
              <w:t>Component</w:t>
            </w:r>
          </w:p>
        </w:tc>
        <w:tc>
          <w:tcPr>
            <w:tcW w:w="5040" w:type="dxa"/>
            <w:shd w:val="clear" w:color="auto" w:fill="EBD9ED" w:themeFill="accent2" w:themeFillTint="33"/>
            <w:vAlign w:val="center"/>
          </w:tcPr>
          <w:p w14:paraId="2E0AEB38" w14:textId="77777777" w:rsidR="004240EE" w:rsidRPr="009A5060" w:rsidRDefault="004240EE" w:rsidP="00C179E5">
            <w:pPr>
              <w:pStyle w:val="AASemiBold"/>
              <w:jc w:val="center"/>
              <w:rPr>
                <w:rFonts w:ascii="Aptos" w:hAnsi="Aptos"/>
                <w:b/>
                <w:bCs/>
                <w:sz w:val="18"/>
                <w:szCs w:val="18"/>
              </w:rPr>
            </w:pPr>
            <w:r w:rsidRPr="009A5060">
              <w:rPr>
                <w:rFonts w:ascii="Aptos" w:hAnsi="Aptos"/>
                <w:b/>
                <w:bCs/>
                <w:sz w:val="18"/>
                <w:szCs w:val="18"/>
              </w:rPr>
              <w:t>Helium inventory data</w:t>
            </w:r>
          </w:p>
        </w:tc>
        <w:tc>
          <w:tcPr>
            <w:tcW w:w="2079" w:type="dxa"/>
            <w:shd w:val="clear" w:color="auto" w:fill="EBD9ED" w:themeFill="accent2" w:themeFillTint="33"/>
            <w:vAlign w:val="center"/>
          </w:tcPr>
          <w:p w14:paraId="73EE8487" w14:textId="77777777" w:rsidR="004240EE" w:rsidRPr="009A5060" w:rsidRDefault="004240EE" w:rsidP="00C179E5">
            <w:pPr>
              <w:pStyle w:val="AASemiBold"/>
              <w:jc w:val="center"/>
              <w:rPr>
                <w:rFonts w:ascii="Aptos" w:hAnsi="Aptos"/>
                <w:b/>
                <w:bCs/>
                <w:sz w:val="18"/>
                <w:szCs w:val="18"/>
              </w:rPr>
            </w:pPr>
            <w:r w:rsidRPr="009A5060">
              <w:rPr>
                <w:rFonts w:ascii="Aptos" w:hAnsi="Aptos"/>
                <w:b/>
                <w:bCs/>
                <w:sz w:val="18"/>
                <w:szCs w:val="18"/>
              </w:rPr>
              <w:t>Helium Mass (kg)</w:t>
            </w:r>
          </w:p>
        </w:tc>
      </w:tr>
      <w:tr w:rsidR="004240EE" w:rsidRPr="009A5060" w14:paraId="54377663" w14:textId="77777777" w:rsidTr="008B7D0D">
        <w:trPr>
          <w:cantSplit/>
          <w:trHeight w:val="860"/>
          <w:jc w:val="center"/>
        </w:trPr>
        <w:tc>
          <w:tcPr>
            <w:tcW w:w="2515" w:type="dxa"/>
            <w:vAlign w:val="center"/>
            <w:hideMark/>
          </w:tcPr>
          <w:p w14:paraId="7ECC93D2" w14:textId="77777777" w:rsidR="004240EE" w:rsidRPr="009A5060" w:rsidRDefault="004240EE" w:rsidP="00C179E5">
            <w:pPr>
              <w:spacing w:before="40" w:after="20"/>
              <w:contextualSpacing/>
              <w:rPr>
                <w:rFonts w:ascii="Aptos" w:hAnsi="Aptos"/>
                <w:sz w:val="18"/>
                <w:szCs w:val="18"/>
              </w:rPr>
            </w:pPr>
            <w:r w:rsidRPr="009A5060">
              <w:rPr>
                <w:rFonts w:ascii="Aptos" w:hAnsi="Aptos"/>
                <w:sz w:val="18"/>
                <w:szCs w:val="18"/>
              </w:rPr>
              <w:t>Cryomodules (QM) including QVE.</w:t>
            </w:r>
          </w:p>
        </w:tc>
        <w:tc>
          <w:tcPr>
            <w:tcW w:w="5040" w:type="dxa"/>
            <w:vAlign w:val="center"/>
            <w:hideMark/>
          </w:tcPr>
          <w:p w14:paraId="094FD2AF" w14:textId="77777777" w:rsidR="004240EE" w:rsidRPr="009A5060" w:rsidRDefault="004240EE" w:rsidP="00C179E5">
            <w:pPr>
              <w:spacing w:before="40" w:after="20"/>
              <w:contextualSpacing/>
              <w:rPr>
                <w:rFonts w:ascii="Aptos" w:hAnsi="Aptos"/>
                <w:sz w:val="18"/>
                <w:szCs w:val="18"/>
              </w:rPr>
            </w:pPr>
            <w:r w:rsidRPr="009A5060">
              <w:rPr>
                <w:rFonts w:ascii="Aptos" w:hAnsi="Aptos"/>
                <w:sz w:val="18"/>
                <w:szCs w:val="18"/>
              </w:rPr>
              <w:t>QM (~ 90 litres of helium per cryomodules)</w:t>
            </w:r>
          </w:p>
          <w:p w14:paraId="56522C8F" w14:textId="77777777" w:rsidR="004240EE" w:rsidRPr="009A5060" w:rsidRDefault="004240EE" w:rsidP="00C179E5">
            <w:pPr>
              <w:spacing w:before="40" w:after="20"/>
              <w:contextualSpacing/>
              <w:rPr>
                <w:rFonts w:ascii="Aptos" w:hAnsi="Aptos"/>
                <w:sz w:val="18"/>
                <w:szCs w:val="18"/>
              </w:rPr>
            </w:pPr>
            <w:r w:rsidRPr="009A5060">
              <w:rPr>
                <w:rFonts w:ascii="Aptos" w:hAnsi="Aptos"/>
                <w:sz w:val="18"/>
                <w:szCs w:val="18"/>
              </w:rPr>
              <w:t>+QVE ~ 200 litres</w:t>
            </w:r>
          </w:p>
        </w:tc>
        <w:tc>
          <w:tcPr>
            <w:tcW w:w="2079" w:type="dxa"/>
            <w:vAlign w:val="center"/>
            <w:hideMark/>
          </w:tcPr>
          <w:p w14:paraId="29845180" w14:textId="77777777" w:rsidR="004240EE" w:rsidRPr="009A5060" w:rsidRDefault="004240EE" w:rsidP="00C179E5">
            <w:pPr>
              <w:spacing w:before="40" w:after="20"/>
              <w:contextualSpacing/>
              <w:jc w:val="center"/>
              <w:rPr>
                <w:rFonts w:ascii="Aptos" w:hAnsi="Aptos"/>
                <w:sz w:val="18"/>
                <w:szCs w:val="18"/>
              </w:rPr>
            </w:pPr>
            <w:r w:rsidRPr="009A5060">
              <w:rPr>
                <w:rFonts w:ascii="Aptos" w:hAnsi="Aptos"/>
                <w:sz w:val="18"/>
                <w:szCs w:val="18"/>
              </w:rPr>
              <w:t>440</w:t>
            </w:r>
          </w:p>
        </w:tc>
      </w:tr>
      <w:tr w:rsidR="004240EE" w:rsidRPr="009A5060" w14:paraId="21A6CC4B" w14:textId="77777777" w:rsidTr="008B7D0D">
        <w:trPr>
          <w:cantSplit/>
          <w:trHeight w:val="968"/>
          <w:jc w:val="center"/>
        </w:trPr>
        <w:tc>
          <w:tcPr>
            <w:tcW w:w="2515" w:type="dxa"/>
            <w:vAlign w:val="center"/>
            <w:hideMark/>
          </w:tcPr>
          <w:p w14:paraId="6EC59A77" w14:textId="77777777" w:rsidR="004240EE" w:rsidRPr="009A5060" w:rsidRDefault="004240EE" w:rsidP="00C179E5">
            <w:pPr>
              <w:spacing w:before="40" w:after="20"/>
              <w:contextualSpacing/>
              <w:rPr>
                <w:rFonts w:ascii="Aptos" w:hAnsi="Aptos"/>
                <w:sz w:val="18"/>
                <w:szCs w:val="18"/>
              </w:rPr>
            </w:pPr>
            <w:r w:rsidRPr="009A5060">
              <w:rPr>
                <w:rFonts w:ascii="Aptos" w:hAnsi="Aptos"/>
                <w:sz w:val="18"/>
                <w:szCs w:val="18"/>
              </w:rPr>
              <w:lastRenderedPageBreak/>
              <w:t>Cryogenic distribution:</w:t>
            </w:r>
          </w:p>
          <w:p w14:paraId="2DC3B3A7" w14:textId="77777777" w:rsidR="004240EE" w:rsidRPr="009A5060" w:rsidRDefault="004240EE" w:rsidP="00C179E5">
            <w:pPr>
              <w:spacing w:before="40" w:after="20"/>
              <w:contextualSpacing/>
              <w:rPr>
                <w:rFonts w:ascii="Aptos" w:hAnsi="Aptos"/>
                <w:sz w:val="18"/>
                <w:szCs w:val="18"/>
              </w:rPr>
            </w:pPr>
            <w:r w:rsidRPr="009A5060">
              <w:rPr>
                <w:rFonts w:ascii="Aptos" w:hAnsi="Aptos"/>
                <w:sz w:val="18"/>
                <w:szCs w:val="18"/>
              </w:rPr>
              <w:t>QVB and QLM for 2K operation</w:t>
            </w:r>
          </w:p>
        </w:tc>
        <w:tc>
          <w:tcPr>
            <w:tcW w:w="5040" w:type="dxa"/>
            <w:vAlign w:val="center"/>
            <w:hideMark/>
          </w:tcPr>
          <w:p w14:paraId="47CFE136" w14:textId="77777777" w:rsidR="004240EE" w:rsidRPr="009A5060" w:rsidRDefault="004240EE" w:rsidP="00C179E5">
            <w:pPr>
              <w:spacing w:before="40" w:after="20"/>
              <w:ind w:left="68"/>
              <w:contextualSpacing/>
              <w:rPr>
                <w:rFonts w:ascii="Aptos" w:hAnsi="Aptos"/>
                <w:sz w:val="18"/>
                <w:szCs w:val="18"/>
              </w:rPr>
            </w:pPr>
            <w:r w:rsidRPr="009A5060">
              <w:rPr>
                <w:rFonts w:ascii="Aptos" w:hAnsi="Aptos"/>
                <w:sz w:val="18"/>
                <w:szCs w:val="18"/>
              </w:rPr>
              <w:t>VLP return ~ 2 kg</w:t>
            </w:r>
          </w:p>
          <w:p w14:paraId="0CFFC2C4" w14:textId="77777777" w:rsidR="004240EE" w:rsidRPr="009A5060" w:rsidRDefault="004240EE" w:rsidP="00C179E5">
            <w:pPr>
              <w:spacing w:before="40" w:after="20"/>
              <w:ind w:left="68"/>
              <w:contextualSpacing/>
              <w:rPr>
                <w:rFonts w:ascii="Aptos" w:hAnsi="Aptos"/>
                <w:sz w:val="18"/>
                <w:szCs w:val="18"/>
              </w:rPr>
            </w:pPr>
            <w:r w:rsidRPr="009A5060">
              <w:rPr>
                <w:rFonts w:ascii="Aptos" w:hAnsi="Aptos"/>
                <w:sz w:val="18"/>
                <w:szCs w:val="18"/>
              </w:rPr>
              <w:t>SHe supply ~ 15 kg</w:t>
            </w:r>
          </w:p>
          <w:p w14:paraId="4ADF8D21" w14:textId="77777777" w:rsidR="004240EE" w:rsidRPr="009A5060" w:rsidRDefault="004240EE" w:rsidP="00C179E5">
            <w:pPr>
              <w:spacing w:before="40" w:after="20"/>
              <w:ind w:left="73"/>
              <w:contextualSpacing/>
              <w:rPr>
                <w:rFonts w:ascii="Aptos" w:hAnsi="Aptos"/>
                <w:sz w:val="18"/>
                <w:szCs w:val="18"/>
              </w:rPr>
            </w:pPr>
            <w:r w:rsidRPr="009A5060">
              <w:rPr>
                <w:rFonts w:ascii="Aptos" w:hAnsi="Aptos"/>
                <w:sz w:val="18"/>
                <w:szCs w:val="18"/>
              </w:rPr>
              <w:t>TS supply-return ~ 12 kg</w:t>
            </w:r>
          </w:p>
          <w:p w14:paraId="7D36001A" w14:textId="77777777" w:rsidR="004240EE" w:rsidRPr="009A5060" w:rsidRDefault="004240EE" w:rsidP="00C179E5">
            <w:pPr>
              <w:spacing w:before="40" w:after="20"/>
              <w:ind w:left="73"/>
              <w:contextualSpacing/>
              <w:rPr>
                <w:rFonts w:ascii="Aptos" w:hAnsi="Aptos"/>
                <w:sz w:val="18"/>
                <w:szCs w:val="18"/>
              </w:rPr>
            </w:pPr>
            <w:r w:rsidRPr="009A5060">
              <w:rPr>
                <w:rFonts w:ascii="Aptos" w:hAnsi="Aptos"/>
                <w:sz w:val="18"/>
                <w:szCs w:val="18"/>
              </w:rPr>
              <w:t>Warm He lines ~ 1 kg</w:t>
            </w:r>
          </w:p>
        </w:tc>
        <w:tc>
          <w:tcPr>
            <w:tcW w:w="2079" w:type="dxa"/>
            <w:vAlign w:val="center"/>
            <w:hideMark/>
          </w:tcPr>
          <w:p w14:paraId="1BAEF2D6" w14:textId="77777777" w:rsidR="004240EE" w:rsidRPr="009A5060" w:rsidRDefault="004240EE" w:rsidP="00C179E5">
            <w:pPr>
              <w:spacing w:before="40" w:after="20"/>
              <w:contextualSpacing/>
              <w:jc w:val="center"/>
              <w:rPr>
                <w:rFonts w:ascii="Aptos" w:hAnsi="Aptos"/>
                <w:sz w:val="18"/>
                <w:szCs w:val="18"/>
              </w:rPr>
            </w:pPr>
            <w:r w:rsidRPr="009A5060">
              <w:rPr>
                <w:rFonts w:ascii="Aptos" w:hAnsi="Aptos"/>
                <w:sz w:val="18"/>
                <w:szCs w:val="18"/>
              </w:rPr>
              <w:t>30</w:t>
            </w:r>
          </w:p>
        </w:tc>
      </w:tr>
      <w:tr w:rsidR="004240EE" w:rsidRPr="009A5060" w14:paraId="78AF4E95" w14:textId="77777777" w:rsidTr="008B7D0D">
        <w:trPr>
          <w:cantSplit/>
          <w:trHeight w:val="734"/>
          <w:jc w:val="center"/>
        </w:trPr>
        <w:tc>
          <w:tcPr>
            <w:tcW w:w="2515" w:type="dxa"/>
            <w:vAlign w:val="center"/>
            <w:hideMark/>
          </w:tcPr>
          <w:p w14:paraId="16F816D7" w14:textId="77777777" w:rsidR="004240EE" w:rsidRPr="009A5060" w:rsidRDefault="004240EE" w:rsidP="00C179E5">
            <w:pPr>
              <w:spacing w:before="40" w:after="20"/>
              <w:contextualSpacing/>
              <w:rPr>
                <w:rFonts w:ascii="Aptos" w:hAnsi="Aptos"/>
                <w:sz w:val="18"/>
                <w:szCs w:val="18"/>
              </w:rPr>
            </w:pPr>
            <w:r w:rsidRPr="009A5060">
              <w:rPr>
                <w:rFonts w:ascii="Aptos" w:hAnsi="Aptos"/>
                <w:sz w:val="18"/>
                <w:szCs w:val="18"/>
              </w:rPr>
              <w:t>QPLANT</w:t>
            </w:r>
          </w:p>
        </w:tc>
        <w:tc>
          <w:tcPr>
            <w:tcW w:w="5040" w:type="dxa"/>
            <w:vAlign w:val="center"/>
            <w:hideMark/>
          </w:tcPr>
          <w:p w14:paraId="4690F56B" w14:textId="77777777" w:rsidR="004240EE" w:rsidRPr="009A5060" w:rsidRDefault="004240EE" w:rsidP="00C179E5">
            <w:pPr>
              <w:spacing w:before="40" w:after="20"/>
              <w:contextualSpacing/>
              <w:rPr>
                <w:rFonts w:ascii="Aptos" w:hAnsi="Aptos"/>
                <w:sz w:val="18"/>
                <w:szCs w:val="18"/>
              </w:rPr>
            </w:pPr>
            <w:r w:rsidRPr="009A5060">
              <w:rPr>
                <w:rFonts w:ascii="Aptos" w:hAnsi="Aptos"/>
                <w:sz w:val="18"/>
                <w:szCs w:val="18"/>
              </w:rPr>
              <w:t>To be determined by the Contractor of the QPLANT</w:t>
            </w:r>
          </w:p>
        </w:tc>
        <w:tc>
          <w:tcPr>
            <w:tcW w:w="2079" w:type="dxa"/>
            <w:vAlign w:val="center"/>
            <w:hideMark/>
          </w:tcPr>
          <w:p w14:paraId="4223F65E" w14:textId="77777777" w:rsidR="004240EE" w:rsidRPr="009A5060" w:rsidRDefault="004240EE" w:rsidP="00C179E5">
            <w:pPr>
              <w:spacing w:before="40" w:after="20"/>
              <w:contextualSpacing/>
              <w:jc w:val="center"/>
              <w:rPr>
                <w:rFonts w:ascii="Aptos" w:hAnsi="Aptos"/>
                <w:sz w:val="18"/>
                <w:szCs w:val="18"/>
              </w:rPr>
            </w:pPr>
            <w:r w:rsidRPr="009A5060">
              <w:rPr>
                <w:rFonts w:ascii="Aptos" w:hAnsi="Aptos"/>
                <w:sz w:val="18"/>
                <w:szCs w:val="18"/>
              </w:rPr>
              <w:t>TBD by Contractor</w:t>
            </w:r>
          </w:p>
        </w:tc>
      </w:tr>
      <w:tr w:rsidR="004240EE" w:rsidRPr="009A5060" w14:paraId="4BF415C6" w14:textId="77777777" w:rsidTr="008B7D0D">
        <w:trPr>
          <w:cantSplit/>
          <w:trHeight w:val="905"/>
          <w:jc w:val="center"/>
        </w:trPr>
        <w:tc>
          <w:tcPr>
            <w:tcW w:w="2515" w:type="dxa"/>
            <w:vAlign w:val="center"/>
          </w:tcPr>
          <w:p w14:paraId="7866B38B" w14:textId="77777777" w:rsidR="004240EE" w:rsidRPr="009A5060" w:rsidRDefault="004240EE" w:rsidP="00C179E5">
            <w:pPr>
              <w:spacing w:before="40" w:after="20"/>
              <w:contextualSpacing/>
              <w:rPr>
                <w:rFonts w:ascii="Aptos" w:hAnsi="Aptos"/>
                <w:sz w:val="18"/>
                <w:szCs w:val="18"/>
              </w:rPr>
            </w:pPr>
            <w:r w:rsidRPr="009A5060">
              <w:rPr>
                <w:rFonts w:ascii="Aptos" w:hAnsi="Aptos"/>
                <w:sz w:val="18"/>
                <w:szCs w:val="18"/>
              </w:rPr>
              <w:t>Gaseous warm storage</w:t>
            </w:r>
          </w:p>
        </w:tc>
        <w:tc>
          <w:tcPr>
            <w:tcW w:w="5040" w:type="dxa"/>
            <w:vAlign w:val="center"/>
          </w:tcPr>
          <w:p w14:paraId="1702E0CC" w14:textId="77777777" w:rsidR="004240EE" w:rsidRPr="009A5060" w:rsidRDefault="004240EE" w:rsidP="00C179E5">
            <w:pPr>
              <w:spacing w:before="40" w:after="20"/>
              <w:contextualSpacing/>
              <w:rPr>
                <w:rFonts w:ascii="Aptos" w:hAnsi="Aptos"/>
                <w:sz w:val="18"/>
                <w:szCs w:val="18"/>
              </w:rPr>
            </w:pPr>
            <w:r w:rsidRPr="009A5060">
              <w:rPr>
                <w:rFonts w:ascii="Aptos" w:hAnsi="Aptos"/>
                <w:sz w:val="18"/>
                <w:szCs w:val="18"/>
              </w:rPr>
              <w:t>Remaining inventory during operation.</w:t>
            </w:r>
          </w:p>
          <w:p w14:paraId="6476AAFA" w14:textId="77777777" w:rsidR="004240EE" w:rsidRPr="009A5060" w:rsidRDefault="004240EE" w:rsidP="00C179E5">
            <w:pPr>
              <w:spacing w:before="40" w:after="20"/>
              <w:contextualSpacing/>
              <w:rPr>
                <w:rFonts w:ascii="Aptos" w:hAnsi="Aptos"/>
                <w:sz w:val="18"/>
                <w:szCs w:val="18"/>
              </w:rPr>
            </w:pPr>
            <w:r w:rsidRPr="009A5060">
              <w:rPr>
                <w:rFonts w:ascii="Aptos" w:hAnsi="Aptos"/>
                <w:sz w:val="18"/>
                <w:szCs w:val="18"/>
              </w:rPr>
              <w:t>To be determined by the Contractor of the QPLANT</w:t>
            </w:r>
          </w:p>
        </w:tc>
        <w:tc>
          <w:tcPr>
            <w:tcW w:w="2079" w:type="dxa"/>
            <w:vAlign w:val="center"/>
          </w:tcPr>
          <w:p w14:paraId="378A33DA" w14:textId="77777777" w:rsidR="004240EE" w:rsidRPr="009A5060" w:rsidRDefault="004240EE" w:rsidP="00C179E5">
            <w:pPr>
              <w:spacing w:before="40" w:after="20"/>
              <w:contextualSpacing/>
              <w:jc w:val="center"/>
              <w:rPr>
                <w:rFonts w:ascii="Aptos" w:hAnsi="Aptos"/>
                <w:sz w:val="18"/>
                <w:szCs w:val="18"/>
              </w:rPr>
            </w:pPr>
            <w:r w:rsidRPr="009A5060">
              <w:rPr>
                <w:rFonts w:ascii="Aptos" w:hAnsi="Aptos"/>
                <w:sz w:val="18"/>
                <w:szCs w:val="18"/>
              </w:rPr>
              <w:t>TBD by Contractor</w:t>
            </w:r>
          </w:p>
        </w:tc>
      </w:tr>
    </w:tbl>
    <w:p w14:paraId="6DF43620" w14:textId="77777777" w:rsidR="004240EE" w:rsidRPr="009A5060" w:rsidRDefault="004240EE" w:rsidP="00C179E5">
      <w:pPr>
        <w:pStyle w:val="RequirementList"/>
        <w:numPr>
          <w:ilvl w:val="0"/>
          <w:numId w:val="0"/>
        </w:numPr>
        <w:spacing w:line="240" w:lineRule="auto"/>
        <w:ind w:left="142"/>
      </w:pPr>
    </w:p>
    <w:p w14:paraId="4CCD6ABA" w14:textId="77777777" w:rsidR="004240EE" w:rsidRPr="009A5060" w:rsidRDefault="004240EE" w:rsidP="00C179E5">
      <w:pPr>
        <w:pStyle w:val="Heading4numbered"/>
        <w:rPr>
          <w:lang w:val="en-GB"/>
        </w:rPr>
      </w:pPr>
      <w:r w:rsidRPr="009A5060">
        <w:rPr>
          <w:lang w:val="en-GB"/>
        </w:rPr>
        <w:t>Abnormal conditions</w:t>
      </w:r>
    </w:p>
    <w:p w14:paraId="7F843A35" w14:textId="77777777" w:rsidR="004240EE" w:rsidRPr="009A5060" w:rsidRDefault="004240EE" w:rsidP="00C179E5">
      <w:pPr>
        <w:pStyle w:val="RequirementList"/>
        <w:spacing w:line="240" w:lineRule="auto"/>
      </w:pPr>
      <w:r w:rsidRPr="009A5060">
        <w:t>In case of an abnormal event, no more than 1% of inventory shall be lost.  To this end, the Contractor shall implement a comprehensive helium recovery strategy covering all credible initiation events, including but not limited to LOOP, Loss of Vacuum or Instrument Air, Cooling Circuit Trip, Turbine Trip, QRB Trip, HP Compressor Trip, and PVPS Trip.  For each scenario, the Contractor shall identify at least:</w:t>
      </w:r>
    </w:p>
    <w:p w14:paraId="0EB9FEE4" w14:textId="77777777" w:rsidR="004240EE" w:rsidRPr="009A5060" w:rsidRDefault="004240EE" w:rsidP="00C179E5">
      <w:pPr>
        <w:pStyle w:val="RequirementList"/>
        <w:numPr>
          <w:ilvl w:val="0"/>
          <w:numId w:val="20"/>
        </w:numPr>
        <w:spacing w:line="240" w:lineRule="auto"/>
      </w:pPr>
      <w:r w:rsidRPr="009A5060">
        <w:t>The required recovery mechanisms (e.g., buffer storage, valve isolation, overpressure protection),</w:t>
      </w:r>
    </w:p>
    <w:p w14:paraId="10741938" w14:textId="77777777" w:rsidR="004240EE" w:rsidRPr="009A5060" w:rsidRDefault="004240EE" w:rsidP="00C179E5">
      <w:pPr>
        <w:pStyle w:val="RequirementList"/>
        <w:numPr>
          <w:ilvl w:val="0"/>
          <w:numId w:val="20"/>
        </w:numPr>
        <w:spacing w:line="240" w:lineRule="auto"/>
      </w:pPr>
      <w:r w:rsidRPr="009A5060">
        <w:t xml:space="preserve">The stepwise action plan to resume normal helium circulation once the initiated event is resolved. </w:t>
      </w:r>
    </w:p>
    <w:p w14:paraId="50F82926" w14:textId="77777777" w:rsidR="004240EE" w:rsidRPr="009A5060" w:rsidRDefault="004240EE" w:rsidP="00C179E5">
      <w:pPr>
        <w:pStyle w:val="RequirementBullet"/>
        <w:numPr>
          <w:ilvl w:val="0"/>
          <w:numId w:val="0"/>
        </w:numPr>
        <w:spacing w:line="240" w:lineRule="auto"/>
        <w:ind w:left="709"/>
      </w:pPr>
      <w:r w:rsidRPr="009A5060">
        <w:t>The strategy shall be supported by engineering justifications and include timelines, buffer sizing assumptions, and any control system responses.</w:t>
      </w:r>
    </w:p>
    <w:p w14:paraId="5B4F6C4C" w14:textId="77777777" w:rsidR="004240EE" w:rsidRPr="009A5060" w:rsidRDefault="004240EE" w:rsidP="00C179E5">
      <w:pPr>
        <w:pStyle w:val="RequirementList"/>
        <w:spacing w:line="240" w:lineRule="auto"/>
      </w:pPr>
      <w:bookmarkStart w:id="3114" w:name="_Toc200491930"/>
      <w:bookmarkStart w:id="3115" w:name="_Ref202855162"/>
      <w:bookmarkStart w:id="3116" w:name="_Ref202855163"/>
      <w:r w:rsidRPr="009A5060">
        <w:t>In case of a LOOP event, the following shall apply concerning the Instrument Air Supply:</w:t>
      </w:r>
    </w:p>
    <w:p w14:paraId="10FA831E" w14:textId="77777777" w:rsidR="004240EE" w:rsidRPr="009A5060" w:rsidRDefault="004240EE" w:rsidP="00C179E5">
      <w:pPr>
        <w:pStyle w:val="RequirementList"/>
        <w:numPr>
          <w:ilvl w:val="1"/>
          <w:numId w:val="15"/>
        </w:numPr>
        <w:spacing w:line="240" w:lineRule="auto"/>
      </w:pPr>
      <w:r w:rsidRPr="009A5060">
        <w:t>SCK CEN will continue to supply the Instrument Air for initial valve actuation (Fail-Closed or Fail-Open).  However, this does not constitute a continuous supply obligation during LOOP.</w:t>
      </w:r>
    </w:p>
    <w:p w14:paraId="7584D1C3" w14:textId="77777777" w:rsidR="004240EE" w:rsidRPr="009A5060" w:rsidRDefault="004240EE" w:rsidP="00C179E5">
      <w:pPr>
        <w:pStyle w:val="RequirementList"/>
        <w:numPr>
          <w:ilvl w:val="1"/>
          <w:numId w:val="15"/>
        </w:numPr>
        <w:spacing w:line="240" w:lineRule="auto"/>
      </w:pPr>
      <w:r w:rsidRPr="009A5060">
        <w:t>The QPLANT shall contain a pneumatic backup system to allow helium recovery operations during a LOOP event</w:t>
      </w:r>
      <w:bookmarkEnd w:id="3114"/>
      <w:bookmarkEnd w:id="3115"/>
      <w:bookmarkEnd w:id="3116"/>
      <w:r w:rsidRPr="009A5060">
        <w:t>.  It shall have a minimum autonomy of 6 hours under full helium recovery load conditions</w:t>
      </w:r>
    </w:p>
    <w:p w14:paraId="03702B11" w14:textId="77777777" w:rsidR="004240EE" w:rsidRPr="009A5060" w:rsidRDefault="004240EE" w:rsidP="00C179E5">
      <w:pPr>
        <w:pStyle w:val="RequirementList"/>
        <w:numPr>
          <w:ilvl w:val="0"/>
          <w:numId w:val="0"/>
        </w:numPr>
        <w:spacing w:line="240" w:lineRule="auto"/>
        <w:ind w:left="720"/>
      </w:pPr>
      <w:bookmarkStart w:id="3117" w:name="_Toc200491931"/>
      <w:r w:rsidRPr="009A5060">
        <w:t>The pneumatic backup system be commissioned and functionally tested during the SAT under simulated LOOP conditions to verify switching, autonomy, and integration with the helium recovery sequence.</w:t>
      </w:r>
      <w:bookmarkEnd w:id="3117"/>
      <w:r w:rsidRPr="009A5060">
        <w:t xml:space="preserve"> </w:t>
      </w:r>
      <w:bookmarkStart w:id="3118" w:name="_Toc202536117"/>
    </w:p>
    <w:bookmarkEnd w:id="3118"/>
    <w:p w14:paraId="0130DD28" w14:textId="77777777" w:rsidR="004240EE" w:rsidRPr="009A5060" w:rsidRDefault="004240EE" w:rsidP="00C179E5">
      <w:pPr>
        <w:pStyle w:val="Heading4numbered"/>
        <w:rPr>
          <w:lang w:val="en-GB"/>
        </w:rPr>
      </w:pPr>
      <w:r w:rsidRPr="009A5060">
        <w:rPr>
          <w:lang w:val="en-GB"/>
        </w:rPr>
        <w:t>Helium recovery</w:t>
      </w:r>
    </w:p>
    <w:p w14:paraId="4AA100ED" w14:textId="77777777" w:rsidR="004240EE" w:rsidRPr="009A5060" w:rsidRDefault="004240EE" w:rsidP="00C179E5">
      <w:pPr>
        <w:pStyle w:val="RequirementList"/>
        <w:spacing w:line="240" w:lineRule="auto"/>
      </w:pPr>
      <w:bookmarkStart w:id="3119" w:name="_Toc200491911"/>
      <w:bookmarkEnd w:id="3096"/>
      <w:r w:rsidRPr="009A5060">
        <w:t>The Contractor shall implement a comprehensive helium recovery strategy able to cope with the following He flow from the users:</w:t>
      </w:r>
      <w:bookmarkEnd w:id="3119"/>
    </w:p>
    <w:p w14:paraId="1DAD632F" w14:textId="77777777" w:rsidR="004240EE" w:rsidRPr="009A5060" w:rsidRDefault="004240EE" w:rsidP="00C179E5">
      <w:pPr>
        <w:pStyle w:val="RequirementList"/>
        <w:numPr>
          <w:ilvl w:val="0"/>
          <w:numId w:val="20"/>
        </w:numPr>
        <w:spacing w:line="240" w:lineRule="auto"/>
      </w:pPr>
      <w:r w:rsidRPr="009A5060">
        <w:t>200 g/s (300 K, ~1.2 bar) for the enveloping LOOP event mass flow</w:t>
      </w:r>
    </w:p>
    <w:p w14:paraId="1FC2D446" w14:textId="77777777" w:rsidR="004240EE" w:rsidRPr="009A5060" w:rsidRDefault="004240EE" w:rsidP="00C179E5">
      <w:pPr>
        <w:pStyle w:val="SysReq3"/>
        <w:spacing w:line="240" w:lineRule="auto"/>
        <w:ind w:left="0"/>
        <w:rPr>
          <w:lang w:val="en-GB"/>
        </w:rPr>
      </w:pPr>
      <w:r w:rsidRPr="009A5060">
        <w:rPr>
          <w:lang w:val="en-GB"/>
        </w:rPr>
        <w:t>In the offer the Applicant shall present a high-level description of the helium recovery strategy including but not limited to a Bill of Materials (BoM) of all recovery components, including low-pressure gas balloon storage and/or high-pressure compressor-driven recovery options and/or dedicated purification system.</w:t>
      </w:r>
    </w:p>
    <w:p w14:paraId="10563EE0" w14:textId="77777777" w:rsidR="004240EE" w:rsidRPr="009A5060" w:rsidRDefault="004240EE" w:rsidP="00C179E5">
      <w:pPr>
        <w:pStyle w:val="SysReq3"/>
        <w:spacing w:line="240" w:lineRule="auto"/>
        <w:ind w:left="0"/>
        <w:rPr>
          <w:lang w:val="en-GB"/>
        </w:rPr>
      </w:pPr>
    </w:p>
    <w:p w14:paraId="57B6C8C0" w14:textId="77777777" w:rsidR="004240EE" w:rsidRPr="009A5060" w:rsidRDefault="004240EE" w:rsidP="00C179E5">
      <w:pPr>
        <w:pStyle w:val="SysReq3"/>
        <w:spacing w:line="240" w:lineRule="auto"/>
        <w:ind w:left="0"/>
        <w:rPr>
          <w:lang w:val="en-GB"/>
        </w:rPr>
      </w:pPr>
      <w:r w:rsidRPr="009A5060">
        <w:rPr>
          <w:lang w:val="en-GB"/>
        </w:rPr>
        <w:t>In the offer, the applicant shall indicate what Structures Systems and Components (SSC), or other design provisions required to contain/minimize all helium losses to no more than 1% of total inventory.</w:t>
      </w:r>
    </w:p>
    <w:p w14:paraId="1A40627E" w14:textId="77777777" w:rsidR="004240EE" w:rsidRPr="009A5060" w:rsidRDefault="004240EE" w:rsidP="00C179E5">
      <w:pPr>
        <w:pStyle w:val="RequirementList"/>
        <w:spacing w:line="240" w:lineRule="auto"/>
      </w:pPr>
      <w:r w:rsidRPr="009A5060">
        <w:t>The QPLANT shall have an input to the QRB</w:t>
      </w:r>
      <w:r w:rsidRPr="009A5060">
        <w:noBreakHyphen/>
        <w:t>S where the QCELL safety valves shall discharge to via the QINFRA-S line.</w:t>
      </w:r>
    </w:p>
    <w:p w14:paraId="1A61FF44" w14:textId="77777777" w:rsidR="004240EE" w:rsidRPr="009A5060" w:rsidRDefault="004240EE" w:rsidP="00C179E5">
      <w:pPr>
        <w:pStyle w:val="Heading3numbered"/>
        <w:keepNext/>
        <w:spacing w:line="240" w:lineRule="auto"/>
      </w:pPr>
      <w:bookmarkStart w:id="3120" w:name="_Toc216340934"/>
      <w:bookmarkStart w:id="3121" w:name="_Toc200492009"/>
      <w:bookmarkStart w:id="3122" w:name="_Toc202536133"/>
      <w:bookmarkStart w:id="3123" w:name="_Toc202536892"/>
      <w:r w:rsidRPr="009A5060">
        <w:t>Warm Storage Helium</w:t>
      </w:r>
      <w:bookmarkEnd w:id="3120"/>
    </w:p>
    <w:p w14:paraId="3C8A9F28" w14:textId="77777777" w:rsidR="004240EE" w:rsidRPr="003A19CA" w:rsidRDefault="004240EE" w:rsidP="00C179E5">
      <w:pPr>
        <w:pStyle w:val="Heading4numbered"/>
        <w:keepNext/>
        <w:rPr>
          <w:sz w:val="20"/>
          <w:szCs w:val="22"/>
          <w:lang w:val="en-GB"/>
        </w:rPr>
      </w:pPr>
      <w:r w:rsidRPr="003A19CA">
        <w:rPr>
          <w:sz w:val="20"/>
          <w:szCs w:val="22"/>
          <w:lang w:val="en-GB"/>
        </w:rPr>
        <w:t>Overview of System</w:t>
      </w:r>
    </w:p>
    <w:p w14:paraId="2D089800" w14:textId="26EAF314" w:rsidR="004240EE" w:rsidRPr="009A5060" w:rsidRDefault="004240EE" w:rsidP="00C179E5">
      <w:pPr>
        <w:pStyle w:val="regular"/>
        <w:spacing w:line="240" w:lineRule="auto"/>
      </w:pPr>
      <w:r w:rsidRPr="009A5060">
        <w:t xml:space="preserve">The Warm Storage Helium (WSH) is a system that provides storage, buffering, and management of warm helium gas within the QPLANT cryogenic process.  It acts as an intermediate reservoir between the Warm Compressor Station (WCS), the helium recovery system, and purification units ensuring stable operation during start-up, shutdown, transient modes, and maintenance.  The WSH allows for pressure balancing, helium </w:t>
      </w:r>
      <w:r w:rsidRPr="009A5060">
        <w:lastRenderedPageBreak/>
        <w:t xml:space="preserve">inventory control, and gas recovery under all operating conditions, thereby maintaining system integrity and operational efficiency (see </w:t>
      </w:r>
      <w:r w:rsidRPr="009A5060">
        <w:fldChar w:fldCharType="begin"/>
      </w:r>
      <w:r w:rsidRPr="009A5060">
        <w:instrText xml:space="preserve"> REF _Ref212186204 \h </w:instrText>
      </w:r>
      <w:r w:rsidR="00C179E5">
        <w:instrText xml:space="preserve"> \* MERGEFORMAT </w:instrText>
      </w:r>
      <w:r w:rsidRPr="009A5060">
        <w:fldChar w:fldCharType="separate"/>
      </w:r>
      <w:r w:rsidR="00041F61" w:rsidRPr="009A5060">
        <w:t xml:space="preserve">Figure </w:t>
      </w:r>
      <w:r w:rsidR="00041F61">
        <w:rPr>
          <w:noProof/>
        </w:rPr>
        <w:t>7</w:t>
      </w:r>
      <w:r w:rsidRPr="009A5060">
        <w:fldChar w:fldCharType="end"/>
      </w:r>
      <w:r w:rsidRPr="009A5060">
        <w:t>).</w:t>
      </w:r>
    </w:p>
    <w:p w14:paraId="3DBC0301" w14:textId="77777777" w:rsidR="004240EE" w:rsidRPr="009A5060" w:rsidRDefault="004240EE" w:rsidP="00C179E5">
      <w:pPr>
        <w:pStyle w:val="regular"/>
        <w:keepNext/>
        <w:spacing w:line="240" w:lineRule="auto"/>
        <w:jc w:val="center"/>
      </w:pPr>
      <w:r w:rsidRPr="009A5060">
        <w:rPr>
          <w:noProof/>
        </w:rPr>
        <w:drawing>
          <wp:inline distT="0" distB="0" distL="0" distR="0" wp14:anchorId="6DF8E4A1" wp14:editId="0067E0FD">
            <wp:extent cx="3410464" cy="3110169"/>
            <wp:effectExtent l="0" t="0" r="0" b="0"/>
            <wp:docPr id="8706929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18856" cy="3117822"/>
                    </a:xfrm>
                    <a:prstGeom prst="rect">
                      <a:avLst/>
                    </a:prstGeom>
                    <a:noFill/>
                    <a:ln>
                      <a:noFill/>
                    </a:ln>
                  </pic:spPr>
                </pic:pic>
              </a:graphicData>
            </a:graphic>
          </wp:inline>
        </w:drawing>
      </w:r>
    </w:p>
    <w:p w14:paraId="70CC1062" w14:textId="06249869" w:rsidR="004240EE" w:rsidRPr="009A5060" w:rsidRDefault="004240EE" w:rsidP="00C179E5">
      <w:pPr>
        <w:pStyle w:val="Caption"/>
        <w:spacing w:line="240" w:lineRule="auto"/>
      </w:pPr>
      <w:bookmarkStart w:id="3124" w:name="_Ref212186204"/>
      <w:bookmarkStart w:id="3125" w:name="_Ref212186195"/>
      <w:bookmarkStart w:id="3126" w:name="_Toc212194951"/>
      <w:r w:rsidRPr="009A5060">
        <w:t xml:space="preserve">Figure </w:t>
      </w:r>
      <w:r w:rsidRPr="009A5060">
        <w:fldChar w:fldCharType="begin"/>
      </w:r>
      <w:r w:rsidRPr="009A5060">
        <w:instrText xml:space="preserve"> SEQ Figure \* ARABIC </w:instrText>
      </w:r>
      <w:r w:rsidRPr="009A5060">
        <w:fldChar w:fldCharType="separate"/>
      </w:r>
      <w:r w:rsidR="00041F61">
        <w:rPr>
          <w:noProof/>
        </w:rPr>
        <w:t>7</w:t>
      </w:r>
      <w:r w:rsidRPr="009A5060">
        <w:fldChar w:fldCharType="end"/>
      </w:r>
      <w:bookmarkEnd w:id="3124"/>
      <w:r w:rsidRPr="009A5060">
        <w:t xml:space="preserve"> WSH with Contingent Part 2 (area covered in purple dotted line)</w:t>
      </w:r>
      <w:bookmarkEnd w:id="3125"/>
      <w:bookmarkEnd w:id="3126"/>
      <w:r w:rsidRPr="009A5060">
        <w:t xml:space="preserve"> </w:t>
      </w:r>
    </w:p>
    <w:p w14:paraId="5F9D6354" w14:textId="77777777" w:rsidR="004240EE" w:rsidRPr="009A5060" w:rsidRDefault="004240EE" w:rsidP="00C179E5">
      <w:pPr>
        <w:pStyle w:val="regular"/>
        <w:spacing w:line="240" w:lineRule="auto"/>
      </w:pPr>
      <w:r w:rsidRPr="009A5060">
        <w:t>The Warm Storage Helium (WSH) consists of:</w:t>
      </w:r>
    </w:p>
    <w:p w14:paraId="33F884BA" w14:textId="77777777" w:rsidR="004240EE" w:rsidRPr="009A5060" w:rsidRDefault="004240EE" w:rsidP="00C179E5">
      <w:pPr>
        <w:pStyle w:val="BulletListNormal"/>
        <w:spacing w:line="240" w:lineRule="auto"/>
        <w:rPr>
          <w:sz w:val="20"/>
          <w:szCs w:val="24"/>
          <w:lang w:val="en-GB"/>
        </w:rPr>
      </w:pPr>
      <w:r w:rsidRPr="009A5060">
        <w:rPr>
          <w:sz w:val="20"/>
          <w:szCs w:val="24"/>
          <w:lang w:val="en-GB"/>
        </w:rPr>
        <w:t>Helium storage vessels (Contingent Part 2)</w:t>
      </w:r>
    </w:p>
    <w:p w14:paraId="6008AD08" w14:textId="77777777" w:rsidR="004240EE" w:rsidRPr="009A5060" w:rsidRDefault="004240EE" w:rsidP="00C179E5">
      <w:pPr>
        <w:pStyle w:val="BulletListNormal"/>
        <w:spacing w:line="240" w:lineRule="auto"/>
        <w:rPr>
          <w:sz w:val="20"/>
          <w:szCs w:val="24"/>
          <w:lang w:val="en-GB"/>
        </w:rPr>
      </w:pPr>
      <w:r w:rsidRPr="009A5060">
        <w:rPr>
          <w:sz w:val="20"/>
          <w:szCs w:val="24"/>
          <w:lang w:val="en-GB"/>
        </w:rPr>
        <w:t>Associated infrastructure (support structures, cat ladders, ….), Contingent Part 2.</w:t>
      </w:r>
    </w:p>
    <w:p w14:paraId="47E30776" w14:textId="77777777" w:rsidR="004240EE" w:rsidRPr="009A5060" w:rsidRDefault="004240EE" w:rsidP="00C179E5">
      <w:pPr>
        <w:pStyle w:val="BulletListNormal"/>
        <w:spacing w:line="240" w:lineRule="auto"/>
        <w:rPr>
          <w:sz w:val="20"/>
          <w:szCs w:val="24"/>
          <w:lang w:val="en-GB"/>
        </w:rPr>
      </w:pPr>
      <w:r w:rsidRPr="009A5060">
        <w:rPr>
          <w:sz w:val="20"/>
          <w:szCs w:val="24"/>
          <w:lang w:val="en-GB"/>
        </w:rPr>
        <w:t xml:space="preserve">Interconnecting piping between these vessels and the WCS (WCS.LP, WCS.HP)  </w:t>
      </w:r>
    </w:p>
    <w:p w14:paraId="6BA227DC" w14:textId="77777777" w:rsidR="004240EE" w:rsidRPr="009A5060" w:rsidRDefault="004240EE" w:rsidP="00C179E5">
      <w:pPr>
        <w:pStyle w:val="BulletListNormal"/>
        <w:spacing w:line="240" w:lineRule="auto"/>
        <w:rPr>
          <w:sz w:val="20"/>
          <w:szCs w:val="24"/>
          <w:lang w:val="en-GB"/>
        </w:rPr>
      </w:pPr>
      <w:r w:rsidRPr="009A5060">
        <w:rPr>
          <w:sz w:val="20"/>
          <w:szCs w:val="24"/>
          <w:lang w:val="en-GB"/>
        </w:rPr>
        <w:t>Interconnecting piping to dedicated recovery system and/or purification system (if applicable)</w:t>
      </w:r>
    </w:p>
    <w:p w14:paraId="46E015A3" w14:textId="77777777" w:rsidR="004240EE" w:rsidRPr="009A5060" w:rsidRDefault="004240EE" w:rsidP="00C179E5">
      <w:pPr>
        <w:pStyle w:val="BulletListNormal"/>
        <w:spacing w:line="240" w:lineRule="auto"/>
        <w:rPr>
          <w:sz w:val="20"/>
          <w:szCs w:val="24"/>
          <w:lang w:val="en-GB"/>
        </w:rPr>
      </w:pPr>
      <w:r w:rsidRPr="009A5060">
        <w:rPr>
          <w:sz w:val="20"/>
          <w:szCs w:val="24"/>
          <w:lang w:val="en-GB"/>
        </w:rPr>
        <w:t>Associated instrumentation, valves, and control equipment.</w:t>
      </w:r>
    </w:p>
    <w:p w14:paraId="1DAAEBA7" w14:textId="77777777" w:rsidR="004240EE" w:rsidRPr="009A5060" w:rsidRDefault="004240EE" w:rsidP="00C179E5">
      <w:pPr>
        <w:pStyle w:val="BulletListNormal"/>
        <w:spacing w:line="240" w:lineRule="auto"/>
        <w:rPr>
          <w:sz w:val="20"/>
          <w:szCs w:val="24"/>
          <w:lang w:val="en-GB"/>
        </w:rPr>
      </w:pPr>
      <w:r w:rsidRPr="009A5060">
        <w:rPr>
          <w:sz w:val="20"/>
          <w:szCs w:val="24"/>
          <w:lang w:val="en-GB"/>
        </w:rPr>
        <w:t>Make-up line to external gaseous helium delivery</w:t>
      </w:r>
    </w:p>
    <w:p w14:paraId="411F2C8D" w14:textId="77777777" w:rsidR="004240EE" w:rsidRPr="003A19CA" w:rsidRDefault="004240EE" w:rsidP="00C179E5">
      <w:pPr>
        <w:pStyle w:val="Heading4numbered"/>
        <w:keepNext/>
        <w:rPr>
          <w:sz w:val="20"/>
          <w:szCs w:val="22"/>
          <w:lang w:val="en-GB"/>
        </w:rPr>
      </w:pPr>
      <w:r w:rsidRPr="003A19CA">
        <w:rPr>
          <w:sz w:val="20"/>
          <w:szCs w:val="22"/>
          <w:lang w:val="en-GB"/>
        </w:rPr>
        <w:t xml:space="preserve">Scope and Contingency </w:t>
      </w:r>
      <w:commentRangeStart w:id="3127"/>
      <w:r w:rsidRPr="003A19CA">
        <w:rPr>
          <w:sz w:val="20"/>
          <w:szCs w:val="22"/>
          <w:lang w:val="en-GB"/>
        </w:rPr>
        <w:t>Definition</w:t>
      </w:r>
      <w:commentRangeEnd w:id="3127"/>
      <w:r w:rsidRPr="003A19CA">
        <w:rPr>
          <w:rStyle w:val="CommentReference"/>
          <w:rFonts w:eastAsia="Calibri" w:cs="Times New Roman"/>
          <w:i w:val="0"/>
          <w:color w:val="auto"/>
          <w:sz w:val="18"/>
          <w:szCs w:val="18"/>
          <w:shd w:val="clear" w:color="auto" w:fill="auto"/>
          <w:lang w:val="en-GB"/>
        </w:rPr>
        <w:commentReference w:id="3127"/>
      </w:r>
    </w:p>
    <w:p w14:paraId="63FCF09E" w14:textId="77777777" w:rsidR="004240EE" w:rsidRPr="009A5060" w:rsidRDefault="004240EE" w:rsidP="00C179E5">
      <w:pPr>
        <w:pStyle w:val="regular"/>
        <w:spacing w:line="240" w:lineRule="auto"/>
      </w:pPr>
      <w:r w:rsidRPr="009A5060">
        <w:t>This Contingent Part 2 covers the supply and installation of the helium storage vessels and their associated infrastructure on the SCK CEN site.  The Fixed scope of the Contract covers all the remaining parts/activities.</w:t>
      </w:r>
    </w:p>
    <w:p w14:paraId="79A7BD9A" w14:textId="77777777" w:rsidR="004240EE" w:rsidRPr="003A19CA" w:rsidRDefault="004240EE" w:rsidP="00C179E5">
      <w:pPr>
        <w:pStyle w:val="Heading4numbered"/>
        <w:rPr>
          <w:sz w:val="20"/>
          <w:szCs w:val="22"/>
          <w:lang w:val="en-GB"/>
        </w:rPr>
      </w:pPr>
      <w:r w:rsidRPr="003A19CA">
        <w:rPr>
          <w:sz w:val="20"/>
          <w:szCs w:val="22"/>
          <w:lang w:val="en-GB"/>
        </w:rPr>
        <w:t>General WSH  requirements</w:t>
      </w:r>
    </w:p>
    <w:p w14:paraId="3321C5D7" w14:textId="77777777" w:rsidR="004240EE" w:rsidRPr="009A5060" w:rsidRDefault="004240EE" w:rsidP="00C179E5">
      <w:pPr>
        <w:pStyle w:val="RequirementList"/>
        <w:spacing w:line="240" w:lineRule="auto"/>
        <w:rPr>
          <w:color w:val="000000" w:themeColor="text1"/>
        </w:rPr>
      </w:pPr>
      <w:r w:rsidRPr="009A5060">
        <w:rPr>
          <w:color w:val="000000" w:themeColor="text1"/>
        </w:rPr>
        <w:t>The WSH shall be dimensioned to store the full helium inventory plus 20 % margin.</w:t>
      </w:r>
    </w:p>
    <w:p w14:paraId="31AF9D8D" w14:textId="77777777" w:rsidR="004240EE" w:rsidRPr="009A5060" w:rsidRDefault="004240EE" w:rsidP="00C179E5">
      <w:pPr>
        <w:pStyle w:val="RequirementList"/>
        <w:spacing w:line="240" w:lineRule="auto"/>
      </w:pPr>
      <w:r w:rsidRPr="009A5060">
        <w:t xml:space="preserve">The WSH shall be divided into a minimum of three (3) helium storage vessels to ensure operational flexibility, maintainability, and robustness during cyclic operation or partial unavailability of vessels. </w:t>
      </w:r>
    </w:p>
    <w:p w14:paraId="393BF8E6" w14:textId="77777777" w:rsidR="004240EE" w:rsidRPr="009A5060" w:rsidRDefault="004240EE" w:rsidP="00C179E5">
      <w:pPr>
        <w:pStyle w:val="RequirementList"/>
        <w:spacing w:line="240" w:lineRule="auto"/>
      </w:pPr>
      <w:r w:rsidRPr="009A5060">
        <w:t>The set pressure (PS) of the WSH relief devices shall be ≥ the maximum operating pressure of the HP header and ≤ the MAWP of the WSH vessels.</w:t>
      </w:r>
    </w:p>
    <w:p w14:paraId="4CC85EC1" w14:textId="1E7C09DA" w:rsidR="004240EE" w:rsidRPr="009A5060" w:rsidRDefault="004240EE" w:rsidP="00C179E5">
      <w:pPr>
        <w:pStyle w:val="RequirementList"/>
        <w:spacing w:line="240" w:lineRule="auto"/>
      </w:pPr>
      <w:bookmarkStart w:id="3128" w:name="_Toc200492228"/>
      <w:bookmarkEnd w:id="3128"/>
      <w:r w:rsidRPr="009A5060">
        <w:t xml:space="preserve">The helium storage vessels shall be installed outdoors and oriented vertically to minimise footprint in accordance with </w:t>
      </w:r>
      <w:r w:rsidRPr="009A5060">
        <w:fldChar w:fldCharType="begin"/>
      </w:r>
      <w:r w:rsidRPr="009A5060">
        <w:instrText xml:space="preserve"> REF _Ref212191882 \n \h </w:instrText>
      </w:r>
      <w:r w:rsidR="00C179E5">
        <w:instrText xml:space="preserve"> \* MERGEFORMAT </w:instrText>
      </w:r>
      <w:r w:rsidRPr="009A5060">
        <w:fldChar w:fldCharType="separate"/>
      </w:r>
      <w:r w:rsidR="00041F61">
        <w:t>[AD 2]</w:t>
      </w:r>
      <w:r w:rsidRPr="009A5060">
        <w:fldChar w:fldCharType="end"/>
      </w:r>
      <w:r w:rsidRPr="009A5060">
        <w:t xml:space="preserve">.  The final layout, volumes, and positioning shall be proposed by the Contractor and validated by SCK CEN during the conceptual design phase. </w:t>
      </w:r>
    </w:p>
    <w:p w14:paraId="3DE7EBBA" w14:textId="77777777" w:rsidR="004240EE" w:rsidRPr="009A5060" w:rsidRDefault="004240EE" w:rsidP="00C179E5">
      <w:pPr>
        <w:pStyle w:val="RequirementList"/>
        <w:spacing w:line="240" w:lineRule="auto"/>
      </w:pPr>
      <w:r w:rsidRPr="009A5060">
        <w:t>Each helium storage vessel shall include at least one inspection manhole to permit internal access for periodic inspection.</w:t>
      </w:r>
    </w:p>
    <w:p w14:paraId="054B21B4" w14:textId="1792C3E5" w:rsidR="004240EE" w:rsidRPr="009A5060" w:rsidRDefault="004240EE" w:rsidP="00C179E5">
      <w:pPr>
        <w:pStyle w:val="RequirementList"/>
        <w:spacing w:line="240" w:lineRule="auto"/>
      </w:pPr>
      <w:r w:rsidRPr="009A5060">
        <w:t xml:space="preserve">The Contractor shall prepare a technical specification for the helium storage vessels as per </w:t>
      </w:r>
      <w:r w:rsidRPr="009A5060">
        <w:fldChar w:fldCharType="begin"/>
      </w:r>
      <w:r w:rsidRPr="009A5060">
        <w:instrText xml:space="preserve"> REF _Ref212191915 \n \h </w:instrText>
      </w:r>
      <w:r w:rsidR="00C179E5">
        <w:instrText xml:space="preserve"> \* MERGEFORMAT </w:instrText>
      </w:r>
      <w:r w:rsidRPr="009A5060">
        <w:fldChar w:fldCharType="separate"/>
      </w:r>
      <w:r w:rsidR="00041F61">
        <w:t>[AD 14]</w:t>
      </w:r>
      <w:r w:rsidRPr="009A5060">
        <w:fldChar w:fldCharType="end"/>
      </w:r>
      <w:r w:rsidRPr="009A5060">
        <w:t xml:space="preserve"> covering surface cleaning, corrosion protection, inner-surface treatment (e.g., Rustol/Owatrol or equivalent), outer-surface coating, </w:t>
      </w:r>
    </w:p>
    <w:p w14:paraId="2E58B5C8" w14:textId="77777777" w:rsidR="004240EE" w:rsidRPr="009A5060" w:rsidRDefault="004240EE" w:rsidP="00C179E5">
      <w:pPr>
        <w:pStyle w:val="RequirementList"/>
        <w:spacing w:line="240" w:lineRule="auto"/>
      </w:pPr>
      <w:r w:rsidRPr="009A5060">
        <w:lastRenderedPageBreak/>
        <w:t>Each vessel shall be fitted with valves and ports required for purging, conditioning, and gas analysis.</w:t>
      </w:r>
    </w:p>
    <w:p w14:paraId="1C4286C3" w14:textId="77777777" w:rsidR="004240EE" w:rsidRPr="009A5060" w:rsidRDefault="004240EE" w:rsidP="00C179E5">
      <w:pPr>
        <w:pStyle w:val="RequirementList"/>
        <w:spacing w:line="240" w:lineRule="auto"/>
      </w:pPr>
      <w:r w:rsidRPr="009A5060">
        <w:t>The storage vessels shall be interconnected by valves and connected to both the LP and HP sides of the WCS via automatic valves to regulate process pressures.</w:t>
      </w:r>
    </w:p>
    <w:p w14:paraId="3F3896CB" w14:textId="77777777" w:rsidR="004240EE" w:rsidRPr="009A5060" w:rsidRDefault="004240EE" w:rsidP="00C179E5">
      <w:pPr>
        <w:pStyle w:val="RequirementList"/>
        <w:spacing w:line="240" w:lineRule="auto"/>
      </w:pPr>
      <w:bookmarkStart w:id="3129" w:name="_Toc200492236"/>
      <w:bookmarkStart w:id="3130" w:name="_Toc200492238"/>
      <w:bookmarkEnd w:id="3129"/>
      <w:r w:rsidRPr="009A5060">
        <w:t>A gas-management warm panel for controlling the helium storage vessel valves shall be integrated into the main control panel of the WCS.  This panel shall allow local operation of valve switching, isolation, and vessel selection functions associated with the helium storage system.</w:t>
      </w:r>
    </w:p>
    <w:p w14:paraId="78FDCD2C" w14:textId="5128BEFC" w:rsidR="004240EE" w:rsidRPr="009A5060" w:rsidRDefault="004240EE" w:rsidP="00C179E5">
      <w:pPr>
        <w:pStyle w:val="RequirementList"/>
        <w:spacing w:line="240" w:lineRule="auto"/>
      </w:pPr>
      <w:r w:rsidRPr="009A5060">
        <w:t xml:space="preserve">At least the measuring points defined in </w:t>
      </w:r>
      <w:r w:rsidRPr="009A5060">
        <w:fldChar w:fldCharType="begin"/>
      </w:r>
      <w:r w:rsidRPr="009A5060">
        <w:instrText xml:space="preserve"> REF _Ref184111599 \h  \* MERGEFORMAT </w:instrText>
      </w:r>
      <w:r w:rsidRPr="009A5060">
        <w:fldChar w:fldCharType="separate"/>
      </w:r>
      <w:r w:rsidR="00041F61" w:rsidRPr="009A5060">
        <w:t xml:space="preserve">Table </w:t>
      </w:r>
      <w:r w:rsidR="00041F61">
        <w:t>7</w:t>
      </w:r>
      <w:r w:rsidRPr="009A5060">
        <w:fldChar w:fldCharType="end"/>
      </w:r>
      <w:r w:rsidRPr="009A5060">
        <w:t xml:space="preserve">  shall implemented and be remotely read out by the QPLANT:CIS.</w:t>
      </w:r>
      <w:bookmarkEnd w:id="3130"/>
      <w:r w:rsidRPr="009A5060">
        <w:t xml:space="preserve">  </w:t>
      </w:r>
      <w:commentRangeStart w:id="3131"/>
      <w:r w:rsidRPr="009A5060">
        <w:t>Each vessel shall also be equipped with a local pressure indicator</w:t>
      </w:r>
      <w:commentRangeEnd w:id="3131"/>
      <w:r w:rsidRPr="009A5060">
        <w:rPr>
          <w:rStyle w:val="CommentReference"/>
          <w:rFonts w:ascii="Segoe UI" w:hAnsi="Segoe UI"/>
        </w:rPr>
        <w:commentReference w:id="3131"/>
      </w:r>
    </w:p>
    <w:p w14:paraId="3BB5129C" w14:textId="61D2FFAF" w:rsidR="004240EE" w:rsidRPr="009A5060" w:rsidRDefault="004240EE" w:rsidP="00C179E5">
      <w:pPr>
        <w:pStyle w:val="Caption"/>
        <w:keepNext/>
        <w:keepLines/>
        <w:spacing w:line="240" w:lineRule="auto"/>
      </w:pPr>
      <w:bookmarkStart w:id="3132" w:name="_Ref184111599"/>
      <w:bookmarkStart w:id="3133" w:name="_Toc201310420"/>
      <w:bookmarkStart w:id="3134" w:name="_Toc212194967"/>
      <w:r w:rsidRPr="009A5060">
        <w:t xml:space="preserve">Table </w:t>
      </w:r>
      <w:r w:rsidRPr="009A5060">
        <w:fldChar w:fldCharType="begin"/>
      </w:r>
      <w:r w:rsidRPr="009A5060">
        <w:instrText xml:space="preserve"> SEQ Table \* ARABIC </w:instrText>
      </w:r>
      <w:r w:rsidRPr="009A5060">
        <w:fldChar w:fldCharType="separate"/>
      </w:r>
      <w:r w:rsidR="00041F61">
        <w:rPr>
          <w:noProof/>
        </w:rPr>
        <w:t>7</w:t>
      </w:r>
      <w:r w:rsidRPr="009A5060">
        <w:fldChar w:fldCharType="end"/>
      </w:r>
      <w:bookmarkEnd w:id="3132"/>
      <w:r w:rsidRPr="009A5060">
        <w:t> Measuring points for gas helium storages.</w:t>
      </w:r>
      <w:bookmarkEnd w:id="3133"/>
      <w:bookmarkEnd w:id="3134"/>
    </w:p>
    <w:tbl>
      <w:tblPr>
        <w:tblStyle w:val="TableGrid"/>
        <w:tblW w:w="0" w:type="auto"/>
        <w:jc w:val="center"/>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Look w:val="04A0" w:firstRow="1" w:lastRow="0" w:firstColumn="1" w:lastColumn="0" w:noHBand="0" w:noVBand="1"/>
      </w:tblPr>
      <w:tblGrid>
        <w:gridCol w:w="3240"/>
        <w:gridCol w:w="5884"/>
      </w:tblGrid>
      <w:tr w:rsidR="004240EE" w:rsidRPr="009A5060" w14:paraId="7BEAD92B" w14:textId="77777777" w:rsidTr="006054CF">
        <w:trPr>
          <w:jc w:val="center"/>
        </w:trPr>
        <w:tc>
          <w:tcPr>
            <w:tcW w:w="3240" w:type="dxa"/>
            <w:shd w:val="clear" w:color="auto" w:fill="EBD9ED" w:themeFill="accent2" w:themeFillTint="33"/>
          </w:tcPr>
          <w:p w14:paraId="2C97CDCE" w14:textId="77777777" w:rsidR="004240EE" w:rsidRPr="009A5060" w:rsidRDefault="004240EE" w:rsidP="00C179E5">
            <w:pPr>
              <w:pStyle w:val="AASemiBold"/>
              <w:keepLines/>
              <w:spacing w:before="60" w:after="40"/>
              <w:rPr>
                <w:rFonts w:ascii="Aptos" w:hAnsi="Aptos"/>
                <w:sz w:val="18"/>
                <w:szCs w:val="18"/>
              </w:rPr>
            </w:pPr>
            <w:r w:rsidRPr="009A5060">
              <w:rPr>
                <w:rFonts w:ascii="Aptos" w:hAnsi="Aptos"/>
                <w:b/>
                <w:bCs/>
                <w:sz w:val="18"/>
                <w:szCs w:val="18"/>
              </w:rPr>
              <w:t>Parameter</w:t>
            </w:r>
          </w:p>
        </w:tc>
        <w:tc>
          <w:tcPr>
            <w:tcW w:w="5884" w:type="dxa"/>
            <w:shd w:val="clear" w:color="auto" w:fill="EBD9ED" w:themeFill="accent2" w:themeFillTint="33"/>
          </w:tcPr>
          <w:p w14:paraId="56BF1739" w14:textId="77777777" w:rsidR="004240EE" w:rsidRPr="009A5060" w:rsidRDefault="004240EE" w:rsidP="00C179E5">
            <w:pPr>
              <w:keepLines/>
              <w:spacing w:before="60" w:after="40"/>
              <w:rPr>
                <w:rFonts w:ascii="Aptos" w:hAnsi="Aptos"/>
                <w:sz w:val="18"/>
                <w:szCs w:val="18"/>
              </w:rPr>
            </w:pPr>
            <w:r w:rsidRPr="009A5060">
              <w:rPr>
                <w:rFonts w:ascii="Aptos" w:hAnsi="Aptos"/>
                <w:b/>
                <w:bCs/>
                <w:sz w:val="18"/>
                <w:szCs w:val="18"/>
              </w:rPr>
              <w:t>Measurement Location(s)</w:t>
            </w:r>
          </w:p>
        </w:tc>
      </w:tr>
      <w:tr w:rsidR="004240EE" w:rsidRPr="009A5060" w14:paraId="7FBF7EC1" w14:textId="77777777" w:rsidTr="006054CF">
        <w:trPr>
          <w:jc w:val="center"/>
        </w:trPr>
        <w:tc>
          <w:tcPr>
            <w:tcW w:w="3240" w:type="dxa"/>
            <w:shd w:val="clear" w:color="auto" w:fill="auto"/>
            <w:vAlign w:val="center"/>
          </w:tcPr>
          <w:p w14:paraId="7B9A434C" w14:textId="77777777" w:rsidR="004240EE" w:rsidRPr="009A5060" w:rsidRDefault="004240EE" w:rsidP="00C179E5">
            <w:pPr>
              <w:pStyle w:val="AASemiBold"/>
              <w:rPr>
                <w:rFonts w:ascii="Aptos" w:hAnsi="Aptos"/>
                <w:szCs w:val="20"/>
              </w:rPr>
            </w:pPr>
            <w:r w:rsidRPr="009A5060">
              <w:rPr>
                <w:rFonts w:ascii="Aptos" w:hAnsi="Aptos"/>
                <w:szCs w:val="20"/>
              </w:rPr>
              <w:t>Temperatures</w:t>
            </w:r>
          </w:p>
        </w:tc>
        <w:tc>
          <w:tcPr>
            <w:tcW w:w="5884" w:type="dxa"/>
            <w:shd w:val="clear" w:color="auto" w:fill="auto"/>
          </w:tcPr>
          <w:p w14:paraId="6814C466" w14:textId="77777777" w:rsidR="004240EE" w:rsidRPr="009A5060" w:rsidRDefault="004240EE" w:rsidP="00C179E5">
            <w:pPr>
              <w:spacing w:before="60" w:after="40"/>
              <w:rPr>
                <w:rFonts w:ascii="Aptos" w:hAnsi="Aptos"/>
                <w:sz w:val="18"/>
                <w:szCs w:val="18"/>
              </w:rPr>
            </w:pPr>
            <w:r w:rsidRPr="009A5060">
              <w:rPr>
                <w:rFonts w:ascii="Aptos" w:hAnsi="Aptos"/>
                <w:sz w:val="18"/>
                <w:szCs w:val="18"/>
              </w:rPr>
              <w:t>Temperature of at least one storage vessel</w:t>
            </w:r>
          </w:p>
        </w:tc>
      </w:tr>
      <w:tr w:rsidR="004240EE" w:rsidRPr="009A5060" w14:paraId="516FA69D" w14:textId="77777777" w:rsidTr="006054CF">
        <w:trPr>
          <w:jc w:val="center"/>
        </w:trPr>
        <w:tc>
          <w:tcPr>
            <w:tcW w:w="3240" w:type="dxa"/>
            <w:shd w:val="clear" w:color="auto" w:fill="auto"/>
            <w:vAlign w:val="center"/>
          </w:tcPr>
          <w:p w14:paraId="706E9C0F" w14:textId="77777777" w:rsidR="004240EE" w:rsidRPr="009A5060" w:rsidRDefault="004240EE" w:rsidP="00C179E5">
            <w:pPr>
              <w:pStyle w:val="AASemiBold"/>
              <w:rPr>
                <w:rFonts w:ascii="Aptos" w:hAnsi="Aptos"/>
                <w:szCs w:val="20"/>
              </w:rPr>
            </w:pPr>
            <w:r w:rsidRPr="009A5060">
              <w:rPr>
                <w:rFonts w:ascii="Aptos" w:hAnsi="Aptos"/>
                <w:szCs w:val="20"/>
              </w:rPr>
              <w:t>Pressure</w:t>
            </w:r>
          </w:p>
        </w:tc>
        <w:tc>
          <w:tcPr>
            <w:tcW w:w="5884" w:type="dxa"/>
            <w:shd w:val="clear" w:color="auto" w:fill="auto"/>
          </w:tcPr>
          <w:p w14:paraId="5E65E5A8" w14:textId="77777777" w:rsidR="004240EE" w:rsidRPr="009A5060" w:rsidRDefault="004240EE" w:rsidP="00C179E5">
            <w:pPr>
              <w:spacing w:before="60" w:after="40"/>
              <w:rPr>
                <w:rFonts w:ascii="Aptos" w:hAnsi="Aptos"/>
                <w:sz w:val="18"/>
                <w:szCs w:val="18"/>
              </w:rPr>
            </w:pPr>
            <w:r w:rsidRPr="009A5060">
              <w:rPr>
                <w:rFonts w:ascii="Aptos" w:hAnsi="Aptos"/>
                <w:sz w:val="18"/>
                <w:szCs w:val="18"/>
              </w:rPr>
              <w:t>Helium pressure in each installed helium storage vessel</w:t>
            </w:r>
          </w:p>
          <w:p w14:paraId="062841C4" w14:textId="77777777" w:rsidR="004240EE" w:rsidRPr="009A5060" w:rsidRDefault="004240EE" w:rsidP="00C179E5">
            <w:pPr>
              <w:spacing w:before="60" w:after="40"/>
              <w:rPr>
                <w:rFonts w:ascii="Aptos" w:hAnsi="Aptos"/>
                <w:sz w:val="18"/>
                <w:szCs w:val="18"/>
              </w:rPr>
            </w:pPr>
            <w:r w:rsidRPr="009A5060">
              <w:rPr>
                <w:rFonts w:ascii="Aptos" w:hAnsi="Aptos"/>
                <w:sz w:val="18"/>
                <w:szCs w:val="18"/>
              </w:rPr>
              <w:t>Helium pressure in the common manifolds</w:t>
            </w:r>
          </w:p>
        </w:tc>
      </w:tr>
      <w:tr w:rsidR="004240EE" w:rsidRPr="009A5060" w14:paraId="13F3B178" w14:textId="77777777" w:rsidTr="006054CF">
        <w:trPr>
          <w:jc w:val="center"/>
        </w:trPr>
        <w:tc>
          <w:tcPr>
            <w:tcW w:w="3240" w:type="dxa"/>
            <w:shd w:val="clear" w:color="auto" w:fill="auto"/>
            <w:vAlign w:val="center"/>
          </w:tcPr>
          <w:p w14:paraId="4357A788" w14:textId="77777777" w:rsidR="004240EE" w:rsidRPr="009A5060" w:rsidRDefault="004240EE" w:rsidP="00C179E5">
            <w:pPr>
              <w:pStyle w:val="AASemiBold"/>
              <w:rPr>
                <w:rFonts w:ascii="Aptos" w:hAnsi="Aptos"/>
                <w:szCs w:val="20"/>
              </w:rPr>
            </w:pPr>
            <w:r w:rsidRPr="009A5060">
              <w:rPr>
                <w:rFonts w:ascii="Aptos" w:hAnsi="Aptos"/>
                <w:szCs w:val="20"/>
              </w:rPr>
              <w:t>Impurity measurements</w:t>
            </w:r>
          </w:p>
        </w:tc>
        <w:tc>
          <w:tcPr>
            <w:tcW w:w="5884" w:type="dxa"/>
            <w:shd w:val="clear" w:color="auto" w:fill="auto"/>
          </w:tcPr>
          <w:p w14:paraId="14C2E5B9" w14:textId="77777777" w:rsidR="004240EE" w:rsidRPr="009A5060" w:rsidRDefault="004240EE" w:rsidP="00C179E5">
            <w:pPr>
              <w:spacing w:before="60" w:after="40"/>
              <w:rPr>
                <w:rFonts w:ascii="Aptos" w:hAnsi="Aptos"/>
                <w:sz w:val="18"/>
                <w:szCs w:val="18"/>
              </w:rPr>
            </w:pPr>
            <w:r w:rsidRPr="009A5060">
              <w:rPr>
                <w:rFonts w:ascii="Aptos" w:hAnsi="Aptos"/>
                <w:sz w:val="18"/>
                <w:szCs w:val="18"/>
              </w:rPr>
              <w:t>Pick-ups and capillaries shall be provided for measuring moisture and nitrogen contents in each vessel</w:t>
            </w:r>
          </w:p>
        </w:tc>
      </w:tr>
      <w:tr w:rsidR="004240EE" w:rsidRPr="009A5060" w14:paraId="1F0FBD8D" w14:textId="77777777" w:rsidTr="006054CF">
        <w:trPr>
          <w:jc w:val="center"/>
        </w:trPr>
        <w:tc>
          <w:tcPr>
            <w:tcW w:w="3240" w:type="dxa"/>
            <w:shd w:val="clear" w:color="auto" w:fill="auto"/>
            <w:vAlign w:val="center"/>
          </w:tcPr>
          <w:p w14:paraId="06EBF21C" w14:textId="77777777" w:rsidR="004240EE" w:rsidRPr="009A5060" w:rsidRDefault="004240EE" w:rsidP="00C179E5">
            <w:pPr>
              <w:pStyle w:val="AASemiBold"/>
              <w:rPr>
                <w:rFonts w:ascii="Aptos" w:hAnsi="Aptos"/>
                <w:szCs w:val="20"/>
              </w:rPr>
            </w:pPr>
            <w:r w:rsidRPr="009A5060">
              <w:rPr>
                <w:rFonts w:ascii="Aptos" w:hAnsi="Aptos"/>
                <w:szCs w:val="20"/>
              </w:rPr>
              <w:t>Local indicative measuring points</w:t>
            </w:r>
          </w:p>
        </w:tc>
        <w:tc>
          <w:tcPr>
            <w:tcW w:w="5884" w:type="dxa"/>
            <w:shd w:val="clear" w:color="auto" w:fill="auto"/>
          </w:tcPr>
          <w:p w14:paraId="24B3C16A" w14:textId="77777777" w:rsidR="004240EE" w:rsidRPr="009A5060" w:rsidRDefault="004240EE" w:rsidP="00C179E5">
            <w:pPr>
              <w:spacing w:before="60" w:after="40"/>
              <w:rPr>
                <w:rFonts w:ascii="Aptos" w:hAnsi="Aptos"/>
                <w:sz w:val="18"/>
                <w:szCs w:val="18"/>
              </w:rPr>
            </w:pPr>
            <w:r w:rsidRPr="009A5060">
              <w:rPr>
                <w:rFonts w:ascii="Aptos" w:hAnsi="Aptos"/>
                <w:sz w:val="18"/>
                <w:szCs w:val="18"/>
              </w:rPr>
              <w:t>Helium pressure indicator for each installed vessel</w:t>
            </w:r>
          </w:p>
        </w:tc>
      </w:tr>
    </w:tbl>
    <w:p w14:paraId="39E78CFC" w14:textId="77777777" w:rsidR="004240EE" w:rsidRPr="003A19CA" w:rsidRDefault="004240EE" w:rsidP="00C179E5">
      <w:pPr>
        <w:pStyle w:val="Heading4numbered"/>
        <w:rPr>
          <w:sz w:val="20"/>
          <w:szCs w:val="22"/>
          <w:lang w:val="en-GB"/>
        </w:rPr>
      </w:pPr>
      <w:r w:rsidRPr="003A19CA">
        <w:rPr>
          <w:sz w:val="20"/>
          <w:szCs w:val="22"/>
          <w:lang w:val="en-GB"/>
        </w:rPr>
        <w:t>Scope boundary between Fixed and Contingent part</w:t>
      </w:r>
    </w:p>
    <w:p w14:paraId="03187352" w14:textId="77777777" w:rsidR="004240EE" w:rsidRPr="009A5060" w:rsidRDefault="004240EE" w:rsidP="00C179E5">
      <w:pPr>
        <w:pStyle w:val="RequirementList"/>
        <w:spacing w:line="240" w:lineRule="auto"/>
      </w:pPr>
      <w:r w:rsidRPr="009A5060">
        <w:t>Even if this contingent part is not exercised, the Contractor shall execute:</w:t>
      </w:r>
    </w:p>
    <w:p w14:paraId="5C0CC71C" w14:textId="77777777" w:rsidR="004240EE" w:rsidRPr="009A5060" w:rsidRDefault="004240EE" w:rsidP="00C179E5">
      <w:pPr>
        <w:pStyle w:val="BulletListNormal"/>
        <w:spacing w:line="240" w:lineRule="auto"/>
        <w:rPr>
          <w:rFonts w:ascii="Aptos" w:hAnsi="Aptos"/>
          <w:sz w:val="19"/>
          <w:szCs w:val="19"/>
          <w:lang w:val="en-GB"/>
        </w:rPr>
      </w:pPr>
      <w:r w:rsidRPr="009A5060">
        <w:rPr>
          <w:rFonts w:ascii="Aptos" w:hAnsi="Aptos"/>
          <w:sz w:val="19"/>
          <w:szCs w:val="19"/>
          <w:lang w:val="en-GB"/>
        </w:rPr>
        <w:t>Preparation of functional and technical specifications for the storage vessels (e.g.: volume, flanges, instrumentation ports, dimensions, surface treatment, …).</w:t>
      </w:r>
    </w:p>
    <w:p w14:paraId="713F7176" w14:textId="77777777" w:rsidR="004240EE" w:rsidRPr="009A5060" w:rsidRDefault="004240EE" w:rsidP="00C179E5">
      <w:pPr>
        <w:pStyle w:val="BulletListNormal"/>
        <w:spacing w:line="240" w:lineRule="auto"/>
        <w:rPr>
          <w:rFonts w:ascii="Aptos" w:hAnsi="Aptos"/>
          <w:sz w:val="19"/>
          <w:szCs w:val="19"/>
          <w:lang w:val="en-GB"/>
        </w:rPr>
      </w:pPr>
      <w:r w:rsidRPr="009A5060">
        <w:rPr>
          <w:rFonts w:ascii="Aptos" w:hAnsi="Aptos"/>
          <w:sz w:val="19"/>
          <w:szCs w:val="19"/>
          <w:lang w:val="en-GB"/>
        </w:rPr>
        <w:t xml:space="preserve">Physical and functional integration of the helium storage vessels within WSH </w:t>
      </w:r>
    </w:p>
    <w:p w14:paraId="29F0A91D" w14:textId="77777777" w:rsidR="004240EE" w:rsidRPr="009A5060" w:rsidRDefault="004240EE" w:rsidP="00C179E5">
      <w:pPr>
        <w:pStyle w:val="BulletListNormal"/>
        <w:spacing w:line="240" w:lineRule="auto"/>
        <w:rPr>
          <w:rFonts w:ascii="Aptos" w:hAnsi="Aptos"/>
          <w:sz w:val="19"/>
          <w:szCs w:val="19"/>
          <w:lang w:val="en-GB"/>
        </w:rPr>
      </w:pPr>
      <w:r w:rsidRPr="009A5060">
        <w:rPr>
          <w:rFonts w:ascii="Aptos" w:hAnsi="Aptos"/>
          <w:sz w:val="19"/>
          <w:szCs w:val="19"/>
          <w:lang w:val="en-GB"/>
        </w:rPr>
        <w:t>Definition of instrumentation and remote read-out points</w:t>
      </w:r>
    </w:p>
    <w:p w14:paraId="10949115" w14:textId="77777777" w:rsidR="004240EE" w:rsidRPr="009A5060" w:rsidRDefault="004240EE" w:rsidP="00C179E5">
      <w:pPr>
        <w:pStyle w:val="BulletListNormal"/>
        <w:spacing w:line="240" w:lineRule="auto"/>
        <w:rPr>
          <w:rFonts w:ascii="Aptos" w:hAnsi="Aptos"/>
          <w:sz w:val="19"/>
          <w:szCs w:val="19"/>
          <w:lang w:val="en-GB"/>
        </w:rPr>
      </w:pPr>
      <w:r w:rsidRPr="009A5060">
        <w:rPr>
          <w:rFonts w:ascii="Aptos" w:hAnsi="Aptos"/>
          <w:sz w:val="19"/>
          <w:szCs w:val="19"/>
          <w:lang w:val="en-GB"/>
        </w:rPr>
        <w:t>Supply and Installation of all instrumentation on the vessel</w:t>
      </w:r>
    </w:p>
    <w:p w14:paraId="2E8E9A69" w14:textId="77777777" w:rsidR="004240EE" w:rsidRPr="009A5060" w:rsidRDefault="004240EE" w:rsidP="00C179E5">
      <w:pPr>
        <w:pStyle w:val="BulletListNormal"/>
        <w:spacing w:line="240" w:lineRule="auto"/>
        <w:rPr>
          <w:rFonts w:ascii="Aptos" w:hAnsi="Aptos"/>
          <w:sz w:val="19"/>
          <w:szCs w:val="19"/>
          <w:lang w:val="en-GB"/>
        </w:rPr>
      </w:pPr>
      <w:r w:rsidRPr="009A5060">
        <w:rPr>
          <w:rFonts w:ascii="Aptos" w:hAnsi="Aptos"/>
          <w:sz w:val="19"/>
          <w:szCs w:val="19"/>
          <w:lang w:val="en-GB"/>
        </w:rPr>
        <w:t>Piping, valves, and valve logic between the helium storage vessels (and any other WSH interface points) and the WCS</w:t>
      </w:r>
    </w:p>
    <w:p w14:paraId="2FC6886F" w14:textId="77777777" w:rsidR="004240EE" w:rsidRPr="009A5060" w:rsidRDefault="004240EE" w:rsidP="00C179E5">
      <w:pPr>
        <w:pStyle w:val="BulletListNormal"/>
        <w:spacing w:line="240" w:lineRule="auto"/>
        <w:rPr>
          <w:rFonts w:ascii="Aptos" w:hAnsi="Aptos"/>
          <w:sz w:val="19"/>
          <w:szCs w:val="19"/>
          <w:lang w:val="en-GB"/>
        </w:rPr>
      </w:pPr>
      <w:r w:rsidRPr="009A5060">
        <w:rPr>
          <w:rFonts w:ascii="Aptos" w:hAnsi="Aptos"/>
          <w:sz w:val="19"/>
          <w:szCs w:val="19"/>
          <w:lang w:val="en-GB"/>
        </w:rPr>
        <w:t>Overall system and control integration within the WCS control logic</w:t>
      </w:r>
    </w:p>
    <w:p w14:paraId="6E6CDF71" w14:textId="77777777" w:rsidR="004240EE" w:rsidRPr="009A5060" w:rsidRDefault="004240EE" w:rsidP="00C179E5">
      <w:pPr>
        <w:pStyle w:val="BulletListNormal"/>
        <w:spacing w:line="240" w:lineRule="auto"/>
        <w:rPr>
          <w:rFonts w:ascii="Aptos" w:hAnsi="Aptos"/>
          <w:sz w:val="19"/>
          <w:szCs w:val="19"/>
          <w:lang w:val="en-GB"/>
        </w:rPr>
      </w:pPr>
      <w:r w:rsidRPr="009A5060">
        <w:rPr>
          <w:rFonts w:ascii="Aptos" w:hAnsi="Aptos"/>
          <w:sz w:val="19"/>
          <w:szCs w:val="19"/>
          <w:lang w:val="en-GB"/>
        </w:rPr>
        <w:t>Provision of all physical connections to the vessel interfaces, irrespective of the contingent assignment.</w:t>
      </w:r>
    </w:p>
    <w:p w14:paraId="61C4D913" w14:textId="77777777" w:rsidR="004240EE" w:rsidRPr="009A5060" w:rsidRDefault="004240EE" w:rsidP="00C179E5">
      <w:pPr>
        <w:pStyle w:val="RequirementList"/>
        <w:spacing w:line="240" w:lineRule="auto"/>
      </w:pPr>
      <w:r w:rsidRPr="009A5060">
        <w:t>If Contingent Part 2 is exercised, the Contractor shall also:</w:t>
      </w:r>
    </w:p>
    <w:p w14:paraId="57C8A4D0" w14:textId="77777777" w:rsidR="004240EE" w:rsidRPr="009A5060" w:rsidRDefault="004240EE" w:rsidP="00C179E5">
      <w:pPr>
        <w:pStyle w:val="BulletListNormal"/>
        <w:spacing w:line="240" w:lineRule="auto"/>
        <w:rPr>
          <w:rFonts w:ascii="Aptos" w:hAnsi="Aptos"/>
          <w:sz w:val="19"/>
          <w:szCs w:val="19"/>
          <w:lang w:val="en-GB"/>
        </w:rPr>
      </w:pPr>
      <w:r w:rsidRPr="009A5060">
        <w:rPr>
          <w:rFonts w:ascii="Aptos" w:hAnsi="Aptos"/>
          <w:sz w:val="19"/>
          <w:szCs w:val="19"/>
          <w:lang w:val="en-GB"/>
        </w:rPr>
        <w:t>be fully responsible for the design and mechanical verification of the helium storage vessels.</w:t>
      </w:r>
    </w:p>
    <w:p w14:paraId="4767A384" w14:textId="77777777" w:rsidR="004240EE" w:rsidRPr="009A5060" w:rsidRDefault="004240EE" w:rsidP="00C179E5">
      <w:pPr>
        <w:pStyle w:val="BulletListNormal"/>
        <w:spacing w:line="240" w:lineRule="auto"/>
        <w:rPr>
          <w:rFonts w:ascii="Aptos" w:hAnsi="Aptos"/>
          <w:sz w:val="19"/>
          <w:szCs w:val="19"/>
          <w:lang w:val="en-GB"/>
        </w:rPr>
      </w:pPr>
      <w:r w:rsidRPr="009A5060">
        <w:rPr>
          <w:rFonts w:ascii="Aptos" w:hAnsi="Aptos"/>
          <w:sz w:val="19"/>
          <w:szCs w:val="19"/>
          <w:lang w:val="en-GB"/>
        </w:rPr>
        <w:t>submit the mechanical support design data and vessel interface loads as part of the detailed design deliverables.</w:t>
      </w:r>
    </w:p>
    <w:p w14:paraId="61FB31CB" w14:textId="77777777" w:rsidR="004240EE" w:rsidRPr="009A5060" w:rsidRDefault="004240EE" w:rsidP="00C179E5">
      <w:pPr>
        <w:pStyle w:val="Heading3numbered"/>
        <w:keepNext/>
        <w:keepLines/>
        <w:spacing w:line="240" w:lineRule="auto"/>
      </w:pPr>
      <w:bookmarkStart w:id="3135" w:name="_Toc216340935"/>
      <w:r w:rsidRPr="009A5060">
        <w:t>Warm Compressor Station</w:t>
      </w:r>
      <w:bookmarkEnd w:id="3135"/>
    </w:p>
    <w:p w14:paraId="7CB22E88" w14:textId="77777777" w:rsidR="004240EE" w:rsidRPr="009A5060" w:rsidRDefault="004240EE" w:rsidP="00C179E5">
      <w:pPr>
        <w:pStyle w:val="Heading4numbered"/>
        <w:rPr>
          <w:rStyle w:val="Strong"/>
          <w:b w:val="0"/>
          <w:color w:val="034694"/>
          <w:lang w:val="en-GB"/>
        </w:rPr>
      </w:pPr>
      <w:bookmarkStart w:id="3136" w:name="_Toc200492011"/>
      <w:bookmarkStart w:id="3137" w:name="_Toc202536135"/>
      <w:r w:rsidRPr="009A5060">
        <w:rPr>
          <w:rStyle w:val="Strong"/>
          <w:b w:val="0"/>
          <w:color w:val="034694"/>
          <w:lang w:val="en-GB"/>
        </w:rPr>
        <w:t>WCS General Requirements</w:t>
      </w:r>
      <w:bookmarkEnd w:id="3136"/>
      <w:bookmarkEnd w:id="3137"/>
    </w:p>
    <w:p w14:paraId="5AB005ED" w14:textId="77777777" w:rsidR="004240EE" w:rsidRPr="009A5060" w:rsidRDefault="004240EE" w:rsidP="00C179E5">
      <w:pPr>
        <w:pStyle w:val="RequirementList"/>
        <w:spacing w:line="240" w:lineRule="auto"/>
      </w:pPr>
      <w:bookmarkStart w:id="3138" w:name="_Toc200492014"/>
      <w:r w:rsidRPr="009A5060">
        <w:t>The Warm Compressor Station (WCS) shall facilitate helium compression across at least three pressure levels:</w:t>
      </w:r>
    </w:p>
    <w:p w14:paraId="2DE02BF1" w14:textId="77777777" w:rsidR="004240EE" w:rsidRPr="009A5060" w:rsidRDefault="004240EE" w:rsidP="00C179E5">
      <w:pPr>
        <w:pStyle w:val="RequirementList"/>
        <w:numPr>
          <w:ilvl w:val="0"/>
          <w:numId w:val="20"/>
        </w:numPr>
        <w:spacing w:line="240" w:lineRule="auto"/>
      </w:pPr>
      <w:r w:rsidRPr="009A5060">
        <w:t>VLP (Very Low Pressure)</w:t>
      </w:r>
    </w:p>
    <w:p w14:paraId="0C028409" w14:textId="77777777" w:rsidR="004240EE" w:rsidRPr="009A5060" w:rsidRDefault="004240EE" w:rsidP="00C179E5">
      <w:pPr>
        <w:pStyle w:val="RequirementList"/>
        <w:numPr>
          <w:ilvl w:val="0"/>
          <w:numId w:val="20"/>
        </w:numPr>
        <w:spacing w:line="240" w:lineRule="auto"/>
      </w:pPr>
      <w:r w:rsidRPr="009A5060">
        <w:t>LP (Low Pressure)</w:t>
      </w:r>
    </w:p>
    <w:p w14:paraId="57900BAF" w14:textId="77777777" w:rsidR="004240EE" w:rsidRPr="009A5060" w:rsidRDefault="004240EE" w:rsidP="00C179E5">
      <w:pPr>
        <w:pStyle w:val="RequirementList"/>
        <w:numPr>
          <w:ilvl w:val="0"/>
          <w:numId w:val="20"/>
        </w:numPr>
        <w:spacing w:line="240" w:lineRule="auto"/>
      </w:pPr>
      <w:r w:rsidRPr="009A5060">
        <w:t>HP (High Pressure)</w:t>
      </w:r>
    </w:p>
    <w:p w14:paraId="4C1D1E2D" w14:textId="77777777" w:rsidR="004240EE" w:rsidRPr="009A5060" w:rsidRDefault="004240EE" w:rsidP="00C179E5">
      <w:pPr>
        <w:pStyle w:val="RequirementList"/>
        <w:spacing w:line="240" w:lineRule="auto"/>
      </w:pPr>
      <w:bookmarkStart w:id="3139" w:name="_Toc200492015"/>
      <w:bookmarkEnd w:id="3138"/>
      <w:r w:rsidRPr="009A5060">
        <w:t>The WCS shall be connected to the warm gas helium storage (WHS).</w:t>
      </w:r>
      <w:bookmarkEnd w:id="3139"/>
    </w:p>
    <w:p w14:paraId="141B89E1" w14:textId="77777777" w:rsidR="004240EE" w:rsidRPr="009A5060" w:rsidRDefault="004240EE" w:rsidP="00C179E5">
      <w:pPr>
        <w:pStyle w:val="Heading4numbered"/>
        <w:rPr>
          <w:lang w:val="en-GB"/>
        </w:rPr>
      </w:pPr>
      <w:bookmarkStart w:id="3140" w:name="_Toc200492016"/>
      <w:bookmarkStart w:id="3141" w:name="_Toc200492017"/>
      <w:bookmarkStart w:id="3142" w:name="_Toc202536136"/>
      <w:bookmarkEnd w:id="3140"/>
      <w:r w:rsidRPr="009A5060">
        <w:rPr>
          <w:rStyle w:val="Strong"/>
          <w:b w:val="0"/>
          <w:color w:val="034694"/>
          <w:lang w:val="en-GB"/>
        </w:rPr>
        <w:t>WCS Valve Requirements</w:t>
      </w:r>
      <w:bookmarkEnd w:id="3141"/>
      <w:bookmarkEnd w:id="3142"/>
      <w:r w:rsidRPr="009A5060">
        <w:rPr>
          <w:rStyle w:val="Strong"/>
          <w:b w:val="0"/>
          <w:color w:val="034694"/>
          <w:lang w:val="en-GB"/>
        </w:rPr>
        <w:tab/>
      </w:r>
    </w:p>
    <w:p w14:paraId="7F8534EE" w14:textId="77777777" w:rsidR="004240EE" w:rsidRPr="009A5060" w:rsidRDefault="004240EE" w:rsidP="00C179E5">
      <w:pPr>
        <w:pStyle w:val="RequirementList"/>
        <w:spacing w:line="240" w:lineRule="auto"/>
      </w:pPr>
      <w:bookmarkStart w:id="3143" w:name="_Toc200492018"/>
      <w:r w:rsidRPr="009A5060">
        <w:t>A minimum of one bypass valve shall be installed between each pair of pressure headers (VLP ↔ LP and LP ↔ HP).  Each bypass valve shall be sized to pass ≥ 100 % of the maximum steady-state mass-flow rate of the associated compressor train under the worst-case differential-pressure condition.</w:t>
      </w:r>
    </w:p>
    <w:p w14:paraId="344C9781" w14:textId="77777777" w:rsidR="004240EE" w:rsidRPr="009A5060" w:rsidRDefault="004240EE" w:rsidP="00C179E5">
      <w:pPr>
        <w:pStyle w:val="RequirementList"/>
        <w:spacing w:line="240" w:lineRule="auto"/>
      </w:pPr>
      <w:bookmarkStart w:id="3144" w:name="_Toc200492020"/>
      <w:r w:rsidRPr="009A5060">
        <w:lastRenderedPageBreak/>
        <w:t>A control valve shall be installed in the connection from the helium-gas storage to the LP suction header for loading.</w:t>
      </w:r>
      <w:bookmarkEnd w:id="3144"/>
    </w:p>
    <w:p w14:paraId="795D123E" w14:textId="77777777" w:rsidR="004240EE" w:rsidRPr="009A5060" w:rsidRDefault="004240EE" w:rsidP="00C179E5">
      <w:pPr>
        <w:pStyle w:val="RequirementList"/>
        <w:spacing w:line="240" w:lineRule="auto"/>
      </w:pPr>
      <w:bookmarkStart w:id="3145" w:name="_Toc200492021"/>
      <w:r w:rsidRPr="009A5060">
        <w:t>A control valve shall be installed in the connection from the HP discharge header to the helium-gas storage for unloading.  This valve shall be installed downstream of the fine dust filter after the oil charcoal adsorber.</w:t>
      </w:r>
      <w:bookmarkEnd w:id="3145"/>
    </w:p>
    <w:p w14:paraId="0291C153" w14:textId="77777777" w:rsidR="004240EE" w:rsidRPr="009A5060" w:rsidRDefault="004240EE" w:rsidP="00C179E5">
      <w:pPr>
        <w:pStyle w:val="RequirementList"/>
        <w:spacing w:line="240" w:lineRule="auto"/>
      </w:pPr>
      <w:bookmarkStart w:id="3146" w:name="_Toc200492023"/>
      <w:r w:rsidRPr="009A5060">
        <w:t>All helium connections between the WCS and the QRB shall be routed through control valves located inside the WCS building to limit pressure-transient rates to values approved by SCK CEN.</w:t>
      </w:r>
    </w:p>
    <w:bookmarkEnd w:id="3146"/>
    <w:p w14:paraId="2CB236BD" w14:textId="77777777" w:rsidR="004240EE" w:rsidRPr="009A5060" w:rsidRDefault="004240EE" w:rsidP="00C179E5">
      <w:pPr>
        <w:pStyle w:val="RequirementList"/>
        <w:spacing w:line="240" w:lineRule="auto"/>
        <w:rPr>
          <w:rFonts w:ascii="Segoe UI" w:hAnsi="Segoe UI"/>
          <w:color w:val="034694"/>
        </w:rPr>
      </w:pPr>
      <w:r w:rsidRPr="009A5060">
        <w:t>Suction and discharge lines of every compressor stage shall be fitted with non-return valves that automatically close when the compressor stops.</w:t>
      </w:r>
      <w:bookmarkStart w:id="3147" w:name="_Toc200492024"/>
      <w:bookmarkStart w:id="3148" w:name="_Toc200492025"/>
      <w:bookmarkStart w:id="3149" w:name="_Toc202536137"/>
      <w:bookmarkEnd w:id="3143"/>
      <w:bookmarkEnd w:id="3147"/>
    </w:p>
    <w:p w14:paraId="4BEAC33C" w14:textId="77777777" w:rsidR="004240EE" w:rsidRPr="009A5060" w:rsidRDefault="004240EE" w:rsidP="00C179E5">
      <w:pPr>
        <w:pStyle w:val="Heading4numbered"/>
        <w:rPr>
          <w:rStyle w:val="Strong"/>
          <w:b w:val="0"/>
          <w:color w:val="034694"/>
          <w:lang w:val="en-GB"/>
        </w:rPr>
      </w:pPr>
      <w:r w:rsidRPr="009A5060">
        <w:rPr>
          <w:rStyle w:val="Strong"/>
          <w:b w:val="0"/>
          <w:color w:val="034694"/>
          <w:lang w:val="en-GB"/>
        </w:rPr>
        <w:t>Noise level</w:t>
      </w:r>
      <w:bookmarkEnd w:id="3148"/>
      <w:bookmarkEnd w:id="3149"/>
    </w:p>
    <w:p w14:paraId="0850A5B9" w14:textId="77777777" w:rsidR="004240EE" w:rsidRPr="009A5060" w:rsidRDefault="004240EE" w:rsidP="00C179E5">
      <w:pPr>
        <w:pStyle w:val="RequirementList"/>
        <w:spacing w:line="240" w:lineRule="auto"/>
      </w:pPr>
      <w:bookmarkStart w:id="3150" w:name="_Toc200492026"/>
      <w:r w:rsidRPr="009A5060">
        <w:t>The sound-pressure level of each compressor shall not exceed 80 dB at 1 m during any steady-state operating mode.  Noise tests shall be performed for each compressor and its electric-motor drive in accordance with ISO 2151 (or an equivalent international standard) after FAT and after SAT, and reports shall be submitted to SCK CEN.  The results shall be documented in reports which shall be submitted to via VLAREM dossier</w:t>
      </w:r>
    </w:p>
    <w:p w14:paraId="18F26447" w14:textId="77777777" w:rsidR="004240EE" w:rsidRPr="009A5060" w:rsidRDefault="004240EE" w:rsidP="00C179E5">
      <w:pPr>
        <w:pStyle w:val="RequirementList"/>
        <w:numPr>
          <w:ilvl w:val="0"/>
          <w:numId w:val="0"/>
        </w:numPr>
        <w:spacing w:line="240" w:lineRule="auto"/>
        <w:ind w:left="142"/>
        <w:rPr>
          <w:rFonts w:ascii="Segoe UI" w:hAnsi="Segoe UI" w:cs="Segoe UI"/>
          <w:i/>
          <w:sz w:val="20"/>
          <w:szCs w:val="20"/>
          <w:u w:color="034694" w:themeColor="accent4"/>
          <w:lang w:eastAsia="fr-FR"/>
        </w:rPr>
      </w:pPr>
      <w:r w:rsidRPr="009A5060">
        <w:rPr>
          <w:rFonts w:ascii="Segoe UI" w:hAnsi="Segoe UI" w:cs="Segoe UI"/>
          <w:i/>
          <w:sz w:val="20"/>
          <w:szCs w:val="20"/>
          <w:u w:color="034694" w:themeColor="accent4"/>
          <w:lang w:eastAsia="fr-FR"/>
        </w:rPr>
        <w:t>In the offer, the Applicant shall state guaranteed per-unit and complete-skid noise levels at 1 m, describe the envisaged noise-mitigation elements (e.g., acoustic enclosures, intake/exhaust silencers, isolation mounts), and identify the configuration to be used for FAT/SAT noise tests.</w:t>
      </w:r>
    </w:p>
    <w:p w14:paraId="25FDC8DE" w14:textId="77777777" w:rsidR="004240EE" w:rsidRPr="009A5060" w:rsidRDefault="004240EE" w:rsidP="00C179E5">
      <w:pPr>
        <w:pStyle w:val="Heading4numbered"/>
        <w:keepNext/>
        <w:ind w:left="862" w:hanging="862"/>
        <w:rPr>
          <w:rStyle w:val="Strong"/>
          <w:b w:val="0"/>
          <w:color w:val="034694"/>
          <w:lang w:val="en-GB"/>
        </w:rPr>
      </w:pPr>
      <w:bookmarkStart w:id="3151" w:name="_Toc200492028"/>
      <w:bookmarkStart w:id="3152" w:name="_Toc200492029"/>
      <w:bookmarkStart w:id="3153" w:name="_Toc202536138"/>
      <w:bookmarkEnd w:id="3150"/>
      <w:bookmarkEnd w:id="3151"/>
      <w:r w:rsidRPr="009A5060">
        <w:rPr>
          <w:rStyle w:val="Strong"/>
          <w:b w:val="0"/>
          <w:color w:val="034694"/>
          <w:lang w:val="en-GB"/>
        </w:rPr>
        <w:t>Vibration</w:t>
      </w:r>
      <w:bookmarkEnd w:id="3152"/>
      <w:bookmarkEnd w:id="3153"/>
      <w:r w:rsidRPr="009A5060">
        <w:rPr>
          <w:rStyle w:val="Strong"/>
          <w:b w:val="0"/>
          <w:color w:val="034694"/>
          <w:lang w:val="en-GB"/>
        </w:rPr>
        <w:t xml:space="preserve"> level</w:t>
      </w:r>
    </w:p>
    <w:p w14:paraId="140FB4A8" w14:textId="77777777" w:rsidR="004240EE" w:rsidRPr="009A5060" w:rsidRDefault="004240EE" w:rsidP="00C179E5">
      <w:pPr>
        <w:pStyle w:val="RequirementList"/>
        <w:spacing w:line="240" w:lineRule="auto"/>
      </w:pPr>
      <w:bookmarkStart w:id="3154" w:name="_Toc200492030"/>
      <w:r w:rsidRPr="009A5060">
        <w:t>The maximum vibration levels of the compressors and other rotating machines shall comply to ISO 2372 (or its successor ISO 20816)</w:t>
      </w:r>
      <w:bookmarkEnd w:id="3154"/>
      <w:r w:rsidRPr="009A5060">
        <w:t>.  During the design phase, the Contractor shall submit a vibration-analysis report and calculation dossier for SCK CEN approval.  During SAT, the Contractor shall measure the vibration using calibrated instruments and test methods in accordance with ISO 2954.</w:t>
      </w:r>
    </w:p>
    <w:p w14:paraId="399259DD" w14:textId="77777777" w:rsidR="004240EE" w:rsidRPr="009A5060" w:rsidRDefault="004240EE" w:rsidP="00C179E5">
      <w:pPr>
        <w:pStyle w:val="Heading4numbered"/>
        <w:rPr>
          <w:rStyle w:val="Strong"/>
          <w:b w:val="0"/>
          <w:color w:val="034694"/>
          <w:lang w:val="en-GB"/>
        </w:rPr>
      </w:pPr>
      <w:bookmarkStart w:id="3155" w:name="_Toc202536141"/>
      <w:r w:rsidRPr="009A5060">
        <w:rPr>
          <w:rStyle w:val="Strong"/>
          <w:b w:val="0"/>
          <w:color w:val="034694"/>
          <w:lang w:val="en-GB"/>
        </w:rPr>
        <w:t>Compressors requirements</w:t>
      </w:r>
      <w:bookmarkEnd w:id="3155"/>
    </w:p>
    <w:p w14:paraId="3E8E3C0A" w14:textId="7471D78B" w:rsidR="004240EE" w:rsidRPr="009A5060" w:rsidRDefault="004240EE" w:rsidP="00C179E5">
      <w:pPr>
        <w:pStyle w:val="RequirementList"/>
        <w:spacing w:line="240" w:lineRule="auto"/>
      </w:pPr>
      <w:r w:rsidRPr="009A5060">
        <w:t xml:space="preserve">There shall be at least three (3) compressors per compressor stage with the number based on flexible operational for the design case mentioned in </w:t>
      </w:r>
      <w:r w:rsidRPr="009A5060">
        <w:fldChar w:fldCharType="begin"/>
      </w:r>
      <w:r w:rsidRPr="009A5060">
        <w:instrText xml:space="preserve"> REF _Ref201493671 \h </w:instrText>
      </w:r>
      <w:r w:rsidR="00C179E5">
        <w:instrText xml:space="preserve"> \* MERGEFORMAT </w:instrText>
      </w:r>
      <w:r w:rsidRPr="009A5060">
        <w:fldChar w:fldCharType="separate"/>
      </w:r>
      <w:r w:rsidR="00041F61" w:rsidRPr="009A5060">
        <w:t xml:space="preserve">Table </w:t>
      </w:r>
      <w:r w:rsidR="00041F61">
        <w:rPr>
          <w:noProof/>
        </w:rPr>
        <w:t>3</w:t>
      </w:r>
      <w:r w:rsidRPr="009A5060">
        <w:fldChar w:fldCharType="end"/>
      </w:r>
      <w:r w:rsidRPr="009A5060">
        <w:t xml:space="preserve"> that cover the design  flow. </w:t>
      </w:r>
    </w:p>
    <w:p w14:paraId="71A233C8" w14:textId="77777777" w:rsidR="004240EE" w:rsidRPr="009A5060" w:rsidRDefault="004240EE" w:rsidP="00C179E5">
      <w:pPr>
        <w:pStyle w:val="RequirementList"/>
        <w:spacing w:line="240" w:lineRule="auto"/>
      </w:pPr>
      <w:r w:rsidRPr="009A5060">
        <w:t>All compressors of one compression stage shall identical.</w:t>
      </w:r>
      <w:bookmarkStart w:id="3156" w:name="_Ref211255130"/>
      <w:bookmarkStart w:id="3157" w:name="_Ref211255125"/>
    </w:p>
    <w:p w14:paraId="76A96BED" w14:textId="4E66E7E8" w:rsidR="004240EE" w:rsidRPr="009A5060" w:rsidRDefault="004240EE" w:rsidP="00C179E5">
      <w:pPr>
        <w:pStyle w:val="RequirementList"/>
        <w:spacing w:line="240" w:lineRule="auto"/>
      </w:pPr>
      <w:r w:rsidRPr="009A5060">
        <w:t xml:space="preserve">The HP compressor coupling shall comply with API 671 / ISO 10441 (or equivalent).  See </w:t>
      </w:r>
      <w:r w:rsidRPr="009A5060">
        <w:fldChar w:fldCharType="begin"/>
      </w:r>
      <w:r w:rsidRPr="009A5060">
        <w:instrText xml:space="preserve"> REF _Ref214283643 \h </w:instrText>
      </w:r>
      <w:r w:rsidR="00C179E5">
        <w:instrText xml:space="preserve"> \* MERGEFORMAT </w:instrText>
      </w:r>
      <w:r w:rsidRPr="009A5060">
        <w:fldChar w:fldCharType="separate"/>
      </w:r>
      <w:r w:rsidR="00041F61" w:rsidRPr="009A5060">
        <w:t xml:space="preserve">Figure </w:t>
      </w:r>
      <w:r w:rsidR="00041F61">
        <w:rPr>
          <w:noProof/>
        </w:rPr>
        <w:t>8</w:t>
      </w:r>
      <w:r w:rsidRPr="009A5060">
        <w:fldChar w:fldCharType="end"/>
      </w:r>
      <w:r w:rsidRPr="009A5060">
        <w:t xml:space="preserve"> for details</w:t>
      </w:r>
    </w:p>
    <w:p w14:paraId="5C9E4F11" w14:textId="77777777" w:rsidR="004240EE" w:rsidRPr="009A5060" w:rsidRDefault="004240EE" w:rsidP="00C179E5">
      <w:pPr>
        <w:pStyle w:val="Caption"/>
        <w:spacing w:line="240" w:lineRule="auto"/>
      </w:pPr>
    </w:p>
    <w:p w14:paraId="404C35A3" w14:textId="77777777" w:rsidR="004240EE" w:rsidRPr="009A5060" w:rsidRDefault="004240EE" w:rsidP="00C179E5">
      <w:pPr>
        <w:spacing w:line="240" w:lineRule="auto"/>
        <w:jc w:val="center"/>
      </w:pPr>
      <w:r w:rsidRPr="009A5060">
        <w:rPr>
          <w:noProof/>
        </w:rPr>
        <w:drawing>
          <wp:inline distT="0" distB="0" distL="0" distR="0" wp14:anchorId="098AA72C" wp14:editId="273BFF3B">
            <wp:extent cx="3937635" cy="1569720"/>
            <wp:effectExtent l="0" t="0" r="5715" b="0"/>
            <wp:docPr id="1656237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37635" cy="1569720"/>
                    </a:xfrm>
                    <a:prstGeom prst="rect">
                      <a:avLst/>
                    </a:prstGeom>
                    <a:noFill/>
                    <a:ln>
                      <a:noFill/>
                    </a:ln>
                  </pic:spPr>
                </pic:pic>
              </a:graphicData>
            </a:graphic>
          </wp:inline>
        </w:drawing>
      </w:r>
    </w:p>
    <w:p w14:paraId="46B28EB9" w14:textId="16B41A20" w:rsidR="004240EE" w:rsidRPr="009A5060" w:rsidRDefault="004240EE" w:rsidP="00C179E5">
      <w:pPr>
        <w:pStyle w:val="Caption"/>
        <w:spacing w:line="240" w:lineRule="auto"/>
      </w:pPr>
      <w:bookmarkStart w:id="3158" w:name="_Ref214283643"/>
      <w:bookmarkStart w:id="3159" w:name="_Toc212194950"/>
      <w:r w:rsidRPr="009A5060">
        <w:t xml:space="preserve">Figure </w:t>
      </w:r>
      <w:r w:rsidRPr="009A5060">
        <w:fldChar w:fldCharType="begin"/>
      </w:r>
      <w:r w:rsidRPr="009A5060">
        <w:instrText xml:space="preserve"> SEQ Figure \* ARABIC </w:instrText>
      </w:r>
      <w:r w:rsidRPr="009A5060">
        <w:fldChar w:fldCharType="separate"/>
      </w:r>
      <w:r w:rsidR="00041F61">
        <w:rPr>
          <w:noProof/>
        </w:rPr>
        <w:t>8</w:t>
      </w:r>
      <w:r w:rsidRPr="009A5060">
        <w:fldChar w:fldCharType="end"/>
      </w:r>
      <w:bookmarkEnd w:id="3158"/>
      <w:r w:rsidRPr="009A5060">
        <w:t xml:space="preserve"> Direct Drive</w:t>
      </w:r>
      <w:bookmarkEnd w:id="3159"/>
    </w:p>
    <w:p w14:paraId="4B1A273F" w14:textId="77777777" w:rsidR="004240EE" w:rsidRPr="009A5060" w:rsidRDefault="004240EE" w:rsidP="00C179E5">
      <w:pPr>
        <w:pStyle w:val="Caption"/>
        <w:spacing w:line="240" w:lineRule="auto"/>
      </w:pPr>
    </w:p>
    <w:bookmarkEnd w:id="3156"/>
    <w:bookmarkEnd w:id="3157"/>
    <w:p w14:paraId="45608623" w14:textId="77777777" w:rsidR="004240EE" w:rsidRPr="009A5060" w:rsidRDefault="004240EE" w:rsidP="00C179E5">
      <w:pPr>
        <w:pStyle w:val="RequirementList"/>
        <w:numPr>
          <w:ilvl w:val="0"/>
          <w:numId w:val="0"/>
        </w:numPr>
        <w:spacing w:line="240" w:lineRule="auto"/>
        <w:ind w:left="502" w:hanging="360"/>
      </w:pPr>
    </w:p>
    <w:p w14:paraId="2306B5EC" w14:textId="77777777" w:rsidR="004240EE" w:rsidRPr="009A5060" w:rsidRDefault="004240EE" w:rsidP="00C179E5">
      <w:pPr>
        <w:pStyle w:val="RequirementList"/>
        <w:spacing w:line="240" w:lineRule="auto"/>
      </w:pPr>
      <w:r w:rsidRPr="009A5060">
        <w:t>Each compressor skid shall include an oil-retention reservoir sized to contain the full oil inventory of the skid in the event of pipe rupture.</w:t>
      </w:r>
    </w:p>
    <w:p w14:paraId="537DE3F8" w14:textId="77777777" w:rsidR="004240EE" w:rsidRPr="009A5060" w:rsidRDefault="004240EE" w:rsidP="00C179E5">
      <w:pPr>
        <w:pStyle w:val="RequirementList"/>
        <w:spacing w:line="240" w:lineRule="auto"/>
      </w:pPr>
      <w:r w:rsidRPr="009A5060">
        <w:t>Each compressor shall have an internal slide</w:t>
      </w:r>
      <w:r w:rsidRPr="009A5060">
        <w:noBreakHyphen/>
        <w:t>valve control providing stable turndown to ≤ 30% of rated mass flow (nameplate flow at rated conditions) without surge or recycle over the specified operating pressure range.</w:t>
      </w:r>
    </w:p>
    <w:p w14:paraId="1F9F74A4" w14:textId="77777777" w:rsidR="004240EE" w:rsidRPr="009A5060" w:rsidRDefault="004240EE" w:rsidP="00C179E5">
      <w:pPr>
        <w:pStyle w:val="RequirementList"/>
        <w:spacing w:line="240" w:lineRule="auto"/>
      </w:pPr>
      <w:r w:rsidRPr="009A5060">
        <w:lastRenderedPageBreak/>
        <w:t>Each compressor motor shall be equipped with a variable</w:t>
      </w:r>
      <w:r w:rsidRPr="009A5060">
        <w:noBreakHyphen/>
        <w:t>frequency drive (VFD) rated for full</w:t>
      </w:r>
      <w:r w:rsidRPr="009A5060">
        <w:noBreakHyphen/>
        <w:t>load current.</w:t>
      </w:r>
    </w:p>
    <w:p w14:paraId="434A7F5C" w14:textId="77777777" w:rsidR="004240EE" w:rsidRPr="009A5060" w:rsidRDefault="004240EE" w:rsidP="00C179E5">
      <w:pPr>
        <w:pStyle w:val="RequirementList"/>
        <w:spacing w:line="240" w:lineRule="auto"/>
      </w:pPr>
      <w:r w:rsidRPr="009A5060">
        <w:t>The VFD speed control shall provide primary capacity turndown; the internal slide valve shall provide trim control and anti</w:t>
      </w:r>
      <w:r w:rsidRPr="009A5060">
        <w:noBreakHyphen/>
        <w:t>surge stabilization across the operating range.  The control strategy shall minimize power consumption in all load conditions.</w:t>
      </w:r>
    </w:p>
    <w:p w14:paraId="1C04C6B7" w14:textId="77777777" w:rsidR="004240EE" w:rsidRPr="009A5060" w:rsidRDefault="004240EE" w:rsidP="00C179E5">
      <w:pPr>
        <w:pStyle w:val="SysReq3"/>
        <w:spacing w:line="240" w:lineRule="auto"/>
        <w:ind w:left="0"/>
        <w:rPr>
          <w:lang w:val="en-GB"/>
        </w:rPr>
      </w:pPr>
      <w:r w:rsidRPr="009A5060">
        <w:rPr>
          <w:rStyle w:val="SysReq3Char"/>
          <w:i/>
          <w:lang w:val="en-GB"/>
        </w:rPr>
        <w:t>In the offer, the Applicant shall state the number of LP compressors and HP compressors and confirm the long term sustainable operating frequency.</w:t>
      </w:r>
    </w:p>
    <w:p w14:paraId="7E48093B" w14:textId="77777777" w:rsidR="004240EE" w:rsidRPr="009A5060" w:rsidRDefault="004240EE" w:rsidP="00C179E5">
      <w:pPr>
        <w:pStyle w:val="Heading4numbered"/>
        <w:rPr>
          <w:rStyle w:val="Strong"/>
          <w:b w:val="0"/>
          <w:color w:val="034694"/>
          <w:lang w:val="en-GB"/>
        </w:rPr>
      </w:pPr>
      <w:bookmarkStart w:id="3160" w:name="_Toc202536142"/>
      <w:r w:rsidRPr="009A5060">
        <w:rPr>
          <w:rStyle w:val="Strong"/>
          <w:b w:val="0"/>
          <w:color w:val="034694"/>
          <w:lang w:val="en-GB"/>
        </w:rPr>
        <w:t>Coolers</w:t>
      </w:r>
      <w:bookmarkEnd w:id="3160"/>
    </w:p>
    <w:p w14:paraId="2C9729D3" w14:textId="77777777" w:rsidR="004240EE" w:rsidRPr="009A5060" w:rsidRDefault="004240EE" w:rsidP="00C179E5">
      <w:pPr>
        <w:pStyle w:val="RequirementList"/>
        <w:spacing w:line="240" w:lineRule="auto"/>
      </w:pPr>
      <w:r w:rsidRPr="009A5060">
        <w:t>On the gas side, each cooler shall include purge valves suitable for nitrogen blow-through or helium rinse.</w:t>
      </w:r>
    </w:p>
    <w:p w14:paraId="3E2C5433" w14:textId="77777777" w:rsidR="004240EE" w:rsidRPr="009A5060" w:rsidRDefault="004240EE" w:rsidP="00C179E5">
      <w:pPr>
        <w:pStyle w:val="RequirementList"/>
        <w:spacing w:line="240" w:lineRule="auto"/>
      </w:pPr>
      <w:r w:rsidRPr="009A5060">
        <w:t>On the water side, valves to drain the water and to purge the air shall be installed.</w:t>
      </w:r>
    </w:p>
    <w:p w14:paraId="45A70C7B" w14:textId="77777777" w:rsidR="004240EE" w:rsidRPr="009A5060" w:rsidRDefault="004240EE" w:rsidP="00C179E5">
      <w:pPr>
        <w:pStyle w:val="RequirementList"/>
        <w:spacing w:line="240" w:lineRule="auto"/>
      </w:pPr>
      <w:r w:rsidRPr="009A5060">
        <w:t>A manual or thermostatic control valve shall be installed at the outlet of each cooler to regulate the water flow.</w:t>
      </w:r>
    </w:p>
    <w:p w14:paraId="3496B05D" w14:textId="77777777" w:rsidR="004240EE" w:rsidRPr="009A5060" w:rsidRDefault="004240EE" w:rsidP="00C179E5">
      <w:pPr>
        <w:pStyle w:val="RequirementList"/>
        <w:spacing w:line="240" w:lineRule="auto"/>
      </w:pPr>
      <w:r w:rsidRPr="009A5060">
        <w:t>A manual water shut off valve shall be installed at the inlet of each cooler.</w:t>
      </w:r>
    </w:p>
    <w:p w14:paraId="13F8A5EC" w14:textId="77777777" w:rsidR="004240EE" w:rsidRPr="009A5060" w:rsidRDefault="004240EE" w:rsidP="00C179E5">
      <w:pPr>
        <w:pStyle w:val="Heading4numbered"/>
        <w:rPr>
          <w:rStyle w:val="Strong"/>
          <w:b w:val="0"/>
          <w:color w:val="034694"/>
          <w:lang w:val="en-GB"/>
        </w:rPr>
      </w:pPr>
      <w:bookmarkStart w:id="3161" w:name="_Toc202536143"/>
      <w:r w:rsidRPr="009A5060">
        <w:rPr>
          <w:rStyle w:val="Strong"/>
          <w:b w:val="0"/>
          <w:color w:val="034694"/>
          <w:lang w:val="en-GB"/>
        </w:rPr>
        <w:t>Oil</w:t>
      </w:r>
      <w:bookmarkEnd w:id="3161"/>
    </w:p>
    <w:p w14:paraId="450202CF" w14:textId="77777777" w:rsidR="004240EE" w:rsidRPr="009A5060" w:rsidRDefault="004240EE" w:rsidP="00C179E5">
      <w:pPr>
        <w:pStyle w:val="RequirementList"/>
        <w:spacing w:line="240" w:lineRule="auto"/>
      </w:pPr>
      <w:r w:rsidRPr="009A5060">
        <w:t xml:space="preserve">The Contractor shall supply all required compressor oil for the first filling.  The particle size shall not exceeding 25 µm and the water content less than: 100 ppm v/v for </w:t>
      </w:r>
      <w:proofErr w:type="spellStart"/>
      <w:r w:rsidRPr="009A5060">
        <w:t>Okt</w:t>
      </w:r>
      <w:proofErr w:type="spellEnd"/>
      <w:r w:rsidRPr="009A5060">
        <w:t xml:space="preserve"> Alkyl Olefins (PAO), 1000 ppm if standard Breox type</w:t>
      </w:r>
    </w:p>
    <w:p w14:paraId="7932A240" w14:textId="77777777" w:rsidR="004240EE" w:rsidRPr="009A5060" w:rsidRDefault="004240EE" w:rsidP="00C179E5">
      <w:pPr>
        <w:pStyle w:val="RequirementList"/>
        <w:spacing w:line="240" w:lineRule="auto"/>
      </w:pPr>
    </w:p>
    <w:p w14:paraId="26877666" w14:textId="77777777" w:rsidR="004240EE" w:rsidRPr="009A5060" w:rsidRDefault="004240EE" w:rsidP="00C179E5">
      <w:pPr>
        <w:pStyle w:val="RequirementList"/>
        <w:spacing w:line="240" w:lineRule="auto"/>
      </w:pPr>
      <w:r w:rsidRPr="009A5060">
        <w:t>In the operation and maintenance manual, the Contractor shall include:</w:t>
      </w:r>
    </w:p>
    <w:p w14:paraId="35D5F85A" w14:textId="77777777" w:rsidR="004240EE" w:rsidRPr="009A5060" w:rsidRDefault="004240EE" w:rsidP="00C179E5">
      <w:pPr>
        <w:pStyle w:val="RequirementList"/>
        <w:numPr>
          <w:ilvl w:val="1"/>
          <w:numId w:val="15"/>
        </w:numPr>
        <w:spacing w:line="240" w:lineRule="auto"/>
      </w:pPr>
      <w:r w:rsidRPr="009A5060">
        <w:t>detailed procedures for oil preparation, dehydration, and filtration.</w:t>
      </w:r>
    </w:p>
    <w:p w14:paraId="6CA5719B" w14:textId="77777777" w:rsidR="004240EE" w:rsidRPr="009A5060" w:rsidRDefault="004240EE" w:rsidP="00C179E5">
      <w:pPr>
        <w:pStyle w:val="RequirementList"/>
        <w:numPr>
          <w:ilvl w:val="1"/>
          <w:numId w:val="15"/>
        </w:numPr>
        <w:spacing w:line="240" w:lineRule="auto"/>
      </w:pPr>
      <w:r w:rsidRPr="009A5060">
        <w:t>the sampling frequency for the routine oil-analysis</w:t>
      </w:r>
    </w:p>
    <w:p w14:paraId="22042A24" w14:textId="77777777" w:rsidR="004240EE" w:rsidRPr="009A5060" w:rsidRDefault="004240EE" w:rsidP="00C179E5">
      <w:pPr>
        <w:pStyle w:val="RequirementList"/>
        <w:numPr>
          <w:ilvl w:val="1"/>
          <w:numId w:val="15"/>
        </w:numPr>
        <w:spacing w:line="240" w:lineRule="auto"/>
      </w:pPr>
      <w:r w:rsidRPr="009A5060">
        <w:t>specifications and acceptance limits for particle count, water content and acid number.</w:t>
      </w:r>
    </w:p>
    <w:p w14:paraId="14D17109" w14:textId="77777777" w:rsidR="004240EE" w:rsidRPr="009A5060" w:rsidRDefault="004240EE" w:rsidP="00C179E5">
      <w:pPr>
        <w:pStyle w:val="Heading5numbered"/>
        <w:spacing w:line="240" w:lineRule="auto"/>
        <w:rPr>
          <w:lang w:val="en-GB"/>
        </w:rPr>
      </w:pPr>
      <w:bookmarkStart w:id="3162" w:name="_Toc202536144"/>
      <w:r w:rsidRPr="009A5060">
        <w:rPr>
          <w:lang w:val="en-GB"/>
        </w:rPr>
        <w:t>Oil circulating system</w:t>
      </w:r>
      <w:bookmarkEnd w:id="3162"/>
    </w:p>
    <w:p w14:paraId="41EA2476" w14:textId="77777777" w:rsidR="004240EE" w:rsidRPr="009A5060" w:rsidRDefault="004240EE" w:rsidP="00C179E5">
      <w:pPr>
        <w:pStyle w:val="Heading6numbered"/>
        <w:spacing w:line="240" w:lineRule="auto"/>
        <w:rPr>
          <w:rStyle w:val="Strong"/>
          <w:b w:val="0"/>
          <w:color w:val="034694"/>
          <w:lang w:val="en-GB"/>
        </w:rPr>
      </w:pPr>
      <w:bookmarkStart w:id="3163" w:name="_Toc202536145"/>
      <w:r w:rsidRPr="009A5060">
        <w:rPr>
          <w:rStyle w:val="Strong"/>
          <w:b w:val="0"/>
          <w:color w:val="034694"/>
          <w:lang w:val="en-GB"/>
        </w:rPr>
        <w:t>Oil-pump units</w:t>
      </w:r>
      <w:bookmarkEnd w:id="3163"/>
    </w:p>
    <w:p w14:paraId="4E859390" w14:textId="77777777" w:rsidR="004240EE" w:rsidRPr="009A5060" w:rsidRDefault="004240EE" w:rsidP="00C179E5">
      <w:pPr>
        <w:pStyle w:val="RequirementList"/>
        <w:spacing w:line="240" w:lineRule="auto"/>
      </w:pPr>
      <w:r w:rsidRPr="009A5060">
        <w:t>Each compressor shall be fitted with a dedicated, automatically controlled auxiliary oil pump unit that maintains the minimum bearing-lubrication pressure during start-up, shutdown, and coast-down.</w:t>
      </w:r>
    </w:p>
    <w:p w14:paraId="757AED33" w14:textId="77777777" w:rsidR="004240EE" w:rsidRPr="009A5060" w:rsidRDefault="004240EE" w:rsidP="00C179E5">
      <w:pPr>
        <w:pStyle w:val="RequirementList"/>
        <w:spacing w:line="240" w:lineRule="auto"/>
      </w:pPr>
      <w:r w:rsidRPr="009A5060">
        <w:t>Each auxiliary oil-pump unit shall be equipped with suction and discharge pressure transmitters and a flow switch which interlocks the compressor protection system.</w:t>
      </w:r>
    </w:p>
    <w:p w14:paraId="07EAC154" w14:textId="77777777" w:rsidR="004240EE" w:rsidRPr="009A5060" w:rsidRDefault="004240EE" w:rsidP="00C179E5">
      <w:pPr>
        <w:pStyle w:val="Heading6numbered"/>
        <w:spacing w:line="240" w:lineRule="auto"/>
        <w:rPr>
          <w:rStyle w:val="Strong"/>
          <w:b w:val="0"/>
          <w:color w:val="034694"/>
          <w:lang w:val="en-GB"/>
        </w:rPr>
      </w:pPr>
      <w:bookmarkStart w:id="3164" w:name="_Toc202536146"/>
      <w:r w:rsidRPr="009A5060">
        <w:rPr>
          <w:rStyle w:val="Strong"/>
          <w:b w:val="0"/>
          <w:color w:val="034694"/>
          <w:lang w:val="en-GB"/>
        </w:rPr>
        <w:t>Oil-retention vessel</w:t>
      </w:r>
      <w:bookmarkEnd w:id="3164"/>
    </w:p>
    <w:p w14:paraId="54077A79" w14:textId="77777777" w:rsidR="004240EE" w:rsidRPr="009A5060" w:rsidRDefault="004240EE" w:rsidP="00C179E5">
      <w:pPr>
        <w:pStyle w:val="RequirementList"/>
        <w:spacing w:line="240" w:lineRule="auto"/>
      </w:pPr>
      <w:r w:rsidRPr="009A5060">
        <w:t>Each oil-retention vessel shall be fitted with an electric heater to pre-heat the oil prior to compressor start-up.</w:t>
      </w:r>
    </w:p>
    <w:p w14:paraId="3DF24E52" w14:textId="77777777" w:rsidR="004240EE" w:rsidRPr="009A5060" w:rsidRDefault="004240EE" w:rsidP="00C179E5">
      <w:pPr>
        <w:pStyle w:val="RequirementList"/>
        <w:spacing w:line="240" w:lineRule="auto"/>
      </w:pPr>
      <w:r w:rsidRPr="009A5060">
        <w:t>Each oil-retention vessel shall include a differential-pressure indicator across the internal separator to allow fouling monitoring.</w:t>
      </w:r>
    </w:p>
    <w:p w14:paraId="13B37BE1" w14:textId="77777777" w:rsidR="004240EE" w:rsidRPr="009A5060" w:rsidRDefault="004240EE" w:rsidP="00C179E5">
      <w:pPr>
        <w:pStyle w:val="RequirementList"/>
        <w:spacing w:line="240" w:lineRule="auto"/>
      </w:pPr>
      <w:r w:rsidRPr="009A5060">
        <w:t>The Contractor shall provide suitable sampling points and agreed measurement procedures at the outlet of each phase separator to allow verification of the oil content during performance tests and during long-term operation.</w:t>
      </w:r>
    </w:p>
    <w:p w14:paraId="67A42347" w14:textId="77777777" w:rsidR="004240EE" w:rsidRPr="009A5060" w:rsidRDefault="004240EE" w:rsidP="00C179E5">
      <w:pPr>
        <w:pStyle w:val="RequirementList"/>
        <w:spacing w:line="240" w:lineRule="auto"/>
      </w:pPr>
      <w:r w:rsidRPr="009A5060">
        <w:t xml:space="preserve">The helium gas at the outlet of each phase separator shall have an oil content not exceeding 100 ppm (weight) under all normal operating conditions. </w:t>
      </w:r>
    </w:p>
    <w:p w14:paraId="1EEA5202" w14:textId="77777777" w:rsidR="004240EE" w:rsidRPr="009A5060" w:rsidRDefault="004240EE" w:rsidP="00C179E5">
      <w:pPr>
        <w:pStyle w:val="RequirementList"/>
        <w:numPr>
          <w:ilvl w:val="0"/>
          <w:numId w:val="0"/>
        </w:numPr>
        <w:spacing w:line="240" w:lineRule="auto"/>
        <w:ind w:left="502"/>
      </w:pPr>
      <w:r w:rsidRPr="009A5060">
        <w:t>The oil retention vessel and associated oil removal system upstream of the phase separator shall be designed and sized such that the requirement in  is met over long-term continuous operation, without degradation of performance that would lead to exceeding 100 ppm (weight) of oil at the phase separator outlet.</w:t>
      </w:r>
    </w:p>
    <w:p w14:paraId="1E58C9D4" w14:textId="77777777" w:rsidR="004240EE" w:rsidRPr="009A5060" w:rsidRDefault="004240EE" w:rsidP="00C179E5">
      <w:pPr>
        <w:pStyle w:val="RequirementList"/>
        <w:spacing w:line="240" w:lineRule="auto"/>
      </w:pPr>
      <w:r w:rsidRPr="009A5060">
        <w:t>The Contractor shall provide suitable sampling points and agreed measurement procedures at the outlet of each phase separator to allow verification of the oil content during performance tests and during long-term operation.</w:t>
      </w:r>
    </w:p>
    <w:p w14:paraId="4F439F35" w14:textId="77777777" w:rsidR="004240EE" w:rsidRPr="009A5060" w:rsidRDefault="004240EE" w:rsidP="00C179E5">
      <w:pPr>
        <w:pStyle w:val="RequirementList"/>
        <w:spacing w:line="240" w:lineRule="auto"/>
      </w:pPr>
      <w:r w:rsidRPr="009A5060">
        <w:lastRenderedPageBreak/>
        <w:t>The design, sizing, and performance guarantees of downstream coalescers and absorbers shall be based on a maximum inlet oil content of 100 ppm (weight) at the oil retention vessel / phase separator outlet.</w:t>
      </w:r>
    </w:p>
    <w:p w14:paraId="703FA23F" w14:textId="77777777" w:rsidR="004240EE" w:rsidRPr="009A5060" w:rsidRDefault="004240EE" w:rsidP="00C179E5">
      <w:pPr>
        <w:pStyle w:val="Heading5numbered"/>
        <w:spacing w:line="240" w:lineRule="auto"/>
        <w:rPr>
          <w:rStyle w:val="Strong"/>
          <w:b w:val="0"/>
          <w:color w:val="034694"/>
          <w:lang w:val="en-GB"/>
        </w:rPr>
      </w:pPr>
      <w:bookmarkStart w:id="3165" w:name="_Toc202536147"/>
      <w:r w:rsidRPr="009A5060">
        <w:rPr>
          <w:rStyle w:val="Strong"/>
          <w:b w:val="0"/>
          <w:color w:val="034694"/>
          <w:lang w:val="en-GB"/>
        </w:rPr>
        <w:t>Oil filters</w:t>
      </w:r>
      <w:bookmarkEnd w:id="3165"/>
    </w:p>
    <w:p w14:paraId="54403D9A" w14:textId="77777777" w:rsidR="004240EE" w:rsidRPr="009A5060" w:rsidRDefault="004240EE" w:rsidP="00C179E5">
      <w:pPr>
        <w:pStyle w:val="RequirementList"/>
        <w:spacing w:line="240" w:lineRule="auto"/>
      </w:pPr>
      <w:r w:rsidRPr="009A5060">
        <w:t xml:space="preserve">The inlet of each compressor oil-pump shall be protected by duplex (change-over) filters rated 25 µm absolute, mounted in parallel. </w:t>
      </w:r>
    </w:p>
    <w:p w14:paraId="3F881A62" w14:textId="77777777" w:rsidR="004240EE" w:rsidRPr="009A5060" w:rsidRDefault="004240EE" w:rsidP="00C179E5">
      <w:pPr>
        <w:pStyle w:val="RequirementList"/>
        <w:spacing w:line="240" w:lineRule="auto"/>
      </w:pPr>
      <w:r w:rsidRPr="009A5060">
        <w:t>A fine oil filter shall be installed at the injection points of compressor bearings and shaft seals.</w:t>
      </w:r>
    </w:p>
    <w:p w14:paraId="6368E87B" w14:textId="77777777" w:rsidR="004240EE" w:rsidRPr="009A5060" w:rsidRDefault="004240EE" w:rsidP="00C179E5">
      <w:pPr>
        <w:pStyle w:val="RequirementList"/>
        <w:spacing w:line="240" w:lineRule="auto"/>
      </w:pPr>
      <w:r w:rsidRPr="009A5060">
        <w:t>Manual shut-off valves shall be installed upstream and downstream of every oil filter.</w:t>
      </w:r>
    </w:p>
    <w:p w14:paraId="4AABB071" w14:textId="77777777" w:rsidR="004240EE" w:rsidRPr="009A5060" w:rsidRDefault="004240EE" w:rsidP="00C179E5">
      <w:pPr>
        <w:pStyle w:val="RequirementList"/>
        <w:spacing w:line="240" w:lineRule="auto"/>
      </w:pPr>
      <w:r w:rsidRPr="009A5060">
        <w:t>A differential-pressure gauge shall be provided across each oil filter to give a visual indication of filter blockage.</w:t>
      </w:r>
    </w:p>
    <w:p w14:paraId="379CBF42" w14:textId="77777777" w:rsidR="004240EE" w:rsidRPr="009A5060" w:rsidRDefault="004240EE" w:rsidP="00C179E5">
      <w:pPr>
        <w:pStyle w:val="Heading5numbered"/>
        <w:spacing w:line="240" w:lineRule="auto"/>
        <w:rPr>
          <w:lang w:val="en-GB"/>
        </w:rPr>
      </w:pPr>
      <w:bookmarkStart w:id="3166" w:name="_Toc202536148"/>
      <w:r w:rsidRPr="009A5060">
        <w:rPr>
          <w:lang w:val="en-GB"/>
        </w:rPr>
        <w:t>Oil Purge and fill up requirements</w:t>
      </w:r>
      <w:bookmarkEnd w:id="3166"/>
    </w:p>
    <w:p w14:paraId="13622983" w14:textId="77777777" w:rsidR="004240EE" w:rsidRPr="009A5060" w:rsidRDefault="004240EE" w:rsidP="00C179E5">
      <w:pPr>
        <w:pStyle w:val="RequirementList"/>
        <w:spacing w:line="240" w:lineRule="auto"/>
      </w:pPr>
      <w:r w:rsidRPr="009A5060">
        <w:t>Each compressor shall be equipped with manual isolation valves in all connecting piping to permit full circuit isolation for maintenance.</w:t>
      </w:r>
    </w:p>
    <w:p w14:paraId="37DF3499" w14:textId="77777777" w:rsidR="004240EE" w:rsidRPr="009A5060" w:rsidRDefault="004240EE" w:rsidP="00C179E5">
      <w:pPr>
        <w:pStyle w:val="RequirementList"/>
        <w:spacing w:line="240" w:lineRule="auto"/>
      </w:pPr>
      <w:r w:rsidRPr="009A5060">
        <w:t>The Contractor shall design the purge system and slope all relevant piping at a minimum gradient of 1 % toward designated oil traps to prevent migration of oil into oil-free regions.</w:t>
      </w:r>
    </w:p>
    <w:p w14:paraId="08F1994B" w14:textId="77777777" w:rsidR="004240EE" w:rsidRPr="009A5060" w:rsidRDefault="004240EE" w:rsidP="00C179E5">
      <w:pPr>
        <w:pStyle w:val="Heading4numbered"/>
        <w:rPr>
          <w:lang w:val="en-GB"/>
        </w:rPr>
      </w:pPr>
      <w:bookmarkStart w:id="3167" w:name="_Toc200492080"/>
      <w:bookmarkStart w:id="3168" w:name="_Toc200492081"/>
      <w:bookmarkStart w:id="3169" w:name="_Toc202536149"/>
      <w:bookmarkEnd w:id="3167"/>
      <w:r w:rsidRPr="009A5060">
        <w:rPr>
          <w:lang w:val="en-GB"/>
        </w:rPr>
        <w:t>Oil Removal System (ORS)</w:t>
      </w:r>
      <w:bookmarkEnd w:id="3168"/>
      <w:bookmarkEnd w:id="3169"/>
    </w:p>
    <w:p w14:paraId="37927F34" w14:textId="77777777" w:rsidR="004240EE" w:rsidRPr="009A5060" w:rsidRDefault="004240EE" w:rsidP="00C179E5">
      <w:pPr>
        <w:pStyle w:val="Heading5numbered"/>
        <w:spacing w:line="240" w:lineRule="auto"/>
        <w:rPr>
          <w:rStyle w:val="Strong"/>
          <w:b w:val="0"/>
          <w:color w:val="034694"/>
          <w:lang w:val="en-GB"/>
        </w:rPr>
      </w:pPr>
      <w:bookmarkStart w:id="3170" w:name="_Toc200492082"/>
      <w:bookmarkStart w:id="3171" w:name="_Toc202536150"/>
      <w:r w:rsidRPr="009A5060">
        <w:rPr>
          <w:rStyle w:val="Strong"/>
          <w:b w:val="0"/>
          <w:color w:val="034694"/>
          <w:lang w:val="en-GB"/>
        </w:rPr>
        <w:t>Coalescers</w:t>
      </w:r>
      <w:bookmarkEnd w:id="3170"/>
      <w:bookmarkEnd w:id="3171"/>
    </w:p>
    <w:p w14:paraId="0A26C722" w14:textId="77777777" w:rsidR="004240EE" w:rsidRPr="009A5060" w:rsidRDefault="004240EE" w:rsidP="00C179E5">
      <w:pPr>
        <w:pStyle w:val="RequirementList"/>
        <w:spacing w:line="240" w:lineRule="auto"/>
      </w:pPr>
      <w:bookmarkStart w:id="3172" w:name="_Toc200492083"/>
      <w:r w:rsidRPr="009A5060">
        <w:t>Downstream of the HP primary oil removal system, at least three coalescing filters shall be installed in series, with dimensions such that sufficiently low gas velocity is achieved through the filter elements for efficient coalescing.</w:t>
      </w:r>
      <w:bookmarkEnd w:id="3172"/>
    </w:p>
    <w:p w14:paraId="0CB223A5" w14:textId="77777777" w:rsidR="004240EE" w:rsidRPr="009A5060" w:rsidRDefault="004240EE" w:rsidP="00C179E5">
      <w:pPr>
        <w:pStyle w:val="RequirementList"/>
        <w:spacing w:line="240" w:lineRule="auto"/>
      </w:pPr>
      <w:bookmarkStart w:id="3173" w:name="_Toc200492084"/>
      <w:r w:rsidRPr="009A5060">
        <w:t>The Coalescer shall be designed with a 20% gas velocity margin.</w:t>
      </w:r>
      <w:bookmarkEnd w:id="3173"/>
    </w:p>
    <w:p w14:paraId="290E1E93" w14:textId="77777777" w:rsidR="004240EE" w:rsidRPr="009A5060" w:rsidRDefault="004240EE" w:rsidP="00C179E5">
      <w:pPr>
        <w:pStyle w:val="RequirementList"/>
        <w:spacing w:line="240" w:lineRule="auto"/>
      </w:pPr>
      <w:bookmarkStart w:id="3174" w:name="_Toc200492085"/>
      <w:commentRangeStart w:id="3175"/>
      <w:r w:rsidRPr="009A5060">
        <w:t>The coalescer arrangement and its seal construction shall be capable of withstanding compressor vibration.</w:t>
      </w:r>
      <w:bookmarkEnd w:id="3174"/>
      <w:commentRangeEnd w:id="3175"/>
      <w:r w:rsidRPr="009A5060">
        <w:rPr>
          <w:rStyle w:val="CommentReference"/>
          <w:rFonts w:ascii="Segoe UI" w:hAnsi="Segoe UI"/>
        </w:rPr>
        <w:commentReference w:id="3175"/>
      </w:r>
    </w:p>
    <w:p w14:paraId="1DB7B8A2" w14:textId="77777777" w:rsidR="004240EE" w:rsidRPr="009A5060" w:rsidRDefault="004240EE" w:rsidP="00C179E5">
      <w:pPr>
        <w:pStyle w:val="RequirementList"/>
        <w:spacing w:line="240" w:lineRule="auto"/>
      </w:pPr>
      <w:bookmarkStart w:id="3176" w:name="_Toc200492086"/>
      <w:r w:rsidRPr="009A5060">
        <w:t>All coalescers shall be equipped with a standpipe on which magnetic level indicator is positioned.  The level shall be monitored locally and remotely.</w:t>
      </w:r>
      <w:bookmarkEnd w:id="3176"/>
    </w:p>
    <w:p w14:paraId="2C32E06A" w14:textId="77777777" w:rsidR="004240EE" w:rsidRPr="009A5060" w:rsidRDefault="004240EE" w:rsidP="00C179E5">
      <w:pPr>
        <w:pStyle w:val="RequirementList"/>
        <w:spacing w:line="240" w:lineRule="auto"/>
      </w:pPr>
      <w:bookmarkStart w:id="3177" w:name="_Toc200492087"/>
      <w:r w:rsidRPr="009A5060">
        <w:t>The oil collected from the first two coalescers is to be re-injected to the suction side of the LP/HP compressors.  The automatic flush of oil from the coalescer to the compressor suction shall be carried out using a motorized valve controlled by the level indicator mentioned above.</w:t>
      </w:r>
      <w:bookmarkEnd w:id="3177"/>
    </w:p>
    <w:p w14:paraId="36D819E0" w14:textId="77777777" w:rsidR="004240EE" w:rsidRPr="009A5060" w:rsidRDefault="004240EE" w:rsidP="00C179E5">
      <w:pPr>
        <w:pStyle w:val="RequirementList"/>
        <w:spacing w:line="240" w:lineRule="auto"/>
      </w:pPr>
      <w:bookmarkStart w:id="3178" w:name="_Toc200492089"/>
      <w:r w:rsidRPr="009A5060">
        <w:t xml:space="preserve">The last coalescer operates as guard unit.  </w:t>
      </w:r>
      <w:commentRangeStart w:id="3179"/>
      <w:r w:rsidRPr="009A5060">
        <w:t>Any sign of oil collected therein shall lead to a shutdown of the compressor station.</w:t>
      </w:r>
      <w:bookmarkEnd w:id="3178"/>
      <w:commentRangeEnd w:id="3179"/>
      <w:r w:rsidRPr="009A5060">
        <w:rPr>
          <w:rStyle w:val="CommentReference"/>
          <w:rFonts w:ascii="Segoe UI" w:hAnsi="Segoe UI"/>
        </w:rPr>
        <w:commentReference w:id="3179"/>
      </w:r>
    </w:p>
    <w:p w14:paraId="1B657846" w14:textId="77777777" w:rsidR="004240EE" w:rsidRPr="009A5060" w:rsidRDefault="004240EE" w:rsidP="00C179E5">
      <w:pPr>
        <w:pStyle w:val="RequirementList"/>
        <w:spacing w:line="240" w:lineRule="auto"/>
      </w:pPr>
      <w:bookmarkStart w:id="3180" w:name="_Toc200492088"/>
      <w:r w:rsidRPr="009A5060">
        <w:t>The coalescers shall reduce the oil content of the stream to less than 40 ppb.</w:t>
      </w:r>
      <w:bookmarkEnd w:id="3180"/>
    </w:p>
    <w:p w14:paraId="1EC3DD5D" w14:textId="77777777" w:rsidR="004240EE" w:rsidRPr="009A5060" w:rsidRDefault="004240EE" w:rsidP="00C179E5">
      <w:pPr>
        <w:pStyle w:val="Heading5numbered"/>
        <w:spacing w:line="240" w:lineRule="auto"/>
        <w:rPr>
          <w:rStyle w:val="Strong"/>
          <w:b w:val="0"/>
          <w:color w:val="034694"/>
          <w:lang w:val="en-GB"/>
        </w:rPr>
      </w:pPr>
      <w:bookmarkStart w:id="3181" w:name="_Toc200492090"/>
      <w:bookmarkStart w:id="3182" w:name="_Toc200492091"/>
      <w:bookmarkStart w:id="3183" w:name="_Toc202536151"/>
      <w:bookmarkEnd w:id="3181"/>
      <w:r w:rsidRPr="009A5060">
        <w:rPr>
          <w:rStyle w:val="Strong"/>
          <w:b w:val="0"/>
          <w:color w:val="034694"/>
          <w:lang w:val="en-GB"/>
        </w:rPr>
        <w:t>Charcoal adsorber</w:t>
      </w:r>
      <w:bookmarkEnd w:id="3182"/>
      <w:bookmarkEnd w:id="3183"/>
    </w:p>
    <w:p w14:paraId="5B0FFAA5" w14:textId="77777777" w:rsidR="004240EE" w:rsidRPr="009A5060" w:rsidRDefault="004240EE" w:rsidP="00C179E5">
      <w:pPr>
        <w:pStyle w:val="RequirementList"/>
        <w:spacing w:line="240" w:lineRule="auto"/>
      </w:pPr>
      <w:bookmarkStart w:id="3184" w:name="_Toc200492092"/>
      <w:r w:rsidRPr="009A5060">
        <w:t xml:space="preserve">The charcoal adsorber </w:t>
      </w:r>
      <w:bookmarkEnd w:id="3184"/>
      <w:r w:rsidRPr="009A5060">
        <w:t>shall be designed with a 20% gas velocity margin.</w:t>
      </w:r>
    </w:p>
    <w:p w14:paraId="0F0F7F2F" w14:textId="77777777" w:rsidR="004240EE" w:rsidRPr="009A5060" w:rsidRDefault="004240EE" w:rsidP="00C179E5">
      <w:pPr>
        <w:pStyle w:val="RequirementList"/>
        <w:spacing w:line="240" w:lineRule="auto"/>
      </w:pPr>
      <w:bookmarkStart w:id="3185" w:name="_Toc200492093"/>
      <w:r w:rsidRPr="009A5060">
        <w:t>Only cleaned and dried charcoal in the form of smooth pellets shall be used as adsorbent filling.  No filling consisting of irregularly broken particles shall be used.</w:t>
      </w:r>
      <w:bookmarkEnd w:id="3185"/>
      <w:r w:rsidRPr="009A5060">
        <w:t xml:space="preserve"> </w:t>
      </w:r>
      <w:bookmarkStart w:id="3186" w:name="_Toc200492096"/>
      <w:r w:rsidRPr="009A5060">
        <w:t xml:space="preserve"> The filling of the bed shall be regular and no preferred paths for the helium may exist.</w:t>
      </w:r>
      <w:bookmarkEnd w:id="3186"/>
    </w:p>
    <w:p w14:paraId="608EEF7C" w14:textId="77777777" w:rsidR="004240EE" w:rsidRPr="009A5060" w:rsidRDefault="004240EE" w:rsidP="00C179E5">
      <w:pPr>
        <w:pStyle w:val="RequirementList"/>
        <w:spacing w:line="240" w:lineRule="auto"/>
      </w:pPr>
      <w:r w:rsidRPr="009A5060">
        <w:t>The Charcoal adsorber shall reduce the oil content of the stream to less than 10 ppb.</w:t>
      </w:r>
    </w:p>
    <w:p w14:paraId="668657D6" w14:textId="77777777" w:rsidR="004240EE" w:rsidRPr="009A5060" w:rsidRDefault="004240EE" w:rsidP="00C179E5">
      <w:pPr>
        <w:pStyle w:val="RequirementList"/>
        <w:spacing w:line="240" w:lineRule="auto"/>
      </w:pPr>
      <w:bookmarkStart w:id="3187" w:name="_Toc200492097"/>
      <w:r w:rsidRPr="009A5060">
        <w:t>The Contractor shall demonstrate (based on design and previous experiences) that any movement of the adsorbent and the carry-over of dust particles is avoided.</w:t>
      </w:r>
      <w:bookmarkStart w:id="3188" w:name="_Toc200492098"/>
      <w:bookmarkEnd w:id="3187"/>
      <w:r w:rsidRPr="009A5060">
        <w:t xml:space="preserve">  E.g. the flow direction of the gas through the charcoal bed shall be from top to bottom.</w:t>
      </w:r>
      <w:bookmarkEnd w:id="3188"/>
    </w:p>
    <w:p w14:paraId="4AE4AD3E" w14:textId="77777777" w:rsidR="004240EE" w:rsidRPr="009A5060" w:rsidRDefault="004240EE" w:rsidP="00C179E5">
      <w:pPr>
        <w:pStyle w:val="RequirementList"/>
        <w:spacing w:line="240" w:lineRule="auto"/>
      </w:pPr>
      <w:bookmarkStart w:id="3189" w:name="_Toc200492099"/>
      <w:r w:rsidRPr="009A5060">
        <w:t>The Contractor shall supply any equipment necessary to fill the adsorber without degrading the adsorbent.</w:t>
      </w:r>
      <w:bookmarkEnd w:id="3189"/>
    </w:p>
    <w:p w14:paraId="41D71112" w14:textId="77777777" w:rsidR="004240EE" w:rsidRPr="009A5060" w:rsidRDefault="004240EE" w:rsidP="00C179E5">
      <w:pPr>
        <w:pStyle w:val="RequirementList"/>
        <w:spacing w:line="240" w:lineRule="auto"/>
      </w:pPr>
      <w:bookmarkStart w:id="3190" w:name="_Toc200492100"/>
      <w:r w:rsidRPr="009A5060">
        <w:t>The Contractor shall supply the heating unit necessary for drying the charcoal.</w:t>
      </w:r>
      <w:bookmarkEnd w:id="3190"/>
    </w:p>
    <w:p w14:paraId="72B6A871" w14:textId="77777777" w:rsidR="004240EE" w:rsidRPr="009A5060" w:rsidRDefault="004240EE" w:rsidP="00C179E5">
      <w:pPr>
        <w:pStyle w:val="Heading4numbered"/>
        <w:rPr>
          <w:rStyle w:val="Strong"/>
          <w:b w:val="0"/>
          <w:color w:val="034694"/>
          <w:lang w:val="en-GB"/>
        </w:rPr>
      </w:pPr>
      <w:bookmarkStart w:id="3191" w:name="_Toc200492102"/>
      <w:bookmarkStart w:id="3192" w:name="_Toc200492103"/>
      <w:bookmarkStart w:id="3193" w:name="_Toc202536152"/>
      <w:bookmarkEnd w:id="3191"/>
      <w:r w:rsidRPr="009A5060">
        <w:rPr>
          <w:rStyle w:val="Strong"/>
          <w:b w:val="0"/>
          <w:color w:val="034694"/>
          <w:lang w:val="en-GB"/>
        </w:rPr>
        <w:t>Helium dryer</w:t>
      </w:r>
      <w:bookmarkEnd w:id="3192"/>
      <w:bookmarkEnd w:id="3193"/>
    </w:p>
    <w:p w14:paraId="6468ED23" w14:textId="77777777" w:rsidR="004240EE" w:rsidRPr="009A5060" w:rsidRDefault="004240EE" w:rsidP="00C179E5">
      <w:pPr>
        <w:pStyle w:val="RequirementList"/>
        <w:spacing w:line="240" w:lineRule="auto"/>
      </w:pPr>
      <w:bookmarkStart w:id="3194" w:name="_Toc200492105"/>
      <w:bookmarkStart w:id="3195" w:name="_Toc200492104"/>
      <w:r w:rsidRPr="009A5060">
        <w:t>The dryer shall remove water in the helium to less than 1 ppm.</w:t>
      </w:r>
      <w:bookmarkEnd w:id="3194"/>
    </w:p>
    <w:p w14:paraId="285E3BBF" w14:textId="77777777" w:rsidR="004240EE" w:rsidRPr="009A5060" w:rsidRDefault="004240EE" w:rsidP="00C179E5">
      <w:pPr>
        <w:pStyle w:val="RequirementList"/>
        <w:spacing w:line="240" w:lineRule="auto"/>
      </w:pPr>
      <w:bookmarkStart w:id="3196" w:name="_Toc200492106"/>
      <w:r w:rsidRPr="009A5060">
        <w:lastRenderedPageBreak/>
        <w:t>The dryer shall generate a total pressure drop of less than 0.5 bar.</w:t>
      </w:r>
      <w:bookmarkEnd w:id="3196"/>
    </w:p>
    <w:p w14:paraId="4226D4AB" w14:textId="77777777" w:rsidR="004240EE" w:rsidRPr="009A5060" w:rsidRDefault="004240EE" w:rsidP="00C179E5">
      <w:pPr>
        <w:pStyle w:val="RequirementList"/>
        <w:spacing w:line="240" w:lineRule="auto"/>
      </w:pPr>
      <w:bookmarkStart w:id="3197" w:name="_Toc200492110"/>
      <w:r w:rsidRPr="009A5060">
        <w:t>The adsorbent material shall be a molecular sieve of alkali alumina-silicate (Zeolite) or equivalent.</w:t>
      </w:r>
      <w:bookmarkEnd w:id="3197"/>
    </w:p>
    <w:p w14:paraId="66B98C7F" w14:textId="77777777" w:rsidR="004240EE" w:rsidRPr="009A5060" w:rsidRDefault="004240EE" w:rsidP="00C179E5">
      <w:pPr>
        <w:pStyle w:val="RequirementList"/>
        <w:spacing w:line="240" w:lineRule="auto"/>
      </w:pPr>
      <w:r w:rsidRPr="009A5060">
        <w:t xml:space="preserve">The helium drying system shall comprise at least two identical helium dryers installed in parallel. </w:t>
      </w:r>
    </w:p>
    <w:p w14:paraId="774FBEF2" w14:textId="77777777" w:rsidR="004240EE" w:rsidRPr="009A5060" w:rsidRDefault="004240EE" w:rsidP="00C179E5">
      <w:pPr>
        <w:pStyle w:val="RequirementList"/>
        <w:spacing w:line="240" w:lineRule="auto"/>
      </w:pPr>
      <w:r w:rsidRPr="009A5060">
        <w:t xml:space="preserve">          The arrangement shall allow continuous drying of the full HP total helium mass flow with one dryer in operation while the other is in regeneration or unavailable.</w:t>
      </w:r>
    </w:p>
    <w:p w14:paraId="495D4FD0" w14:textId="77777777" w:rsidR="004240EE" w:rsidRPr="009A5060" w:rsidRDefault="004240EE" w:rsidP="00C179E5">
      <w:pPr>
        <w:pStyle w:val="RequirementList"/>
        <w:spacing w:line="240" w:lineRule="auto"/>
      </w:pPr>
      <w:r w:rsidRPr="009A5060">
        <w:t>Each helium dryer shall be dimensioned for the full helium mass flow (HP total mass flow) contaminated with up to 50 ppm by volume of water for a duration of at least 12 hours before regeneration is required.</w:t>
      </w:r>
    </w:p>
    <w:p w14:paraId="1BCBA8D2" w14:textId="77777777" w:rsidR="004240EE" w:rsidRPr="009A5060" w:rsidRDefault="004240EE" w:rsidP="00C179E5">
      <w:pPr>
        <w:pStyle w:val="RequirementList"/>
        <w:spacing w:line="240" w:lineRule="auto"/>
      </w:pPr>
      <w:r w:rsidRPr="009A5060">
        <w:t>The regeneration shall be performed by circulation of warm and dry nitrogen gas.</w:t>
      </w:r>
    </w:p>
    <w:p w14:paraId="6F1833FD" w14:textId="77777777" w:rsidR="004240EE" w:rsidRPr="009A5060" w:rsidRDefault="004240EE" w:rsidP="00C179E5">
      <w:pPr>
        <w:pStyle w:val="RequirementList"/>
        <w:spacing w:line="240" w:lineRule="auto"/>
      </w:pPr>
      <w:r w:rsidRPr="009A5060">
        <w:t>The regeneration time for any helium dryer, including cooling and return to service, shall not exceed 12 hours.</w:t>
      </w:r>
    </w:p>
    <w:p w14:paraId="0E8F577E" w14:textId="77777777" w:rsidR="004240EE" w:rsidRPr="009A5060" w:rsidRDefault="004240EE" w:rsidP="00C179E5">
      <w:pPr>
        <w:pStyle w:val="RequirementList"/>
        <w:spacing w:line="240" w:lineRule="auto"/>
      </w:pPr>
      <w:r w:rsidRPr="009A5060">
        <w:t>The helium dryer shall be dimensioned for the full helium mass flow (HP total mass flow) contaminated with up to 50 ppm by volume of water for a duration of 12 hours before regeneration.</w:t>
      </w:r>
      <w:bookmarkEnd w:id="3195"/>
    </w:p>
    <w:p w14:paraId="2C1C2383" w14:textId="77777777" w:rsidR="004240EE" w:rsidRPr="009A5060" w:rsidRDefault="004240EE" w:rsidP="00C179E5">
      <w:pPr>
        <w:pStyle w:val="RequirementList"/>
        <w:spacing w:line="240" w:lineRule="auto"/>
      </w:pPr>
      <w:bookmarkStart w:id="3198" w:name="_Toc200492108"/>
      <w:r w:rsidRPr="009A5060">
        <w:t>The helium dryer unit shall include inlet and outlet valves and a by-pass circuit.</w:t>
      </w:r>
      <w:bookmarkEnd w:id="3198"/>
    </w:p>
    <w:p w14:paraId="4E8B2EE8" w14:textId="77777777" w:rsidR="004240EE" w:rsidRPr="009A5060" w:rsidRDefault="004240EE" w:rsidP="00C179E5">
      <w:pPr>
        <w:pStyle w:val="Heading4numbered"/>
        <w:rPr>
          <w:rStyle w:val="Strong"/>
          <w:b w:val="0"/>
          <w:color w:val="034694"/>
          <w:lang w:val="en-GB"/>
        </w:rPr>
      </w:pPr>
      <w:bookmarkStart w:id="3199" w:name="_Toc200492111"/>
      <w:bookmarkStart w:id="3200" w:name="_Toc200492118"/>
      <w:bookmarkStart w:id="3201" w:name="_Toc202536154"/>
      <w:bookmarkEnd w:id="3199"/>
      <w:r w:rsidRPr="009A5060">
        <w:rPr>
          <w:rStyle w:val="Strong"/>
          <w:b w:val="0"/>
          <w:color w:val="034694"/>
          <w:lang w:val="en-GB"/>
        </w:rPr>
        <w:t>Gas Filters</w:t>
      </w:r>
      <w:bookmarkEnd w:id="3200"/>
      <w:bookmarkEnd w:id="3201"/>
    </w:p>
    <w:p w14:paraId="4C935DB6" w14:textId="77777777" w:rsidR="004240EE" w:rsidRPr="009A5060" w:rsidRDefault="004240EE" w:rsidP="00C179E5">
      <w:pPr>
        <w:pStyle w:val="RequirementList"/>
        <w:spacing w:line="240" w:lineRule="auto"/>
      </w:pPr>
      <w:bookmarkStart w:id="3202" w:name="_Toc200492119"/>
      <w:r w:rsidRPr="009A5060">
        <w:t>The Contractor shall install at least the following gas filters:</w:t>
      </w:r>
      <w:bookmarkEnd w:id="3202"/>
    </w:p>
    <w:p w14:paraId="4C7EEA61" w14:textId="77777777" w:rsidR="004240EE" w:rsidRPr="009A5060" w:rsidRDefault="004240EE" w:rsidP="00C179E5">
      <w:pPr>
        <w:pStyle w:val="RequirementList"/>
        <w:numPr>
          <w:ilvl w:val="0"/>
          <w:numId w:val="20"/>
        </w:numPr>
        <w:spacing w:line="240" w:lineRule="auto"/>
      </w:pPr>
      <w:r w:rsidRPr="009A5060">
        <w:t>At the suction side of each compressor a wire mesh filter of 100 µm of retention ability.</w:t>
      </w:r>
    </w:p>
    <w:p w14:paraId="3BF26E38" w14:textId="77777777" w:rsidR="004240EE" w:rsidRPr="009A5060" w:rsidRDefault="004240EE" w:rsidP="00C179E5">
      <w:pPr>
        <w:pStyle w:val="RequirementList"/>
        <w:numPr>
          <w:ilvl w:val="0"/>
          <w:numId w:val="20"/>
        </w:numPr>
        <w:spacing w:line="240" w:lineRule="auto"/>
      </w:pPr>
      <w:r w:rsidRPr="009A5060">
        <w:t>Downstream of the charcoal adsorber, an adapted wire mesh filter to stop particles of charcoal adsorbent shall be installed.</w:t>
      </w:r>
    </w:p>
    <w:p w14:paraId="5E7B3228" w14:textId="77777777" w:rsidR="004240EE" w:rsidRPr="009A5060" w:rsidRDefault="004240EE" w:rsidP="00C179E5">
      <w:pPr>
        <w:pStyle w:val="RequirementList"/>
        <w:numPr>
          <w:ilvl w:val="0"/>
          <w:numId w:val="20"/>
        </w:numPr>
        <w:spacing w:line="240" w:lineRule="auto"/>
      </w:pPr>
      <w:bookmarkStart w:id="3203" w:name="_Toc200492109"/>
      <w:r w:rsidRPr="009A5060">
        <w:t>At the dryer outlet, a wire mesh filter of 30 µm shall be installed to trap particles of dryer adsorbent.</w:t>
      </w:r>
      <w:bookmarkEnd w:id="3203"/>
    </w:p>
    <w:p w14:paraId="3740243D" w14:textId="77777777" w:rsidR="004240EE" w:rsidRPr="009A5060" w:rsidRDefault="004240EE" w:rsidP="00C179E5">
      <w:pPr>
        <w:pStyle w:val="RequirementList"/>
        <w:spacing w:line="240" w:lineRule="auto"/>
      </w:pPr>
      <w:r w:rsidRPr="009A5060">
        <w:t>Each gas filter shall be equipped with manual shut-off valves on both sides of it to minimize contact with air.</w:t>
      </w:r>
    </w:p>
    <w:p w14:paraId="32BB0DBB" w14:textId="77777777" w:rsidR="004240EE" w:rsidRPr="009A5060" w:rsidRDefault="004240EE" w:rsidP="00C179E5">
      <w:pPr>
        <w:pStyle w:val="Heading4numbered"/>
        <w:rPr>
          <w:rStyle w:val="Strong"/>
          <w:b w:val="0"/>
          <w:color w:val="034694"/>
          <w:lang w:val="en-GB"/>
        </w:rPr>
      </w:pPr>
      <w:bookmarkStart w:id="3204" w:name="_Toc200492120"/>
      <w:bookmarkStart w:id="3205" w:name="_Toc202536155"/>
      <w:r w:rsidRPr="009A5060">
        <w:rPr>
          <w:rStyle w:val="Strong"/>
          <w:b w:val="0"/>
          <w:color w:val="034694"/>
          <w:lang w:val="en-GB"/>
        </w:rPr>
        <w:t>Measuring points</w:t>
      </w:r>
      <w:bookmarkEnd w:id="3204"/>
      <w:bookmarkEnd w:id="3205"/>
    </w:p>
    <w:p w14:paraId="4D0A830B" w14:textId="5C5B3CAC" w:rsidR="004240EE" w:rsidRPr="009A5060" w:rsidRDefault="004240EE" w:rsidP="00C179E5">
      <w:pPr>
        <w:pStyle w:val="RequirementList"/>
        <w:spacing w:line="240" w:lineRule="auto"/>
      </w:pPr>
      <w:bookmarkStart w:id="3206" w:name="_Toc200492122"/>
      <w:r w:rsidRPr="009A5060">
        <w:t xml:space="preserve">At least the measuring points defined in </w:t>
      </w:r>
      <w:r w:rsidRPr="009A5060">
        <w:fldChar w:fldCharType="begin"/>
      </w:r>
      <w:r w:rsidRPr="009A5060">
        <w:instrText xml:space="preserve"> REF _Ref192500058 \h  \* MERGEFORMAT </w:instrText>
      </w:r>
      <w:r w:rsidRPr="009A5060">
        <w:fldChar w:fldCharType="separate"/>
      </w:r>
      <w:r w:rsidR="00041F61" w:rsidRPr="009A5060">
        <w:t xml:space="preserve">Table </w:t>
      </w:r>
      <w:r w:rsidR="00041F61">
        <w:t>8</w:t>
      </w:r>
      <w:r w:rsidRPr="009A5060">
        <w:fldChar w:fldCharType="end"/>
      </w:r>
      <w:r w:rsidRPr="009A5060">
        <w:t xml:space="preserve"> shall implemented and be remotely read out by the QPLANT:CIS</w:t>
      </w:r>
      <w:bookmarkEnd w:id="3206"/>
      <w:r w:rsidRPr="009A5060">
        <w:t>.</w:t>
      </w:r>
    </w:p>
    <w:p w14:paraId="27521B1C" w14:textId="4E2772DD" w:rsidR="004240EE" w:rsidRPr="009A5060" w:rsidRDefault="004240EE" w:rsidP="00C179E5">
      <w:pPr>
        <w:pStyle w:val="Caption"/>
        <w:spacing w:line="240" w:lineRule="auto"/>
      </w:pPr>
      <w:bookmarkStart w:id="3207" w:name="_Ref192500058"/>
      <w:bookmarkStart w:id="3208" w:name="_Toc201310417"/>
      <w:bookmarkStart w:id="3209" w:name="_Toc212194965"/>
      <w:r w:rsidRPr="009A5060">
        <w:t xml:space="preserve">Table </w:t>
      </w:r>
      <w:r w:rsidRPr="009A5060">
        <w:fldChar w:fldCharType="begin"/>
      </w:r>
      <w:r w:rsidRPr="009A5060">
        <w:instrText xml:space="preserve"> SEQ Table \* ARABIC </w:instrText>
      </w:r>
      <w:r w:rsidRPr="009A5060">
        <w:fldChar w:fldCharType="separate"/>
      </w:r>
      <w:r w:rsidR="00041F61">
        <w:rPr>
          <w:noProof/>
        </w:rPr>
        <w:t>8</w:t>
      </w:r>
      <w:r w:rsidRPr="009A5060">
        <w:fldChar w:fldCharType="end"/>
      </w:r>
      <w:bookmarkEnd w:id="3207"/>
      <w:r w:rsidRPr="009A5060">
        <w:t> Measuring Points for WCS</w:t>
      </w:r>
      <w:bookmarkEnd w:id="3208"/>
      <w:bookmarkEnd w:id="3209"/>
    </w:p>
    <w:tbl>
      <w:tblPr>
        <w:tblStyle w:val="TableGrid"/>
        <w:tblW w:w="0" w:type="auto"/>
        <w:jc w:val="center"/>
        <w:tblLook w:val="04A0" w:firstRow="1" w:lastRow="0" w:firstColumn="1" w:lastColumn="0" w:noHBand="0" w:noVBand="1"/>
      </w:tblPr>
      <w:tblGrid>
        <w:gridCol w:w="3357"/>
        <w:gridCol w:w="4556"/>
      </w:tblGrid>
      <w:tr w:rsidR="004240EE" w:rsidRPr="009A5060" w14:paraId="52FEB956" w14:textId="77777777" w:rsidTr="0096367E">
        <w:trPr>
          <w:jc w:val="center"/>
        </w:trPr>
        <w:tc>
          <w:tcPr>
            <w:tcW w:w="0" w:type="auto"/>
            <w:shd w:val="clear" w:color="auto" w:fill="EBD9ED" w:themeFill="accent2" w:themeFillTint="33"/>
            <w:hideMark/>
          </w:tcPr>
          <w:p w14:paraId="13E6BA0C" w14:textId="77777777" w:rsidR="004240EE" w:rsidRPr="009A5060" w:rsidRDefault="004240EE" w:rsidP="00C179E5">
            <w:pPr>
              <w:pStyle w:val="AASemiBold"/>
              <w:jc w:val="center"/>
              <w:rPr>
                <w:rFonts w:ascii="Aptos" w:hAnsi="Aptos"/>
                <w:b/>
                <w:bCs/>
                <w:sz w:val="18"/>
                <w:szCs w:val="18"/>
              </w:rPr>
            </w:pPr>
            <w:r w:rsidRPr="009A5060">
              <w:rPr>
                <w:rFonts w:ascii="Aptos" w:hAnsi="Aptos"/>
                <w:b/>
                <w:bCs/>
                <w:sz w:val="18"/>
                <w:szCs w:val="18"/>
              </w:rPr>
              <w:t>Parameter</w:t>
            </w:r>
          </w:p>
        </w:tc>
        <w:tc>
          <w:tcPr>
            <w:tcW w:w="0" w:type="auto"/>
            <w:shd w:val="clear" w:color="auto" w:fill="EBD9ED" w:themeFill="accent2" w:themeFillTint="33"/>
            <w:hideMark/>
          </w:tcPr>
          <w:p w14:paraId="157C0CAB" w14:textId="77777777" w:rsidR="004240EE" w:rsidRPr="009A5060" w:rsidRDefault="004240EE" w:rsidP="00C179E5">
            <w:pPr>
              <w:pStyle w:val="AASemiBold"/>
              <w:jc w:val="center"/>
              <w:rPr>
                <w:rFonts w:ascii="Aptos" w:hAnsi="Aptos"/>
                <w:b/>
                <w:bCs/>
                <w:sz w:val="18"/>
                <w:szCs w:val="18"/>
              </w:rPr>
            </w:pPr>
            <w:r w:rsidRPr="009A5060">
              <w:rPr>
                <w:rFonts w:ascii="Aptos" w:hAnsi="Aptos"/>
                <w:b/>
                <w:bCs/>
                <w:sz w:val="18"/>
                <w:szCs w:val="18"/>
              </w:rPr>
              <w:t>Measurement Location(s)</w:t>
            </w:r>
          </w:p>
        </w:tc>
      </w:tr>
      <w:tr w:rsidR="004240EE" w:rsidRPr="009A5060" w14:paraId="3304DB7D" w14:textId="77777777" w:rsidTr="0096367E">
        <w:trPr>
          <w:jc w:val="center"/>
        </w:trPr>
        <w:tc>
          <w:tcPr>
            <w:tcW w:w="0" w:type="auto"/>
            <w:vAlign w:val="center"/>
            <w:hideMark/>
          </w:tcPr>
          <w:p w14:paraId="11190172" w14:textId="77777777" w:rsidR="004240EE" w:rsidRPr="009A5060" w:rsidRDefault="004240EE" w:rsidP="00C179E5">
            <w:pPr>
              <w:pStyle w:val="AASemiBold"/>
              <w:rPr>
                <w:rFonts w:ascii="Aptos" w:hAnsi="Aptos"/>
                <w:szCs w:val="20"/>
              </w:rPr>
            </w:pPr>
            <w:r w:rsidRPr="009A5060">
              <w:rPr>
                <w:rFonts w:ascii="Aptos" w:hAnsi="Aptos"/>
                <w:szCs w:val="20"/>
              </w:rPr>
              <w:t>Helium Mass Flow Rate</w:t>
            </w:r>
          </w:p>
        </w:tc>
        <w:tc>
          <w:tcPr>
            <w:tcW w:w="0" w:type="auto"/>
            <w:vAlign w:val="center"/>
            <w:hideMark/>
          </w:tcPr>
          <w:p w14:paraId="075926CB" w14:textId="77777777" w:rsidR="004240EE" w:rsidRPr="009A5060" w:rsidRDefault="004240EE" w:rsidP="00C179E5">
            <w:pPr>
              <w:spacing w:before="0"/>
              <w:rPr>
                <w:rFonts w:ascii="Aptos" w:eastAsia="Times New Roman" w:hAnsi="Aptos"/>
                <w:szCs w:val="20"/>
              </w:rPr>
            </w:pPr>
            <w:r w:rsidRPr="009A5060">
              <w:rPr>
                <w:rFonts w:ascii="Aptos" w:eastAsia="Times New Roman" w:hAnsi="Aptos"/>
                <w:szCs w:val="20"/>
              </w:rPr>
              <w:t xml:space="preserve">-WCS.VLP </w:t>
            </w:r>
          </w:p>
          <w:p w14:paraId="0231EBF4" w14:textId="77777777" w:rsidR="004240EE" w:rsidRPr="009A5060" w:rsidRDefault="004240EE" w:rsidP="00C179E5">
            <w:pPr>
              <w:spacing w:before="0"/>
              <w:rPr>
                <w:rFonts w:ascii="Aptos" w:eastAsia="Times New Roman" w:hAnsi="Aptos"/>
                <w:szCs w:val="20"/>
              </w:rPr>
            </w:pPr>
            <w:r w:rsidRPr="009A5060">
              <w:rPr>
                <w:rFonts w:ascii="Aptos" w:eastAsia="Times New Roman" w:hAnsi="Aptos"/>
                <w:szCs w:val="20"/>
              </w:rPr>
              <w:t>-WCS.LP</w:t>
            </w:r>
          </w:p>
          <w:p w14:paraId="50359794" w14:textId="77777777" w:rsidR="004240EE" w:rsidRPr="009A5060" w:rsidRDefault="004240EE" w:rsidP="00C179E5">
            <w:pPr>
              <w:spacing w:before="0"/>
              <w:rPr>
                <w:rFonts w:ascii="Aptos" w:eastAsia="Times New Roman" w:hAnsi="Aptos"/>
                <w:szCs w:val="20"/>
              </w:rPr>
            </w:pPr>
            <w:r w:rsidRPr="009A5060">
              <w:rPr>
                <w:rFonts w:ascii="Aptos" w:eastAsia="Times New Roman" w:hAnsi="Aptos"/>
                <w:szCs w:val="20"/>
              </w:rPr>
              <w:t>-WCS.HP</w:t>
            </w:r>
          </w:p>
        </w:tc>
      </w:tr>
      <w:tr w:rsidR="004240EE" w:rsidRPr="009A5060" w14:paraId="249504AC" w14:textId="77777777" w:rsidTr="0096367E">
        <w:trPr>
          <w:jc w:val="center"/>
        </w:trPr>
        <w:tc>
          <w:tcPr>
            <w:tcW w:w="0" w:type="auto"/>
            <w:vAlign w:val="center"/>
            <w:hideMark/>
          </w:tcPr>
          <w:p w14:paraId="5C652945" w14:textId="77777777" w:rsidR="004240EE" w:rsidRPr="009A5060" w:rsidRDefault="004240EE" w:rsidP="00C179E5">
            <w:pPr>
              <w:pStyle w:val="AASemiBold"/>
              <w:rPr>
                <w:rFonts w:ascii="Aptos" w:hAnsi="Aptos"/>
                <w:szCs w:val="20"/>
              </w:rPr>
            </w:pPr>
            <w:r w:rsidRPr="009A5060">
              <w:rPr>
                <w:rFonts w:ascii="Aptos" w:hAnsi="Aptos"/>
                <w:szCs w:val="20"/>
              </w:rPr>
              <w:t>Helium Temperatures</w:t>
            </w:r>
          </w:p>
        </w:tc>
        <w:tc>
          <w:tcPr>
            <w:tcW w:w="0" w:type="auto"/>
            <w:vAlign w:val="center"/>
            <w:hideMark/>
          </w:tcPr>
          <w:p w14:paraId="2FED1442" w14:textId="77777777" w:rsidR="004240EE" w:rsidRPr="009A5060" w:rsidRDefault="004240EE" w:rsidP="00C179E5">
            <w:pPr>
              <w:spacing w:before="0"/>
              <w:rPr>
                <w:rFonts w:ascii="Aptos" w:eastAsia="Times New Roman" w:hAnsi="Aptos"/>
                <w:szCs w:val="20"/>
              </w:rPr>
            </w:pPr>
            <w:r w:rsidRPr="009A5060">
              <w:rPr>
                <w:rFonts w:ascii="Aptos" w:eastAsia="Times New Roman" w:hAnsi="Aptos"/>
                <w:szCs w:val="20"/>
              </w:rPr>
              <w:t xml:space="preserve">-WCS.VLP </w:t>
            </w:r>
          </w:p>
          <w:p w14:paraId="352EF9CD" w14:textId="77777777" w:rsidR="004240EE" w:rsidRPr="009A5060" w:rsidRDefault="004240EE" w:rsidP="00C179E5">
            <w:pPr>
              <w:spacing w:before="0"/>
              <w:rPr>
                <w:rFonts w:ascii="Aptos" w:eastAsia="Times New Roman" w:hAnsi="Aptos"/>
                <w:szCs w:val="20"/>
              </w:rPr>
            </w:pPr>
            <w:r w:rsidRPr="009A5060">
              <w:rPr>
                <w:rFonts w:ascii="Aptos" w:eastAsia="Times New Roman" w:hAnsi="Aptos"/>
                <w:szCs w:val="20"/>
              </w:rPr>
              <w:t>-WCS.LP</w:t>
            </w:r>
          </w:p>
          <w:p w14:paraId="6631EE6F" w14:textId="77777777" w:rsidR="004240EE" w:rsidRPr="009A5060" w:rsidRDefault="004240EE" w:rsidP="00C179E5">
            <w:pPr>
              <w:spacing w:before="0"/>
              <w:rPr>
                <w:rFonts w:ascii="Aptos" w:eastAsia="Times New Roman" w:hAnsi="Aptos"/>
                <w:szCs w:val="20"/>
              </w:rPr>
            </w:pPr>
            <w:r w:rsidRPr="009A5060">
              <w:rPr>
                <w:rFonts w:ascii="Aptos" w:eastAsia="Times New Roman" w:hAnsi="Aptos"/>
                <w:szCs w:val="20"/>
              </w:rPr>
              <w:t>-WCS.HP</w:t>
            </w:r>
          </w:p>
        </w:tc>
      </w:tr>
      <w:tr w:rsidR="004240EE" w:rsidRPr="009A5060" w14:paraId="3A506BA6" w14:textId="77777777" w:rsidTr="0096367E">
        <w:trPr>
          <w:jc w:val="center"/>
        </w:trPr>
        <w:tc>
          <w:tcPr>
            <w:tcW w:w="0" w:type="auto"/>
            <w:vAlign w:val="center"/>
          </w:tcPr>
          <w:p w14:paraId="03E106FD" w14:textId="77777777" w:rsidR="004240EE" w:rsidRPr="009A5060" w:rsidRDefault="004240EE" w:rsidP="00C179E5">
            <w:pPr>
              <w:pStyle w:val="AASemiBold"/>
              <w:rPr>
                <w:rFonts w:ascii="Aptos" w:hAnsi="Aptos"/>
                <w:szCs w:val="20"/>
              </w:rPr>
            </w:pPr>
            <w:r w:rsidRPr="009A5060">
              <w:rPr>
                <w:rFonts w:ascii="Aptos" w:hAnsi="Aptos"/>
                <w:szCs w:val="20"/>
              </w:rPr>
              <w:t>Helium Mass flow rate</w:t>
            </w:r>
          </w:p>
        </w:tc>
        <w:tc>
          <w:tcPr>
            <w:tcW w:w="0" w:type="auto"/>
            <w:vAlign w:val="center"/>
          </w:tcPr>
          <w:p w14:paraId="6AD5DCD8" w14:textId="77777777" w:rsidR="004240EE" w:rsidRPr="009A5060" w:rsidRDefault="004240EE" w:rsidP="00C179E5">
            <w:pPr>
              <w:spacing w:before="0"/>
              <w:rPr>
                <w:rFonts w:ascii="Aptos" w:eastAsia="Times New Roman" w:hAnsi="Aptos"/>
                <w:szCs w:val="20"/>
              </w:rPr>
            </w:pPr>
            <w:r w:rsidRPr="009A5060">
              <w:rPr>
                <w:rFonts w:ascii="Aptos" w:eastAsia="Times New Roman" w:hAnsi="Aptos"/>
                <w:szCs w:val="20"/>
              </w:rPr>
              <w:t xml:space="preserve">-WCS.VLP </w:t>
            </w:r>
          </w:p>
          <w:p w14:paraId="29862881" w14:textId="77777777" w:rsidR="004240EE" w:rsidRPr="009A5060" w:rsidRDefault="004240EE" w:rsidP="00C179E5">
            <w:pPr>
              <w:spacing w:before="0"/>
              <w:rPr>
                <w:rFonts w:ascii="Aptos" w:eastAsia="Times New Roman" w:hAnsi="Aptos"/>
                <w:szCs w:val="20"/>
              </w:rPr>
            </w:pPr>
            <w:r w:rsidRPr="009A5060">
              <w:rPr>
                <w:rFonts w:ascii="Aptos" w:eastAsia="Times New Roman" w:hAnsi="Aptos"/>
                <w:szCs w:val="20"/>
              </w:rPr>
              <w:t>-WCS.LP</w:t>
            </w:r>
          </w:p>
          <w:p w14:paraId="1ACCB535" w14:textId="77777777" w:rsidR="004240EE" w:rsidRPr="009A5060" w:rsidRDefault="004240EE" w:rsidP="00C179E5">
            <w:pPr>
              <w:spacing w:before="0"/>
              <w:rPr>
                <w:rFonts w:ascii="Aptos" w:eastAsia="Times New Roman" w:hAnsi="Aptos"/>
                <w:szCs w:val="20"/>
              </w:rPr>
            </w:pPr>
            <w:r w:rsidRPr="009A5060">
              <w:rPr>
                <w:rFonts w:ascii="Aptos" w:eastAsia="Times New Roman" w:hAnsi="Aptos"/>
                <w:szCs w:val="20"/>
              </w:rPr>
              <w:t>-WCS.HP</w:t>
            </w:r>
          </w:p>
        </w:tc>
      </w:tr>
      <w:tr w:rsidR="004240EE" w:rsidRPr="009A5060" w14:paraId="3D680F84" w14:textId="77777777" w:rsidTr="0096367E">
        <w:trPr>
          <w:jc w:val="center"/>
        </w:trPr>
        <w:tc>
          <w:tcPr>
            <w:tcW w:w="0" w:type="auto"/>
            <w:vAlign w:val="center"/>
            <w:hideMark/>
          </w:tcPr>
          <w:p w14:paraId="3A3E9E64" w14:textId="77777777" w:rsidR="004240EE" w:rsidRPr="009A5060" w:rsidRDefault="004240EE" w:rsidP="00C179E5">
            <w:pPr>
              <w:pStyle w:val="AASemiBold"/>
              <w:rPr>
                <w:rFonts w:ascii="Aptos" w:hAnsi="Aptos"/>
                <w:szCs w:val="20"/>
              </w:rPr>
            </w:pPr>
            <w:r w:rsidRPr="009A5060">
              <w:rPr>
                <w:rFonts w:ascii="Aptos" w:hAnsi="Aptos"/>
                <w:szCs w:val="20"/>
              </w:rPr>
              <w:t>Helium Pressure</w:t>
            </w:r>
          </w:p>
        </w:tc>
        <w:tc>
          <w:tcPr>
            <w:tcW w:w="0" w:type="auto"/>
            <w:vAlign w:val="center"/>
            <w:hideMark/>
          </w:tcPr>
          <w:p w14:paraId="0F4F2910" w14:textId="77777777" w:rsidR="004240EE" w:rsidRPr="009A5060" w:rsidRDefault="004240EE" w:rsidP="00C179E5">
            <w:pPr>
              <w:spacing w:before="0"/>
              <w:rPr>
                <w:rFonts w:ascii="Aptos" w:eastAsia="Times New Roman" w:hAnsi="Aptos"/>
                <w:szCs w:val="20"/>
              </w:rPr>
            </w:pPr>
            <w:r w:rsidRPr="009A5060">
              <w:rPr>
                <w:rFonts w:ascii="Aptos" w:eastAsia="Times New Roman" w:hAnsi="Aptos"/>
                <w:szCs w:val="20"/>
              </w:rPr>
              <w:t>- Suction of each compressor (including VLP)</w:t>
            </w:r>
            <w:r w:rsidRPr="009A5060">
              <w:rPr>
                <w:rFonts w:ascii="Aptos" w:eastAsia="Times New Roman" w:hAnsi="Aptos"/>
                <w:szCs w:val="20"/>
              </w:rPr>
              <w:br/>
              <w:t>- After each oil-retention vessel</w:t>
            </w:r>
            <w:r w:rsidRPr="009A5060">
              <w:rPr>
                <w:rFonts w:ascii="Aptos" w:eastAsia="Times New Roman" w:hAnsi="Aptos"/>
                <w:szCs w:val="20"/>
              </w:rPr>
              <w:br/>
              <w:t>- After the charcoal adsorber and the dryer</w:t>
            </w:r>
          </w:p>
          <w:p w14:paraId="6AE71045" w14:textId="77777777" w:rsidR="004240EE" w:rsidRPr="009A5060" w:rsidRDefault="004240EE" w:rsidP="00C179E5">
            <w:pPr>
              <w:spacing w:before="0"/>
              <w:rPr>
                <w:rFonts w:ascii="Aptos" w:eastAsia="Times New Roman" w:hAnsi="Aptos"/>
                <w:szCs w:val="20"/>
              </w:rPr>
            </w:pPr>
            <w:r w:rsidRPr="009A5060">
              <w:rPr>
                <w:rFonts w:ascii="Aptos" w:eastAsia="Times New Roman" w:hAnsi="Aptos"/>
                <w:szCs w:val="20"/>
              </w:rPr>
              <w:t xml:space="preserve">- Each warm storage vessel </w:t>
            </w:r>
          </w:p>
        </w:tc>
      </w:tr>
      <w:tr w:rsidR="004240EE" w:rsidRPr="009A5060" w14:paraId="48D06B74" w14:textId="77777777" w:rsidTr="0096367E">
        <w:trPr>
          <w:jc w:val="center"/>
        </w:trPr>
        <w:tc>
          <w:tcPr>
            <w:tcW w:w="0" w:type="auto"/>
            <w:vAlign w:val="center"/>
            <w:hideMark/>
          </w:tcPr>
          <w:p w14:paraId="5C281CE2" w14:textId="77777777" w:rsidR="004240EE" w:rsidRPr="009A5060" w:rsidRDefault="004240EE" w:rsidP="00C179E5">
            <w:pPr>
              <w:pStyle w:val="AASemiBold"/>
              <w:rPr>
                <w:rFonts w:ascii="Aptos" w:hAnsi="Aptos"/>
                <w:szCs w:val="20"/>
              </w:rPr>
            </w:pPr>
            <w:r w:rsidRPr="009A5060">
              <w:rPr>
                <w:rFonts w:ascii="Aptos" w:hAnsi="Aptos"/>
                <w:szCs w:val="20"/>
              </w:rPr>
              <w:t>Differential Pressure</w:t>
            </w:r>
          </w:p>
        </w:tc>
        <w:tc>
          <w:tcPr>
            <w:tcW w:w="0" w:type="auto"/>
            <w:vAlign w:val="center"/>
            <w:hideMark/>
          </w:tcPr>
          <w:p w14:paraId="09E8F374" w14:textId="77777777" w:rsidR="004240EE" w:rsidRPr="009A5060" w:rsidRDefault="004240EE" w:rsidP="00C179E5">
            <w:pPr>
              <w:spacing w:before="0"/>
              <w:rPr>
                <w:rFonts w:ascii="Aptos" w:eastAsia="Times New Roman" w:hAnsi="Aptos"/>
                <w:szCs w:val="20"/>
              </w:rPr>
            </w:pPr>
            <w:r w:rsidRPr="009A5060">
              <w:rPr>
                <w:rFonts w:ascii="Aptos" w:eastAsia="Times New Roman" w:hAnsi="Aptos"/>
                <w:szCs w:val="20"/>
              </w:rPr>
              <w:t>- Across each oil filter</w:t>
            </w:r>
            <w:r w:rsidRPr="009A5060">
              <w:rPr>
                <w:rFonts w:ascii="Aptos" w:eastAsia="Times New Roman" w:hAnsi="Aptos"/>
                <w:szCs w:val="20"/>
              </w:rPr>
              <w:br/>
              <w:t>- Across the charcoal adsorber and the dryer</w:t>
            </w:r>
          </w:p>
        </w:tc>
      </w:tr>
      <w:tr w:rsidR="004240EE" w:rsidRPr="009A5060" w14:paraId="55DA82E8" w14:textId="77777777" w:rsidTr="0096367E">
        <w:trPr>
          <w:jc w:val="center"/>
        </w:trPr>
        <w:tc>
          <w:tcPr>
            <w:tcW w:w="0" w:type="auto"/>
            <w:vAlign w:val="center"/>
            <w:hideMark/>
          </w:tcPr>
          <w:p w14:paraId="7EB71176" w14:textId="77777777" w:rsidR="004240EE" w:rsidRPr="009A5060" w:rsidRDefault="004240EE" w:rsidP="00C179E5">
            <w:pPr>
              <w:pStyle w:val="AASemiBold"/>
              <w:rPr>
                <w:rFonts w:ascii="Aptos" w:hAnsi="Aptos"/>
                <w:szCs w:val="20"/>
              </w:rPr>
            </w:pPr>
            <w:r w:rsidRPr="009A5060">
              <w:rPr>
                <w:rFonts w:ascii="Aptos" w:hAnsi="Aptos"/>
                <w:szCs w:val="20"/>
              </w:rPr>
              <w:t>Moisture</w:t>
            </w:r>
          </w:p>
        </w:tc>
        <w:tc>
          <w:tcPr>
            <w:tcW w:w="0" w:type="auto"/>
            <w:vAlign w:val="center"/>
            <w:hideMark/>
          </w:tcPr>
          <w:p w14:paraId="5025D147" w14:textId="77777777" w:rsidR="004240EE" w:rsidRPr="009A5060" w:rsidRDefault="004240EE" w:rsidP="00C179E5">
            <w:pPr>
              <w:spacing w:before="0"/>
              <w:rPr>
                <w:rFonts w:ascii="Aptos" w:eastAsia="Times New Roman" w:hAnsi="Aptos"/>
                <w:szCs w:val="20"/>
              </w:rPr>
            </w:pPr>
            <w:r w:rsidRPr="009A5060">
              <w:rPr>
                <w:rFonts w:ascii="Aptos" w:eastAsia="Times New Roman" w:hAnsi="Aptos"/>
                <w:szCs w:val="20"/>
              </w:rPr>
              <w:t>- After the charcoal adsorber</w:t>
            </w:r>
            <w:r w:rsidRPr="009A5060">
              <w:rPr>
                <w:rFonts w:ascii="Aptos" w:eastAsia="Times New Roman" w:hAnsi="Aptos"/>
                <w:szCs w:val="20"/>
              </w:rPr>
              <w:br/>
              <w:t>- Upstream and downstream of the dryer</w:t>
            </w:r>
            <w:r w:rsidRPr="009A5060">
              <w:rPr>
                <w:rFonts w:ascii="Aptos" w:eastAsia="Times New Roman" w:hAnsi="Aptos"/>
                <w:szCs w:val="20"/>
              </w:rPr>
              <w:br/>
              <w:t>- At 2/3 height of the dryer bed</w:t>
            </w:r>
          </w:p>
        </w:tc>
      </w:tr>
      <w:tr w:rsidR="004240EE" w:rsidRPr="009A5060" w14:paraId="4EDB6276" w14:textId="77777777" w:rsidTr="0096367E">
        <w:trPr>
          <w:jc w:val="center"/>
        </w:trPr>
        <w:tc>
          <w:tcPr>
            <w:tcW w:w="0" w:type="auto"/>
            <w:vAlign w:val="center"/>
            <w:hideMark/>
          </w:tcPr>
          <w:p w14:paraId="3ADCF09F" w14:textId="77777777" w:rsidR="004240EE" w:rsidRPr="009A5060" w:rsidRDefault="004240EE" w:rsidP="00C179E5">
            <w:pPr>
              <w:pStyle w:val="AASemiBold"/>
              <w:rPr>
                <w:rFonts w:ascii="Aptos" w:hAnsi="Aptos"/>
                <w:szCs w:val="20"/>
              </w:rPr>
            </w:pPr>
            <w:r w:rsidRPr="009A5060">
              <w:rPr>
                <w:rFonts w:ascii="Aptos" w:hAnsi="Aptos"/>
                <w:szCs w:val="20"/>
              </w:rPr>
              <w:t>Nitrogen Content (for Air Detection)</w:t>
            </w:r>
          </w:p>
        </w:tc>
        <w:tc>
          <w:tcPr>
            <w:tcW w:w="0" w:type="auto"/>
            <w:vAlign w:val="center"/>
            <w:hideMark/>
          </w:tcPr>
          <w:p w14:paraId="4907E4A5" w14:textId="77777777" w:rsidR="004240EE" w:rsidRPr="009A5060" w:rsidRDefault="004240EE" w:rsidP="00C179E5">
            <w:pPr>
              <w:spacing w:before="0"/>
              <w:rPr>
                <w:rFonts w:ascii="Aptos" w:eastAsia="Times New Roman" w:hAnsi="Aptos"/>
                <w:szCs w:val="20"/>
              </w:rPr>
            </w:pPr>
            <w:r w:rsidRPr="009A5060">
              <w:rPr>
                <w:rFonts w:ascii="Aptos" w:eastAsia="Times New Roman" w:hAnsi="Aptos"/>
                <w:szCs w:val="20"/>
              </w:rPr>
              <w:t>- Inlet of LP stage of HP compressor</w:t>
            </w:r>
            <w:r w:rsidRPr="009A5060">
              <w:rPr>
                <w:rFonts w:ascii="Aptos" w:eastAsia="Times New Roman" w:hAnsi="Aptos"/>
                <w:szCs w:val="20"/>
              </w:rPr>
              <w:br/>
              <w:t>- After the dryer</w:t>
            </w:r>
          </w:p>
        </w:tc>
      </w:tr>
      <w:tr w:rsidR="004240EE" w:rsidRPr="009A5060" w14:paraId="0E99C5DC" w14:textId="77777777" w:rsidTr="0096367E">
        <w:trPr>
          <w:jc w:val="center"/>
        </w:trPr>
        <w:tc>
          <w:tcPr>
            <w:tcW w:w="0" w:type="auto"/>
            <w:vAlign w:val="center"/>
            <w:hideMark/>
          </w:tcPr>
          <w:p w14:paraId="515D1E82" w14:textId="77777777" w:rsidR="004240EE" w:rsidRPr="009A5060" w:rsidRDefault="004240EE" w:rsidP="00C179E5">
            <w:pPr>
              <w:pStyle w:val="AASemiBold"/>
              <w:rPr>
                <w:rFonts w:ascii="Aptos" w:hAnsi="Aptos"/>
                <w:szCs w:val="20"/>
              </w:rPr>
            </w:pPr>
            <w:r w:rsidRPr="009A5060">
              <w:rPr>
                <w:rFonts w:ascii="Aptos" w:hAnsi="Aptos"/>
                <w:szCs w:val="20"/>
              </w:rPr>
              <w:t>Oil Level (Analogue and Switches)</w:t>
            </w:r>
          </w:p>
        </w:tc>
        <w:tc>
          <w:tcPr>
            <w:tcW w:w="0" w:type="auto"/>
            <w:vAlign w:val="center"/>
            <w:hideMark/>
          </w:tcPr>
          <w:p w14:paraId="7C6852AA" w14:textId="77777777" w:rsidR="004240EE" w:rsidRPr="009A5060" w:rsidRDefault="004240EE" w:rsidP="00C179E5">
            <w:pPr>
              <w:spacing w:before="0"/>
              <w:rPr>
                <w:rFonts w:ascii="Aptos" w:eastAsia="Times New Roman" w:hAnsi="Aptos"/>
                <w:szCs w:val="20"/>
              </w:rPr>
            </w:pPr>
            <w:r w:rsidRPr="009A5060">
              <w:rPr>
                <w:rFonts w:ascii="Aptos" w:eastAsia="Times New Roman" w:hAnsi="Aptos"/>
                <w:szCs w:val="20"/>
              </w:rPr>
              <w:t>- In each oil retention vessel (analogue and switch)</w:t>
            </w:r>
          </w:p>
          <w:p w14:paraId="4938441C" w14:textId="77777777" w:rsidR="004240EE" w:rsidRPr="009A5060" w:rsidRDefault="004240EE" w:rsidP="00C179E5">
            <w:pPr>
              <w:spacing w:before="0"/>
              <w:rPr>
                <w:rFonts w:ascii="Aptos" w:eastAsia="Times New Roman" w:hAnsi="Aptos"/>
                <w:szCs w:val="20"/>
              </w:rPr>
            </w:pPr>
            <w:r w:rsidRPr="009A5060">
              <w:rPr>
                <w:rFonts w:ascii="Aptos" w:eastAsia="Times New Roman" w:hAnsi="Aptos"/>
                <w:szCs w:val="20"/>
              </w:rPr>
              <w:t>- In the third coalescer (switch)</w:t>
            </w:r>
          </w:p>
        </w:tc>
      </w:tr>
      <w:tr w:rsidR="004240EE" w:rsidRPr="009A5060" w14:paraId="24E9C37A" w14:textId="77777777" w:rsidTr="0096367E">
        <w:trPr>
          <w:jc w:val="center"/>
        </w:trPr>
        <w:tc>
          <w:tcPr>
            <w:tcW w:w="0" w:type="auto"/>
            <w:vAlign w:val="center"/>
            <w:hideMark/>
          </w:tcPr>
          <w:p w14:paraId="3C483AAD" w14:textId="77777777" w:rsidR="004240EE" w:rsidRPr="009A5060" w:rsidRDefault="004240EE" w:rsidP="00C179E5">
            <w:pPr>
              <w:pStyle w:val="AASemiBold"/>
              <w:rPr>
                <w:rFonts w:ascii="Aptos" w:hAnsi="Aptos"/>
                <w:szCs w:val="20"/>
              </w:rPr>
            </w:pPr>
            <w:r w:rsidRPr="009A5060">
              <w:rPr>
                <w:rFonts w:ascii="Aptos" w:hAnsi="Aptos"/>
                <w:szCs w:val="20"/>
              </w:rPr>
              <w:t>Water flow rate</w:t>
            </w:r>
          </w:p>
        </w:tc>
        <w:tc>
          <w:tcPr>
            <w:tcW w:w="0" w:type="auto"/>
            <w:vAlign w:val="center"/>
            <w:hideMark/>
          </w:tcPr>
          <w:p w14:paraId="39FFC9B4" w14:textId="77777777" w:rsidR="004240EE" w:rsidRPr="009A5060" w:rsidRDefault="004240EE" w:rsidP="00C179E5">
            <w:pPr>
              <w:spacing w:before="0"/>
              <w:rPr>
                <w:rFonts w:ascii="Aptos" w:eastAsia="Times New Roman" w:hAnsi="Aptos"/>
                <w:szCs w:val="20"/>
              </w:rPr>
            </w:pPr>
            <w:r w:rsidRPr="009A5060">
              <w:rPr>
                <w:rFonts w:ascii="Aptos" w:eastAsia="Times New Roman" w:hAnsi="Aptos"/>
                <w:szCs w:val="20"/>
              </w:rPr>
              <w:t>- At the outlet of the coolers</w:t>
            </w:r>
          </w:p>
        </w:tc>
      </w:tr>
      <w:tr w:rsidR="004240EE" w:rsidRPr="009A5060" w14:paraId="2ABAC496" w14:textId="77777777" w:rsidTr="0096367E">
        <w:trPr>
          <w:jc w:val="center"/>
        </w:trPr>
        <w:tc>
          <w:tcPr>
            <w:tcW w:w="0" w:type="auto"/>
            <w:vAlign w:val="center"/>
          </w:tcPr>
          <w:p w14:paraId="36FCE4EE" w14:textId="77777777" w:rsidR="004240EE" w:rsidRPr="009A5060" w:rsidRDefault="004240EE" w:rsidP="00C179E5">
            <w:pPr>
              <w:pStyle w:val="AASemiBold"/>
              <w:rPr>
                <w:rFonts w:ascii="Aptos" w:hAnsi="Aptos"/>
                <w:szCs w:val="20"/>
              </w:rPr>
            </w:pPr>
            <w:r w:rsidRPr="009A5060">
              <w:rPr>
                <w:rFonts w:ascii="Aptos" w:eastAsia="Times New Roman" w:hAnsi="Aptos"/>
                <w:szCs w:val="20"/>
              </w:rPr>
              <w:lastRenderedPageBreak/>
              <w:t>Water pressure</w:t>
            </w:r>
          </w:p>
        </w:tc>
        <w:tc>
          <w:tcPr>
            <w:tcW w:w="0" w:type="auto"/>
            <w:vAlign w:val="center"/>
          </w:tcPr>
          <w:p w14:paraId="1EE74E7D" w14:textId="77777777" w:rsidR="004240EE" w:rsidRPr="009A5060" w:rsidRDefault="004240EE" w:rsidP="00C179E5">
            <w:pPr>
              <w:spacing w:before="0"/>
              <w:rPr>
                <w:rFonts w:ascii="Aptos" w:eastAsia="Times New Roman" w:hAnsi="Aptos"/>
                <w:szCs w:val="20"/>
              </w:rPr>
            </w:pPr>
            <w:r w:rsidRPr="009A5060">
              <w:rPr>
                <w:rFonts w:ascii="Aptos" w:eastAsia="Times New Roman" w:hAnsi="Aptos"/>
                <w:szCs w:val="20"/>
              </w:rPr>
              <w:t>- At the inlet of the coolers</w:t>
            </w:r>
          </w:p>
        </w:tc>
      </w:tr>
      <w:tr w:rsidR="004240EE" w:rsidRPr="009A5060" w14:paraId="738C2B38" w14:textId="77777777" w:rsidTr="0096367E">
        <w:trPr>
          <w:jc w:val="center"/>
        </w:trPr>
        <w:tc>
          <w:tcPr>
            <w:tcW w:w="0" w:type="auto"/>
            <w:vAlign w:val="center"/>
          </w:tcPr>
          <w:p w14:paraId="5A148AA7" w14:textId="77777777" w:rsidR="004240EE" w:rsidRPr="009A5060" w:rsidRDefault="004240EE" w:rsidP="00C179E5">
            <w:pPr>
              <w:pStyle w:val="AASemiBold"/>
              <w:rPr>
                <w:rFonts w:ascii="Aptos" w:eastAsia="Times New Roman" w:hAnsi="Aptos"/>
                <w:szCs w:val="20"/>
              </w:rPr>
            </w:pPr>
            <w:r w:rsidRPr="009A5060">
              <w:rPr>
                <w:rFonts w:ascii="Aptos" w:eastAsia="Times New Roman" w:hAnsi="Aptos"/>
                <w:szCs w:val="20"/>
              </w:rPr>
              <w:t>Motor temperature</w:t>
            </w:r>
          </w:p>
        </w:tc>
        <w:tc>
          <w:tcPr>
            <w:tcW w:w="0" w:type="auto"/>
            <w:vAlign w:val="center"/>
          </w:tcPr>
          <w:p w14:paraId="6118128A" w14:textId="77777777" w:rsidR="004240EE" w:rsidRPr="009A5060" w:rsidRDefault="004240EE" w:rsidP="00C179E5">
            <w:pPr>
              <w:spacing w:before="0"/>
              <w:rPr>
                <w:rFonts w:ascii="Aptos" w:eastAsia="Times New Roman" w:hAnsi="Aptos"/>
                <w:szCs w:val="20"/>
              </w:rPr>
            </w:pPr>
            <w:r w:rsidRPr="009A5060">
              <w:rPr>
                <w:rFonts w:ascii="Aptos" w:eastAsia="Times New Roman" w:hAnsi="Aptos"/>
                <w:szCs w:val="20"/>
              </w:rPr>
              <w:t>- Each motor</w:t>
            </w:r>
          </w:p>
        </w:tc>
      </w:tr>
      <w:tr w:rsidR="004240EE" w:rsidRPr="009A5060" w14:paraId="59A791AA" w14:textId="77777777" w:rsidTr="0096367E">
        <w:trPr>
          <w:jc w:val="center"/>
        </w:trPr>
        <w:tc>
          <w:tcPr>
            <w:tcW w:w="0" w:type="auto"/>
            <w:vAlign w:val="center"/>
          </w:tcPr>
          <w:p w14:paraId="6363038B" w14:textId="77777777" w:rsidR="004240EE" w:rsidRPr="009A5060" w:rsidRDefault="004240EE" w:rsidP="00C179E5">
            <w:pPr>
              <w:pStyle w:val="AASemiBold"/>
              <w:rPr>
                <w:rFonts w:ascii="Aptos" w:eastAsia="Times New Roman" w:hAnsi="Aptos"/>
                <w:szCs w:val="20"/>
              </w:rPr>
            </w:pPr>
            <w:r w:rsidRPr="009A5060">
              <w:rPr>
                <w:rFonts w:ascii="Aptos" w:eastAsia="Times New Roman" w:hAnsi="Aptos"/>
                <w:szCs w:val="20"/>
              </w:rPr>
              <w:t>Vibration</w:t>
            </w:r>
          </w:p>
        </w:tc>
        <w:tc>
          <w:tcPr>
            <w:tcW w:w="0" w:type="auto"/>
            <w:vAlign w:val="center"/>
          </w:tcPr>
          <w:p w14:paraId="688BE39B" w14:textId="77777777" w:rsidR="004240EE" w:rsidRPr="009A5060" w:rsidRDefault="004240EE" w:rsidP="00C179E5">
            <w:pPr>
              <w:spacing w:before="0"/>
              <w:rPr>
                <w:rFonts w:ascii="Aptos" w:eastAsia="Times New Roman" w:hAnsi="Aptos"/>
                <w:szCs w:val="20"/>
              </w:rPr>
            </w:pPr>
            <w:r w:rsidRPr="009A5060">
              <w:rPr>
                <w:rFonts w:ascii="Aptos" w:eastAsia="Times New Roman" w:hAnsi="Aptos"/>
                <w:szCs w:val="20"/>
              </w:rPr>
              <w:t>- Each Compressor</w:t>
            </w:r>
          </w:p>
        </w:tc>
      </w:tr>
      <w:tr w:rsidR="004240EE" w:rsidRPr="009A5060" w14:paraId="1269E4FC" w14:textId="77777777" w:rsidTr="0096367E">
        <w:trPr>
          <w:jc w:val="center"/>
        </w:trPr>
        <w:tc>
          <w:tcPr>
            <w:tcW w:w="0" w:type="auto"/>
            <w:vAlign w:val="center"/>
          </w:tcPr>
          <w:p w14:paraId="0C8C173B" w14:textId="77777777" w:rsidR="004240EE" w:rsidRPr="009A5060" w:rsidRDefault="004240EE" w:rsidP="00C179E5">
            <w:pPr>
              <w:pStyle w:val="AASemiBold"/>
              <w:rPr>
                <w:rFonts w:ascii="Aptos" w:eastAsia="Times New Roman" w:hAnsi="Aptos"/>
                <w:szCs w:val="20"/>
              </w:rPr>
            </w:pPr>
            <w:r w:rsidRPr="009A5060">
              <w:rPr>
                <w:rFonts w:ascii="Aptos" w:eastAsia="Times New Roman" w:hAnsi="Aptos"/>
                <w:szCs w:val="20"/>
              </w:rPr>
              <w:t>Operation-hour counters</w:t>
            </w:r>
          </w:p>
        </w:tc>
        <w:tc>
          <w:tcPr>
            <w:tcW w:w="0" w:type="auto"/>
            <w:vAlign w:val="center"/>
          </w:tcPr>
          <w:p w14:paraId="7563D832" w14:textId="77777777" w:rsidR="004240EE" w:rsidRPr="009A5060" w:rsidRDefault="004240EE" w:rsidP="00C179E5">
            <w:pPr>
              <w:spacing w:before="0"/>
              <w:rPr>
                <w:rFonts w:ascii="Aptos" w:eastAsia="Times New Roman" w:hAnsi="Aptos"/>
                <w:szCs w:val="20"/>
              </w:rPr>
            </w:pPr>
            <w:r w:rsidRPr="009A5060">
              <w:rPr>
                <w:rFonts w:ascii="Aptos" w:eastAsia="Times New Roman" w:hAnsi="Aptos"/>
                <w:szCs w:val="20"/>
              </w:rPr>
              <w:t>- Each Compressor, oil pumps, other pumps</w:t>
            </w:r>
          </w:p>
        </w:tc>
      </w:tr>
      <w:tr w:rsidR="004240EE" w:rsidRPr="009A5060" w14:paraId="63503648" w14:textId="77777777" w:rsidTr="0096367E">
        <w:trPr>
          <w:jc w:val="center"/>
        </w:trPr>
        <w:tc>
          <w:tcPr>
            <w:tcW w:w="0" w:type="auto"/>
            <w:vAlign w:val="center"/>
          </w:tcPr>
          <w:p w14:paraId="038263E7" w14:textId="77777777" w:rsidR="004240EE" w:rsidRPr="009A5060" w:rsidRDefault="004240EE" w:rsidP="00C179E5">
            <w:pPr>
              <w:pStyle w:val="AASemiBold"/>
              <w:rPr>
                <w:rFonts w:ascii="Aptos" w:eastAsia="Times New Roman" w:hAnsi="Aptos"/>
                <w:szCs w:val="20"/>
              </w:rPr>
            </w:pPr>
            <w:r w:rsidRPr="009A5060">
              <w:rPr>
                <w:rFonts w:ascii="Aptos" w:eastAsia="Times New Roman" w:hAnsi="Aptos"/>
                <w:szCs w:val="20"/>
              </w:rPr>
              <w:t>Oil level</w:t>
            </w:r>
          </w:p>
        </w:tc>
        <w:tc>
          <w:tcPr>
            <w:tcW w:w="0" w:type="auto"/>
            <w:vAlign w:val="center"/>
          </w:tcPr>
          <w:p w14:paraId="3C3F4BEA" w14:textId="77777777" w:rsidR="004240EE" w:rsidRPr="009A5060" w:rsidRDefault="004240EE" w:rsidP="00C179E5">
            <w:pPr>
              <w:spacing w:before="0"/>
              <w:rPr>
                <w:rFonts w:ascii="Aptos" w:eastAsia="Times New Roman" w:hAnsi="Aptos"/>
                <w:szCs w:val="20"/>
              </w:rPr>
            </w:pPr>
            <w:r w:rsidRPr="009A5060">
              <w:rPr>
                <w:rFonts w:ascii="Aptos" w:eastAsia="Times New Roman" w:hAnsi="Aptos"/>
                <w:szCs w:val="20"/>
              </w:rPr>
              <w:t>- Oil retention vessels and third coalescer</w:t>
            </w:r>
          </w:p>
        </w:tc>
      </w:tr>
      <w:tr w:rsidR="004240EE" w:rsidRPr="009A5060" w14:paraId="34C69680" w14:textId="77777777" w:rsidTr="0096367E">
        <w:trPr>
          <w:jc w:val="center"/>
        </w:trPr>
        <w:tc>
          <w:tcPr>
            <w:tcW w:w="0" w:type="auto"/>
            <w:vAlign w:val="center"/>
          </w:tcPr>
          <w:p w14:paraId="173F660A" w14:textId="77777777" w:rsidR="004240EE" w:rsidRPr="009A5060" w:rsidRDefault="004240EE" w:rsidP="00C179E5">
            <w:pPr>
              <w:pStyle w:val="AASemiBold"/>
              <w:rPr>
                <w:rFonts w:ascii="Aptos" w:eastAsia="Times New Roman" w:hAnsi="Aptos"/>
                <w:szCs w:val="20"/>
              </w:rPr>
            </w:pPr>
            <w:r w:rsidRPr="009A5060">
              <w:rPr>
                <w:rFonts w:ascii="Aptos" w:eastAsia="Times New Roman" w:hAnsi="Aptos"/>
                <w:szCs w:val="20"/>
              </w:rPr>
              <w:t>Oil injection pressure</w:t>
            </w:r>
          </w:p>
        </w:tc>
        <w:tc>
          <w:tcPr>
            <w:tcW w:w="0" w:type="auto"/>
            <w:vAlign w:val="center"/>
          </w:tcPr>
          <w:p w14:paraId="763A471A" w14:textId="77777777" w:rsidR="004240EE" w:rsidRPr="009A5060" w:rsidRDefault="004240EE" w:rsidP="00C179E5">
            <w:pPr>
              <w:spacing w:before="0"/>
              <w:rPr>
                <w:rFonts w:ascii="Aptos" w:eastAsia="Times New Roman" w:hAnsi="Aptos"/>
                <w:szCs w:val="20"/>
              </w:rPr>
            </w:pPr>
            <w:r w:rsidRPr="009A5060">
              <w:rPr>
                <w:rFonts w:ascii="Aptos" w:eastAsia="Times New Roman" w:hAnsi="Aptos"/>
                <w:szCs w:val="20"/>
              </w:rPr>
              <w:t>- Each compressor skid</w:t>
            </w:r>
          </w:p>
        </w:tc>
      </w:tr>
      <w:tr w:rsidR="004240EE" w:rsidRPr="009A5060" w14:paraId="5665DBDB" w14:textId="77777777" w:rsidTr="0096367E">
        <w:trPr>
          <w:jc w:val="center"/>
        </w:trPr>
        <w:tc>
          <w:tcPr>
            <w:tcW w:w="0" w:type="auto"/>
            <w:vAlign w:val="center"/>
          </w:tcPr>
          <w:p w14:paraId="41886F43" w14:textId="77777777" w:rsidR="004240EE" w:rsidRPr="009A5060" w:rsidRDefault="004240EE" w:rsidP="00C179E5">
            <w:pPr>
              <w:pStyle w:val="AASemiBold"/>
              <w:rPr>
                <w:rFonts w:ascii="Aptos" w:eastAsia="Times New Roman" w:hAnsi="Aptos"/>
                <w:szCs w:val="20"/>
              </w:rPr>
            </w:pPr>
            <w:r w:rsidRPr="009A5060">
              <w:rPr>
                <w:rFonts w:ascii="Aptos" w:eastAsia="Times New Roman" w:hAnsi="Aptos"/>
                <w:szCs w:val="20"/>
              </w:rPr>
              <w:t>Rotational speed</w:t>
            </w:r>
          </w:p>
        </w:tc>
        <w:tc>
          <w:tcPr>
            <w:tcW w:w="0" w:type="auto"/>
            <w:vAlign w:val="center"/>
          </w:tcPr>
          <w:p w14:paraId="2A21311D" w14:textId="77777777" w:rsidR="004240EE" w:rsidRPr="009A5060" w:rsidRDefault="004240EE" w:rsidP="00C179E5">
            <w:pPr>
              <w:spacing w:before="0"/>
              <w:rPr>
                <w:rFonts w:ascii="Aptos" w:eastAsia="Times New Roman" w:hAnsi="Aptos"/>
                <w:szCs w:val="20"/>
              </w:rPr>
            </w:pPr>
            <w:r w:rsidRPr="009A5060">
              <w:rPr>
                <w:rFonts w:ascii="Aptos" w:eastAsia="Times New Roman" w:hAnsi="Aptos"/>
                <w:szCs w:val="20"/>
              </w:rPr>
              <w:t>- Compressors</w:t>
            </w:r>
          </w:p>
        </w:tc>
      </w:tr>
      <w:tr w:rsidR="004240EE" w:rsidRPr="009A5060" w14:paraId="1681B85E" w14:textId="77777777" w:rsidTr="0096367E">
        <w:trPr>
          <w:jc w:val="center"/>
        </w:trPr>
        <w:tc>
          <w:tcPr>
            <w:tcW w:w="0" w:type="auto"/>
            <w:vAlign w:val="center"/>
          </w:tcPr>
          <w:p w14:paraId="1CB054DA" w14:textId="77777777" w:rsidR="004240EE" w:rsidRPr="009A5060" w:rsidRDefault="004240EE" w:rsidP="00C179E5">
            <w:pPr>
              <w:pStyle w:val="AASemiBold"/>
              <w:rPr>
                <w:rFonts w:ascii="Aptos" w:eastAsia="Times New Roman" w:hAnsi="Aptos"/>
                <w:szCs w:val="20"/>
              </w:rPr>
            </w:pPr>
            <w:r w:rsidRPr="009A5060">
              <w:rPr>
                <w:rFonts w:ascii="Aptos" w:eastAsia="Times New Roman" w:hAnsi="Aptos"/>
                <w:szCs w:val="20"/>
              </w:rPr>
              <w:t>Current and voltage</w:t>
            </w:r>
          </w:p>
        </w:tc>
        <w:tc>
          <w:tcPr>
            <w:tcW w:w="0" w:type="auto"/>
            <w:vAlign w:val="center"/>
          </w:tcPr>
          <w:p w14:paraId="33B3DF13" w14:textId="77777777" w:rsidR="004240EE" w:rsidRPr="009A5060" w:rsidRDefault="004240EE" w:rsidP="00C179E5">
            <w:pPr>
              <w:spacing w:before="0"/>
              <w:rPr>
                <w:rFonts w:ascii="Aptos" w:eastAsia="Times New Roman" w:hAnsi="Aptos"/>
                <w:szCs w:val="20"/>
              </w:rPr>
            </w:pPr>
            <w:r w:rsidRPr="009A5060">
              <w:rPr>
                <w:rFonts w:ascii="Aptos" w:eastAsia="Times New Roman" w:hAnsi="Aptos"/>
                <w:szCs w:val="20"/>
              </w:rPr>
              <w:t>- Each motor and compressor</w:t>
            </w:r>
          </w:p>
        </w:tc>
      </w:tr>
    </w:tbl>
    <w:p w14:paraId="6FBB2244" w14:textId="77777777" w:rsidR="004240EE" w:rsidRPr="009A5060" w:rsidRDefault="004240EE" w:rsidP="00C179E5">
      <w:pPr>
        <w:pStyle w:val="Heading3numbered"/>
        <w:spacing w:line="240" w:lineRule="auto"/>
        <w:rPr>
          <w:shd w:val="clear" w:color="auto" w:fill="FFFFFF"/>
        </w:rPr>
      </w:pPr>
      <w:bookmarkStart w:id="3210" w:name="_Toc216340936"/>
      <w:r w:rsidRPr="009A5060">
        <w:rPr>
          <w:shd w:val="clear" w:color="auto" w:fill="FFFFFF"/>
        </w:rPr>
        <w:t>Refrigeration Cold Box</w:t>
      </w:r>
      <w:bookmarkEnd w:id="3210"/>
    </w:p>
    <w:p w14:paraId="791E8AE7" w14:textId="77777777" w:rsidR="004240EE" w:rsidRPr="009A5060" w:rsidRDefault="004240EE" w:rsidP="00C179E5">
      <w:pPr>
        <w:spacing w:line="240" w:lineRule="auto"/>
        <w:rPr>
          <w:shd w:val="clear" w:color="auto" w:fill="FFFFFF"/>
        </w:rPr>
      </w:pPr>
      <w:r w:rsidRPr="009A5060">
        <w:rPr>
          <w:shd w:val="clear" w:color="auto" w:fill="FFFFFF"/>
        </w:rPr>
        <w:t>The Refrigeration Cold Box (QRB) comprises internal and external components and produces the refrigeration power necessary to achieve the needs of the cryogenic users.  The QRB is coupled to the WCS and distributes the cryogenic flows to the Cryogenic Distribution System (QDIST).</w:t>
      </w:r>
    </w:p>
    <w:p w14:paraId="23C3B808" w14:textId="77777777" w:rsidR="004240EE" w:rsidRPr="009A5060" w:rsidRDefault="004240EE" w:rsidP="00C179E5">
      <w:pPr>
        <w:pStyle w:val="Heading4numbered"/>
        <w:rPr>
          <w:lang w:val="en-GB"/>
        </w:rPr>
      </w:pPr>
      <w:r w:rsidRPr="009A5060">
        <w:rPr>
          <w:lang w:val="en-GB"/>
        </w:rPr>
        <w:t>General Requirements</w:t>
      </w:r>
    </w:p>
    <w:p w14:paraId="2677C4FA" w14:textId="77777777" w:rsidR="004240EE" w:rsidRPr="009A5060" w:rsidRDefault="004240EE" w:rsidP="00C179E5">
      <w:pPr>
        <w:pStyle w:val="SysReq3"/>
        <w:spacing w:line="240" w:lineRule="auto"/>
        <w:ind w:left="0"/>
        <w:rPr>
          <w:lang w:val="en-GB"/>
        </w:rPr>
      </w:pPr>
      <w:r w:rsidRPr="009A5060">
        <w:rPr>
          <w:lang w:val="en-GB"/>
        </w:rPr>
        <w:t>In the offer, the applicant shall provide a preliminary 3D MODEL including the terminal points for the QRB-A/B/E/D lines.</w:t>
      </w:r>
    </w:p>
    <w:p w14:paraId="5BCC7BE4" w14:textId="5CDB8539" w:rsidR="004240EE" w:rsidRPr="009A5060" w:rsidRDefault="004240EE" w:rsidP="00C179E5">
      <w:pPr>
        <w:pStyle w:val="RequirementList"/>
        <w:spacing w:line="240" w:lineRule="auto"/>
      </w:pPr>
      <w:bookmarkStart w:id="3211" w:name="_Toc200492125"/>
      <w:r w:rsidRPr="009A5060">
        <w:t xml:space="preserve">The QRB shall be a horizontal cold box to fit with the building constraints (see </w:t>
      </w:r>
      <w:r w:rsidRPr="009A5060">
        <w:fldChar w:fldCharType="begin"/>
      </w:r>
      <w:r w:rsidRPr="009A5060">
        <w:instrText xml:space="preserve"> REF _Ref211261464 \n \h </w:instrText>
      </w:r>
      <w:r w:rsidR="00C179E5">
        <w:instrText xml:space="preserve"> \* MERGEFORMAT </w:instrText>
      </w:r>
      <w:r w:rsidRPr="009A5060">
        <w:fldChar w:fldCharType="separate"/>
      </w:r>
      <w:r w:rsidR="00041F61">
        <w:t>[AD 2]</w:t>
      </w:r>
      <w:r w:rsidRPr="009A5060">
        <w:fldChar w:fldCharType="end"/>
      </w:r>
      <w:r w:rsidRPr="009A5060">
        <w:t>).</w:t>
      </w:r>
      <w:bookmarkEnd w:id="3211"/>
    </w:p>
    <w:p w14:paraId="4EB9C832" w14:textId="77777777" w:rsidR="004240EE" w:rsidRPr="009A5060" w:rsidRDefault="004240EE" w:rsidP="00C179E5">
      <w:pPr>
        <w:pStyle w:val="RequirementList"/>
        <w:spacing w:line="240" w:lineRule="auto"/>
      </w:pPr>
      <w:bookmarkStart w:id="3212" w:name="_Toc200492126"/>
      <w:r w:rsidRPr="009A5060">
        <w:t>The QRB shall comprise the following internal components:</w:t>
      </w:r>
      <w:bookmarkEnd w:id="3212"/>
    </w:p>
    <w:p w14:paraId="4842155C" w14:textId="77777777" w:rsidR="004240EE" w:rsidRPr="009A5060" w:rsidRDefault="004240EE" w:rsidP="00C179E5">
      <w:pPr>
        <w:pStyle w:val="RequirementList"/>
        <w:numPr>
          <w:ilvl w:val="0"/>
          <w:numId w:val="20"/>
        </w:numPr>
        <w:spacing w:line="240" w:lineRule="auto"/>
      </w:pPr>
      <w:bookmarkStart w:id="3213" w:name="_Toc200492127"/>
      <w:r w:rsidRPr="009A5060">
        <w:t>Heat exchangers</w:t>
      </w:r>
      <w:bookmarkEnd w:id="3213"/>
    </w:p>
    <w:p w14:paraId="2A3A332E" w14:textId="77777777" w:rsidR="004240EE" w:rsidRPr="009A5060" w:rsidRDefault="004240EE" w:rsidP="00C179E5">
      <w:pPr>
        <w:pStyle w:val="RequirementList"/>
        <w:numPr>
          <w:ilvl w:val="0"/>
          <w:numId w:val="20"/>
        </w:numPr>
        <w:spacing w:line="240" w:lineRule="auto"/>
      </w:pPr>
      <w:bookmarkStart w:id="3214" w:name="_Toc200492128"/>
      <w:r w:rsidRPr="009A5060">
        <w:t>Turbines</w:t>
      </w:r>
      <w:bookmarkEnd w:id="3214"/>
    </w:p>
    <w:p w14:paraId="15CA2D80" w14:textId="77777777" w:rsidR="004240EE" w:rsidRPr="009A5060" w:rsidRDefault="004240EE" w:rsidP="00C179E5">
      <w:pPr>
        <w:pStyle w:val="RequirementList"/>
        <w:numPr>
          <w:ilvl w:val="0"/>
          <w:numId w:val="20"/>
        </w:numPr>
        <w:spacing w:line="240" w:lineRule="auto"/>
      </w:pPr>
      <w:bookmarkStart w:id="3215" w:name="_Toc200492129"/>
      <w:r w:rsidRPr="009A5060">
        <w:t>Cold Compressors</w:t>
      </w:r>
      <w:bookmarkEnd w:id="3215"/>
    </w:p>
    <w:p w14:paraId="08404D69" w14:textId="77777777" w:rsidR="004240EE" w:rsidRPr="009A5060" w:rsidRDefault="004240EE" w:rsidP="00C179E5">
      <w:pPr>
        <w:pStyle w:val="RequirementList"/>
        <w:numPr>
          <w:ilvl w:val="0"/>
          <w:numId w:val="20"/>
        </w:numPr>
        <w:spacing w:line="240" w:lineRule="auto"/>
      </w:pPr>
      <w:bookmarkStart w:id="3216" w:name="_Toc200492130"/>
      <w:r w:rsidRPr="009A5060">
        <w:t>Piping</w:t>
      </w:r>
      <w:bookmarkEnd w:id="3216"/>
    </w:p>
    <w:p w14:paraId="25E67AAE" w14:textId="77777777" w:rsidR="004240EE" w:rsidRPr="009A5060" w:rsidRDefault="004240EE" w:rsidP="00C179E5">
      <w:pPr>
        <w:pStyle w:val="RequirementList"/>
        <w:numPr>
          <w:ilvl w:val="0"/>
          <w:numId w:val="20"/>
        </w:numPr>
        <w:spacing w:line="240" w:lineRule="auto"/>
      </w:pPr>
      <w:bookmarkStart w:id="3217" w:name="_Toc200492131"/>
      <w:r w:rsidRPr="009A5060">
        <w:t>80 K dual bed adsorber</w:t>
      </w:r>
      <w:bookmarkEnd w:id="3217"/>
    </w:p>
    <w:p w14:paraId="15FD2E45" w14:textId="77777777" w:rsidR="004240EE" w:rsidRPr="009A5060" w:rsidRDefault="004240EE" w:rsidP="00C179E5">
      <w:pPr>
        <w:pStyle w:val="RequirementList"/>
        <w:numPr>
          <w:ilvl w:val="0"/>
          <w:numId w:val="20"/>
        </w:numPr>
        <w:spacing w:line="240" w:lineRule="auto"/>
      </w:pPr>
      <w:bookmarkStart w:id="3218" w:name="_Toc200492132"/>
      <w:r w:rsidRPr="009A5060">
        <w:t>20 K single bed adsorber</w:t>
      </w:r>
      <w:bookmarkEnd w:id="3218"/>
    </w:p>
    <w:p w14:paraId="2CE4C45D" w14:textId="77777777" w:rsidR="004240EE" w:rsidRPr="009A5060" w:rsidRDefault="004240EE" w:rsidP="00C179E5">
      <w:pPr>
        <w:pStyle w:val="RequirementList"/>
        <w:numPr>
          <w:ilvl w:val="0"/>
          <w:numId w:val="20"/>
        </w:numPr>
        <w:spacing w:line="240" w:lineRule="auto"/>
      </w:pPr>
      <w:bookmarkStart w:id="3219" w:name="_Toc200492133"/>
      <w:r w:rsidRPr="009A5060">
        <w:t>Helium baths at 4.5 K and 2 K</w:t>
      </w:r>
      <w:bookmarkEnd w:id="3219"/>
    </w:p>
    <w:p w14:paraId="5F4DFF92" w14:textId="77777777" w:rsidR="004240EE" w:rsidRPr="009A5060" w:rsidRDefault="004240EE" w:rsidP="00C179E5">
      <w:pPr>
        <w:pStyle w:val="RequirementList"/>
        <w:numPr>
          <w:ilvl w:val="0"/>
          <w:numId w:val="20"/>
        </w:numPr>
        <w:spacing w:line="240" w:lineRule="auto"/>
      </w:pPr>
      <w:bookmarkStart w:id="3220" w:name="_Toc200492134"/>
      <w:r w:rsidRPr="009A5060">
        <w:t>Filters</w:t>
      </w:r>
      <w:bookmarkEnd w:id="3220"/>
    </w:p>
    <w:p w14:paraId="4E52716F" w14:textId="77777777" w:rsidR="004240EE" w:rsidRPr="009A5060" w:rsidRDefault="004240EE" w:rsidP="00C179E5">
      <w:pPr>
        <w:pStyle w:val="RequirementList"/>
        <w:numPr>
          <w:ilvl w:val="0"/>
          <w:numId w:val="20"/>
        </w:numPr>
        <w:spacing w:line="240" w:lineRule="auto"/>
      </w:pPr>
      <w:bookmarkStart w:id="3221" w:name="_Toc200492135"/>
      <w:r w:rsidRPr="009A5060">
        <w:t>Heaters</w:t>
      </w:r>
      <w:bookmarkEnd w:id="3221"/>
    </w:p>
    <w:p w14:paraId="4BD690A8" w14:textId="77777777" w:rsidR="004240EE" w:rsidRPr="009A5060" w:rsidRDefault="004240EE" w:rsidP="00C179E5">
      <w:pPr>
        <w:pStyle w:val="RequirementList"/>
        <w:numPr>
          <w:ilvl w:val="0"/>
          <w:numId w:val="20"/>
        </w:numPr>
        <w:spacing w:line="240" w:lineRule="auto"/>
      </w:pPr>
      <w:bookmarkStart w:id="3222" w:name="_Toc200492136"/>
      <w:r w:rsidRPr="009A5060">
        <w:t>Cryogenic valves</w:t>
      </w:r>
      <w:bookmarkEnd w:id="3222"/>
    </w:p>
    <w:p w14:paraId="01785500" w14:textId="77777777" w:rsidR="004240EE" w:rsidRPr="009A5060" w:rsidRDefault="004240EE" w:rsidP="00C179E5">
      <w:pPr>
        <w:pStyle w:val="RequirementList"/>
        <w:numPr>
          <w:ilvl w:val="0"/>
          <w:numId w:val="20"/>
        </w:numPr>
        <w:spacing w:line="240" w:lineRule="auto"/>
      </w:pPr>
      <w:bookmarkStart w:id="3223" w:name="_Toc200492137"/>
      <w:r w:rsidRPr="009A5060">
        <w:t>Instrumentation</w:t>
      </w:r>
      <w:bookmarkEnd w:id="3223"/>
    </w:p>
    <w:p w14:paraId="00619DEC" w14:textId="77777777" w:rsidR="004240EE" w:rsidRPr="009A5060" w:rsidRDefault="004240EE" w:rsidP="00C179E5">
      <w:pPr>
        <w:pStyle w:val="RequirementList"/>
        <w:spacing w:line="240" w:lineRule="auto"/>
      </w:pPr>
      <w:bookmarkStart w:id="3224" w:name="_Toc200492138"/>
      <w:r w:rsidRPr="009A5060">
        <w:t>The QRB shall comprise the following external components:</w:t>
      </w:r>
      <w:bookmarkEnd w:id="3224"/>
    </w:p>
    <w:p w14:paraId="3BF40DB3" w14:textId="77777777" w:rsidR="004240EE" w:rsidRPr="009A5060" w:rsidRDefault="004240EE" w:rsidP="00C179E5">
      <w:pPr>
        <w:pStyle w:val="RequirementList"/>
        <w:numPr>
          <w:ilvl w:val="0"/>
          <w:numId w:val="20"/>
        </w:numPr>
        <w:spacing w:line="240" w:lineRule="auto"/>
      </w:pPr>
      <w:bookmarkStart w:id="3225" w:name="_Toc200492139"/>
      <w:r w:rsidRPr="009A5060">
        <w:t>Vacuum pumping system.</w:t>
      </w:r>
      <w:bookmarkEnd w:id="3225"/>
    </w:p>
    <w:p w14:paraId="1CBE5C63" w14:textId="77777777" w:rsidR="004240EE" w:rsidRPr="009A5060" w:rsidRDefault="004240EE" w:rsidP="00C179E5">
      <w:pPr>
        <w:pStyle w:val="RequirementList"/>
        <w:numPr>
          <w:ilvl w:val="0"/>
          <w:numId w:val="20"/>
        </w:numPr>
        <w:spacing w:line="240" w:lineRule="auto"/>
      </w:pPr>
      <w:bookmarkStart w:id="3226" w:name="_Toc200492140"/>
      <w:r w:rsidRPr="009A5060">
        <w:t>Warm panel with warm valves and instrumentation.</w:t>
      </w:r>
      <w:bookmarkEnd w:id="3226"/>
    </w:p>
    <w:p w14:paraId="4DEB1390" w14:textId="77777777" w:rsidR="004240EE" w:rsidRPr="009A5060" w:rsidRDefault="004240EE" w:rsidP="00C179E5">
      <w:pPr>
        <w:pStyle w:val="RequirementList"/>
        <w:numPr>
          <w:ilvl w:val="0"/>
          <w:numId w:val="20"/>
        </w:numPr>
        <w:spacing w:line="240" w:lineRule="auto"/>
      </w:pPr>
      <w:bookmarkStart w:id="3227" w:name="_Toc200492141"/>
      <w:r w:rsidRPr="009A5060">
        <w:t>Piping and valves for purging and conditioning all the circuits.</w:t>
      </w:r>
      <w:bookmarkEnd w:id="3227"/>
    </w:p>
    <w:p w14:paraId="4E5A4DBC" w14:textId="77777777" w:rsidR="004240EE" w:rsidRPr="009A5060" w:rsidRDefault="004240EE" w:rsidP="00C179E5">
      <w:pPr>
        <w:pStyle w:val="RequirementList"/>
        <w:numPr>
          <w:ilvl w:val="0"/>
          <w:numId w:val="20"/>
        </w:numPr>
        <w:spacing w:line="240" w:lineRule="auto"/>
      </w:pPr>
      <w:bookmarkStart w:id="3228" w:name="_Toc200492142"/>
      <w:r w:rsidRPr="009A5060">
        <w:t>Electrical cabinets.</w:t>
      </w:r>
      <w:bookmarkEnd w:id="3228"/>
    </w:p>
    <w:p w14:paraId="7964F7A4" w14:textId="77777777" w:rsidR="004240EE" w:rsidRPr="009A5060" w:rsidRDefault="004240EE" w:rsidP="00C179E5">
      <w:pPr>
        <w:pStyle w:val="RequirementList"/>
        <w:numPr>
          <w:ilvl w:val="0"/>
          <w:numId w:val="20"/>
        </w:numPr>
        <w:spacing w:line="240" w:lineRule="auto"/>
      </w:pPr>
      <w:bookmarkStart w:id="3229" w:name="_Toc200492143"/>
      <w:r w:rsidRPr="009A5060">
        <w:t>Safety valves.</w:t>
      </w:r>
      <w:bookmarkEnd w:id="3229"/>
    </w:p>
    <w:p w14:paraId="317D4052" w14:textId="77777777" w:rsidR="004240EE" w:rsidRPr="009A5060" w:rsidRDefault="004240EE" w:rsidP="00C179E5">
      <w:pPr>
        <w:pStyle w:val="RequirementList"/>
        <w:numPr>
          <w:ilvl w:val="0"/>
          <w:numId w:val="20"/>
        </w:numPr>
        <w:spacing w:line="240" w:lineRule="auto"/>
      </w:pPr>
      <w:bookmarkStart w:id="3230" w:name="_Toc200492144"/>
      <w:r w:rsidRPr="009A5060">
        <w:t>Helium guard circuits.</w:t>
      </w:r>
      <w:bookmarkEnd w:id="3230"/>
    </w:p>
    <w:p w14:paraId="2D195970" w14:textId="77777777" w:rsidR="004240EE" w:rsidRPr="009A5060" w:rsidRDefault="004240EE" w:rsidP="00C179E5">
      <w:pPr>
        <w:pStyle w:val="RequirementList"/>
        <w:numPr>
          <w:ilvl w:val="0"/>
          <w:numId w:val="20"/>
        </w:numPr>
        <w:spacing w:line="240" w:lineRule="auto"/>
      </w:pPr>
      <w:bookmarkStart w:id="3231" w:name="_Toc200492145"/>
      <w:r w:rsidRPr="009A5060">
        <w:t>Compressed air distribution.</w:t>
      </w:r>
      <w:bookmarkEnd w:id="3231"/>
    </w:p>
    <w:p w14:paraId="4088FAC0" w14:textId="77777777" w:rsidR="004240EE" w:rsidRPr="009A5060" w:rsidRDefault="004240EE" w:rsidP="00C179E5">
      <w:pPr>
        <w:pStyle w:val="RequirementList"/>
        <w:numPr>
          <w:ilvl w:val="0"/>
          <w:numId w:val="20"/>
        </w:numPr>
        <w:spacing w:line="240" w:lineRule="auto"/>
      </w:pPr>
      <w:bookmarkStart w:id="3232" w:name="_Toc200492146"/>
      <w:r w:rsidRPr="009A5060">
        <w:t>Coolers for turbines.</w:t>
      </w:r>
      <w:bookmarkEnd w:id="3232"/>
    </w:p>
    <w:p w14:paraId="62086227" w14:textId="77777777" w:rsidR="004240EE" w:rsidRPr="009A5060" w:rsidRDefault="004240EE" w:rsidP="00C179E5">
      <w:pPr>
        <w:pStyle w:val="RequirementList"/>
        <w:numPr>
          <w:ilvl w:val="0"/>
          <w:numId w:val="20"/>
        </w:numPr>
        <w:spacing w:line="240" w:lineRule="auto"/>
      </w:pPr>
      <w:bookmarkStart w:id="3233" w:name="_Toc200492147"/>
      <w:r w:rsidRPr="009A5060">
        <w:t>A platform for easy access to all the components located at the upper level.</w:t>
      </w:r>
      <w:bookmarkEnd w:id="3233"/>
    </w:p>
    <w:p w14:paraId="76AA5A2A" w14:textId="77777777" w:rsidR="004240EE" w:rsidRPr="009A5060" w:rsidRDefault="004240EE" w:rsidP="00C179E5">
      <w:pPr>
        <w:pStyle w:val="RequirementList"/>
        <w:numPr>
          <w:ilvl w:val="0"/>
          <w:numId w:val="20"/>
        </w:numPr>
        <w:spacing w:line="240" w:lineRule="auto"/>
      </w:pPr>
      <w:bookmarkStart w:id="3234" w:name="_Toc200492148"/>
      <w:r w:rsidRPr="009A5060">
        <w:t>Connection port to transfer liquid helium from QRB to external dewar or vice versa.</w:t>
      </w:r>
      <w:bookmarkEnd w:id="3234"/>
    </w:p>
    <w:p w14:paraId="005201F6" w14:textId="77777777" w:rsidR="004240EE" w:rsidRPr="009A5060" w:rsidRDefault="004240EE" w:rsidP="00C179E5">
      <w:pPr>
        <w:pStyle w:val="RequirementList"/>
        <w:spacing w:line="240" w:lineRule="auto"/>
      </w:pPr>
      <w:bookmarkStart w:id="3235" w:name="_Toc200492153"/>
      <w:r w:rsidRPr="009A5060">
        <w:lastRenderedPageBreak/>
        <w:t>The Contractor may employ liquid-nitrogen pre-cooling between 300 K and 80 K.  If liquid-nitrogen pre-cooling is adopted, the Contractor shall supply, integrate, and warrant all associated equipment, controls, and interfaces.</w:t>
      </w:r>
    </w:p>
    <w:p w14:paraId="6521E1DA" w14:textId="77777777" w:rsidR="004240EE" w:rsidRPr="009A5060" w:rsidRDefault="004240EE" w:rsidP="00C179E5">
      <w:pPr>
        <w:pStyle w:val="SysReq3"/>
        <w:spacing w:line="240" w:lineRule="auto"/>
        <w:ind w:left="0"/>
        <w:rPr>
          <w:lang w:val="en-GB"/>
        </w:rPr>
      </w:pPr>
      <w:r w:rsidRPr="009A5060">
        <w:rPr>
          <w:lang w:val="en-GB"/>
        </w:rPr>
        <w:t>In the offer, the Applicant shall submit a quantified techno-economic justification demonstrating overall benefit of the liquid-nitrogen pre-cooling.  The justification shall, as a minimum, include</w:t>
      </w:r>
      <w:r w:rsidRPr="009A5060">
        <w:rPr>
          <w:iCs/>
          <w:lang w:val="en-GB"/>
        </w:rPr>
        <w:t>:</w:t>
      </w:r>
    </w:p>
    <w:p w14:paraId="5FE25DD5" w14:textId="77777777" w:rsidR="004240EE" w:rsidRPr="009A5060" w:rsidRDefault="004240EE" w:rsidP="00C179E5">
      <w:pPr>
        <w:pStyle w:val="SysReq3"/>
        <w:numPr>
          <w:ilvl w:val="0"/>
          <w:numId w:val="68"/>
        </w:numPr>
        <w:spacing w:line="240" w:lineRule="auto"/>
        <w:rPr>
          <w:lang w:val="en-GB"/>
        </w:rPr>
      </w:pPr>
      <w:r w:rsidRPr="009A5060">
        <w:rPr>
          <w:lang w:val="en-GB"/>
        </w:rPr>
        <w:t>Capital-cost comparison (EUR).</w:t>
      </w:r>
    </w:p>
    <w:p w14:paraId="0A36A35A" w14:textId="77777777" w:rsidR="004240EE" w:rsidRPr="009A5060" w:rsidRDefault="004240EE" w:rsidP="00C179E5">
      <w:pPr>
        <w:pStyle w:val="SysReq3"/>
        <w:numPr>
          <w:ilvl w:val="0"/>
          <w:numId w:val="68"/>
        </w:numPr>
        <w:spacing w:line="240" w:lineRule="auto"/>
        <w:rPr>
          <w:lang w:val="en-GB"/>
        </w:rPr>
      </w:pPr>
      <w:r w:rsidRPr="009A5060">
        <w:rPr>
          <w:lang w:val="en-GB"/>
        </w:rPr>
        <w:t>Operating-cost comparison (EUR per year), including liquid-nitrogen consumption expressed in kWh</w:t>
      </w:r>
      <w:r w:rsidRPr="009A5060">
        <w:rPr>
          <w:rFonts w:ascii="Arial" w:hAnsi="Arial" w:cs="Arial"/>
          <w:lang w:val="en-GB"/>
        </w:rPr>
        <w:t>ₑ</w:t>
      </w:r>
    </w:p>
    <w:p w14:paraId="6D25678B" w14:textId="77777777" w:rsidR="004240EE" w:rsidRPr="009A5060" w:rsidRDefault="004240EE" w:rsidP="00C179E5">
      <w:pPr>
        <w:pStyle w:val="SysReq3"/>
        <w:numPr>
          <w:ilvl w:val="0"/>
          <w:numId w:val="68"/>
        </w:numPr>
        <w:spacing w:line="240" w:lineRule="auto"/>
        <w:rPr>
          <w:lang w:val="en-GB"/>
        </w:rPr>
      </w:pPr>
      <w:r w:rsidRPr="009A5060">
        <w:rPr>
          <w:lang w:val="en-GB"/>
        </w:rPr>
        <w:t>Impact on delivery logistics and supply reliability.</w:t>
      </w:r>
    </w:p>
    <w:p w14:paraId="4F023402" w14:textId="77777777" w:rsidR="004240EE" w:rsidRPr="009A5060" w:rsidRDefault="004240EE" w:rsidP="00C179E5">
      <w:pPr>
        <w:pStyle w:val="RequirementList"/>
        <w:spacing w:line="240" w:lineRule="auto"/>
      </w:pPr>
      <w:bookmarkStart w:id="3236" w:name="_Toc200492155"/>
      <w:bookmarkEnd w:id="3235"/>
      <w:bookmarkEnd w:id="3236"/>
      <w:r w:rsidRPr="009A5060">
        <w:t>At least one manual shut-off valve shall be installed on each process line connected to the WCS, upstream of the first cryogenic isolation device.</w:t>
      </w:r>
    </w:p>
    <w:p w14:paraId="22921BF3" w14:textId="77777777" w:rsidR="004240EE" w:rsidRPr="009A5060" w:rsidRDefault="004240EE" w:rsidP="00C179E5">
      <w:pPr>
        <w:pStyle w:val="Heading4numbered"/>
        <w:rPr>
          <w:lang w:val="en-GB"/>
        </w:rPr>
      </w:pPr>
      <w:bookmarkStart w:id="3237" w:name="_Toc200492156"/>
      <w:bookmarkStart w:id="3238" w:name="_Toc202536159"/>
      <w:r w:rsidRPr="009A5060">
        <w:rPr>
          <w:lang w:val="en-GB"/>
        </w:rPr>
        <w:t>Main components</w:t>
      </w:r>
      <w:bookmarkEnd w:id="3237"/>
      <w:bookmarkEnd w:id="3238"/>
    </w:p>
    <w:p w14:paraId="5A471058" w14:textId="77777777" w:rsidR="004240EE" w:rsidRPr="009A5060" w:rsidRDefault="004240EE" w:rsidP="00C179E5">
      <w:pPr>
        <w:pStyle w:val="Heading5numbered"/>
        <w:spacing w:line="240" w:lineRule="auto"/>
        <w:rPr>
          <w:shd w:val="clear" w:color="auto" w:fill="FFFFFF"/>
          <w:lang w:val="en-GB"/>
        </w:rPr>
      </w:pPr>
      <w:bookmarkStart w:id="3239" w:name="_Toc200492157"/>
      <w:bookmarkStart w:id="3240" w:name="_Toc202536160"/>
      <w:r w:rsidRPr="009A5060">
        <w:rPr>
          <w:shd w:val="clear" w:color="auto" w:fill="FFFFFF"/>
          <w:lang w:val="en-GB"/>
        </w:rPr>
        <w:t>Vacuum vessel</w:t>
      </w:r>
      <w:bookmarkEnd w:id="3239"/>
      <w:bookmarkEnd w:id="3240"/>
      <w:r w:rsidRPr="009A5060">
        <w:rPr>
          <w:shd w:val="clear" w:color="auto" w:fill="FFFFFF"/>
          <w:lang w:val="en-GB"/>
        </w:rPr>
        <w:t>(s)</w:t>
      </w:r>
    </w:p>
    <w:p w14:paraId="734ADC5A" w14:textId="77777777" w:rsidR="004240EE" w:rsidRPr="009A5060" w:rsidRDefault="004240EE" w:rsidP="00C179E5">
      <w:pPr>
        <w:pStyle w:val="RequirementList"/>
        <w:spacing w:line="240" w:lineRule="auto"/>
      </w:pPr>
      <w:bookmarkStart w:id="3241" w:name="_Toc200492160"/>
      <w:r w:rsidRPr="009A5060">
        <w:t xml:space="preserve">The vacuum vessel(s) shall be designed for full internal vacuum (0 bara) and for an external overpressure of minimum 1.5 bar(g) unless otherwise justified by the safety study. </w:t>
      </w:r>
    </w:p>
    <w:p w14:paraId="19F4677A" w14:textId="77777777" w:rsidR="004240EE" w:rsidRPr="009A5060" w:rsidRDefault="004240EE" w:rsidP="00C179E5">
      <w:pPr>
        <w:pStyle w:val="RequirementList"/>
        <w:spacing w:line="240" w:lineRule="auto"/>
      </w:pPr>
      <w:r w:rsidRPr="009A5060">
        <w:t>The design of the passage of every line (cold or warm) connected to the QRB shall avoid any condensation or frost formation at the interfaces during any operation scenario or any transition between operation scenarios.</w:t>
      </w:r>
      <w:bookmarkEnd w:id="3241"/>
    </w:p>
    <w:p w14:paraId="503273AF" w14:textId="77777777" w:rsidR="004240EE" w:rsidRPr="009A5060" w:rsidRDefault="004240EE" w:rsidP="00C179E5">
      <w:pPr>
        <w:pStyle w:val="RequirementList"/>
        <w:spacing w:line="240" w:lineRule="auto"/>
      </w:pPr>
      <w:bookmarkStart w:id="3242" w:name="_Toc200492161"/>
      <w:r w:rsidRPr="009A5060">
        <w:t>The ports carrying cold valves, turbines, transfer lines connections and instrumentation feedthrough shall be fabricated from stainless steel.  The vacuum vessel(s) may be fabricated from mild steel.</w:t>
      </w:r>
      <w:bookmarkEnd w:id="3242"/>
    </w:p>
    <w:p w14:paraId="3A8CDB8A" w14:textId="77777777" w:rsidR="004240EE" w:rsidRPr="009A5060" w:rsidRDefault="004240EE" w:rsidP="00C179E5">
      <w:pPr>
        <w:pStyle w:val="RequirementList"/>
        <w:spacing w:line="240" w:lineRule="auto"/>
      </w:pPr>
      <w:bookmarkStart w:id="3243" w:name="_Toc200492162"/>
      <w:r w:rsidRPr="009A5060">
        <w:t>The design of the pumping ports shall prevent the intake of any loose sheets of superinsulation into the vacuum pumps.</w:t>
      </w:r>
      <w:bookmarkEnd w:id="3243"/>
    </w:p>
    <w:p w14:paraId="48CF043D" w14:textId="77777777" w:rsidR="004240EE" w:rsidRPr="009A5060" w:rsidRDefault="004240EE" w:rsidP="00C179E5">
      <w:pPr>
        <w:pStyle w:val="RequirementList"/>
        <w:spacing w:line="240" w:lineRule="auto"/>
      </w:pPr>
      <w:bookmarkStart w:id="3244" w:name="_Toc200492163"/>
      <w:r w:rsidRPr="009A5060">
        <w:t>The QRB shall be equipped with a vacuum barrier at the Cryogenic Distribution System interface.</w:t>
      </w:r>
      <w:bookmarkEnd w:id="3244"/>
    </w:p>
    <w:p w14:paraId="48E28076" w14:textId="77777777" w:rsidR="004240EE" w:rsidRPr="009A5060" w:rsidRDefault="004240EE" w:rsidP="00C179E5">
      <w:pPr>
        <w:pStyle w:val="Heading5numbered"/>
        <w:spacing w:line="240" w:lineRule="auto"/>
        <w:rPr>
          <w:shd w:val="clear" w:color="auto" w:fill="FFFFFF"/>
          <w:lang w:val="en-GB"/>
        </w:rPr>
      </w:pPr>
      <w:bookmarkStart w:id="3245" w:name="_Toc200492164"/>
      <w:bookmarkStart w:id="3246" w:name="_Toc200492165"/>
      <w:bookmarkStart w:id="3247" w:name="_Toc202536161"/>
      <w:bookmarkEnd w:id="3245"/>
      <w:r w:rsidRPr="009A5060">
        <w:rPr>
          <w:shd w:val="clear" w:color="auto" w:fill="FFFFFF"/>
          <w:lang w:val="en-GB"/>
        </w:rPr>
        <w:t>Helium Heat exchangers</w:t>
      </w:r>
      <w:bookmarkEnd w:id="3246"/>
      <w:bookmarkEnd w:id="3247"/>
    </w:p>
    <w:p w14:paraId="346702B7" w14:textId="77777777" w:rsidR="004240EE" w:rsidRPr="009A5060" w:rsidRDefault="004240EE" w:rsidP="00C179E5">
      <w:pPr>
        <w:pStyle w:val="RequirementList"/>
        <w:spacing w:line="240" w:lineRule="auto"/>
      </w:pPr>
      <w:bookmarkStart w:id="3248" w:name="_Toc200492166"/>
      <w:r w:rsidRPr="009A5060">
        <w:t>Aluminium plate fin heat exchangers shall be vacuum brazed.  Stainless steel heat exchangers shall be of all-welded construction.</w:t>
      </w:r>
      <w:bookmarkEnd w:id="3248"/>
    </w:p>
    <w:p w14:paraId="6EDFE3C5" w14:textId="77777777" w:rsidR="004240EE" w:rsidRPr="009A5060" w:rsidRDefault="004240EE" w:rsidP="00C179E5">
      <w:pPr>
        <w:pStyle w:val="RequirementList"/>
        <w:spacing w:line="240" w:lineRule="auto"/>
      </w:pPr>
      <w:bookmarkStart w:id="3249" w:name="_Toc200492167"/>
      <w:commentRangeStart w:id="3250"/>
      <w:r w:rsidRPr="009A5060">
        <w:t>For all heat exchangers, the type and origin of materials and transition pieces (Aluminium-Stainless Steel) shall be provided.</w:t>
      </w:r>
      <w:bookmarkEnd w:id="3249"/>
      <w:commentRangeEnd w:id="3250"/>
      <w:r w:rsidRPr="009A5060">
        <w:rPr>
          <w:rStyle w:val="CommentReference"/>
          <w:rFonts w:ascii="Segoe UI" w:hAnsi="Segoe UI"/>
        </w:rPr>
        <w:commentReference w:id="3250"/>
      </w:r>
    </w:p>
    <w:p w14:paraId="1E31ECBD" w14:textId="77777777" w:rsidR="004240EE" w:rsidRPr="009A5060" w:rsidRDefault="004240EE" w:rsidP="00C179E5">
      <w:pPr>
        <w:pStyle w:val="RequirementList"/>
        <w:spacing w:line="240" w:lineRule="auto"/>
      </w:pPr>
      <w:bookmarkStart w:id="3251" w:name="_Toc200492168"/>
      <w:r w:rsidRPr="009A5060">
        <w:t>All heat exchangers operating below 20 K shall be arranged vertically with the warm end at the top.</w:t>
      </w:r>
      <w:bookmarkEnd w:id="3251"/>
    </w:p>
    <w:p w14:paraId="7C53BEFC" w14:textId="77777777" w:rsidR="004240EE" w:rsidRPr="009A5060" w:rsidRDefault="004240EE" w:rsidP="00C179E5">
      <w:pPr>
        <w:pStyle w:val="RequirementList"/>
        <w:spacing w:line="240" w:lineRule="auto"/>
      </w:pPr>
      <w:bookmarkStart w:id="3252" w:name="_Toc200492169"/>
      <w:r w:rsidRPr="009A5060">
        <w:t xml:space="preserve">Any heat exchanger between 300 K and 80 K shall facilitate warm up and regeneration for frozen water removal in the HP side.  </w:t>
      </w:r>
    </w:p>
    <w:p w14:paraId="33D2CFD2" w14:textId="77777777" w:rsidR="004240EE" w:rsidRPr="009A5060" w:rsidRDefault="004240EE" w:rsidP="00C179E5">
      <w:pPr>
        <w:pStyle w:val="RequirementList"/>
        <w:spacing w:line="240" w:lineRule="auto"/>
      </w:pPr>
      <w:r w:rsidRPr="009A5060">
        <w:t>The differential pressure between inlet and outlet of any heat exchanger shall be measured to monitor the pressure drop evolution during operation.</w:t>
      </w:r>
      <w:bookmarkEnd w:id="3252"/>
    </w:p>
    <w:p w14:paraId="397B71F2" w14:textId="77777777" w:rsidR="004240EE" w:rsidRPr="009A5060" w:rsidRDefault="004240EE" w:rsidP="00C179E5">
      <w:pPr>
        <w:pStyle w:val="RequirementList"/>
        <w:spacing w:line="240" w:lineRule="auto"/>
      </w:pPr>
      <w:bookmarkStart w:id="3253" w:name="_Toc200492170"/>
      <w:r w:rsidRPr="009A5060">
        <w:t>In case of 80 K nitrogen pre-cooling, a separated heat exchanger between nitrogen and HP helium flow shall be installed to avoid solidification of nitrogen in case of return of cold helium flow in the LP stream.</w:t>
      </w:r>
      <w:bookmarkEnd w:id="3253"/>
    </w:p>
    <w:p w14:paraId="4FCF35C4" w14:textId="77777777" w:rsidR="004240EE" w:rsidRPr="009A5060" w:rsidRDefault="004240EE" w:rsidP="00C179E5">
      <w:pPr>
        <w:pStyle w:val="Heading5numbered"/>
        <w:keepNext/>
        <w:keepLines/>
        <w:spacing w:line="240" w:lineRule="auto"/>
        <w:ind w:left="1009" w:hanging="1009"/>
        <w:rPr>
          <w:shd w:val="clear" w:color="auto" w:fill="FFFFFF"/>
          <w:lang w:val="en-GB"/>
        </w:rPr>
      </w:pPr>
      <w:bookmarkStart w:id="3254" w:name="_Toc200492171"/>
      <w:bookmarkStart w:id="3255" w:name="_Toc200492172"/>
      <w:bookmarkStart w:id="3256" w:name="_Toc202536162"/>
      <w:bookmarkEnd w:id="3254"/>
      <w:r w:rsidRPr="009A5060">
        <w:rPr>
          <w:shd w:val="clear" w:color="auto" w:fill="FFFFFF"/>
          <w:lang w:val="en-GB"/>
        </w:rPr>
        <w:t>Turbines</w:t>
      </w:r>
      <w:bookmarkEnd w:id="3255"/>
      <w:bookmarkEnd w:id="3256"/>
    </w:p>
    <w:p w14:paraId="5B4E8CC6" w14:textId="77777777" w:rsidR="004240EE" w:rsidRPr="009A5060" w:rsidRDefault="004240EE" w:rsidP="00C179E5">
      <w:pPr>
        <w:pStyle w:val="RequirementList"/>
        <w:spacing w:line="240" w:lineRule="auto"/>
      </w:pPr>
      <w:bookmarkStart w:id="3257" w:name="_Toc200492173"/>
      <w:r w:rsidRPr="009A5060">
        <w:t>Turbines with gas lubricated or magnetic bearings shall be deployed.</w:t>
      </w:r>
      <w:bookmarkEnd w:id="3257"/>
    </w:p>
    <w:p w14:paraId="6F7B6955" w14:textId="65B5C1BA" w:rsidR="004240EE" w:rsidRPr="009A5060" w:rsidRDefault="004240EE" w:rsidP="00C179E5">
      <w:pPr>
        <w:pStyle w:val="RequirementList"/>
        <w:spacing w:line="240" w:lineRule="auto"/>
      </w:pPr>
      <w:bookmarkStart w:id="3258" w:name="_Toc200492174"/>
      <w:r w:rsidRPr="009A5060">
        <w:t xml:space="preserve">The power extracted by the turbines shall be transferred to water cooled heat exchangers.  Acceptable materials for the water channels are stainless steel and copper compatible with the water quality as described in </w:t>
      </w:r>
      <w:r w:rsidRPr="002979CF">
        <w:fldChar w:fldCharType="begin"/>
      </w:r>
      <w:r w:rsidRPr="002979CF">
        <w:instrText xml:space="preserve"> REF _Ref190780127 \r \h  \* MERGEFORMAT </w:instrText>
      </w:r>
      <w:r w:rsidRPr="002979CF">
        <w:fldChar w:fldCharType="separate"/>
      </w:r>
      <w:r w:rsidR="00041F61">
        <w:t>3.8.2.2</w:t>
      </w:r>
      <w:r w:rsidRPr="002979CF">
        <w:fldChar w:fldCharType="end"/>
      </w:r>
      <w:r w:rsidRPr="009A5060">
        <w:t>.  The water side shall give easy access for cleaning.</w:t>
      </w:r>
      <w:bookmarkEnd w:id="3258"/>
    </w:p>
    <w:p w14:paraId="6C84E72D" w14:textId="77777777" w:rsidR="004240EE" w:rsidRPr="009A5060" w:rsidRDefault="004240EE" w:rsidP="00C179E5">
      <w:pPr>
        <w:pStyle w:val="RequirementList"/>
        <w:spacing w:line="240" w:lineRule="auto"/>
      </w:pPr>
      <w:bookmarkStart w:id="3259" w:name="_Toc200492175"/>
      <w:r w:rsidRPr="009A5060">
        <w:t>To allow the easy exchange of turbine cartridges, the system shall include all the elements needed to isolate, warm up, purge and cool down each turbine individually.  This exchange shall be possible in situ without warming up heat exchanger blocks.</w:t>
      </w:r>
      <w:bookmarkEnd w:id="3259"/>
    </w:p>
    <w:p w14:paraId="41A58895" w14:textId="77777777" w:rsidR="004240EE" w:rsidRPr="009A5060" w:rsidRDefault="004240EE" w:rsidP="00C179E5">
      <w:pPr>
        <w:pStyle w:val="RequirementList"/>
        <w:spacing w:line="240" w:lineRule="auto"/>
      </w:pPr>
      <w:bookmarkStart w:id="3260" w:name="_Toc200492176"/>
      <w:r w:rsidRPr="009A5060">
        <w:t>A replacement of one turbine cartridge shall not exceed 3 hours.</w:t>
      </w:r>
      <w:bookmarkEnd w:id="3260"/>
    </w:p>
    <w:p w14:paraId="067590E0" w14:textId="77777777" w:rsidR="004240EE" w:rsidRPr="009A5060" w:rsidRDefault="004240EE" w:rsidP="00C179E5">
      <w:pPr>
        <w:pStyle w:val="RequirementList"/>
        <w:numPr>
          <w:ilvl w:val="0"/>
          <w:numId w:val="0"/>
        </w:numPr>
        <w:spacing w:line="240" w:lineRule="auto"/>
        <w:ind w:left="502" w:hanging="360"/>
      </w:pPr>
      <w:r w:rsidRPr="009A5060">
        <w:t>Separate vacuum barrier</w:t>
      </w:r>
    </w:p>
    <w:p w14:paraId="6743A58F" w14:textId="77777777" w:rsidR="004240EE" w:rsidRPr="009A5060" w:rsidRDefault="004240EE" w:rsidP="00C179E5">
      <w:pPr>
        <w:pStyle w:val="Heading5numbered"/>
        <w:spacing w:line="240" w:lineRule="auto"/>
        <w:rPr>
          <w:shd w:val="clear" w:color="auto" w:fill="FFFFFF"/>
          <w:lang w:val="en-GB"/>
        </w:rPr>
      </w:pPr>
      <w:bookmarkStart w:id="3261" w:name="_Toc200492177"/>
      <w:bookmarkStart w:id="3262" w:name="_Toc200492178"/>
      <w:bookmarkStart w:id="3263" w:name="_Toc202536163"/>
      <w:bookmarkEnd w:id="3261"/>
      <w:r w:rsidRPr="009A5060">
        <w:rPr>
          <w:shd w:val="clear" w:color="auto" w:fill="FFFFFF"/>
          <w:lang w:val="en-GB"/>
        </w:rPr>
        <w:t>Cold Compressors</w:t>
      </w:r>
      <w:bookmarkEnd w:id="3262"/>
      <w:bookmarkEnd w:id="3263"/>
    </w:p>
    <w:p w14:paraId="29334407" w14:textId="77777777" w:rsidR="004240EE" w:rsidRPr="009A5060" w:rsidRDefault="004240EE" w:rsidP="00C179E5">
      <w:pPr>
        <w:spacing w:line="240" w:lineRule="auto"/>
        <w:rPr>
          <w:shd w:val="clear" w:color="auto" w:fill="FFFFFF"/>
        </w:rPr>
      </w:pPr>
      <w:r w:rsidRPr="009A5060">
        <w:rPr>
          <w:shd w:val="clear" w:color="auto" w:fill="FFFFFF"/>
        </w:rPr>
        <w:lastRenderedPageBreak/>
        <w:t>Cold compressors may either be in the QRB or located in a dedicated Cold Box with separate vacuum</w:t>
      </w:r>
    </w:p>
    <w:p w14:paraId="2EC59BA8" w14:textId="77777777" w:rsidR="004240EE" w:rsidRPr="009A5060" w:rsidRDefault="004240EE" w:rsidP="00C179E5">
      <w:pPr>
        <w:pStyle w:val="RequirementList"/>
        <w:spacing w:line="240" w:lineRule="auto"/>
      </w:pPr>
      <w:bookmarkStart w:id="3264" w:name="_Toc200492179"/>
      <w:r w:rsidRPr="009A5060">
        <w:t>The compressors shall be centrifugal with active magnetic bearings.</w:t>
      </w:r>
      <w:bookmarkEnd w:id="3264"/>
    </w:p>
    <w:p w14:paraId="6DF15113" w14:textId="77777777" w:rsidR="004240EE" w:rsidRPr="009A5060" w:rsidRDefault="004240EE" w:rsidP="00C179E5">
      <w:pPr>
        <w:pStyle w:val="RequirementList"/>
        <w:spacing w:line="240" w:lineRule="auto"/>
      </w:pPr>
      <w:bookmarkStart w:id="3265" w:name="_Toc200492180"/>
      <w:r w:rsidRPr="009A5060">
        <w:t>The Contactor shall provide the pressure fields showing the pressure ratio as a function of the reduced flow for different reduced iso-speeds.  The stall and choke lines shall be indicated.</w:t>
      </w:r>
      <w:bookmarkEnd w:id="3265"/>
    </w:p>
    <w:p w14:paraId="5DC025F5" w14:textId="77777777" w:rsidR="004240EE" w:rsidRPr="009A5060" w:rsidRDefault="004240EE" w:rsidP="00C179E5">
      <w:pPr>
        <w:pStyle w:val="RequirementList"/>
        <w:spacing w:line="240" w:lineRule="auto"/>
      </w:pPr>
      <w:bookmarkStart w:id="3266" w:name="_Toc200492181"/>
      <w:r w:rsidRPr="009A5060">
        <w:t xml:space="preserve">The mass flow rate of helium shall be easily adjustable via rotation speed regulation using Variable Frequency Drive.  </w:t>
      </w:r>
    </w:p>
    <w:p w14:paraId="2F7D231D" w14:textId="77777777" w:rsidR="004240EE" w:rsidRPr="009A5060" w:rsidRDefault="004240EE" w:rsidP="00C179E5">
      <w:pPr>
        <w:pStyle w:val="RequirementList"/>
        <w:spacing w:line="240" w:lineRule="auto"/>
      </w:pPr>
      <w:r w:rsidRPr="009A5060">
        <w:t>The rotational speed of the cold compressor shall include at least 10% speed margin with respect to the maximum value encountered in the different operation scenarios.</w:t>
      </w:r>
    </w:p>
    <w:p w14:paraId="6EB8D3B8" w14:textId="77777777" w:rsidR="004240EE" w:rsidRPr="009A5060" w:rsidRDefault="004240EE" w:rsidP="00C179E5">
      <w:pPr>
        <w:pStyle w:val="RequirementList"/>
        <w:spacing w:line="240" w:lineRule="auto"/>
      </w:pPr>
      <w:r w:rsidRPr="009A5060">
        <w:t>The rotational speed of each cold compressor should allow to be lowered down to 30 % of the nominal speed while remaining in the operational window.</w:t>
      </w:r>
      <w:bookmarkEnd w:id="3266"/>
    </w:p>
    <w:p w14:paraId="439F1EEC" w14:textId="6C92C2A8" w:rsidR="004240EE" w:rsidRPr="009A5060" w:rsidRDefault="004240EE" w:rsidP="00C179E5">
      <w:pPr>
        <w:pStyle w:val="RequirementList"/>
        <w:spacing w:line="240" w:lineRule="auto"/>
      </w:pPr>
      <w:bookmarkStart w:id="3267" w:name="_Toc200492182"/>
      <w:r w:rsidRPr="009A5060">
        <w:t xml:space="preserve">The Contractor shall submit detailed cool-down and start-up procedures for each cold compressor as part of deliverable </w:t>
      </w:r>
      <w:r>
        <w:fldChar w:fldCharType="begin"/>
      </w:r>
      <w:r>
        <w:instrText xml:space="preserve"> REF _Ref211522352 \n \h </w:instrText>
      </w:r>
      <w:r w:rsidR="00C179E5">
        <w:instrText xml:space="preserve"> \* MERGEFORMAT </w:instrText>
      </w:r>
      <w:r>
        <w:fldChar w:fldCharType="separate"/>
      </w:r>
      <w:r w:rsidR="00041F61">
        <w:t>DD-5</w:t>
      </w:r>
      <w:r>
        <w:fldChar w:fldCharType="end"/>
      </w:r>
      <w:r>
        <w:t>.</w:t>
      </w:r>
      <w:r w:rsidRPr="009A5060">
        <w:t xml:space="preserve">  The procedures shall be approved by SCK CEN before FAT</w:t>
      </w:r>
      <w:bookmarkEnd w:id="3267"/>
    </w:p>
    <w:p w14:paraId="4A721EEC" w14:textId="77777777" w:rsidR="004240EE" w:rsidRPr="009A5060" w:rsidRDefault="004240EE" w:rsidP="00C179E5">
      <w:pPr>
        <w:pStyle w:val="RequirementList"/>
        <w:spacing w:line="240" w:lineRule="auto"/>
      </w:pPr>
      <w:bookmarkStart w:id="3268" w:name="_Toc200492183"/>
      <w:r w:rsidRPr="009A5060">
        <w:t>The cold compressors shall allow inspection, maintenance, and exchange.  The intervention time including the warm-up and cold compressor exchange shall be less than 4 hours.</w:t>
      </w:r>
      <w:bookmarkEnd w:id="3268"/>
    </w:p>
    <w:p w14:paraId="17191FC0" w14:textId="77777777" w:rsidR="004240EE" w:rsidRPr="009A5060" w:rsidRDefault="004240EE" w:rsidP="00C179E5">
      <w:pPr>
        <w:pStyle w:val="Heading5numbered"/>
        <w:spacing w:line="240" w:lineRule="auto"/>
        <w:rPr>
          <w:shd w:val="clear" w:color="auto" w:fill="FFFFFF"/>
          <w:lang w:val="en-GB"/>
        </w:rPr>
      </w:pPr>
      <w:bookmarkStart w:id="3269" w:name="_Toc200492184"/>
      <w:bookmarkStart w:id="3270" w:name="_Toc202536164"/>
      <w:r w:rsidRPr="009A5060">
        <w:rPr>
          <w:shd w:val="clear" w:color="auto" w:fill="FFFFFF"/>
          <w:lang w:val="en-GB"/>
        </w:rPr>
        <w:t xml:space="preserve">Helium </w:t>
      </w:r>
      <w:bookmarkEnd w:id="3269"/>
      <w:bookmarkEnd w:id="3270"/>
      <w:r w:rsidRPr="009A5060">
        <w:rPr>
          <w:shd w:val="clear" w:color="auto" w:fill="FFFFFF"/>
          <w:lang w:val="en-GB"/>
        </w:rPr>
        <w:t>phase separators</w:t>
      </w:r>
    </w:p>
    <w:p w14:paraId="39E3BE53" w14:textId="77777777" w:rsidR="004240EE" w:rsidRPr="009A5060" w:rsidRDefault="004240EE" w:rsidP="00C179E5">
      <w:pPr>
        <w:pStyle w:val="RequirementList"/>
        <w:spacing w:line="240" w:lineRule="auto"/>
      </w:pPr>
      <w:bookmarkStart w:id="3271" w:name="_Toc200492185"/>
      <w:r w:rsidRPr="009A5060">
        <w:t>Two helium phase separators shall be installed in the QRB: one at 2 K pumped by the cold compressors and one at 4.5 K.</w:t>
      </w:r>
      <w:bookmarkEnd w:id="3271"/>
    </w:p>
    <w:p w14:paraId="71094B1E" w14:textId="77777777" w:rsidR="004240EE" w:rsidRPr="009A5060" w:rsidRDefault="004240EE" w:rsidP="00C179E5">
      <w:pPr>
        <w:pStyle w:val="RequirementList"/>
        <w:spacing w:line="240" w:lineRule="auto"/>
      </w:pPr>
      <w:bookmarkStart w:id="3272" w:name="_Toc200492186"/>
      <w:r w:rsidRPr="009A5060">
        <w:t>The helium phase separators shall be sized for all operating scenarios.</w:t>
      </w:r>
      <w:bookmarkEnd w:id="3272"/>
    </w:p>
    <w:p w14:paraId="0C93BD5B" w14:textId="77777777" w:rsidR="004240EE" w:rsidRPr="009A5060" w:rsidRDefault="004240EE" w:rsidP="00C179E5">
      <w:pPr>
        <w:pStyle w:val="RequirementList"/>
        <w:spacing w:line="240" w:lineRule="auto"/>
      </w:pPr>
      <w:bookmarkStart w:id="3273" w:name="_Toc200492187"/>
      <w:r w:rsidRPr="009A5060">
        <w:t>The helium phase separators shall be equipped with electrical heaters to adjust the level of liquid helium, to empty from liquid helium and to simulate the user heat load during stand-alone commissioning and acceptance testing of the QPLANT.</w:t>
      </w:r>
      <w:bookmarkEnd w:id="3273"/>
    </w:p>
    <w:p w14:paraId="1AD3FE7D" w14:textId="77777777" w:rsidR="004240EE" w:rsidRPr="009A5060" w:rsidRDefault="004240EE" w:rsidP="00C179E5">
      <w:pPr>
        <w:pStyle w:val="RequirementList"/>
        <w:spacing w:line="240" w:lineRule="auto"/>
      </w:pPr>
      <w:bookmarkStart w:id="3274" w:name="_Toc200492188"/>
      <w:r w:rsidRPr="009A5060">
        <w:t>A diffuser shall be installed at the inlet of the helium phase separators.</w:t>
      </w:r>
      <w:bookmarkEnd w:id="3274"/>
    </w:p>
    <w:p w14:paraId="51D6BE40" w14:textId="77777777" w:rsidR="004240EE" w:rsidRPr="009A5060" w:rsidRDefault="004240EE" w:rsidP="00C179E5">
      <w:pPr>
        <w:pStyle w:val="Heading5numbered"/>
        <w:spacing w:line="240" w:lineRule="auto"/>
        <w:rPr>
          <w:shd w:val="clear" w:color="auto" w:fill="FFFFFF"/>
          <w:lang w:val="en-GB"/>
        </w:rPr>
      </w:pPr>
      <w:bookmarkStart w:id="3275" w:name="_Toc200492190"/>
      <w:bookmarkStart w:id="3276" w:name="_Toc202536165"/>
      <w:r w:rsidRPr="009A5060">
        <w:rPr>
          <w:shd w:val="clear" w:color="auto" w:fill="FFFFFF"/>
          <w:lang w:val="en-GB"/>
        </w:rPr>
        <w:t>Adsorbers</w:t>
      </w:r>
      <w:bookmarkEnd w:id="3275"/>
      <w:bookmarkEnd w:id="3276"/>
    </w:p>
    <w:p w14:paraId="364D89F9" w14:textId="77777777" w:rsidR="004240EE" w:rsidRPr="009A5060" w:rsidRDefault="004240EE" w:rsidP="00C179E5">
      <w:pPr>
        <w:pStyle w:val="RequirementList"/>
        <w:spacing w:line="240" w:lineRule="auto"/>
      </w:pPr>
      <w:bookmarkStart w:id="3277" w:name="_Toc200492191"/>
      <w:r w:rsidRPr="009A5060">
        <w:t>To remove air impurities, two 80 K adsorbers shall be installed with an operating temperature below 85 K.</w:t>
      </w:r>
      <w:bookmarkEnd w:id="3277"/>
    </w:p>
    <w:p w14:paraId="57B2DE70" w14:textId="77777777" w:rsidR="004240EE" w:rsidRPr="009A5060" w:rsidRDefault="004240EE" w:rsidP="00C179E5">
      <w:pPr>
        <w:pStyle w:val="RequirementList"/>
        <w:spacing w:line="240" w:lineRule="auto"/>
      </w:pPr>
      <w:r w:rsidRPr="009A5060">
        <w:t>The two 80 K adsorbers shall be parallel switchable.</w:t>
      </w:r>
    </w:p>
    <w:p w14:paraId="040C4562" w14:textId="77777777" w:rsidR="004240EE" w:rsidRPr="009A5060" w:rsidRDefault="004240EE" w:rsidP="00C179E5">
      <w:pPr>
        <w:pStyle w:val="RequirementList"/>
        <w:spacing w:line="240" w:lineRule="auto"/>
      </w:pPr>
      <w:bookmarkStart w:id="3278" w:name="_Toc200492192"/>
      <w:r w:rsidRPr="009A5060">
        <w:t>Each of the 80K adsorbers shall be sized to purify the full HP compressors flow contaminated up to 50 ppm by volume of air.</w:t>
      </w:r>
      <w:bookmarkEnd w:id="3278"/>
    </w:p>
    <w:p w14:paraId="65CE7A25" w14:textId="77777777" w:rsidR="004240EE" w:rsidRPr="009A5060" w:rsidRDefault="004240EE" w:rsidP="00C179E5">
      <w:pPr>
        <w:pStyle w:val="RequirementList"/>
        <w:spacing w:line="240" w:lineRule="auto"/>
      </w:pPr>
      <w:bookmarkStart w:id="3279" w:name="_Toc200492193"/>
      <w:r w:rsidRPr="009A5060">
        <w:t>The Contractor shall choose the adsorption/regeneration time of the 80K adsorbers to guarantee continuous operation.</w:t>
      </w:r>
      <w:bookmarkEnd w:id="3279"/>
    </w:p>
    <w:p w14:paraId="3D30CA76" w14:textId="77777777" w:rsidR="004240EE" w:rsidRPr="009A5060" w:rsidRDefault="004240EE" w:rsidP="00C179E5">
      <w:pPr>
        <w:pStyle w:val="RequirementList"/>
        <w:spacing w:line="240" w:lineRule="auto"/>
      </w:pPr>
      <w:bookmarkStart w:id="3280" w:name="_Toc200492194"/>
      <w:r w:rsidRPr="009A5060">
        <w:t xml:space="preserve">The system shall perform the switching, regeneration, and cool-down of the 80 K adsorbers fully automatically.  </w:t>
      </w:r>
      <w:commentRangeStart w:id="3281"/>
      <w:r w:rsidRPr="009A5060">
        <w:t>A by-pass between the outlet of the switchable 80K adsorbers and the LP line of the QRB shall be installed which could be used for helium purification.</w:t>
      </w:r>
      <w:bookmarkEnd w:id="3280"/>
      <w:commentRangeEnd w:id="3281"/>
      <w:r w:rsidRPr="009A5060">
        <w:rPr>
          <w:rStyle w:val="CommentReference"/>
          <w:rFonts w:ascii="Segoe UI" w:hAnsi="Segoe UI"/>
        </w:rPr>
        <w:commentReference w:id="3281"/>
      </w:r>
    </w:p>
    <w:p w14:paraId="13D3F5B9" w14:textId="77777777" w:rsidR="004240EE" w:rsidRPr="009A5060" w:rsidRDefault="004240EE" w:rsidP="00C179E5">
      <w:pPr>
        <w:pStyle w:val="RequirementList"/>
        <w:spacing w:line="240" w:lineRule="auto"/>
      </w:pPr>
      <w:bookmarkStart w:id="3282" w:name="_Toc200492195"/>
      <w:r w:rsidRPr="009A5060">
        <w:t>To remove the remaining impurities of neon and hydrogen, one 20 K adsorber operating shall be installed with an operating temperature below 25 K.</w:t>
      </w:r>
      <w:bookmarkEnd w:id="3282"/>
    </w:p>
    <w:p w14:paraId="4586806A" w14:textId="77777777" w:rsidR="004240EE" w:rsidRPr="009A5060" w:rsidRDefault="004240EE" w:rsidP="00C179E5">
      <w:pPr>
        <w:pStyle w:val="RequirementList"/>
        <w:spacing w:line="240" w:lineRule="auto"/>
      </w:pPr>
      <w:bookmarkStart w:id="3283" w:name="_Toc200492196"/>
      <w:r w:rsidRPr="009A5060">
        <w:t>This 20 K adsorber shall be sized to retain impurities of the full helium flow contaminated up to 1 ppm by volume of hydrogen and neon each, for a duration of at least 200 hours.</w:t>
      </w:r>
      <w:bookmarkEnd w:id="3283"/>
    </w:p>
    <w:p w14:paraId="53F943EA" w14:textId="77777777" w:rsidR="004240EE" w:rsidRPr="009A5060" w:rsidRDefault="004240EE" w:rsidP="00C179E5">
      <w:pPr>
        <w:pStyle w:val="RequirementList"/>
        <w:spacing w:line="240" w:lineRule="auto"/>
      </w:pPr>
      <w:bookmarkStart w:id="3284" w:name="_Toc200492197"/>
      <w:r w:rsidRPr="009A5060">
        <w:t xml:space="preserve">The system shall perform the regeneration of the 20 K adsorber fully automatically. </w:t>
      </w:r>
    </w:p>
    <w:p w14:paraId="1CAF46F2" w14:textId="77777777" w:rsidR="004240EE" w:rsidRPr="009A5060" w:rsidRDefault="004240EE" w:rsidP="00C179E5">
      <w:pPr>
        <w:pStyle w:val="RequirementList"/>
        <w:spacing w:line="240" w:lineRule="auto"/>
      </w:pPr>
      <w:r w:rsidRPr="009A5060">
        <w:t>The regeneration and re-cooling of the contaminated 29K adsorber shall take less than 12 hours.</w:t>
      </w:r>
      <w:bookmarkEnd w:id="3284"/>
    </w:p>
    <w:p w14:paraId="0B416AB7" w14:textId="77777777" w:rsidR="004240EE" w:rsidRPr="009A5060" w:rsidRDefault="004240EE" w:rsidP="00C179E5">
      <w:pPr>
        <w:pStyle w:val="RequirementList"/>
        <w:spacing w:line="240" w:lineRule="auto"/>
      </w:pPr>
      <w:bookmarkStart w:id="3285" w:name="_Toc200492198"/>
      <w:r w:rsidRPr="009A5060">
        <w:t>All adsorbers (80K and 20K) shall be equipped with a full mass flow by-pass.</w:t>
      </w:r>
      <w:bookmarkEnd w:id="3285"/>
    </w:p>
    <w:p w14:paraId="67A795D1" w14:textId="77777777" w:rsidR="004240EE" w:rsidRPr="009A5060" w:rsidRDefault="004240EE" w:rsidP="00C179E5">
      <w:pPr>
        <w:pStyle w:val="RequirementList"/>
        <w:spacing w:line="240" w:lineRule="auto"/>
      </w:pPr>
      <w:bookmarkStart w:id="3286" w:name="_Toc200492199"/>
      <w:r w:rsidRPr="009A5060">
        <w:t>The design of the adsorbers shall allow easy access for the periodic change of the adsorbent.</w:t>
      </w:r>
      <w:bookmarkEnd w:id="3286"/>
    </w:p>
    <w:p w14:paraId="232B5AA1" w14:textId="77777777" w:rsidR="004240EE" w:rsidRPr="009A5060" w:rsidRDefault="004240EE" w:rsidP="00C179E5">
      <w:pPr>
        <w:pStyle w:val="RequirementList"/>
        <w:spacing w:line="240" w:lineRule="auto"/>
      </w:pPr>
      <w:bookmarkStart w:id="3287" w:name="_Toc200492200"/>
      <w:commentRangeStart w:id="3288"/>
      <w:r w:rsidRPr="009A5060">
        <w:t>The design of the adsorbers shall avoid any movement of the adsorbent and any emission of dust.  The adsorbent material shall be chemically and mechanically stable under any operating conditions.</w:t>
      </w:r>
      <w:bookmarkEnd w:id="3287"/>
      <w:commentRangeEnd w:id="3288"/>
      <w:r w:rsidRPr="009A5060">
        <w:rPr>
          <w:rStyle w:val="CommentReference"/>
          <w:rFonts w:ascii="Segoe UI" w:hAnsi="Segoe UI"/>
        </w:rPr>
        <w:commentReference w:id="3288"/>
      </w:r>
    </w:p>
    <w:p w14:paraId="514094F3" w14:textId="3E4083DF" w:rsidR="004240EE" w:rsidRPr="009A5060" w:rsidRDefault="004240EE" w:rsidP="00C179E5">
      <w:pPr>
        <w:pStyle w:val="RequirementList"/>
        <w:spacing w:line="240" w:lineRule="auto"/>
      </w:pPr>
      <w:bookmarkStart w:id="3289" w:name="_Toc200492201"/>
      <w:r w:rsidRPr="009A5060">
        <w:t xml:space="preserve">All adsorbers shall be equipped with gas analysis ports (§  </w:t>
      </w:r>
      <w:r w:rsidRPr="009A5060">
        <w:fldChar w:fldCharType="begin"/>
      </w:r>
      <w:r w:rsidRPr="009A5060">
        <w:instrText xml:space="preserve"> REF _Ref190781745 \r \h  \* MERGEFORMAT </w:instrText>
      </w:r>
      <w:r w:rsidRPr="009A5060">
        <w:fldChar w:fldCharType="separate"/>
      </w:r>
      <w:r w:rsidR="00041F61">
        <w:t>3.6.7.3</w:t>
      </w:r>
      <w:r w:rsidRPr="009A5060">
        <w:fldChar w:fldCharType="end"/>
      </w:r>
      <w:r w:rsidRPr="009A5060">
        <w:t>).</w:t>
      </w:r>
      <w:bookmarkEnd w:id="3289"/>
    </w:p>
    <w:p w14:paraId="359F0C8A" w14:textId="77777777" w:rsidR="004240EE" w:rsidRPr="009A5060" w:rsidRDefault="004240EE" w:rsidP="00C179E5">
      <w:pPr>
        <w:pStyle w:val="Heading5numbered"/>
        <w:spacing w:line="240" w:lineRule="auto"/>
        <w:rPr>
          <w:shd w:val="clear" w:color="auto" w:fill="FFFFFF"/>
          <w:lang w:val="en-GB"/>
        </w:rPr>
      </w:pPr>
      <w:bookmarkStart w:id="3290" w:name="_Toc200492202"/>
      <w:bookmarkStart w:id="3291" w:name="_Toc202536166"/>
      <w:r w:rsidRPr="009A5060">
        <w:rPr>
          <w:shd w:val="clear" w:color="auto" w:fill="FFFFFF"/>
          <w:lang w:val="en-GB"/>
        </w:rPr>
        <w:t>Filters</w:t>
      </w:r>
      <w:bookmarkEnd w:id="3290"/>
      <w:bookmarkEnd w:id="3291"/>
    </w:p>
    <w:p w14:paraId="31B0D0F1" w14:textId="77777777" w:rsidR="004240EE" w:rsidRPr="009A5060" w:rsidRDefault="004240EE" w:rsidP="00C179E5">
      <w:pPr>
        <w:pStyle w:val="RequirementList"/>
        <w:spacing w:line="240" w:lineRule="auto"/>
      </w:pPr>
      <w:bookmarkStart w:id="3292" w:name="_Toc200492203"/>
      <w:r w:rsidRPr="009A5060">
        <w:lastRenderedPageBreak/>
        <w:t xml:space="preserve">Downstream of each adsorber, a 10 µm wire mesh filter shall be installed. </w:t>
      </w:r>
    </w:p>
    <w:p w14:paraId="674C79FA" w14:textId="77777777" w:rsidR="004240EE" w:rsidRPr="009A5060" w:rsidRDefault="004240EE" w:rsidP="00C179E5">
      <w:pPr>
        <w:pStyle w:val="RequirementList"/>
        <w:spacing w:line="240" w:lineRule="auto"/>
      </w:pPr>
      <w:r w:rsidRPr="009A5060">
        <w:t>Filters of 10 µm retention ability shall be installed at the inlet of turbines.</w:t>
      </w:r>
    </w:p>
    <w:p w14:paraId="7BF05025" w14:textId="77777777" w:rsidR="004240EE" w:rsidRPr="009A5060" w:rsidRDefault="004240EE" w:rsidP="00C179E5">
      <w:pPr>
        <w:pStyle w:val="RequirementList"/>
        <w:spacing w:line="240" w:lineRule="auto"/>
      </w:pPr>
      <w:r w:rsidRPr="009A5060">
        <w:t>The Contractor shall decide the number and positions of any additional filters required.</w:t>
      </w:r>
      <w:bookmarkEnd w:id="3292"/>
    </w:p>
    <w:p w14:paraId="4D3FA3F6" w14:textId="77777777" w:rsidR="004240EE" w:rsidRPr="009A5060" w:rsidRDefault="004240EE" w:rsidP="00C179E5">
      <w:pPr>
        <w:pStyle w:val="RequirementList"/>
        <w:spacing w:line="240" w:lineRule="auto"/>
      </w:pPr>
      <w:bookmarkStart w:id="3293" w:name="_Toc200492204"/>
      <w:r w:rsidRPr="009A5060">
        <w:t xml:space="preserve">All filters shall be accessible from the outside of the vacuum vessel for changing, cleaning, </w:t>
      </w:r>
      <w:commentRangeStart w:id="3294"/>
      <w:r w:rsidRPr="009A5060">
        <w:t>and purging</w:t>
      </w:r>
      <w:commentRangeEnd w:id="3294"/>
      <w:r w:rsidRPr="009A5060">
        <w:rPr>
          <w:rStyle w:val="CommentReference"/>
          <w:rFonts w:ascii="Segoe UI" w:hAnsi="Segoe UI"/>
        </w:rPr>
        <w:commentReference w:id="3294"/>
      </w:r>
      <w:r w:rsidRPr="009A5060">
        <w:t xml:space="preserve">.  </w:t>
      </w:r>
    </w:p>
    <w:p w14:paraId="1D81EC69" w14:textId="77777777" w:rsidR="004240EE" w:rsidRPr="009A5060" w:rsidRDefault="004240EE" w:rsidP="00C179E5">
      <w:pPr>
        <w:pStyle w:val="RequirementList"/>
        <w:spacing w:line="240" w:lineRule="auto"/>
      </w:pPr>
      <w:r w:rsidRPr="009A5060">
        <w:t>All filters shall be designed to prevent dust collected can falling into the connected piping during replacement.</w:t>
      </w:r>
      <w:bookmarkEnd w:id="3293"/>
    </w:p>
    <w:p w14:paraId="1C573C08" w14:textId="77777777" w:rsidR="004240EE" w:rsidRPr="009A5060" w:rsidRDefault="004240EE" w:rsidP="00C179E5">
      <w:pPr>
        <w:pStyle w:val="Heading5numbered"/>
        <w:spacing w:line="240" w:lineRule="auto"/>
        <w:rPr>
          <w:shd w:val="clear" w:color="auto" w:fill="FFFFFF"/>
          <w:lang w:val="en-GB"/>
        </w:rPr>
      </w:pPr>
      <w:bookmarkStart w:id="3295" w:name="_Toc200492205"/>
      <w:bookmarkStart w:id="3296" w:name="_Toc200492206"/>
      <w:bookmarkStart w:id="3297" w:name="_Toc202536167"/>
      <w:bookmarkEnd w:id="3295"/>
      <w:r w:rsidRPr="009A5060">
        <w:rPr>
          <w:shd w:val="clear" w:color="auto" w:fill="FFFFFF"/>
          <w:lang w:val="en-GB"/>
        </w:rPr>
        <w:t>Heaters</w:t>
      </w:r>
      <w:bookmarkEnd w:id="3296"/>
      <w:bookmarkEnd w:id="3297"/>
    </w:p>
    <w:p w14:paraId="59A6C81C" w14:textId="191B78BB" w:rsidR="004240EE" w:rsidRPr="009A5060" w:rsidRDefault="004240EE" w:rsidP="00C179E5">
      <w:pPr>
        <w:pStyle w:val="RequirementList"/>
        <w:spacing w:line="240" w:lineRule="auto"/>
      </w:pPr>
      <w:bookmarkStart w:id="3298" w:name="_Toc200492207"/>
      <w:r w:rsidRPr="009A5060">
        <w:t xml:space="preserve">The Contractor shall install heaters wherever necessary to permit a full warm-up of all the circuits, including cryogenic distribution and the cryomodules as described in </w:t>
      </w:r>
      <w:r w:rsidRPr="009A5060">
        <w:fldChar w:fldCharType="begin"/>
      </w:r>
      <w:r w:rsidRPr="009A5060">
        <w:instrText xml:space="preserve"> REF _Ref190782008 \r \h  \* MERGEFORMAT </w:instrText>
      </w:r>
      <w:r w:rsidRPr="009A5060">
        <w:fldChar w:fldCharType="separate"/>
      </w:r>
      <w:r w:rsidR="00041F61">
        <w:t>3.2.3.2</w:t>
      </w:r>
      <w:r w:rsidRPr="009A5060">
        <w:fldChar w:fldCharType="end"/>
      </w:r>
      <w:r w:rsidRPr="009A5060">
        <w:t xml:space="preserve">.  </w:t>
      </w:r>
      <w:commentRangeStart w:id="3299"/>
      <w:r w:rsidRPr="009A5060">
        <w:t>Heaters shall also be used to demonstrate the QPLANT performance during the Acceptance Tests.</w:t>
      </w:r>
      <w:bookmarkEnd w:id="3298"/>
      <w:commentRangeEnd w:id="3299"/>
      <w:r w:rsidRPr="009A5060">
        <w:rPr>
          <w:rStyle w:val="CommentReference"/>
          <w:rFonts w:ascii="Segoe UI" w:hAnsi="Segoe UI"/>
        </w:rPr>
        <w:commentReference w:id="3299"/>
      </w:r>
    </w:p>
    <w:p w14:paraId="6E57C5C4" w14:textId="77777777" w:rsidR="004240EE" w:rsidRPr="009A5060" w:rsidRDefault="004240EE" w:rsidP="00C179E5">
      <w:pPr>
        <w:pStyle w:val="RequirementList"/>
        <w:spacing w:line="240" w:lineRule="auto"/>
      </w:pPr>
      <w:bookmarkStart w:id="3300" w:name="_Toc200492209"/>
      <w:r w:rsidRPr="009A5060">
        <w:t>The Contractor shall specify the installed heating capacity (kW) and physical location of every heater.</w:t>
      </w:r>
    </w:p>
    <w:p w14:paraId="384AEA1D" w14:textId="77777777" w:rsidR="004240EE" w:rsidRPr="009A5060" w:rsidRDefault="004240EE" w:rsidP="00C179E5">
      <w:pPr>
        <w:pStyle w:val="RequirementList"/>
        <w:spacing w:line="240" w:lineRule="auto"/>
      </w:pPr>
      <w:r w:rsidRPr="009A5060">
        <w:t>Heaters and associated electrical wiring shall be designed to minimize the heat loads to cold surfaces using necessary thermalization and optimized wiring diameters.</w:t>
      </w:r>
      <w:bookmarkEnd w:id="3300"/>
    </w:p>
    <w:p w14:paraId="2D042265" w14:textId="77777777" w:rsidR="004240EE" w:rsidRPr="009A5060" w:rsidRDefault="004240EE" w:rsidP="00C179E5">
      <w:pPr>
        <w:pStyle w:val="Heading4numbered"/>
        <w:rPr>
          <w:lang w:val="en-GB"/>
        </w:rPr>
      </w:pPr>
      <w:bookmarkStart w:id="3301" w:name="_Toc200492211"/>
      <w:bookmarkStart w:id="3302" w:name="_Ref190781745"/>
      <w:bookmarkStart w:id="3303" w:name="_Toc200492212"/>
      <w:bookmarkStart w:id="3304" w:name="_Toc202536168"/>
      <w:bookmarkEnd w:id="3301"/>
      <w:r w:rsidRPr="009A5060">
        <w:rPr>
          <w:lang w:val="en-GB"/>
        </w:rPr>
        <w:t>Measuring Points</w:t>
      </w:r>
      <w:bookmarkEnd w:id="3302"/>
      <w:bookmarkEnd w:id="3303"/>
      <w:bookmarkEnd w:id="3304"/>
    </w:p>
    <w:p w14:paraId="12A83797" w14:textId="554296E6" w:rsidR="004240EE" w:rsidRPr="009A5060" w:rsidRDefault="004240EE" w:rsidP="00C179E5">
      <w:pPr>
        <w:pStyle w:val="RequirementList"/>
        <w:spacing w:line="240" w:lineRule="auto"/>
      </w:pPr>
      <w:r w:rsidRPr="009A5060">
        <w:t xml:space="preserve">At least the measuring points defined in </w:t>
      </w:r>
      <w:r w:rsidRPr="009A5060">
        <w:fldChar w:fldCharType="begin"/>
      </w:r>
      <w:r w:rsidRPr="009A5060">
        <w:instrText xml:space="preserve"> REF _Ref184110805 \h </w:instrText>
      </w:r>
      <w:r w:rsidR="00C179E5">
        <w:instrText xml:space="preserve"> \* MERGEFORMAT </w:instrText>
      </w:r>
      <w:r w:rsidRPr="009A5060">
        <w:fldChar w:fldCharType="separate"/>
      </w:r>
      <w:r w:rsidR="00041F61" w:rsidRPr="009A5060">
        <w:t xml:space="preserve">Table </w:t>
      </w:r>
      <w:r w:rsidR="00041F61">
        <w:rPr>
          <w:noProof/>
        </w:rPr>
        <w:t>9</w:t>
      </w:r>
      <w:r w:rsidRPr="009A5060">
        <w:fldChar w:fldCharType="end"/>
      </w:r>
      <w:r w:rsidRPr="009A5060">
        <w:t xml:space="preserve"> shall implemented and be remotely read out by the QPLANT:CIS.  They shall be logged at a rate ≤ 1</w:t>
      </w:r>
      <w:r w:rsidRPr="009A5060">
        <w:rPr>
          <w:rFonts w:ascii="Arial" w:hAnsi="Arial" w:cs="Arial"/>
        </w:rPr>
        <w:t> </w:t>
      </w:r>
      <w:r w:rsidRPr="009A5060">
        <w:t>Hz.</w:t>
      </w:r>
    </w:p>
    <w:p w14:paraId="5A69467D" w14:textId="17052AD1" w:rsidR="004240EE" w:rsidRPr="009A5060" w:rsidRDefault="004240EE" w:rsidP="00C179E5">
      <w:pPr>
        <w:pStyle w:val="Captioncentered"/>
        <w:spacing w:line="240" w:lineRule="auto"/>
        <w:rPr>
          <w:lang w:val="en-GB"/>
        </w:rPr>
      </w:pPr>
      <w:bookmarkStart w:id="3305" w:name="_Ref184110805"/>
      <w:bookmarkStart w:id="3306" w:name="_Toc201310418"/>
      <w:bookmarkStart w:id="3307" w:name="_Ref202006390"/>
      <w:bookmarkStart w:id="3308" w:name="_Toc212194966"/>
      <w:r w:rsidRPr="009A5060">
        <w:rPr>
          <w:lang w:val="en-GB"/>
        </w:rPr>
        <w:t xml:space="preserve">Table </w:t>
      </w:r>
      <w:r w:rsidRPr="009A5060">
        <w:rPr>
          <w:lang w:val="en-GB"/>
        </w:rPr>
        <w:fldChar w:fldCharType="begin"/>
      </w:r>
      <w:r w:rsidRPr="009A5060">
        <w:rPr>
          <w:lang w:val="en-GB"/>
        </w:rPr>
        <w:instrText xml:space="preserve"> SEQ Table \* ARABIC </w:instrText>
      </w:r>
      <w:r w:rsidRPr="009A5060">
        <w:rPr>
          <w:lang w:val="en-GB"/>
        </w:rPr>
        <w:fldChar w:fldCharType="separate"/>
      </w:r>
      <w:r w:rsidR="00041F61">
        <w:rPr>
          <w:noProof/>
          <w:lang w:val="en-GB"/>
        </w:rPr>
        <w:t>9</w:t>
      </w:r>
      <w:r w:rsidRPr="009A5060">
        <w:rPr>
          <w:lang w:val="en-GB"/>
        </w:rPr>
        <w:fldChar w:fldCharType="end"/>
      </w:r>
      <w:bookmarkEnd w:id="3305"/>
      <w:r w:rsidRPr="009A5060">
        <w:rPr>
          <w:lang w:val="en-GB"/>
        </w:rPr>
        <w:t> Measuring Points for QRB</w:t>
      </w:r>
      <w:bookmarkEnd w:id="3306"/>
      <w:bookmarkEnd w:id="3307"/>
      <w:bookmarkEnd w:id="3308"/>
    </w:p>
    <w:tbl>
      <w:tblPr>
        <w:tblStyle w:val="TableGrid2"/>
        <w:tblW w:w="0" w:type="auto"/>
        <w:jc w:val="center"/>
        <w:tblLook w:val="04A0" w:firstRow="1" w:lastRow="0" w:firstColumn="1" w:lastColumn="0" w:noHBand="0" w:noVBand="1"/>
      </w:tblPr>
      <w:tblGrid>
        <w:gridCol w:w="3170"/>
        <w:gridCol w:w="5602"/>
      </w:tblGrid>
      <w:tr w:rsidR="004240EE" w:rsidRPr="009A5060" w14:paraId="3A183856" w14:textId="77777777" w:rsidTr="00640522">
        <w:trPr>
          <w:jc w:val="center"/>
        </w:trPr>
        <w:tc>
          <w:tcPr>
            <w:tcW w:w="0" w:type="auto"/>
            <w:shd w:val="clear" w:color="auto" w:fill="EBD9ED" w:themeFill="accent2" w:themeFillTint="33"/>
            <w:hideMark/>
          </w:tcPr>
          <w:p w14:paraId="13C210D0" w14:textId="77777777" w:rsidR="004240EE" w:rsidRPr="009A5060" w:rsidRDefault="004240EE" w:rsidP="00C179E5">
            <w:pPr>
              <w:pStyle w:val="AASemiBold"/>
              <w:jc w:val="center"/>
              <w:rPr>
                <w:rFonts w:ascii="Aptos" w:hAnsi="Aptos"/>
                <w:b/>
                <w:bCs/>
                <w:sz w:val="18"/>
                <w:szCs w:val="18"/>
              </w:rPr>
            </w:pPr>
            <w:r w:rsidRPr="009A5060">
              <w:rPr>
                <w:rFonts w:ascii="Aptos" w:hAnsi="Aptos"/>
                <w:b/>
                <w:bCs/>
                <w:sz w:val="18"/>
                <w:szCs w:val="18"/>
              </w:rPr>
              <w:t>Parameter</w:t>
            </w:r>
          </w:p>
        </w:tc>
        <w:tc>
          <w:tcPr>
            <w:tcW w:w="0" w:type="auto"/>
            <w:shd w:val="clear" w:color="auto" w:fill="EBD9ED" w:themeFill="accent2" w:themeFillTint="33"/>
            <w:hideMark/>
          </w:tcPr>
          <w:p w14:paraId="170BC884" w14:textId="77777777" w:rsidR="004240EE" w:rsidRPr="009A5060" w:rsidRDefault="004240EE" w:rsidP="00C179E5">
            <w:pPr>
              <w:pStyle w:val="AASemiBold"/>
              <w:jc w:val="center"/>
              <w:rPr>
                <w:rFonts w:ascii="Aptos" w:hAnsi="Aptos"/>
                <w:b/>
                <w:bCs/>
                <w:sz w:val="18"/>
                <w:szCs w:val="18"/>
              </w:rPr>
            </w:pPr>
            <w:r w:rsidRPr="009A5060">
              <w:rPr>
                <w:rFonts w:ascii="Aptos" w:hAnsi="Aptos"/>
                <w:b/>
                <w:bCs/>
                <w:sz w:val="18"/>
                <w:szCs w:val="18"/>
              </w:rPr>
              <w:t>Measurement Location(s)</w:t>
            </w:r>
          </w:p>
        </w:tc>
      </w:tr>
      <w:tr w:rsidR="004240EE" w:rsidRPr="009A5060" w14:paraId="48294552" w14:textId="77777777" w:rsidTr="00640522">
        <w:trPr>
          <w:jc w:val="center"/>
        </w:trPr>
        <w:tc>
          <w:tcPr>
            <w:tcW w:w="0" w:type="auto"/>
            <w:vAlign w:val="center"/>
            <w:hideMark/>
          </w:tcPr>
          <w:p w14:paraId="4E36008D" w14:textId="77777777" w:rsidR="004240EE" w:rsidRPr="009A5060" w:rsidRDefault="004240EE" w:rsidP="00C179E5">
            <w:pPr>
              <w:pStyle w:val="AASemiBold"/>
              <w:rPr>
                <w:rFonts w:ascii="Aptos" w:hAnsi="Aptos"/>
              </w:rPr>
            </w:pPr>
            <w:r w:rsidRPr="009A5060">
              <w:rPr>
                <w:rFonts w:ascii="Aptos" w:hAnsi="Aptos"/>
              </w:rPr>
              <w:t>Helium mass flow rate</w:t>
            </w:r>
          </w:p>
        </w:tc>
        <w:tc>
          <w:tcPr>
            <w:tcW w:w="0" w:type="auto"/>
            <w:vAlign w:val="center"/>
            <w:hideMark/>
          </w:tcPr>
          <w:p w14:paraId="08BFFBBD" w14:textId="77777777" w:rsidR="004240EE" w:rsidRPr="009A5060" w:rsidRDefault="004240EE" w:rsidP="00C179E5">
            <w:pPr>
              <w:pStyle w:val="AASemiBold"/>
              <w:rPr>
                <w:rFonts w:ascii="Aptos" w:hAnsi="Aptos"/>
                <w:color w:val="000000" w:themeColor="text1"/>
              </w:rPr>
            </w:pPr>
            <w:r w:rsidRPr="009A5060">
              <w:rPr>
                <w:rFonts w:ascii="Aptos" w:hAnsi="Aptos"/>
                <w:color w:val="000000" w:themeColor="text1"/>
              </w:rPr>
              <w:t>- Inlet HP stream of the QRB- Supply SHe from QRB to LINAC</w:t>
            </w:r>
            <w:r w:rsidRPr="009A5060">
              <w:rPr>
                <w:rFonts w:ascii="Aptos" w:hAnsi="Aptos"/>
                <w:color w:val="000000" w:themeColor="text1"/>
              </w:rPr>
              <w:br/>
              <w:t>- Coupler mass flow return</w:t>
            </w:r>
          </w:p>
        </w:tc>
      </w:tr>
      <w:tr w:rsidR="004240EE" w:rsidRPr="009A5060" w14:paraId="33F25CD9" w14:textId="77777777" w:rsidTr="00640522">
        <w:trPr>
          <w:jc w:val="center"/>
        </w:trPr>
        <w:tc>
          <w:tcPr>
            <w:tcW w:w="0" w:type="auto"/>
            <w:vAlign w:val="center"/>
            <w:hideMark/>
          </w:tcPr>
          <w:p w14:paraId="72553573" w14:textId="77777777" w:rsidR="004240EE" w:rsidRPr="009A5060" w:rsidRDefault="004240EE" w:rsidP="00C179E5">
            <w:pPr>
              <w:pStyle w:val="AASemiBold"/>
              <w:rPr>
                <w:rFonts w:ascii="Aptos" w:hAnsi="Aptos"/>
              </w:rPr>
            </w:pPr>
            <w:r w:rsidRPr="009A5060">
              <w:rPr>
                <w:rFonts w:ascii="Aptos" w:hAnsi="Aptos"/>
              </w:rPr>
              <w:t>Temperatures</w:t>
            </w:r>
          </w:p>
        </w:tc>
        <w:tc>
          <w:tcPr>
            <w:tcW w:w="0" w:type="auto"/>
            <w:vAlign w:val="center"/>
            <w:hideMark/>
          </w:tcPr>
          <w:p w14:paraId="49F074BD" w14:textId="77777777" w:rsidR="004240EE" w:rsidRPr="009A5060" w:rsidRDefault="004240EE" w:rsidP="00C179E5">
            <w:pPr>
              <w:pStyle w:val="AASemiBold"/>
              <w:rPr>
                <w:rFonts w:ascii="Aptos" w:hAnsi="Aptos"/>
                <w:color w:val="000000" w:themeColor="text1"/>
              </w:rPr>
            </w:pPr>
            <w:r w:rsidRPr="009A5060">
              <w:rPr>
                <w:rFonts w:ascii="Aptos" w:hAnsi="Aptos"/>
                <w:color w:val="000000" w:themeColor="text1"/>
              </w:rPr>
              <w:t>- Inlets and outlets of the QRB</w:t>
            </w:r>
            <w:r w:rsidRPr="009A5060">
              <w:rPr>
                <w:rFonts w:ascii="Aptos" w:hAnsi="Aptos"/>
                <w:color w:val="000000" w:themeColor="text1"/>
              </w:rPr>
              <w:br/>
              <w:t>- Inlet and outlet of each turbine</w:t>
            </w:r>
          </w:p>
          <w:p w14:paraId="28BB4928" w14:textId="77777777" w:rsidR="004240EE" w:rsidRPr="009A5060" w:rsidRDefault="004240EE" w:rsidP="00C179E5">
            <w:pPr>
              <w:pStyle w:val="AASemiBold"/>
              <w:rPr>
                <w:rFonts w:ascii="Aptos" w:hAnsi="Aptos"/>
                <w:color w:val="000000" w:themeColor="text1"/>
              </w:rPr>
            </w:pPr>
            <w:r w:rsidRPr="009A5060">
              <w:rPr>
                <w:rFonts w:ascii="Aptos" w:hAnsi="Aptos"/>
                <w:color w:val="000000" w:themeColor="text1"/>
              </w:rPr>
              <w:t>- HP outlet downstream 300</w:t>
            </w:r>
            <w:r w:rsidRPr="009A5060">
              <w:rPr>
                <w:rFonts w:ascii="Arial" w:hAnsi="Arial" w:cs="Arial"/>
                <w:color w:val="000000" w:themeColor="text1"/>
              </w:rPr>
              <w:t> </w:t>
            </w:r>
            <w:r w:rsidRPr="009A5060">
              <w:rPr>
                <w:rFonts w:ascii="Aptos" w:hAnsi="Aptos"/>
                <w:color w:val="000000" w:themeColor="text1"/>
              </w:rPr>
              <w:t>K–80</w:t>
            </w:r>
            <w:r w:rsidRPr="009A5060">
              <w:rPr>
                <w:rFonts w:ascii="Arial" w:hAnsi="Arial" w:cs="Arial"/>
                <w:color w:val="000000" w:themeColor="text1"/>
              </w:rPr>
              <w:t> </w:t>
            </w:r>
            <w:r w:rsidRPr="009A5060">
              <w:rPr>
                <w:rFonts w:ascii="Aptos" w:hAnsi="Aptos"/>
                <w:color w:val="000000" w:themeColor="text1"/>
              </w:rPr>
              <w:t>K precooling</w:t>
            </w:r>
            <w:r w:rsidRPr="009A5060">
              <w:rPr>
                <w:rFonts w:ascii="Aptos" w:hAnsi="Aptos"/>
                <w:color w:val="000000" w:themeColor="text1"/>
              </w:rPr>
              <w:br/>
              <w:t>- In each adsorber bed- Liquid helium baths</w:t>
            </w:r>
          </w:p>
        </w:tc>
      </w:tr>
      <w:tr w:rsidR="004240EE" w:rsidRPr="009A5060" w14:paraId="05121531" w14:textId="77777777" w:rsidTr="00640522">
        <w:trPr>
          <w:jc w:val="center"/>
        </w:trPr>
        <w:tc>
          <w:tcPr>
            <w:tcW w:w="0" w:type="auto"/>
            <w:vAlign w:val="center"/>
            <w:hideMark/>
          </w:tcPr>
          <w:p w14:paraId="73E0B816" w14:textId="77777777" w:rsidR="004240EE" w:rsidRPr="009A5060" w:rsidRDefault="004240EE" w:rsidP="00C179E5">
            <w:pPr>
              <w:pStyle w:val="AASemiBold"/>
              <w:rPr>
                <w:rFonts w:ascii="Aptos" w:hAnsi="Aptos"/>
              </w:rPr>
            </w:pPr>
            <w:r w:rsidRPr="009A5060">
              <w:rPr>
                <w:rFonts w:ascii="Aptos" w:hAnsi="Aptos"/>
              </w:rPr>
              <w:t>Pressure</w:t>
            </w:r>
          </w:p>
        </w:tc>
        <w:tc>
          <w:tcPr>
            <w:tcW w:w="0" w:type="auto"/>
            <w:vAlign w:val="center"/>
            <w:hideMark/>
          </w:tcPr>
          <w:p w14:paraId="0F031A3B" w14:textId="77777777" w:rsidR="004240EE" w:rsidRPr="009A5060" w:rsidRDefault="004240EE" w:rsidP="00C179E5">
            <w:pPr>
              <w:pStyle w:val="AASemiBold"/>
              <w:rPr>
                <w:rFonts w:ascii="Aptos" w:hAnsi="Aptos"/>
                <w:color w:val="000000" w:themeColor="text1"/>
              </w:rPr>
            </w:pPr>
            <w:r w:rsidRPr="009A5060">
              <w:rPr>
                <w:rFonts w:ascii="Aptos" w:hAnsi="Aptos"/>
                <w:color w:val="000000" w:themeColor="text1"/>
              </w:rPr>
              <w:t>- Inlets and outlets of the QRB</w:t>
            </w:r>
            <w:r w:rsidRPr="009A5060">
              <w:rPr>
                <w:rFonts w:ascii="Aptos" w:hAnsi="Aptos"/>
                <w:color w:val="000000" w:themeColor="text1"/>
              </w:rPr>
              <w:br/>
              <w:t>- Inlet and outlet of each turbine</w:t>
            </w:r>
            <w:r w:rsidRPr="009A5060">
              <w:rPr>
                <w:rFonts w:ascii="Aptos" w:hAnsi="Aptos"/>
                <w:color w:val="000000" w:themeColor="text1"/>
              </w:rPr>
              <w:br/>
              <w:t>- Outlet of each cold compressor</w:t>
            </w:r>
            <w:r w:rsidRPr="009A5060">
              <w:rPr>
                <w:rFonts w:ascii="Aptos" w:hAnsi="Aptos"/>
                <w:color w:val="000000" w:themeColor="text1"/>
              </w:rPr>
              <w:br/>
              <w:t>- In each adsorber bed</w:t>
            </w:r>
            <w:r w:rsidRPr="009A5060">
              <w:rPr>
                <w:rFonts w:ascii="Aptos" w:hAnsi="Aptos"/>
                <w:color w:val="000000" w:themeColor="text1"/>
              </w:rPr>
              <w:br/>
              <w:t>- Helium guard circuits (if any)</w:t>
            </w:r>
            <w:r w:rsidRPr="009A5060">
              <w:rPr>
                <w:rFonts w:ascii="Aptos" w:hAnsi="Aptos"/>
                <w:color w:val="000000" w:themeColor="text1"/>
              </w:rPr>
              <w:br/>
              <w:t>- Liquid helium baths- Water cooling circuit</w:t>
            </w:r>
          </w:p>
        </w:tc>
      </w:tr>
      <w:tr w:rsidR="004240EE" w:rsidRPr="009A5060" w14:paraId="09BDB5DA" w14:textId="77777777" w:rsidTr="00640522">
        <w:trPr>
          <w:jc w:val="center"/>
        </w:trPr>
        <w:tc>
          <w:tcPr>
            <w:tcW w:w="0" w:type="auto"/>
            <w:vAlign w:val="center"/>
            <w:hideMark/>
          </w:tcPr>
          <w:p w14:paraId="21C39E6B" w14:textId="77777777" w:rsidR="004240EE" w:rsidRPr="009A5060" w:rsidRDefault="004240EE" w:rsidP="00C179E5">
            <w:pPr>
              <w:pStyle w:val="AASemiBold"/>
              <w:rPr>
                <w:rFonts w:ascii="Aptos" w:hAnsi="Aptos"/>
              </w:rPr>
            </w:pPr>
            <w:r w:rsidRPr="009A5060">
              <w:rPr>
                <w:rFonts w:ascii="Aptos" w:hAnsi="Aptos"/>
              </w:rPr>
              <w:t>Differential pressure</w:t>
            </w:r>
          </w:p>
        </w:tc>
        <w:tc>
          <w:tcPr>
            <w:tcW w:w="0" w:type="auto"/>
            <w:vAlign w:val="center"/>
            <w:hideMark/>
          </w:tcPr>
          <w:p w14:paraId="68A12963" w14:textId="77777777" w:rsidR="004240EE" w:rsidRPr="009A5060" w:rsidRDefault="004240EE" w:rsidP="00C179E5">
            <w:pPr>
              <w:pStyle w:val="AASemiBold"/>
              <w:rPr>
                <w:rFonts w:ascii="Aptos" w:hAnsi="Aptos"/>
                <w:color w:val="000000" w:themeColor="text1"/>
              </w:rPr>
            </w:pPr>
            <w:r w:rsidRPr="009A5060">
              <w:rPr>
                <w:rFonts w:ascii="Aptos" w:hAnsi="Aptos"/>
                <w:color w:val="000000" w:themeColor="text1"/>
              </w:rPr>
              <w:t>- Across each filter or set of parallel filters</w:t>
            </w:r>
            <w:r w:rsidRPr="009A5060">
              <w:rPr>
                <w:rFonts w:ascii="Aptos" w:hAnsi="Aptos"/>
                <w:color w:val="000000" w:themeColor="text1"/>
              </w:rPr>
              <w:br/>
              <w:t>- HP line (300</w:t>
            </w:r>
            <w:r w:rsidRPr="009A5060">
              <w:rPr>
                <w:rFonts w:ascii="Arial" w:hAnsi="Arial" w:cs="Arial"/>
                <w:color w:val="000000" w:themeColor="text1"/>
              </w:rPr>
              <w:t> </w:t>
            </w:r>
            <w:r w:rsidRPr="009A5060">
              <w:rPr>
                <w:rFonts w:ascii="Aptos" w:hAnsi="Aptos"/>
                <w:color w:val="000000" w:themeColor="text1"/>
              </w:rPr>
              <w:t>K–80</w:t>
            </w:r>
            <w:r w:rsidRPr="009A5060">
              <w:rPr>
                <w:rFonts w:ascii="Arial" w:hAnsi="Arial" w:cs="Arial"/>
                <w:color w:val="000000" w:themeColor="text1"/>
              </w:rPr>
              <w:t> </w:t>
            </w:r>
            <w:r w:rsidRPr="009A5060">
              <w:rPr>
                <w:rFonts w:ascii="Aptos" w:hAnsi="Aptos"/>
                <w:color w:val="000000" w:themeColor="text1"/>
              </w:rPr>
              <w:t>K) first heat exchanger</w:t>
            </w:r>
            <w:r w:rsidRPr="009A5060">
              <w:rPr>
                <w:rFonts w:ascii="Aptos" w:hAnsi="Aptos"/>
                <w:color w:val="000000" w:themeColor="text1"/>
              </w:rPr>
              <w:br/>
              <w:t>- Across each adsorber bed (or as pressure at inlet and outlet)</w:t>
            </w:r>
          </w:p>
        </w:tc>
      </w:tr>
      <w:tr w:rsidR="004240EE" w:rsidRPr="009A5060" w14:paraId="1F623D0C" w14:textId="77777777" w:rsidTr="00640522">
        <w:trPr>
          <w:jc w:val="center"/>
        </w:trPr>
        <w:tc>
          <w:tcPr>
            <w:tcW w:w="0" w:type="auto"/>
            <w:vAlign w:val="center"/>
            <w:hideMark/>
          </w:tcPr>
          <w:p w14:paraId="4DF61B79" w14:textId="77777777" w:rsidR="004240EE" w:rsidRPr="009A5060" w:rsidRDefault="004240EE" w:rsidP="00C179E5">
            <w:pPr>
              <w:pStyle w:val="AASemiBold"/>
              <w:rPr>
                <w:rFonts w:ascii="Aptos" w:hAnsi="Aptos"/>
              </w:rPr>
            </w:pPr>
            <w:r w:rsidRPr="009A5060">
              <w:rPr>
                <w:rFonts w:ascii="Aptos" w:hAnsi="Aptos"/>
              </w:rPr>
              <w:t>Level measurements</w:t>
            </w:r>
          </w:p>
        </w:tc>
        <w:tc>
          <w:tcPr>
            <w:tcW w:w="0" w:type="auto"/>
            <w:vAlign w:val="center"/>
            <w:hideMark/>
          </w:tcPr>
          <w:p w14:paraId="7588E265" w14:textId="77777777" w:rsidR="004240EE" w:rsidRPr="009A5060" w:rsidRDefault="004240EE" w:rsidP="00C179E5">
            <w:pPr>
              <w:pStyle w:val="AASemiBold"/>
              <w:rPr>
                <w:rFonts w:ascii="Aptos" w:hAnsi="Aptos"/>
                <w:color w:val="000000" w:themeColor="text1"/>
              </w:rPr>
            </w:pPr>
            <w:r w:rsidRPr="009A5060">
              <w:rPr>
                <w:rFonts w:ascii="Aptos" w:hAnsi="Aptos"/>
                <w:color w:val="000000" w:themeColor="text1"/>
              </w:rPr>
              <w:t>- In liquid helium phase separate (2K and 4K)</w:t>
            </w:r>
            <w:r w:rsidRPr="009A5060">
              <w:rPr>
                <w:rFonts w:ascii="Aptos" w:hAnsi="Aptos"/>
                <w:color w:val="000000" w:themeColor="text1"/>
              </w:rPr>
              <w:br/>
              <w:t>- In the liquid nitrogen bath (if applicable)</w:t>
            </w:r>
          </w:p>
        </w:tc>
      </w:tr>
      <w:tr w:rsidR="004240EE" w:rsidRPr="009A5060" w14:paraId="14495E5F" w14:textId="77777777" w:rsidTr="00640522">
        <w:trPr>
          <w:jc w:val="center"/>
        </w:trPr>
        <w:tc>
          <w:tcPr>
            <w:tcW w:w="0" w:type="auto"/>
            <w:vAlign w:val="center"/>
            <w:hideMark/>
          </w:tcPr>
          <w:p w14:paraId="16CCAEAF" w14:textId="77777777" w:rsidR="004240EE" w:rsidRPr="009A5060" w:rsidRDefault="004240EE" w:rsidP="00C179E5">
            <w:pPr>
              <w:pStyle w:val="AASemiBold"/>
              <w:rPr>
                <w:rFonts w:ascii="Aptos" w:hAnsi="Aptos"/>
              </w:rPr>
            </w:pPr>
            <w:r w:rsidRPr="009A5060">
              <w:rPr>
                <w:rFonts w:ascii="Aptos" w:hAnsi="Aptos"/>
              </w:rPr>
              <w:t>Moisture</w:t>
            </w:r>
          </w:p>
        </w:tc>
        <w:tc>
          <w:tcPr>
            <w:tcW w:w="0" w:type="auto"/>
            <w:vAlign w:val="center"/>
            <w:hideMark/>
          </w:tcPr>
          <w:p w14:paraId="45562154" w14:textId="77777777" w:rsidR="004240EE" w:rsidRPr="009A5060" w:rsidRDefault="004240EE" w:rsidP="00C179E5">
            <w:pPr>
              <w:pStyle w:val="AASemiBold"/>
              <w:rPr>
                <w:rFonts w:ascii="Aptos" w:hAnsi="Aptos"/>
                <w:color w:val="000000" w:themeColor="text1"/>
              </w:rPr>
            </w:pPr>
            <w:r w:rsidRPr="009A5060">
              <w:rPr>
                <w:rFonts w:ascii="Aptos" w:hAnsi="Aptos"/>
                <w:color w:val="000000" w:themeColor="text1"/>
              </w:rPr>
              <w:t>- At the inlet of the QRB (HP flow)</w:t>
            </w:r>
          </w:p>
        </w:tc>
      </w:tr>
      <w:tr w:rsidR="004240EE" w:rsidRPr="009A5060" w14:paraId="6B6DCDD2" w14:textId="77777777" w:rsidTr="00640522">
        <w:trPr>
          <w:jc w:val="center"/>
        </w:trPr>
        <w:tc>
          <w:tcPr>
            <w:tcW w:w="0" w:type="auto"/>
            <w:vAlign w:val="center"/>
            <w:hideMark/>
          </w:tcPr>
          <w:p w14:paraId="5DB62798" w14:textId="77777777" w:rsidR="004240EE" w:rsidRPr="009A5060" w:rsidRDefault="004240EE" w:rsidP="00C179E5">
            <w:pPr>
              <w:pStyle w:val="AASemiBold"/>
              <w:rPr>
                <w:rFonts w:ascii="Aptos" w:hAnsi="Aptos"/>
              </w:rPr>
            </w:pPr>
            <w:r w:rsidRPr="009A5060">
              <w:rPr>
                <w:rFonts w:ascii="Aptos" w:hAnsi="Aptos"/>
              </w:rPr>
              <w:t>Nitrogen content for air detection</w:t>
            </w:r>
          </w:p>
        </w:tc>
        <w:tc>
          <w:tcPr>
            <w:tcW w:w="0" w:type="auto"/>
            <w:vAlign w:val="center"/>
            <w:hideMark/>
          </w:tcPr>
          <w:p w14:paraId="3019DE31" w14:textId="77777777" w:rsidR="004240EE" w:rsidRPr="009A5060" w:rsidRDefault="004240EE" w:rsidP="00C179E5">
            <w:pPr>
              <w:pStyle w:val="AASemiBold"/>
              <w:rPr>
                <w:rFonts w:ascii="Aptos" w:hAnsi="Aptos"/>
                <w:color w:val="000000" w:themeColor="text1"/>
              </w:rPr>
            </w:pPr>
            <w:r w:rsidRPr="009A5060">
              <w:rPr>
                <w:rFonts w:ascii="Aptos" w:hAnsi="Aptos"/>
                <w:color w:val="000000" w:themeColor="text1"/>
              </w:rPr>
              <w:t>- At 2/3 of the 80</w:t>
            </w:r>
            <w:r w:rsidRPr="009A5060">
              <w:rPr>
                <w:rFonts w:ascii="Arial" w:hAnsi="Arial" w:cs="Arial"/>
                <w:color w:val="000000" w:themeColor="text1"/>
              </w:rPr>
              <w:t> </w:t>
            </w:r>
            <w:r w:rsidRPr="009A5060">
              <w:rPr>
                <w:rFonts w:ascii="Aptos" w:hAnsi="Aptos"/>
                <w:color w:val="000000" w:themeColor="text1"/>
              </w:rPr>
              <w:t>K adsorber beds</w:t>
            </w:r>
          </w:p>
        </w:tc>
      </w:tr>
      <w:tr w:rsidR="004240EE" w:rsidRPr="009A5060" w14:paraId="7BEC672F" w14:textId="77777777" w:rsidTr="00640522">
        <w:trPr>
          <w:jc w:val="center"/>
        </w:trPr>
        <w:tc>
          <w:tcPr>
            <w:tcW w:w="0" w:type="auto"/>
            <w:vAlign w:val="center"/>
            <w:hideMark/>
          </w:tcPr>
          <w:p w14:paraId="6E7DF130" w14:textId="77777777" w:rsidR="004240EE" w:rsidRPr="009A5060" w:rsidRDefault="004240EE" w:rsidP="00C179E5">
            <w:pPr>
              <w:pStyle w:val="AASemiBold"/>
              <w:rPr>
                <w:rFonts w:ascii="Aptos" w:hAnsi="Aptos"/>
              </w:rPr>
            </w:pPr>
            <w:r w:rsidRPr="009A5060">
              <w:rPr>
                <w:rFonts w:ascii="Aptos" w:hAnsi="Aptos"/>
              </w:rPr>
              <w:t>Rotational Speed</w:t>
            </w:r>
          </w:p>
        </w:tc>
        <w:tc>
          <w:tcPr>
            <w:tcW w:w="0" w:type="auto"/>
            <w:vAlign w:val="center"/>
            <w:hideMark/>
          </w:tcPr>
          <w:p w14:paraId="709AC109" w14:textId="77777777" w:rsidR="004240EE" w:rsidRPr="009A5060" w:rsidRDefault="004240EE" w:rsidP="00C179E5">
            <w:pPr>
              <w:pStyle w:val="AASemiBold"/>
              <w:rPr>
                <w:rFonts w:ascii="Aptos" w:hAnsi="Aptos"/>
                <w:color w:val="000000" w:themeColor="text1"/>
              </w:rPr>
            </w:pPr>
            <w:r w:rsidRPr="009A5060">
              <w:rPr>
                <w:rFonts w:ascii="Aptos" w:hAnsi="Aptos"/>
                <w:color w:val="000000" w:themeColor="text1"/>
              </w:rPr>
              <w:t>- Rotational speed of each turbine</w:t>
            </w:r>
          </w:p>
        </w:tc>
      </w:tr>
      <w:tr w:rsidR="004240EE" w:rsidRPr="009A5060" w14:paraId="1D8E745D" w14:textId="77777777" w:rsidTr="00640522">
        <w:trPr>
          <w:jc w:val="center"/>
        </w:trPr>
        <w:tc>
          <w:tcPr>
            <w:tcW w:w="0" w:type="auto"/>
            <w:vAlign w:val="center"/>
          </w:tcPr>
          <w:p w14:paraId="373F6C16" w14:textId="77777777" w:rsidR="004240EE" w:rsidRPr="009A5060" w:rsidRDefault="004240EE" w:rsidP="00C179E5">
            <w:pPr>
              <w:pStyle w:val="AASemiBold"/>
              <w:rPr>
                <w:rFonts w:ascii="Aptos" w:hAnsi="Aptos"/>
              </w:rPr>
            </w:pPr>
            <w:r w:rsidRPr="009A5060">
              <w:rPr>
                <w:rFonts w:ascii="Aptos" w:hAnsi="Aptos"/>
              </w:rPr>
              <w:t>Vacuum Pressure</w:t>
            </w:r>
          </w:p>
        </w:tc>
        <w:tc>
          <w:tcPr>
            <w:tcW w:w="0" w:type="auto"/>
            <w:vAlign w:val="center"/>
          </w:tcPr>
          <w:p w14:paraId="17226522" w14:textId="77777777" w:rsidR="004240EE" w:rsidRPr="009A5060" w:rsidRDefault="004240EE" w:rsidP="00C179E5">
            <w:pPr>
              <w:pStyle w:val="AASemiBold"/>
              <w:rPr>
                <w:rFonts w:ascii="Aptos" w:hAnsi="Aptos"/>
                <w:color w:val="000000" w:themeColor="text1"/>
              </w:rPr>
            </w:pPr>
            <w:r w:rsidRPr="009A5060">
              <w:rPr>
                <w:rFonts w:ascii="Aptos" w:hAnsi="Aptos"/>
                <w:color w:val="000000" w:themeColor="text1"/>
              </w:rPr>
              <w:t>- QRB vacuum vessel</w:t>
            </w:r>
          </w:p>
        </w:tc>
      </w:tr>
      <w:tr w:rsidR="004240EE" w:rsidRPr="009A5060" w14:paraId="0D627315" w14:textId="77777777" w:rsidTr="00640522">
        <w:trPr>
          <w:jc w:val="center"/>
        </w:trPr>
        <w:tc>
          <w:tcPr>
            <w:tcW w:w="0" w:type="auto"/>
            <w:vAlign w:val="center"/>
          </w:tcPr>
          <w:p w14:paraId="7D12D14C" w14:textId="77777777" w:rsidR="004240EE" w:rsidRPr="009A5060" w:rsidRDefault="004240EE" w:rsidP="00C179E5">
            <w:pPr>
              <w:pStyle w:val="AASemiBold"/>
              <w:rPr>
                <w:rFonts w:ascii="Aptos" w:hAnsi="Aptos"/>
              </w:rPr>
            </w:pPr>
            <w:r w:rsidRPr="009A5060">
              <w:rPr>
                <w:rFonts w:ascii="Aptos" w:hAnsi="Aptos"/>
              </w:rPr>
              <w:t>Electrical Power</w:t>
            </w:r>
          </w:p>
        </w:tc>
        <w:tc>
          <w:tcPr>
            <w:tcW w:w="0" w:type="auto"/>
            <w:vAlign w:val="center"/>
          </w:tcPr>
          <w:p w14:paraId="55F455AE" w14:textId="77777777" w:rsidR="004240EE" w:rsidRPr="009A5060" w:rsidRDefault="004240EE" w:rsidP="00C179E5">
            <w:pPr>
              <w:pStyle w:val="AASemiBold"/>
              <w:rPr>
                <w:rFonts w:ascii="Aptos" w:hAnsi="Aptos"/>
                <w:color w:val="000000" w:themeColor="text1"/>
              </w:rPr>
            </w:pPr>
            <w:r w:rsidRPr="009A5060">
              <w:rPr>
                <w:rFonts w:ascii="Aptos" w:hAnsi="Aptos"/>
                <w:color w:val="000000" w:themeColor="text1"/>
              </w:rPr>
              <w:t>- Electrical power of installed heaters</w:t>
            </w:r>
          </w:p>
          <w:p w14:paraId="1987E4D5" w14:textId="77777777" w:rsidR="004240EE" w:rsidRPr="009A5060" w:rsidRDefault="004240EE" w:rsidP="00C179E5">
            <w:pPr>
              <w:pStyle w:val="AASemiBold"/>
            </w:pPr>
            <w:r w:rsidRPr="009A5060">
              <w:rPr>
                <w:rFonts w:ascii="Aptos" w:hAnsi="Aptos"/>
                <w:color w:val="000000" w:themeColor="text1"/>
              </w:rPr>
              <w:t>- Electrical Power to Cold Compressors</w:t>
            </w:r>
          </w:p>
        </w:tc>
      </w:tr>
    </w:tbl>
    <w:p w14:paraId="0DFEAFC2" w14:textId="77777777" w:rsidR="004240EE" w:rsidRPr="009A5060" w:rsidRDefault="004240EE" w:rsidP="00C179E5">
      <w:pPr>
        <w:pStyle w:val="Heading3numbered"/>
        <w:keepNext/>
        <w:spacing w:line="240" w:lineRule="auto"/>
      </w:pPr>
      <w:bookmarkStart w:id="3309" w:name="_Toc200491892"/>
      <w:bookmarkStart w:id="3310" w:name="_Toc202536111"/>
      <w:bookmarkStart w:id="3311" w:name="_Toc202536884"/>
      <w:bookmarkStart w:id="3312" w:name="_Toc216340937"/>
      <w:bookmarkEnd w:id="3121"/>
      <w:bookmarkEnd w:id="3122"/>
      <w:bookmarkEnd w:id="3123"/>
      <w:r w:rsidRPr="009A5060">
        <w:lastRenderedPageBreak/>
        <w:t>Purging</w:t>
      </w:r>
      <w:bookmarkEnd w:id="3309"/>
      <w:bookmarkEnd w:id="3310"/>
      <w:bookmarkEnd w:id="3311"/>
      <w:bookmarkEnd w:id="3312"/>
    </w:p>
    <w:p w14:paraId="7EA9508F" w14:textId="77777777" w:rsidR="004240EE" w:rsidRPr="009A5060" w:rsidRDefault="004240EE" w:rsidP="00C179E5">
      <w:pPr>
        <w:pStyle w:val="RequirementList"/>
        <w:spacing w:line="240" w:lineRule="auto"/>
        <w:rPr>
          <w:strike/>
        </w:rPr>
      </w:pPr>
      <w:bookmarkStart w:id="3313" w:name="_Toc200491893"/>
      <w:r w:rsidRPr="009A5060">
        <w:t>The Contractor shall install all the necessary equipment and connections required for the purging (venting, pumping, and filling) and conditioning of the QPLANT.</w:t>
      </w:r>
      <w:bookmarkStart w:id="3314" w:name="_Toc200491898"/>
      <w:bookmarkEnd w:id="3313"/>
    </w:p>
    <w:p w14:paraId="408468CC" w14:textId="77777777" w:rsidR="004240EE" w:rsidRPr="009A5060" w:rsidRDefault="004240EE" w:rsidP="00C179E5">
      <w:pPr>
        <w:pStyle w:val="RequirementList"/>
        <w:spacing w:line="240" w:lineRule="auto"/>
      </w:pPr>
      <w:r w:rsidRPr="009A5060">
        <w:t>The helium pumped or vented shall be sent to atmosphere outside the buildings.</w:t>
      </w:r>
    </w:p>
    <w:p w14:paraId="2927447D" w14:textId="55BEF253" w:rsidR="007430BD" w:rsidRPr="009A5060" w:rsidRDefault="00F8501B" w:rsidP="00C179E5">
      <w:pPr>
        <w:pStyle w:val="Heading3numbered"/>
        <w:keepNext/>
        <w:keepLines/>
        <w:spacing w:line="240" w:lineRule="auto"/>
      </w:pPr>
      <w:bookmarkStart w:id="3315" w:name="_Toc216340938"/>
      <w:bookmarkStart w:id="3316" w:name="_Toc202536099"/>
      <w:bookmarkStart w:id="3317" w:name="_Toc202536881"/>
      <w:bookmarkEnd w:id="3093"/>
      <w:bookmarkEnd w:id="3094"/>
      <w:bookmarkEnd w:id="3095"/>
      <w:bookmarkEnd w:id="3314"/>
      <w:r w:rsidRPr="009A5060">
        <w:t>Design</w:t>
      </w:r>
      <w:r w:rsidR="0099049B" w:rsidRPr="009A5060">
        <w:t>, Materials</w:t>
      </w:r>
      <w:bookmarkEnd w:id="3315"/>
      <w:r w:rsidR="0099049B" w:rsidRPr="009A5060">
        <w:t xml:space="preserve"> </w:t>
      </w:r>
      <w:bookmarkEnd w:id="3316"/>
      <w:bookmarkEnd w:id="3317"/>
    </w:p>
    <w:p w14:paraId="0BA9EC71" w14:textId="77777777" w:rsidR="007430BD" w:rsidRPr="009A5060" w:rsidRDefault="007430BD" w:rsidP="00C179E5">
      <w:pPr>
        <w:pStyle w:val="Heading4numbered"/>
        <w:rPr>
          <w:lang w:val="en-GB"/>
        </w:rPr>
      </w:pPr>
      <w:bookmarkStart w:id="3318" w:name="_Toc200491847"/>
      <w:bookmarkStart w:id="3319" w:name="_Toc202536101"/>
      <w:r w:rsidRPr="009A5060">
        <w:rPr>
          <w:lang w:val="en-GB"/>
        </w:rPr>
        <w:t xml:space="preserve">Material </w:t>
      </w:r>
      <w:r w:rsidR="00D81083" w:rsidRPr="009A5060">
        <w:rPr>
          <w:lang w:val="en-GB"/>
        </w:rPr>
        <w:t>R</w:t>
      </w:r>
      <w:r w:rsidRPr="009A5060">
        <w:rPr>
          <w:lang w:val="en-GB"/>
        </w:rPr>
        <w:t>equirements</w:t>
      </w:r>
      <w:bookmarkEnd w:id="3318"/>
      <w:bookmarkEnd w:id="3319"/>
    </w:p>
    <w:p w14:paraId="10E062BA" w14:textId="58A00CDA" w:rsidR="007C7EC4" w:rsidRPr="009A5060" w:rsidRDefault="007C7EC4" w:rsidP="00C179E5">
      <w:pPr>
        <w:pStyle w:val="RequirementList"/>
        <w:spacing w:line="240" w:lineRule="auto"/>
      </w:pPr>
      <w:r w:rsidRPr="009A5060">
        <w:t>All materials shall be delivered with traceable certificates</w:t>
      </w:r>
      <w:r w:rsidR="001D2D04" w:rsidRPr="009A5060">
        <w:t>.</w:t>
      </w:r>
    </w:p>
    <w:p w14:paraId="696E048C" w14:textId="77777777" w:rsidR="00603B13" w:rsidRPr="009A5060" w:rsidRDefault="00603B13" w:rsidP="00C179E5">
      <w:pPr>
        <w:pStyle w:val="Heading4numbered"/>
        <w:rPr>
          <w:lang w:val="en-GB"/>
        </w:rPr>
      </w:pPr>
      <w:bookmarkStart w:id="3320" w:name="_Toc200491875"/>
      <w:bookmarkStart w:id="3321" w:name="_Toc202536108"/>
      <w:bookmarkStart w:id="3322" w:name="_Toc200491932"/>
      <w:bookmarkStart w:id="3323" w:name="_Toc202536118"/>
      <w:bookmarkStart w:id="3324" w:name="_Toc202536887"/>
      <w:r w:rsidRPr="009A5060">
        <w:rPr>
          <w:lang w:val="en-GB"/>
        </w:rPr>
        <w:t>Cleaning and surface treatment</w:t>
      </w:r>
      <w:bookmarkEnd w:id="3320"/>
      <w:bookmarkEnd w:id="3321"/>
    </w:p>
    <w:p w14:paraId="3CB15E21" w14:textId="77777777" w:rsidR="00603B13" w:rsidRPr="009A5060" w:rsidRDefault="00603B13" w:rsidP="00C179E5">
      <w:pPr>
        <w:pStyle w:val="RequirementList"/>
        <w:spacing w:line="240" w:lineRule="auto"/>
      </w:pPr>
      <w:bookmarkStart w:id="3325" w:name="_Toc200491876"/>
      <w:r w:rsidRPr="009A5060">
        <w:t xml:space="preserve">All welding and brazing surfaces shall be cleaned before assembly, using proper solvents and water to remove any trace of acid flux, organic depositions and any other dirt and dust.  </w:t>
      </w:r>
      <w:bookmarkEnd w:id="3325"/>
    </w:p>
    <w:p w14:paraId="3B6F04BA" w14:textId="0D8EF1E7" w:rsidR="00603B13" w:rsidRPr="009A5060" w:rsidRDefault="00603B13" w:rsidP="00C179E5">
      <w:pPr>
        <w:pStyle w:val="RequirementList"/>
        <w:spacing w:line="240" w:lineRule="auto"/>
      </w:pPr>
      <w:bookmarkStart w:id="3326" w:name="_Toc200491877"/>
      <w:r w:rsidRPr="009A5060">
        <w:t xml:space="preserve">All metallic surfaces </w:t>
      </w:r>
      <w:r w:rsidR="002D2F57" w:rsidRPr="009A5060">
        <w:t xml:space="preserve">in contact with He </w:t>
      </w:r>
      <w:r w:rsidRPr="009A5060">
        <w:t xml:space="preserve">shall be cleaned, pickled, and passivated.  </w:t>
      </w:r>
      <w:r w:rsidR="009043FA" w:rsidRPr="009A5060">
        <w:t xml:space="preserve">Prior to helium leak testing </w:t>
      </w:r>
      <w:r w:rsidR="00947266" w:rsidRPr="009A5060">
        <w:t xml:space="preserve">all involved </w:t>
      </w:r>
      <w:r w:rsidRPr="009A5060">
        <w:t xml:space="preserve">components </w:t>
      </w:r>
      <w:r w:rsidR="00947266" w:rsidRPr="009A5060">
        <w:t xml:space="preserve">in contact with He </w:t>
      </w:r>
      <w:r w:rsidRPr="009A5060">
        <w:t xml:space="preserve">shall </w:t>
      </w:r>
      <w:r w:rsidR="00947266" w:rsidRPr="009A5060">
        <w:t xml:space="preserve">once again be </w:t>
      </w:r>
      <w:r w:rsidRPr="009A5060">
        <w:t>cleaning (degreasing, cleaning, and drying).</w:t>
      </w:r>
      <w:bookmarkEnd w:id="3322"/>
      <w:bookmarkEnd w:id="3323"/>
      <w:bookmarkEnd w:id="3324"/>
      <w:bookmarkEnd w:id="3326"/>
    </w:p>
    <w:p w14:paraId="2019DECA" w14:textId="57461785" w:rsidR="007C6EB6" w:rsidRPr="009A5060" w:rsidRDefault="007C6EB6" w:rsidP="00C179E5">
      <w:pPr>
        <w:pStyle w:val="Heading4numbered"/>
        <w:rPr>
          <w:lang w:val="en-GB"/>
        </w:rPr>
      </w:pPr>
      <w:bookmarkStart w:id="3327" w:name="_Toc200491867"/>
      <w:bookmarkStart w:id="3328" w:name="_Toc200491868"/>
      <w:bookmarkStart w:id="3329" w:name="_Toc202536106"/>
      <w:bookmarkEnd w:id="3327"/>
      <w:r w:rsidRPr="009A5060">
        <w:rPr>
          <w:lang w:val="en-GB"/>
        </w:rPr>
        <w:t>Bellows</w:t>
      </w:r>
      <w:bookmarkEnd w:id="3328"/>
      <w:bookmarkEnd w:id="3329"/>
    </w:p>
    <w:p w14:paraId="1B84BEC8" w14:textId="3D35B525" w:rsidR="007C6EB6" w:rsidRPr="009A5060" w:rsidRDefault="00062718" w:rsidP="00C179E5">
      <w:pPr>
        <w:pStyle w:val="RequirementList"/>
        <w:spacing w:line="240" w:lineRule="auto"/>
      </w:pPr>
      <w:bookmarkStart w:id="3330" w:name="_Toc200491869"/>
      <w:r w:rsidRPr="009A5060">
        <w:t>B</w:t>
      </w:r>
      <w:r w:rsidR="00BD552B" w:rsidRPr="009A5060">
        <w:t>ellows to compensate thermal contraction shall be avoided through proper piping design</w:t>
      </w:r>
      <w:r w:rsidR="00352FF0" w:rsidRPr="009A5060">
        <w:t xml:space="preserve">.  </w:t>
      </w:r>
      <w:r w:rsidR="00BD552B" w:rsidRPr="009A5060">
        <w:t>If unavoidable, the Contractor shal</w:t>
      </w:r>
      <w:r w:rsidR="008926B2" w:rsidRPr="009A5060">
        <w:t>l</w:t>
      </w:r>
      <w:r w:rsidR="00BD552B" w:rsidRPr="009A5060">
        <w:t xml:space="preserve"> seek SCK</w:t>
      </w:r>
      <w:r w:rsidR="00BD552B" w:rsidRPr="009A5060">
        <w:rPr>
          <w:rFonts w:ascii="Arial" w:hAnsi="Arial" w:cs="Arial"/>
        </w:rPr>
        <w:t> </w:t>
      </w:r>
      <w:r w:rsidR="00BD552B" w:rsidRPr="009A5060">
        <w:t xml:space="preserve">CEN approval for the location and type of </w:t>
      </w:r>
      <w:bookmarkEnd w:id="3330"/>
      <w:r w:rsidR="00C353C1" w:rsidRPr="009A5060">
        <w:t>bellows.</w:t>
      </w:r>
    </w:p>
    <w:p w14:paraId="16B0EE58" w14:textId="2B0A5968" w:rsidR="00543AC3" w:rsidRPr="009A5060" w:rsidRDefault="00543AC3" w:rsidP="00C179E5">
      <w:pPr>
        <w:pStyle w:val="RequirementList"/>
        <w:numPr>
          <w:ilvl w:val="0"/>
          <w:numId w:val="0"/>
        </w:numPr>
        <w:spacing w:line="240" w:lineRule="auto"/>
        <w:ind w:left="360"/>
        <w:rPr>
          <w:rFonts w:ascii="Segoe UI" w:hAnsi="Segoe UI" w:cs="Segoe UI"/>
          <w:i/>
          <w:szCs w:val="20"/>
          <w:u w:color="034694" w:themeColor="accent4"/>
          <w:lang w:eastAsia="fr-FR"/>
        </w:rPr>
      </w:pPr>
      <w:r w:rsidRPr="009A5060">
        <w:rPr>
          <w:rFonts w:ascii="Segoe UI" w:hAnsi="Segoe UI" w:cs="Segoe UI"/>
          <w:i/>
          <w:szCs w:val="20"/>
          <w:u w:color="034694" w:themeColor="accent4"/>
          <w:lang w:eastAsia="fr-FR"/>
        </w:rPr>
        <w:t>In the offer, the Applicant shall include a preliminary list of unavoidable bellows</w:t>
      </w:r>
      <w:r w:rsidR="002F343D" w:rsidRPr="009A5060">
        <w:rPr>
          <w:rFonts w:ascii="Segoe UI" w:hAnsi="Segoe UI" w:cs="Segoe UI"/>
          <w:i/>
          <w:szCs w:val="20"/>
          <w:u w:color="034694" w:themeColor="accent4"/>
          <w:lang w:eastAsia="fr-FR"/>
        </w:rPr>
        <w:t xml:space="preserve"> (if any)</w:t>
      </w:r>
      <w:r w:rsidRPr="009A5060">
        <w:rPr>
          <w:rFonts w:ascii="Segoe UI" w:hAnsi="Segoe UI" w:cs="Segoe UI"/>
          <w:i/>
          <w:szCs w:val="20"/>
          <w:u w:color="034694" w:themeColor="accent4"/>
          <w:lang w:eastAsia="fr-FR"/>
        </w:rPr>
        <w:t>.</w:t>
      </w:r>
    </w:p>
    <w:p w14:paraId="34238CAE" w14:textId="77777777" w:rsidR="00E31085" w:rsidRPr="009A5060" w:rsidRDefault="00E31085" w:rsidP="00C179E5">
      <w:pPr>
        <w:pStyle w:val="Heading4numbered"/>
        <w:rPr>
          <w:lang w:val="en-GB"/>
        </w:rPr>
      </w:pPr>
      <w:bookmarkStart w:id="3331" w:name="_Toc200491865"/>
      <w:bookmarkStart w:id="3332" w:name="_Toc202536105"/>
      <w:bookmarkStart w:id="3333" w:name="_Toc200491860"/>
      <w:bookmarkStart w:id="3334" w:name="_Toc202536104"/>
      <w:bookmarkStart w:id="3335" w:name="_Toc200491808"/>
      <w:bookmarkStart w:id="3336" w:name="_Toc202536093"/>
      <w:bookmarkStart w:id="3337" w:name="_Toc202536877"/>
      <w:bookmarkStart w:id="3338" w:name="_Toc200491878"/>
      <w:bookmarkStart w:id="3339" w:name="_Toc202536109"/>
      <w:bookmarkStart w:id="3340" w:name="_Toc202536882"/>
      <w:r w:rsidRPr="009A5060">
        <w:rPr>
          <w:lang w:val="en-GB"/>
        </w:rPr>
        <w:t>Joints and seals</w:t>
      </w:r>
      <w:bookmarkEnd w:id="3331"/>
      <w:bookmarkEnd w:id="3332"/>
    </w:p>
    <w:p w14:paraId="52D8C215" w14:textId="77777777" w:rsidR="00E31085" w:rsidRPr="009A5060" w:rsidRDefault="00E31085" w:rsidP="00C179E5">
      <w:pPr>
        <w:pStyle w:val="RequirementList"/>
        <w:spacing w:line="240" w:lineRule="auto"/>
      </w:pPr>
      <w:bookmarkStart w:id="3341" w:name="_Toc200491866"/>
      <w:r w:rsidRPr="009A5060">
        <w:t>Dismountable joints in the QRB below room temperature are not recommended and shall be subject to approval by SCK CEN.  At ambient temperature, metal and Viton O-rings are allowed.</w:t>
      </w:r>
      <w:bookmarkEnd w:id="3341"/>
    </w:p>
    <w:p w14:paraId="279B1D5B" w14:textId="7CAC4ED4" w:rsidR="002A11E8" w:rsidRPr="009A5060" w:rsidRDefault="002A11E8" w:rsidP="00C179E5">
      <w:pPr>
        <w:pStyle w:val="Heading4numbered"/>
        <w:rPr>
          <w:lang w:val="en-GB"/>
        </w:rPr>
      </w:pPr>
      <w:r w:rsidRPr="009A5060">
        <w:rPr>
          <w:lang w:val="en-GB"/>
        </w:rPr>
        <w:t>Valve requirements</w:t>
      </w:r>
      <w:bookmarkEnd w:id="3333"/>
      <w:bookmarkEnd w:id="3334"/>
    </w:p>
    <w:p w14:paraId="1FC2B8C0" w14:textId="4A91F5F5" w:rsidR="002A11E8" w:rsidRPr="009A5060" w:rsidRDefault="002A11E8" w:rsidP="00C179E5">
      <w:pPr>
        <w:pStyle w:val="RequirementList"/>
        <w:spacing w:line="240" w:lineRule="auto"/>
      </w:pPr>
      <w:r w:rsidRPr="009A5060">
        <w:t xml:space="preserve">The cryogenic valves inside </w:t>
      </w:r>
      <w:r w:rsidR="00C16CDA" w:rsidRPr="009A5060">
        <w:t xml:space="preserve">the </w:t>
      </w:r>
      <w:r w:rsidRPr="009A5060">
        <w:t>QRB shall be of the extended-spindle type, sealing by metallic bellows.</w:t>
      </w:r>
    </w:p>
    <w:p w14:paraId="6FFFED7D" w14:textId="732B5BBC" w:rsidR="006D27B3" w:rsidRPr="009A5060" w:rsidRDefault="006D27B3" w:rsidP="00C179E5">
      <w:pPr>
        <w:pStyle w:val="RequirementList"/>
        <w:spacing w:line="240" w:lineRule="auto"/>
      </w:pPr>
      <w:bookmarkStart w:id="3342" w:name="_Toc200491864"/>
      <w:r w:rsidRPr="009A5060">
        <w:t>All helium shut-off valves</w:t>
      </w:r>
      <w:r w:rsidR="008237B1" w:rsidRPr="009A5060">
        <w:t xml:space="preserve"> </w:t>
      </w:r>
      <w:r w:rsidR="001175BC" w:rsidRPr="009A5060">
        <w:t>(</w:t>
      </w:r>
      <w:r w:rsidRPr="009A5060">
        <w:t>independent of helium temperature</w:t>
      </w:r>
      <w:r w:rsidR="001175BC" w:rsidRPr="009A5060">
        <w:t>)</w:t>
      </w:r>
      <w:r w:rsidR="008237B1" w:rsidRPr="009A5060">
        <w:t xml:space="preserve"> </w:t>
      </w:r>
      <w:r w:rsidRPr="009A5060">
        <w:t>shall comply with the following requirements:</w:t>
      </w:r>
    </w:p>
    <w:p w14:paraId="4846D74F" w14:textId="77777777" w:rsidR="006D27B3" w:rsidRPr="009A5060" w:rsidRDefault="006D27B3" w:rsidP="00C179E5">
      <w:pPr>
        <w:pStyle w:val="RequirementList"/>
        <w:numPr>
          <w:ilvl w:val="1"/>
          <w:numId w:val="15"/>
        </w:numPr>
        <w:spacing w:line="240" w:lineRule="auto"/>
      </w:pPr>
      <w:r w:rsidRPr="009A5060">
        <w:t>Valve Type Selection</w:t>
      </w:r>
    </w:p>
    <w:p w14:paraId="60BED820" w14:textId="77777777" w:rsidR="006D27B3" w:rsidRPr="009A5060" w:rsidRDefault="006D27B3" w:rsidP="00C179E5">
      <w:pPr>
        <w:pStyle w:val="RequirementList"/>
        <w:numPr>
          <w:ilvl w:val="0"/>
          <w:numId w:val="57"/>
        </w:numPr>
        <w:spacing w:line="240" w:lineRule="auto"/>
      </w:pPr>
      <w:r w:rsidRPr="009A5060">
        <w:t>Ball valves shall be employed for nominal sizes up to and including DN100, unless otherwise justified by process or safety requirements.</w:t>
      </w:r>
    </w:p>
    <w:p w14:paraId="14762915" w14:textId="77777777" w:rsidR="006D27B3" w:rsidRPr="009A5060" w:rsidRDefault="006D27B3" w:rsidP="00C179E5">
      <w:pPr>
        <w:pStyle w:val="RequirementList"/>
        <w:numPr>
          <w:ilvl w:val="0"/>
          <w:numId w:val="57"/>
        </w:numPr>
        <w:spacing w:line="240" w:lineRule="auto"/>
      </w:pPr>
      <w:r w:rsidRPr="009A5060">
        <w:t>Butterfly valves shall be employed for nominal sizes above DN100, except where specific process conditions (such as full tightness at cryogenic temperature or throttling requirements) necessitate alternative selection.</w:t>
      </w:r>
    </w:p>
    <w:p w14:paraId="202522AC" w14:textId="77777777" w:rsidR="006D27B3" w:rsidRPr="009A5060" w:rsidRDefault="006D27B3" w:rsidP="00C179E5">
      <w:pPr>
        <w:pStyle w:val="RequirementList"/>
        <w:numPr>
          <w:ilvl w:val="1"/>
          <w:numId w:val="15"/>
        </w:numPr>
        <w:spacing w:line="240" w:lineRule="auto"/>
      </w:pPr>
      <w:r w:rsidRPr="009A5060">
        <w:t>Qualification and Documentation</w:t>
      </w:r>
    </w:p>
    <w:p w14:paraId="37B8E41F" w14:textId="3084EB73" w:rsidR="006D27B3" w:rsidRPr="009A5060" w:rsidRDefault="006D27B3" w:rsidP="00C179E5">
      <w:pPr>
        <w:pStyle w:val="RequirementList"/>
        <w:numPr>
          <w:ilvl w:val="0"/>
          <w:numId w:val="57"/>
        </w:numPr>
        <w:spacing w:line="240" w:lineRule="auto"/>
      </w:pPr>
      <w:r w:rsidRPr="009A5060">
        <w:t>The Contractor shall submit documentation of type testing or qualification records demonstrating suitability for helium and cryogenic operation in accordance with EN 1626 and EN 12516-1/2</w:t>
      </w:r>
      <w:r w:rsidR="00B00862" w:rsidRPr="009A5060">
        <w:t xml:space="preserve"> as </w:t>
      </w:r>
      <w:r w:rsidRPr="009A5060">
        <w:t>part of the Conceptual Design file in L</w:t>
      </w:r>
      <w:r w:rsidR="00546A5A" w:rsidRPr="009A5060">
        <w:t>CP</w:t>
      </w:r>
      <w:r w:rsidRPr="009A5060">
        <w:t>1.</w:t>
      </w:r>
    </w:p>
    <w:p w14:paraId="4B1440D1" w14:textId="77777777" w:rsidR="006D27B3" w:rsidRPr="009A5060" w:rsidRDefault="006D27B3" w:rsidP="00C179E5">
      <w:pPr>
        <w:pStyle w:val="RequirementList"/>
        <w:numPr>
          <w:ilvl w:val="1"/>
          <w:numId w:val="15"/>
        </w:numPr>
        <w:spacing w:line="240" w:lineRule="auto"/>
      </w:pPr>
      <w:r w:rsidRPr="009A5060">
        <w:t>Installation Requirements</w:t>
      </w:r>
    </w:p>
    <w:p w14:paraId="63077DAC" w14:textId="77777777" w:rsidR="006D27B3" w:rsidRPr="009A5060" w:rsidRDefault="006D27B3" w:rsidP="00C179E5">
      <w:pPr>
        <w:pStyle w:val="RequirementList"/>
        <w:numPr>
          <w:ilvl w:val="0"/>
          <w:numId w:val="57"/>
        </w:numPr>
        <w:spacing w:line="240" w:lineRule="auto"/>
      </w:pPr>
      <w:r w:rsidRPr="009A5060">
        <w:t>Shut-off valves shall be welded to the pipework and preferably to the top plates of the QRB.</w:t>
      </w:r>
    </w:p>
    <w:p w14:paraId="1784602C" w14:textId="0BAC250F" w:rsidR="00BF60F2" w:rsidRPr="009A5060" w:rsidRDefault="00095E33" w:rsidP="00C179E5">
      <w:pPr>
        <w:pStyle w:val="RequirementList"/>
        <w:spacing w:line="240" w:lineRule="auto"/>
      </w:pPr>
      <w:bookmarkStart w:id="3343" w:name="_Toc200491871"/>
      <w:bookmarkStart w:id="3344" w:name="_Toc202536107"/>
      <w:bookmarkEnd w:id="3342"/>
      <w:r w:rsidRPr="009A5060">
        <w:t>Every</w:t>
      </w:r>
      <w:r w:rsidR="00AC345E" w:rsidRPr="009A5060">
        <w:t xml:space="preserve"> control valves shall be equipped with</w:t>
      </w:r>
      <w:r w:rsidR="00C634AC" w:rsidRPr="009A5060">
        <w:t>:</w:t>
      </w:r>
    </w:p>
    <w:p w14:paraId="2D515626" w14:textId="77777777" w:rsidR="00BF60F2" w:rsidRPr="009A5060" w:rsidRDefault="00AC345E" w:rsidP="00C179E5">
      <w:pPr>
        <w:pStyle w:val="RequirementList"/>
        <w:numPr>
          <w:ilvl w:val="1"/>
          <w:numId w:val="15"/>
        </w:numPr>
        <w:spacing w:line="240" w:lineRule="auto"/>
      </w:pPr>
      <w:r w:rsidRPr="009A5060">
        <w:t>electro-pneumatic positioners</w:t>
      </w:r>
    </w:p>
    <w:p w14:paraId="4D114962" w14:textId="579DA097" w:rsidR="00AC345E" w:rsidRPr="009A5060" w:rsidRDefault="00BF60F2" w:rsidP="00C179E5">
      <w:pPr>
        <w:pStyle w:val="RequirementList"/>
        <w:numPr>
          <w:ilvl w:val="1"/>
          <w:numId w:val="15"/>
        </w:numPr>
        <w:spacing w:line="240" w:lineRule="auto"/>
      </w:pPr>
      <w:r w:rsidRPr="009A5060">
        <w:t xml:space="preserve">a </w:t>
      </w:r>
      <w:r w:rsidR="00AC345E" w:rsidRPr="009A5060">
        <w:t>digital position-feedback.</w:t>
      </w:r>
      <w:r w:rsidRPr="009A5060">
        <w:t xml:space="preserve"> </w:t>
      </w:r>
      <w:r w:rsidR="008A47D0" w:rsidRPr="009A5060">
        <w:t xml:space="preserve"> </w:t>
      </w:r>
      <w:r w:rsidRPr="009A5060">
        <w:t xml:space="preserve">This </w:t>
      </w:r>
      <w:r w:rsidR="00AC345E" w:rsidRPr="009A5060">
        <w:t>signal</w:t>
      </w:r>
      <w:r w:rsidRPr="009A5060">
        <w:t>s</w:t>
      </w:r>
      <w:r w:rsidR="00AC345E" w:rsidRPr="009A5060">
        <w:t xml:space="preserve"> </w:t>
      </w:r>
      <w:r w:rsidR="0027727B" w:rsidRPr="009A5060">
        <w:t xml:space="preserve">shall be </w:t>
      </w:r>
      <w:r w:rsidR="00AC345E" w:rsidRPr="009A5060">
        <w:t>continuously monitored by the QPLANT:CIS.</w:t>
      </w:r>
    </w:p>
    <w:p w14:paraId="2B3912DD" w14:textId="5FFBA44C" w:rsidR="00AC345E" w:rsidRPr="009A5060" w:rsidRDefault="00AC345E" w:rsidP="00C179E5">
      <w:pPr>
        <w:pStyle w:val="RequirementList"/>
        <w:spacing w:line="240" w:lineRule="auto"/>
      </w:pPr>
      <w:r w:rsidRPr="009A5060">
        <w:t>Manual on/off valves that are safety-relevant or operationally critical (as identified in the approved reliability and safety analyses) shall be equipped with two independent end-switches confirming their mechanical position (open/closed) during operation</w:t>
      </w:r>
      <w:r w:rsidR="00900B24" w:rsidRPr="009A5060">
        <w:t xml:space="preserve">.  </w:t>
      </w:r>
      <w:r w:rsidRPr="009A5060">
        <w:t>The Contractor shall submit the list of such valves for SCK CEN approval during the detailed-design phase.</w:t>
      </w:r>
    </w:p>
    <w:p w14:paraId="2FF7541D" w14:textId="06D0DEA7" w:rsidR="00AC345E" w:rsidRPr="009A5060" w:rsidRDefault="00AC345E" w:rsidP="00C179E5">
      <w:pPr>
        <w:pStyle w:val="Heading4numbered"/>
        <w:rPr>
          <w:lang w:val="en-GB"/>
        </w:rPr>
      </w:pPr>
      <w:r w:rsidRPr="009A5060">
        <w:rPr>
          <w:lang w:val="en-GB"/>
        </w:rPr>
        <w:lastRenderedPageBreak/>
        <w:t>Helium guard</w:t>
      </w:r>
      <w:r w:rsidR="005D4407" w:rsidRPr="009A5060">
        <w:rPr>
          <w:lang w:val="en-GB"/>
        </w:rPr>
        <w:t xml:space="preserve"> </w:t>
      </w:r>
    </w:p>
    <w:p w14:paraId="3E62A0F2" w14:textId="77777777" w:rsidR="00AC345E" w:rsidRPr="009A5060" w:rsidRDefault="00AC345E" w:rsidP="00C179E5">
      <w:pPr>
        <w:pStyle w:val="RequirementList"/>
        <w:spacing w:line="240" w:lineRule="auto"/>
      </w:pPr>
      <w:bookmarkStart w:id="3345" w:name="_Toc200491879"/>
      <w:r w:rsidRPr="009A5060">
        <w:t>Every component operating below atmospheric pressure shall be protected from air ingress by a helium guard filled with helium with a pressure higher than 1.05 Bar(a).</w:t>
      </w:r>
      <w:bookmarkEnd w:id="3345"/>
    </w:p>
    <w:p w14:paraId="68C53788" w14:textId="77777777" w:rsidR="00AC345E" w:rsidRPr="009A5060" w:rsidRDefault="00AC345E" w:rsidP="00C179E5">
      <w:pPr>
        <w:pStyle w:val="RequirementList"/>
        <w:spacing w:line="240" w:lineRule="auto"/>
      </w:pPr>
      <w:bookmarkStart w:id="3346" w:name="_Toc200491880"/>
      <w:r w:rsidRPr="009A5060">
        <w:t>Each helium guard segment shall equipped with a manual isolation valve to help locate leaks.</w:t>
      </w:r>
      <w:bookmarkEnd w:id="3346"/>
    </w:p>
    <w:p w14:paraId="70F05184" w14:textId="77777777" w:rsidR="00AC345E" w:rsidRPr="009A5060" w:rsidRDefault="00AC345E" w:rsidP="00C179E5">
      <w:pPr>
        <w:pStyle w:val="RequirementList"/>
        <w:spacing w:line="240" w:lineRule="auto"/>
      </w:pPr>
      <w:bookmarkStart w:id="3347" w:name="_Toc200491881"/>
      <w:r w:rsidRPr="009A5060">
        <w:t>The helium guard pressure shall be remotely monitored by a pressure transmitter which is connected to the QPLANT:CIS.</w:t>
      </w:r>
      <w:bookmarkEnd w:id="3347"/>
    </w:p>
    <w:p w14:paraId="5318CCCF" w14:textId="30CC660A" w:rsidR="00F44A5B" w:rsidRPr="009A5060" w:rsidRDefault="00F44A5B" w:rsidP="00C179E5">
      <w:pPr>
        <w:pStyle w:val="RequirementList"/>
        <w:spacing w:line="240" w:lineRule="auto"/>
      </w:pPr>
      <w:r w:rsidRPr="009A5060">
        <w:t xml:space="preserve">Each helium guard segment shall be equipped with an automatic on/off valve, controlled by the control system, to automatically re-establish the nominal helium guard pressure in case of a leak, </w:t>
      </w:r>
      <w:r w:rsidR="00900B24" w:rsidRPr="009A5060">
        <w:t>to</w:t>
      </w:r>
      <w:r w:rsidRPr="009A5060">
        <w:t xml:space="preserve"> avoid air contamination and improve system availability.</w:t>
      </w:r>
    </w:p>
    <w:p w14:paraId="4E74317C" w14:textId="7570E016" w:rsidR="00AC345E" w:rsidRPr="009A5060" w:rsidRDefault="00AC345E" w:rsidP="00C179E5">
      <w:pPr>
        <w:pStyle w:val="RequirementList"/>
        <w:spacing w:line="240" w:lineRule="auto"/>
      </w:pPr>
      <w:bookmarkStart w:id="3348" w:name="_Toc200491882"/>
      <w:r w:rsidRPr="009A5060">
        <w:t>All static seals, which are not welded and operating between atmospheric air and sub-atmospheric helium, shall be doubled</w:t>
      </w:r>
      <w:r w:rsidR="00900B24" w:rsidRPr="009A5060">
        <w:t xml:space="preserve">.  </w:t>
      </w:r>
      <w:r w:rsidRPr="009A5060">
        <w:t>The space between the seals shall have a connection to the helium guard system.</w:t>
      </w:r>
      <w:bookmarkEnd w:id="3348"/>
    </w:p>
    <w:p w14:paraId="0BF7EF2F" w14:textId="77777777" w:rsidR="00AC345E" w:rsidRPr="009A5060" w:rsidRDefault="00AC345E" w:rsidP="00C179E5">
      <w:pPr>
        <w:pStyle w:val="Heading4numbered"/>
        <w:rPr>
          <w:lang w:val="en-GB"/>
        </w:rPr>
      </w:pPr>
      <w:bookmarkStart w:id="3349" w:name="_Toc200491883"/>
      <w:bookmarkStart w:id="3350" w:name="_Toc202536110"/>
      <w:bookmarkStart w:id="3351" w:name="_Toc202536883"/>
      <w:r w:rsidRPr="009A5060">
        <w:rPr>
          <w:lang w:val="en-GB"/>
        </w:rPr>
        <w:t>Insulation vacuum system</w:t>
      </w:r>
      <w:bookmarkStart w:id="3352" w:name="_Toc200491885"/>
      <w:bookmarkEnd w:id="3349"/>
      <w:bookmarkEnd w:id="3350"/>
      <w:bookmarkEnd w:id="3351"/>
      <w:r w:rsidRPr="009A5060">
        <w:rPr>
          <w:lang w:val="en-GB"/>
        </w:rPr>
        <w:t xml:space="preserve"> of the QRB</w:t>
      </w:r>
    </w:p>
    <w:p w14:paraId="419F97EB" w14:textId="77777777" w:rsidR="00AC345E" w:rsidRPr="009A5060" w:rsidRDefault="00AC345E" w:rsidP="00C179E5">
      <w:pPr>
        <w:pStyle w:val="RequirementList"/>
        <w:spacing w:line="240" w:lineRule="auto"/>
        <w:ind w:left="644"/>
      </w:pPr>
      <w:r w:rsidRPr="009A5060">
        <w:t>The QRB shall be equipped with a dedicated vacuum pumping system.</w:t>
      </w:r>
      <w:bookmarkStart w:id="3353" w:name="_Toc200491886"/>
      <w:bookmarkEnd w:id="3352"/>
    </w:p>
    <w:p w14:paraId="2293F4E7" w14:textId="77777777" w:rsidR="00AC345E" w:rsidRPr="009A5060" w:rsidRDefault="00AC345E" w:rsidP="00C179E5">
      <w:pPr>
        <w:pStyle w:val="RequirementList"/>
        <w:spacing w:line="240" w:lineRule="auto"/>
        <w:ind w:left="644"/>
      </w:pPr>
      <w:r w:rsidRPr="009A5060">
        <w:t>The pump down of the QRB from atmospheric pressure to less than 10</w:t>
      </w:r>
      <w:r w:rsidRPr="009A5060">
        <w:rPr>
          <w:vertAlign w:val="superscript"/>
        </w:rPr>
        <w:t>-5</w:t>
      </w:r>
      <w:r w:rsidRPr="009A5060">
        <w:t xml:space="preserve"> mbar shall take less than one week.</w:t>
      </w:r>
      <w:bookmarkEnd w:id="3353"/>
    </w:p>
    <w:p w14:paraId="2127164A" w14:textId="77777777" w:rsidR="00AC345E" w:rsidRPr="009A5060" w:rsidRDefault="00AC345E" w:rsidP="00C179E5">
      <w:pPr>
        <w:pStyle w:val="RequirementList"/>
        <w:spacing w:line="240" w:lineRule="auto"/>
        <w:ind w:left="644"/>
      </w:pPr>
      <w:bookmarkStart w:id="3354" w:name="_Toc200491889"/>
      <w:r w:rsidRPr="009A5060">
        <w:t xml:space="preserve">The QRB vacuum shall be protected by a fast-acting isolation valve between the turbo pump and associated roughing pump. </w:t>
      </w:r>
    </w:p>
    <w:p w14:paraId="738EDC96" w14:textId="77777777" w:rsidR="00AC345E" w:rsidRPr="009A5060" w:rsidRDefault="00AC345E" w:rsidP="00C179E5">
      <w:pPr>
        <w:pStyle w:val="RequirementList"/>
        <w:spacing w:line="240" w:lineRule="auto"/>
        <w:ind w:left="644"/>
      </w:pPr>
      <w:r w:rsidRPr="009A5060">
        <w:t>A dedicated flange shall be provided between the Turbo- and associated roughing pump for connection of a leak detector.</w:t>
      </w:r>
      <w:bookmarkStart w:id="3355" w:name="_Toc200491891"/>
      <w:bookmarkEnd w:id="3354"/>
      <w:bookmarkEnd w:id="3355"/>
    </w:p>
    <w:p w14:paraId="4AB1602D" w14:textId="77777777" w:rsidR="00AC345E" w:rsidRPr="009A5060" w:rsidRDefault="00AC345E" w:rsidP="00C179E5">
      <w:pPr>
        <w:pStyle w:val="RequirementList"/>
        <w:spacing w:line="240" w:lineRule="auto"/>
        <w:ind w:left="644"/>
      </w:pPr>
      <w:r w:rsidRPr="009A5060">
        <w:t>The pump down of the vacuum system shall be fully automated.</w:t>
      </w:r>
    </w:p>
    <w:p w14:paraId="11C37797" w14:textId="77777777" w:rsidR="00AC345E" w:rsidRPr="009A5060" w:rsidRDefault="00AC345E" w:rsidP="00C179E5">
      <w:pPr>
        <w:pStyle w:val="RequirementList"/>
        <w:spacing w:line="240" w:lineRule="auto"/>
        <w:ind w:left="644"/>
      </w:pPr>
      <w:r w:rsidRPr="009A5060">
        <w:t>All valve actuators and vacuum gauges shall fully exposed to MCS.</w:t>
      </w:r>
    </w:p>
    <w:p w14:paraId="3089E049" w14:textId="2D53095A" w:rsidR="00B4091B" w:rsidRPr="009A5060" w:rsidRDefault="00097C6B" w:rsidP="00C179E5">
      <w:pPr>
        <w:pStyle w:val="RequirementList"/>
        <w:spacing w:line="240" w:lineRule="auto"/>
        <w:ind w:left="644"/>
      </w:pPr>
      <w:bookmarkStart w:id="3356" w:name="_Toc200491887"/>
      <w:r w:rsidRPr="009A5060">
        <w:t>Pending completion of a risk assessment for asphyxiation hazards, if operation of the roughing pump presents an asphyxiation risk, the exhaust shall be routed outside the building via a dedicated pipe</w:t>
      </w:r>
      <w:r w:rsidR="00900B24" w:rsidRPr="009A5060">
        <w:t xml:space="preserve">.  </w:t>
      </w:r>
      <w:r w:rsidRPr="009A5060">
        <w:t>This requirement shall be confirmed and finalized no later than the Conceptual Design phase.</w:t>
      </w:r>
      <w:bookmarkEnd w:id="3356"/>
    </w:p>
    <w:p w14:paraId="258DC3C0" w14:textId="12C1D15F" w:rsidR="00C1434E" w:rsidRPr="009A5060" w:rsidRDefault="00C1434E" w:rsidP="00C179E5">
      <w:pPr>
        <w:pStyle w:val="Heading4numbered"/>
        <w:rPr>
          <w:rStyle w:val="Strong"/>
          <w:b w:val="0"/>
          <w:color w:val="034694"/>
          <w:lang w:val="en-GB"/>
        </w:rPr>
      </w:pPr>
      <w:r w:rsidRPr="009A5060">
        <w:rPr>
          <w:rStyle w:val="Strong"/>
          <w:b w:val="0"/>
          <w:color w:val="034694"/>
          <w:lang w:val="en-GB"/>
        </w:rPr>
        <w:t>Instrumentation</w:t>
      </w:r>
    </w:p>
    <w:p w14:paraId="4A9B528C" w14:textId="77777777" w:rsidR="00C1434E" w:rsidRPr="009A5060" w:rsidRDefault="00C1434E" w:rsidP="00C179E5">
      <w:pPr>
        <w:pStyle w:val="RequirementList"/>
        <w:spacing w:line="240" w:lineRule="auto"/>
      </w:pPr>
      <w:bookmarkStart w:id="3357" w:name="_Toc200491935"/>
      <w:r w:rsidRPr="009A5060">
        <w:t>The Contractor shall furnish and install all instrumentation required to:</w:t>
      </w:r>
    </w:p>
    <w:p w14:paraId="43BAAEBC" w14:textId="77777777" w:rsidR="00C1434E" w:rsidRPr="009A5060" w:rsidRDefault="00C1434E" w:rsidP="00C179E5">
      <w:pPr>
        <w:pStyle w:val="RequirementList"/>
        <w:numPr>
          <w:ilvl w:val="0"/>
          <w:numId w:val="20"/>
        </w:numPr>
        <w:spacing w:line="240" w:lineRule="auto"/>
      </w:pPr>
      <w:r w:rsidRPr="009A5060">
        <w:t>enable automatic control of all QPLANT operational scenarios.</w:t>
      </w:r>
    </w:p>
    <w:p w14:paraId="6BCE2F05" w14:textId="77777777" w:rsidR="00C1434E" w:rsidRPr="009A5060" w:rsidRDefault="00C1434E" w:rsidP="00C179E5">
      <w:pPr>
        <w:pStyle w:val="RequirementList"/>
        <w:numPr>
          <w:ilvl w:val="0"/>
          <w:numId w:val="20"/>
        </w:numPr>
        <w:spacing w:line="240" w:lineRule="auto"/>
      </w:pPr>
      <w:r w:rsidRPr="009A5060">
        <w:t>maintain safe operating conditions; and</w:t>
      </w:r>
    </w:p>
    <w:p w14:paraId="5FEED304" w14:textId="77777777" w:rsidR="00C1434E" w:rsidRPr="009A5060" w:rsidRDefault="00C1434E" w:rsidP="00C179E5">
      <w:pPr>
        <w:pStyle w:val="RequirementList"/>
        <w:numPr>
          <w:ilvl w:val="0"/>
          <w:numId w:val="20"/>
        </w:numPr>
        <w:spacing w:line="240" w:lineRule="auto"/>
      </w:pPr>
      <w:r w:rsidRPr="009A5060">
        <w:t>verify compliance with the specified performance criteria during acceptance testing.</w:t>
      </w:r>
    </w:p>
    <w:p w14:paraId="68223890" w14:textId="77777777" w:rsidR="00C1434E" w:rsidRPr="009A5060" w:rsidRDefault="00C1434E" w:rsidP="00C179E5">
      <w:pPr>
        <w:pStyle w:val="RequirementList"/>
        <w:numPr>
          <w:ilvl w:val="0"/>
          <w:numId w:val="0"/>
        </w:numPr>
        <w:spacing w:line="240" w:lineRule="auto"/>
        <w:ind w:left="720"/>
      </w:pPr>
      <w:r w:rsidRPr="009A5060">
        <w:t>The Contractor shall demonstrate, by reference to internationally recognised calibration certificates or equivalent traceable documentation, that every measuring instrument supplied is suitable for its intended purpose.</w:t>
      </w:r>
      <w:bookmarkEnd w:id="3357"/>
      <w:r w:rsidRPr="009A5060">
        <w:t xml:space="preserve"> </w:t>
      </w:r>
    </w:p>
    <w:p w14:paraId="3F53139E" w14:textId="77777777" w:rsidR="005D4407" w:rsidRPr="009A5060" w:rsidRDefault="00C1434E" w:rsidP="00C179E5">
      <w:pPr>
        <w:pStyle w:val="RequirementList"/>
        <w:spacing w:line="240" w:lineRule="auto"/>
      </w:pPr>
      <w:bookmarkStart w:id="3358" w:name="_Toc200491937"/>
      <w:r w:rsidRPr="009A5060">
        <w:t xml:space="preserve">The Contractor shall define the instrumentation layout and measurement ranges and submit the documentation to SCK CEN for review and approval at the Detailed-Design stage.  </w:t>
      </w:r>
      <w:bookmarkStart w:id="3359" w:name="_Ref192250729"/>
      <w:bookmarkStart w:id="3360" w:name="_Toc200491938"/>
      <w:bookmarkEnd w:id="3358"/>
    </w:p>
    <w:p w14:paraId="6218AC96" w14:textId="15FA531C" w:rsidR="00C1434E" w:rsidRPr="009A5060" w:rsidRDefault="00C1434E" w:rsidP="00C179E5">
      <w:pPr>
        <w:pStyle w:val="RequirementList"/>
        <w:spacing w:line="240" w:lineRule="auto"/>
      </w:pPr>
      <w:r w:rsidRPr="009A5060">
        <w:t>The complete, as-built wiring diagram of the instrumentation and control circuits shall be included in the Deliverables package.</w:t>
      </w:r>
      <w:bookmarkEnd w:id="3359"/>
      <w:bookmarkEnd w:id="3360"/>
    </w:p>
    <w:p w14:paraId="7420D82B" w14:textId="3166E61A" w:rsidR="00430378" w:rsidRPr="009A5060" w:rsidRDefault="00430378" w:rsidP="00C179E5">
      <w:pPr>
        <w:pStyle w:val="RequirementList"/>
        <w:spacing w:line="240" w:lineRule="auto"/>
      </w:pPr>
      <w:r w:rsidRPr="009A5060">
        <w:t>The Contractor shall submit a complete set of documentation for each instrumentation element including but not limited to calibration curves, power rating, location, and protection set points</w:t>
      </w:r>
      <w:r w:rsidR="00FB6749" w:rsidRPr="009A5060">
        <w:t xml:space="preserve"> (where applicable)</w:t>
      </w:r>
      <w:r w:rsidRPr="009A5060">
        <w:t>.</w:t>
      </w:r>
    </w:p>
    <w:p w14:paraId="67A1E8FB" w14:textId="549154F7" w:rsidR="00C1434E" w:rsidRPr="009A5060" w:rsidRDefault="00C1434E" w:rsidP="00C179E5">
      <w:pPr>
        <w:pStyle w:val="Heading4numbered"/>
        <w:rPr>
          <w:rStyle w:val="Strong"/>
          <w:b w:val="0"/>
          <w:color w:val="034694"/>
          <w:lang w:val="en-GB"/>
        </w:rPr>
      </w:pPr>
      <w:bookmarkStart w:id="3361" w:name="_Toc200491942"/>
      <w:bookmarkStart w:id="3362" w:name="_Toc202536121"/>
      <w:r w:rsidRPr="009A5060">
        <w:rPr>
          <w:rStyle w:val="Strong"/>
          <w:b w:val="0"/>
          <w:color w:val="034694"/>
          <w:lang w:val="en-GB"/>
        </w:rPr>
        <w:t>Heaters</w:t>
      </w:r>
      <w:bookmarkEnd w:id="3361"/>
      <w:bookmarkEnd w:id="3362"/>
    </w:p>
    <w:p w14:paraId="4973D401" w14:textId="073CA0A8" w:rsidR="00C1434E" w:rsidRPr="009A5060" w:rsidRDefault="00C1434E" w:rsidP="00C179E5">
      <w:pPr>
        <w:pStyle w:val="RequirementList"/>
        <w:spacing w:line="240" w:lineRule="auto"/>
      </w:pPr>
      <w:bookmarkStart w:id="3363" w:name="_Toc200491943"/>
      <w:r w:rsidRPr="009A5060">
        <w:t>Each electrical heater shall incorporate a temperature control ensuring the specified maximum sheath or process temperature is not exceeded.</w:t>
      </w:r>
    </w:p>
    <w:p w14:paraId="7B98F6A3" w14:textId="5A1237BE" w:rsidR="00C1434E" w:rsidRPr="009A5060" w:rsidRDefault="00C1434E" w:rsidP="00C179E5">
      <w:pPr>
        <w:pStyle w:val="RequirementList"/>
        <w:spacing w:line="240" w:lineRule="auto"/>
      </w:pPr>
      <w:bookmarkStart w:id="3364" w:name="_Ref192502870"/>
      <w:bookmarkStart w:id="3365" w:name="_Toc200491944"/>
      <w:bookmarkEnd w:id="3363"/>
      <w:r w:rsidRPr="009A5060">
        <w:t xml:space="preserve">Heating elements needed for normal control or operation shall either (a) be replaceable without breaking the insulation vacuum, or (b) be </w:t>
      </w:r>
      <w:r w:rsidR="00D91619" w:rsidRPr="009A5060">
        <w:t>implemented</w:t>
      </w:r>
      <w:r w:rsidRPr="009A5060">
        <w:t xml:space="preserve"> redundant</w:t>
      </w:r>
      <w:r w:rsidR="00D91619" w:rsidRPr="009A5060">
        <w:t>ly</w:t>
      </w:r>
      <w:r w:rsidRPr="009A5060">
        <w:t>.</w:t>
      </w:r>
    </w:p>
    <w:p w14:paraId="363AC7F9" w14:textId="48A9E7FE" w:rsidR="00C1434E" w:rsidRPr="009A5060" w:rsidRDefault="00C1434E" w:rsidP="00C179E5">
      <w:pPr>
        <w:pStyle w:val="RequirementList"/>
        <w:spacing w:line="240" w:lineRule="auto"/>
      </w:pPr>
      <w:bookmarkStart w:id="3366" w:name="_Toc200491945"/>
      <w:bookmarkEnd w:id="3364"/>
      <w:bookmarkEnd w:id="3365"/>
      <w:r w:rsidRPr="009A5060">
        <w:t xml:space="preserve">Real-time heater power </w:t>
      </w:r>
      <w:r w:rsidR="00AE109C" w:rsidRPr="009A5060">
        <w:t>measurements</w:t>
      </w:r>
      <w:r w:rsidRPr="009A5060">
        <w:t xml:space="preserve"> shall be transmitted to the QPLANT:CIS for trending and alarm purposes. </w:t>
      </w:r>
    </w:p>
    <w:bookmarkEnd w:id="3366"/>
    <w:p w14:paraId="089BCE49" w14:textId="2C608235" w:rsidR="006D27B3" w:rsidRPr="009A5060" w:rsidRDefault="006D27B3" w:rsidP="00C179E5">
      <w:pPr>
        <w:pStyle w:val="RequirementList"/>
        <w:spacing w:line="240" w:lineRule="auto"/>
      </w:pPr>
      <w:r w:rsidRPr="009A5060">
        <w:t>All heater circuits shall successfully pass a dielectric test in accordance with applicable IEC/EN standards:</w:t>
      </w:r>
    </w:p>
    <w:p w14:paraId="5C458190" w14:textId="77777777" w:rsidR="006D27B3" w:rsidRPr="009A5060" w:rsidRDefault="006D27B3" w:rsidP="00C179E5">
      <w:pPr>
        <w:pStyle w:val="RequirementList"/>
        <w:numPr>
          <w:ilvl w:val="1"/>
          <w:numId w:val="15"/>
        </w:numPr>
        <w:spacing w:line="240" w:lineRule="auto"/>
      </w:pPr>
      <w:r w:rsidRPr="009A5060">
        <w:lastRenderedPageBreak/>
        <w:t>Test Stages</w:t>
      </w:r>
    </w:p>
    <w:p w14:paraId="7188503E" w14:textId="77777777" w:rsidR="006D27B3" w:rsidRPr="009A5060" w:rsidRDefault="006D27B3" w:rsidP="00C179E5">
      <w:pPr>
        <w:pStyle w:val="RequirementList"/>
        <w:numPr>
          <w:ilvl w:val="1"/>
          <w:numId w:val="15"/>
        </w:numPr>
        <w:spacing w:line="240" w:lineRule="auto"/>
      </w:pPr>
      <w:r w:rsidRPr="009A5060">
        <w:t>A dielectric test shall be performed after each major installation phase.</w:t>
      </w:r>
    </w:p>
    <w:p w14:paraId="157B600C" w14:textId="77777777" w:rsidR="006D27B3" w:rsidRPr="009A5060" w:rsidRDefault="006D27B3" w:rsidP="00C179E5">
      <w:pPr>
        <w:pStyle w:val="RequirementList"/>
        <w:numPr>
          <w:ilvl w:val="1"/>
          <w:numId w:val="15"/>
        </w:numPr>
        <w:spacing w:line="240" w:lineRule="auto"/>
      </w:pPr>
      <w:r w:rsidRPr="009A5060">
        <w:t>A final dielectric test shall be performed at hand-over.</w:t>
      </w:r>
    </w:p>
    <w:p w14:paraId="39207A36" w14:textId="77777777" w:rsidR="006D27B3" w:rsidRPr="009A5060" w:rsidRDefault="006D27B3" w:rsidP="00C179E5">
      <w:pPr>
        <w:pStyle w:val="RequirementList"/>
        <w:numPr>
          <w:ilvl w:val="1"/>
          <w:numId w:val="15"/>
        </w:numPr>
        <w:spacing w:line="240" w:lineRule="auto"/>
      </w:pPr>
      <w:r w:rsidRPr="009A5060">
        <w:t>Acceptance Criteria</w:t>
      </w:r>
    </w:p>
    <w:p w14:paraId="4CFE9227" w14:textId="360DE2C4" w:rsidR="006D27B3" w:rsidRPr="009A5060" w:rsidRDefault="006D27B3" w:rsidP="00C179E5">
      <w:pPr>
        <w:pStyle w:val="RequirementList"/>
        <w:numPr>
          <w:ilvl w:val="1"/>
          <w:numId w:val="15"/>
        </w:numPr>
        <w:spacing w:line="240" w:lineRule="auto"/>
      </w:pPr>
      <w:r w:rsidRPr="009A5060">
        <w:t>No breakdown of insulation or abnormal leakage current shall occur under the specified test voltage and duration.</w:t>
      </w:r>
    </w:p>
    <w:p w14:paraId="57FFCD41" w14:textId="77777777" w:rsidR="00C1434E" w:rsidRPr="009A5060" w:rsidRDefault="00C1434E" w:rsidP="00C179E5">
      <w:pPr>
        <w:pStyle w:val="Heading4numbered"/>
        <w:rPr>
          <w:rStyle w:val="Strong"/>
          <w:b w:val="0"/>
          <w:color w:val="034694"/>
          <w:lang w:val="en-GB"/>
        </w:rPr>
      </w:pPr>
      <w:bookmarkStart w:id="3367" w:name="_Toc200491948"/>
      <w:bookmarkStart w:id="3368" w:name="_Toc202536122"/>
      <w:r w:rsidRPr="009A5060">
        <w:rPr>
          <w:rStyle w:val="Strong"/>
          <w:b w:val="0"/>
          <w:color w:val="034694"/>
          <w:lang w:val="en-GB"/>
        </w:rPr>
        <w:t>Temperature measurements</w:t>
      </w:r>
      <w:bookmarkEnd w:id="3367"/>
      <w:bookmarkEnd w:id="3368"/>
    </w:p>
    <w:p w14:paraId="484C8FE0" w14:textId="49323E67" w:rsidR="00C1434E" w:rsidRPr="009A5060" w:rsidRDefault="00C1434E" w:rsidP="00C179E5">
      <w:pPr>
        <w:pStyle w:val="RequirementList"/>
        <w:spacing w:line="240" w:lineRule="auto"/>
      </w:pPr>
      <w:bookmarkStart w:id="3369" w:name="_Toc200491952"/>
      <w:r w:rsidRPr="009A5060">
        <w:t>Temperature measurements (including the whole thermometry chain) shall meet the requirement</w:t>
      </w:r>
      <w:r w:rsidR="00CA405F" w:rsidRPr="009A5060">
        <w:t>s listed</w:t>
      </w:r>
      <w:r w:rsidRPr="009A5060">
        <w:t xml:space="preserve"> in </w:t>
      </w:r>
      <w:r w:rsidRPr="009A5060">
        <w:rPr>
          <w:rStyle w:val="Style1Char"/>
          <w:rFonts w:eastAsia="Calibri"/>
          <w:color w:val="auto"/>
        </w:rPr>
        <w:fldChar w:fldCharType="begin"/>
      </w:r>
      <w:r w:rsidRPr="009A5060">
        <w:rPr>
          <w:rStyle w:val="Style1Char"/>
          <w:rFonts w:eastAsia="Calibri"/>
          <w:color w:val="auto"/>
        </w:rPr>
        <w:instrText xml:space="preserve"> REF _Ref185259881 \h  \* MERGEFORMAT </w:instrText>
      </w:r>
      <w:r w:rsidRPr="009A5060">
        <w:rPr>
          <w:rStyle w:val="Style1Char"/>
          <w:rFonts w:eastAsia="Calibri"/>
          <w:color w:val="auto"/>
        </w:rPr>
      </w:r>
      <w:r w:rsidRPr="009A5060">
        <w:rPr>
          <w:rStyle w:val="Style1Char"/>
          <w:rFonts w:eastAsia="Calibri"/>
          <w:color w:val="auto"/>
        </w:rPr>
        <w:fldChar w:fldCharType="separate"/>
      </w:r>
      <w:r w:rsidR="00041F61" w:rsidRPr="00041F61">
        <w:rPr>
          <w:rStyle w:val="Style1Char"/>
          <w:rFonts w:eastAsia="Calibri"/>
          <w:color w:val="auto"/>
        </w:rPr>
        <w:t>Table 10</w:t>
      </w:r>
      <w:r w:rsidRPr="009A5060">
        <w:rPr>
          <w:rStyle w:val="Style1Char"/>
          <w:rFonts w:eastAsia="Calibri"/>
          <w:color w:val="auto"/>
        </w:rPr>
        <w:fldChar w:fldCharType="end"/>
      </w:r>
      <w:r w:rsidRPr="009A5060">
        <w:rPr>
          <w:rStyle w:val="Style1Char"/>
          <w:rFonts w:eastAsia="Calibri"/>
          <w:color w:val="auto"/>
        </w:rPr>
        <w:t>.</w:t>
      </w:r>
      <w:bookmarkEnd w:id="3369"/>
    </w:p>
    <w:p w14:paraId="595257DA" w14:textId="5DE38DBB" w:rsidR="00C1434E" w:rsidRPr="009A5060" w:rsidRDefault="00C1434E" w:rsidP="00C179E5">
      <w:pPr>
        <w:pStyle w:val="Caption"/>
        <w:spacing w:line="240" w:lineRule="auto"/>
      </w:pPr>
      <w:bookmarkStart w:id="3370" w:name="_Ref185259881"/>
      <w:bookmarkStart w:id="3371" w:name="_Toc201310416"/>
      <w:bookmarkStart w:id="3372" w:name="_Toc212194962"/>
      <w:r w:rsidRPr="009A5060">
        <w:t xml:space="preserve">Table </w:t>
      </w:r>
      <w:r w:rsidRPr="009A5060">
        <w:fldChar w:fldCharType="begin"/>
      </w:r>
      <w:r w:rsidRPr="009A5060">
        <w:instrText xml:space="preserve"> SEQ Table \* ARABIC </w:instrText>
      </w:r>
      <w:r w:rsidRPr="009A5060">
        <w:fldChar w:fldCharType="separate"/>
      </w:r>
      <w:r w:rsidR="00041F61">
        <w:rPr>
          <w:noProof/>
        </w:rPr>
        <w:t>10</w:t>
      </w:r>
      <w:r w:rsidRPr="009A5060">
        <w:fldChar w:fldCharType="end"/>
      </w:r>
      <w:bookmarkEnd w:id="3370"/>
      <w:r w:rsidRPr="009A5060">
        <w:t xml:space="preserve"> Temperature measurement precision</w:t>
      </w:r>
      <w:bookmarkEnd w:id="3371"/>
      <w:bookmarkEnd w:id="3372"/>
    </w:p>
    <w:tbl>
      <w:tblPr>
        <w:tblW w:w="8370" w:type="dxa"/>
        <w:jc w:val="center"/>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CellMar>
          <w:left w:w="70" w:type="dxa"/>
          <w:right w:w="70" w:type="dxa"/>
        </w:tblCellMar>
        <w:tblLook w:val="0000" w:firstRow="0" w:lastRow="0" w:firstColumn="0" w:lastColumn="0" w:noHBand="0" w:noVBand="0"/>
      </w:tblPr>
      <w:tblGrid>
        <w:gridCol w:w="4410"/>
        <w:gridCol w:w="1320"/>
        <w:gridCol w:w="1320"/>
        <w:gridCol w:w="1320"/>
      </w:tblGrid>
      <w:tr w:rsidR="00C1434E" w:rsidRPr="009A5060" w14:paraId="741328FD" w14:textId="77777777" w:rsidTr="0003012A">
        <w:trPr>
          <w:trHeight w:val="375"/>
          <w:jc w:val="center"/>
        </w:trPr>
        <w:tc>
          <w:tcPr>
            <w:tcW w:w="4410" w:type="dxa"/>
            <w:shd w:val="clear" w:color="auto" w:fill="EBD9ED" w:themeFill="accent2" w:themeFillTint="33"/>
            <w:vAlign w:val="center"/>
          </w:tcPr>
          <w:p w14:paraId="470118EB" w14:textId="77777777" w:rsidR="00C1434E" w:rsidRPr="009A5060" w:rsidRDefault="00C1434E" w:rsidP="00C179E5">
            <w:pPr>
              <w:pStyle w:val="AASemiBold"/>
              <w:spacing w:line="240" w:lineRule="auto"/>
              <w:rPr>
                <w:rFonts w:ascii="Aptos" w:hAnsi="Aptos"/>
                <w:b/>
                <w:bCs/>
                <w:color w:val="7030A0"/>
                <w:sz w:val="18"/>
                <w:szCs w:val="18"/>
              </w:rPr>
            </w:pPr>
            <w:r w:rsidRPr="009A5060">
              <w:rPr>
                <w:rFonts w:ascii="Aptos" w:hAnsi="Aptos"/>
                <w:color w:val="7030A0"/>
                <w:sz w:val="18"/>
                <w:szCs w:val="18"/>
              </w:rPr>
              <w:t>Nominal Temperature</w:t>
            </w:r>
          </w:p>
        </w:tc>
        <w:tc>
          <w:tcPr>
            <w:tcW w:w="1320" w:type="dxa"/>
            <w:shd w:val="clear" w:color="auto" w:fill="EBD9ED" w:themeFill="accent2" w:themeFillTint="33"/>
            <w:vAlign w:val="center"/>
          </w:tcPr>
          <w:p w14:paraId="1025B73B" w14:textId="77777777" w:rsidR="00C1434E" w:rsidRPr="009A5060" w:rsidRDefault="00C1434E" w:rsidP="00C179E5">
            <w:pPr>
              <w:pStyle w:val="AASemiBold"/>
              <w:spacing w:line="240" w:lineRule="auto"/>
              <w:ind w:left="30"/>
              <w:jc w:val="center"/>
              <w:rPr>
                <w:rFonts w:ascii="Aptos" w:hAnsi="Aptos"/>
                <w:b/>
                <w:bCs/>
                <w:color w:val="7030A0"/>
                <w:sz w:val="18"/>
                <w:szCs w:val="18"/>
              </w:rPr>
            </w:pPr>
            <w:r w:rsidRPr="009A5060">
              <w:rPr>
                <w:rFonts w:ascii="Aptos" w:hAnsi="Aptos"/>
                <w:color w:val="7030A0"/>
                <w:sz w:val="18"/>
                <w:szCs w:val="18"/>
              </w:rPr>
              <w:t>&lt; 30 K</w:t>
            </w:r>
          </w:p>
        </w:tc>
        <w:tc>
          <w:tcPr>
            <w:tcW w:w="1320" w:type="dxa"/>
            <w:shd w:val="clear" w:color="auto" w:fill="EBD9ED" w:themeFill="accent2" w:themeFillTint="33"/>
            <w:vAlign w:val="center"/>
          </w:tcPr>
          <w:p w14:paraId="11F30D55" w14:textId="77777777" w:rsidR="00C1434E" w:rsidRPr="009A5060" w:rsidRDefault="00C1434E" w:rsidP="00C179E5">
            <w:pPr>
              <w:pStyle w:val="AASemiBold"/>
              <w:spacing w:line="240" w:lineRule="auto"/>
              <w:ind w:left="30"/>
              <w:jc w:val="center"/>
              <w:rPr>
                <w:rFonts w:ascii="Aptos" w:hAnsi="Aptos"/>
                <w:b/>
                <w:bCs/>
                <w:color w:val="7030A0"/>
                <w:sz w:val="18"/>
                <w:szCs w:val="18"/>
              </w:rPr>
            </w:pPr>
            <w:r w:rsidRPr="009A5060">
              <w:rPr>
                <w:rFonts w:ascii="Aptos" w:hAnsi="Aptos"/>
                <w:color w:val="7030A0"/>
                <w:sz w:val="18"/>
                <w:szCs w:val="18"/>
              </w:rPr>
              <w:t>30 K to 120 K</w:t>
            </w:r>
          </w:p>
        </w:tc>
        <w:tc>
          <w:tcPr>
            <w:tcW w:w="1320" w:type="dxa"/>
            <w:shd w:val="clear" w:color="auto" w:fill="EBD9ED" w:themeFill="accent2" w:themeFillTint="33"/>
            <w:vAlign w:val="center"/>
          </w:tcPr>
          <w:p w14:paraId="34532084" w14:textId="77777777" w:rsidR="00C1434E" w:rsidRPr="009A5060" w:rsidRDefault="00C1434E" w:rsidP="00C179E5">
            <w:pPr>
              <w:pStyle w:val="AASemiBold"/>
              <w:spacing w:line="240" w:lineRule="auto"/>
              <w:ind w:left="30"/>
              <w:jc w:val="center"/>
              <w:rPr>
                <w:rFonts w:ascii="Aptos" w:hAnsi="Aptos"/>
                <w:b/>
                <w:bCs/>
                <w:color w:val="7030A0"/>
                <w:sz w:val="18"/>
                <w:szCs w:val="18"/>
              </w:rPr>
            </w:pPr>
            <w:r w:rsidRPr="009A5060">
              <w:rPr>
                <w:rFonts w:ascii="Aptos" w:hAnsi="Aptos"/>
                <w:color w:val="7030A0"/>
                <w:sz w:val="18"/>
                <w:szCs w:val="18"/>
              </w:rPr>
              <w:t>&gt; 120 K</w:t>
            </w:r>
          </w:p>
        </w:tc>
      </w:tr>
      <w:tr w:rsidR="00C1434E" w:rsidRPr="009A5060" w14:paraId="218EC01C" w14:textId="77777777" w:rsidTr="0003012A">
        <w:trPr>
          <w:trHeight w:val="375"/>
          <w:jc w:val="center"/>
        </w:trPr>
        <w:tc>
          <w:tcPr>
            <w:tcW w:w="4410" w:type="dxa"/>
            <w:vAlign w:val="center"/>
          </w:tcPr>
          <w:p w14:paraId="1E18653A" w14:textId="300EF66C" w:rsidR="00C1434E" w:rsidRPr="009A5060" w:rsidRDefault="00C1434E" w:rsidP="00C179E5">
            <w:pPr>
              <w:spacing w:before="40" w:after="20" w:line="240" w:lineRule="auto"/>
              <w:ind w:right="-75"/>
              <w:contextualSpacing/>
              <w:rPr>
                <w:rFonts w:ascii="Aptos" w:hAnsi="Aptos" w:cs="Arial"/>
                <w:color w:val="000000"/>
                <w:sz w:val="18"/>
                <w:szCs w:val="18"/>
              </w:rPr>
            </w:pPr>
            <w:r w:rsidRPr="009A5060">
              <w:rPr>
                <w:rFonts w:ascii="Aptos" w:hAnsi="Aptos" w:cs="Arial"/>
                <w:color w:val="000000"/>
                <w:sz w:val="18"/>
                <w:szCs w:val="18"/>
              </w:rPr>
              <w:t>Accuracy required for standard measurements</w:t>
            </w:r>
          </w:p>
        </w:tc>
        <w:tc>
          <w:tcPr>
            <w:tcW w:w="1320" w:type="dxa"/>
            <w:vAlign w:val="center"/>
          </w:tcPr>
          <w:p w14:paraId="28F02A87" w14:textId="77777777" w:rsidR="00C1434E" w:rsidRPr="009A5060" w:rsidRDefault="00C1434E" w:rsidP="00C179E5">
            <w:pPr>
              <w:spacing w:before="40" w:after="20" w:line="240" w:lineRule="auto"/>
              <w:ind w:left="30"/>
              <w:contextualSpacing/>
              <w:jc w:val="center"/>
              <w:rPr>
                <w:rFonts w:ascii="Aptos" w:hAnsi="Aptos" w:cs="Arial"/>
                <w:color w:val="000000"/>
                <w:sz w:val="18"/>
                <w:szCs w:val="18"/>
              </w:rPr>
            </w:pPr>
            <w:r w:rsidRPr="009A5060">
              <w:rPr>
                <w:rFonts w:ascii="Aptos" w:hAnsi="Aptos"/>
                <w:sz w:val="18"/>
                <w:szCs w:val="18"/>
              </w:rPr>
              <w:t>≤ +/- 100 mK</w:t>
            </w:r>
          </w:p>
        </w:tc>
        <w:tc>
          <w:tcPr>
            <w:tcW w:w="1320" w:type="dxa"/>
            <w:vAlign w:val="center"/>
          </w:tcPr>
          <w:p w14:paraId="209C4952" w14:textId="77777777" w:rsidR="00C1434E" w:rsidRPr="009A5060" w:rsidRDefault="00C1434E" w:rsidP="00C179E5">
            <w:pPr>
              <w:spacing w:before="40" w:after="20" w:line="240" w:lineRule="auto"/>
              <w:ind w:left="30"/>
              <w:contextualSpacing/>
              <w:jc w:val="center"/>
              <w:rPr>
                <w:rFonts w:ascii="Aptos" w:hAnsi="Aptos" w:cs="Arial"/>
                <w:color w:val="000000"/>
                <w:sz w:val="18"/>
                <w:szCs w:val="18"/>
              </w:rPr>
            </w:pPr>
            <w:r w:rsidRPr="009A5060">
              <w:rPr>
                <w:rFonts w:ascii="Aptos" w:hAnsi="Aptos" w:cs="Arial"/>
                <w:color w:val="000000"/>
                <w:sz w:val="18"/>
                <w:szCs w:val="18"/>
              </w:rPr>
              <w:t>≤ +/- 500 mK</w:t>
            </w:r>
          </w:p>
        </w:tc>
        <w:tc>
          <w:tcPr>
            <w:tcW w:w="1320" w:type="dxa"/>
            <w:vAlign w:val="center"/>
          </w:tcPr>
          <w:p w14:paraId="26B5A52F" w14:textId="77777777" w:rsidR="00C1434E" w:rsidRPr="009A5060" w:rsidRDefault="00C1434E" w:rsidP="00C179E5">
            <w:pPr>
              <w:spacing w:before="40" w:after="20" w:line="240" w:lineRule="auto"/>
              <w:contextualSpacing/>
              <w:jc w:val="center"/>
              <w:rPr>
                <w:rFonts w:ascii="Aptos" w:hAnsi="Aptos" w:cs="Arial"/>
                <w:color w:val="000000"/>
                <w:sz w:val="18"/>
                <w:szCs w:val="18"/>
              </w:rPr>
            </w:pPr>
            <w:r w:rsidRPr="009A5060">
              <w:rPr>
                <w:rFonts w:ascii="Aptos" w:hAnsi="Aptos"/>
                <w:sz w:val="18"/>
                <w:szCs w:val="18"/>
              </w:rPr>
              <w:t>≤ +/- 1 K</w:t>
            </w:r>
          </w:p>
        </w:tc>
      </w:tr>
      <w:tr w:rsidR="00C1434E" w:rsidRPr="009A5060" w14:paraId="330D7C84" w14:textId="77777777" w:rsidTr="0003012A">
        <w:trPr>
          <w:trHeight w:val="375"/>
          <w:jc w:val="center"/>
        </w:trPr>
        <w:tc>
          <w:tcPr>
            <w:tcW w:w="4410" w:type="dxa"/>
            <w:vAlign w:val="center"/>
          </w:tcPr>
          <w:p w14:paraId="7C6CC94F" w14:textId="49106BA5" w:rsidR="00C1434E" w:rsidRPr="009A5060" w:rsidRDefault="00C1434E" w:rsidP="00C179E5">
            <w:pPr>
              <w:spacing w:before="40" w:after="20" w:line="240" w:lineRule="auto"/>
              <w:ind w:right="-75"/>
              <w:contextualSpacing/>
              <w:rPr>
                <w:rFonts w:ascii="Aptos" w:hAnsi="Aptos" w:cs="Arial"/>
                <w:color w:val="000000"/>
                <w:sz w:val="18"/>
                <w:szCs w:val="18"/>
              </w:rPr>
            </w:pPr>
            <w:r w:rsidRPr="009A5060">
              <w:rPr>
                <w:rFonts w:ascii="Aptos" w:hAnsi="Aptos" w:cs="Arial"/>
                <w:color w:val="000000"/>
                <w:sz w:val="18"/>
                <w:szCs w:val="18"/>
              </w:rPr>
              <w:t>Accuracy required for high precision measurements</w:t>
            </w:r>
          </w:p>
        </w:tc>
        <w:tc>
          <w:tcPr>
            <w:tcW w:w="1320" w:type="dxa"/>
            <w:vAlign w:val="center"/>
          </w:tcPr>
          <w:p w14:paraId="7473E56A" w14:textId="77777777" w:rsidR="00C1434E" w:rsidRPr="009A5060" w:rsidRDefault="00C1434E" w:rsidP="00C179E5">
            <w:pPr>
              <w:spacing w:before="40" w:after="20" w:line="240" w:lineRule="auto"/>
              <w:ind w:left="30"/>
              <w:contextualSpacing/>
              <w:jc w:val="center"/>
              <w:rPr>
                <w:rFonts w:ascii="Aptos" w:hAnsi="Aptos" w:cs="Arial"/>
                <w:color w:val="000000"/>
                <w:sz w:val="18"/>
                <w:szCs w:val="18"/>
              </w:rPr>
            </w:pPr>
            <w:r w:rsidRPr="009A5060">
              <w:rPr>
                <w:rFonts w:ascii="Aptos" w:hAnsi="Aptos"/>
                <w:sz w:val="18"/>
                <w:szCs w:val="18"/>
              </w:rPr>
              <w:t>≤ +/- 50 mK</w:t>
            </w:r>
          </w:p>
        </w:tc>
        <w:tc>
          <w:tcPr>
            <w:tcW w:w="1320" w:type="dxa"/>
            <w:vAlign w:val="center"/>
          </w:tcPr>
          <w:p w14:paraId="1D350E51" w14:textId="77777777" w:rsidR="00C1434E" w:rsidRPr="009A5060" w:rsidRDefault="00C1434E" w:rsidP="00C179E5">
            <w:pPr>
              <w:spacing w:before="40" w:after="20" w:line="240" w:lineRule="auto"/>
              <w:ind w:left="30"/>
              <w:contextualSpacing/>
              <w:jc w:val="center"/>
              <w:rPr>
                <w:rFonts w:ascii="Aptos" w:hAnsi="Aptos" w:cs="Arial"/>
                <w:color w:val="000000"/>
                <w:sz w:val="18"/>
                <w:szCs w:val="18"/>
              </w:rPr>
            </w:pPr>
            <w:r w:rsidRPr="009A5060">
              <w:rPr>
                <w:rFonts w:ascii="Aptos" w:hAnsi="Aptos" w:cs="Arial"/>
                <w:color w:val="000000"/>
                <w:sz w:val="18"/>
                <w:szCs w:val="18"/>
              </w:rPr>
              <w:t>≤ +/- 300 mK</w:t>
            </w:r>
          </w:p>
        </w:tc>
        <w:tc>
          <w:tcPr>
            <w:tcW w:w="1320" w:type="dxa"/>
            <w:vAlign w:val="center"/>
          </w:tcPr>
          <w:p w14:paraId="1773082E" w14:textId="77777777" w:rsidR="00C1434E" w:rsidRPr="009A5060" w:rsidRDefault="00C1434E" w:rsidP="00C179E5">
            <w:pPr>
              <w:spacing w:before="40" w:after="20" w:line="240" w:lineRule="auto"/>
              <w:contextualSpacing/>
              <w:jc w:val="center"/>
              <w:rPr>
                <w:rFonts w:ascii="Aptos" w:hAnsi="Aptos"/>
                <w:sz w:val="18"/>
                <w:szCs w:val="18"/>
              </w:rPr>
            </w:pPr>
            <w:r w:rsidRPr="009A5060">
              <w:rPr>
                <w:rFonts w:ascii="Aptos" w:hAnsi="Aptos"/>
                <w:sz w:val="18"/>
                <w:szCs w:val="18"/>
              </w:rPr>
              <w:t>not applicable</w:t>
            </w:r>
          </w:p>
        </w:tc>
      </w:tr>
      <w:tr w:rsidR="00C1434E" w:rsidRPr="009A5060" w14:paraId="000C1308" w14:textId="77777777" w:rsidTr="0003012A">
        <w:trPr>
          <w:trHeight w:val="54"/>
          <w:jc w:val="center"/>
        </w:trPr>
        <w:tc>
          <w:tcPr>
            <w:tcW w:w="4410" w:type="dxa"/>
            <w:vAlign w:val="center"/>
          </w:tcPr>
          <w:p w14:paraId="276EA973" w14:textId="77777777" w:rsidR="00C1434E" w:rsidRPr="009A5060" w:rsidRDefault="00C1434E" w:rsidP="00C179E5">
            <w:pPr>
              <w:spacing w:before="40" w:after="20" w:line="240" w:lineRule="auto"/>
              <w:ind w:right="-75"/>
              <w:contextualSpacing/>
              <w:rPr>
                <w:rFonts w:ascii="Aptos" w:hAnsi="Aptos" w:cs="Arial"/>
                <w:color w:val="000000"/>
                <w:sz w:val="18"/>
                <w:szCs w:val="18"/>
              </w:rPr>
            </w:pPr>
            <w:r w:rsidRPr="009A5060">
              <w:rPr>
                <w:rFonts w:ascii="Aptos" w:hAnsi="Aptos" w:cs="Arial"/>
                <w:color w:val="000000"/>
                <w:sz w:val="18"/>
                <w:szCs w:val="18"/>
              </w:rPr>
              <w:t>Long term drift for the whole scale</w:t>
            </w:r>
          </w:p>
        </w:tc>
        <w:tc>
          <w:tcPr>
            <w:tcW w:w="1320" w:type="dxa"/>
            <w:vAlign w:val="center"/>
          </w:tcPr>
          <w:p w14:paraId="5B675DEB" w14:textId="77777777" w:rsidR="00C1434E" w:rsidRPr="009A5060" w:rsidRDefault="00C1434E" w:rsidP="00C179E5">
            <w:pPr>
              <w:spacing w:before="40" w:after="20" w:line="240" w:lineRule="auto"/>
              <w:ind w:left="30"/>
              <w:contextualSpacing/>
              <w:jc w:val="center"/>
              <w:rPr>
                <w:rFonts w:ascii="Aptos" w:hAnsi="Aptos" w:cs="Arial"/>
                <w:color w:val="000000"/>
                <w:sz w:val="18"/>
                <w:szCs w:val="18"/>
              </w:rPr>
            </w:pPr>
            <w:r w:rsidRPr="009A5060">
              <w:rPr>
                <w:rFonts w:ascii="Aptos" w:hAnsi="Aptos"/>
                <w:sz w:val="18"/>
                <w:szCs w:val="18"/>
              </w:rPr>
              <w:t xml:space="preserve">≤ </w:t>
            </w:r>
            <w:r w:rsidRPr="009A5060">
              <w:rPr>
                <w:rFonts w:ascii="Aptos" w:hAnsi="Aptos" w:cs="Arial"/>
                <w:sz w:val="18"/>
                <w:szCs w:val="18"/>
              </w:rPr>
              <w:t xml:space="preserve">+/- 10 mK </w:t>
            </w:r>
            <w:r w:rsidRPr="009A5060">
              <w:rPr>
                <w:rFonts w:ascii="Aptos" w:hAnsi="Aptos" w:cs="Arial"/>
                <w:color w:val="000000"/>
                <w:sz w:val="18"/>
                <w:szCs w:val="18"/>
              </w:rPr>
              <w:t>per year</w:t>
            </w:r>
          </w:p>
        </w:tc>
        <w:tc>
          <w:tcPr>
            <w:tcW w:w="1320" w:type="dxa"/>
            <w:vAlign w:val="center"/>
          </w:tcPr>
          <w:p w14:paraId="278AE29B" w14:textId="77777777" w:rsidR="00C1434E" w:rsidRPr="009A5060" w:rsidRDefault="00C1434E" w:rsidP="00C179E5">
            <w:pPr>
              <w:spacing w:before="40" w:after="20" w:line="240" w:lineRule="auto"/>
              <w:ind w:left="30"/>
              <w:contextualSpacing/>
              <w:jc w:val="center"/>
              <w:rPr>
                <w:rFonts w:ascii="Aptos" w:hAnsi="Aptos" w:cs="Arial"/>
                <w:color w:val="000000"/>
                <w:sz w:val="18"/>
                <w:szCs w:val="18"/>
              </w:rPr>
            </w:pPr>
            <w:r w:rsidRPr="009A5060">
              <w:rPr>
                <w:rFonts w:ascii="Aptos" w:hAnsi="Aptos" w:cs="Arial"/>
                <w:color w:val="000000"/>
                <w:sz w:val="18"/>
                <w:szCs w:val="18"/>
              </w:rPr>
              <w:t>≤ +/- 50 mK</w:t>
            </w:r>
            <w:r w:rsidRPr="009A5060">
              <w:rPr>
                <w:rFonts w:ascii="Aptos" w:hAnsi="Aptos" w:cs="Arial"/>
                <w:color w:val="000000"/>
                <w:sz w:val="18"/>
                <w:szCs w:val="18"/>
              </w:rPr>
              <w:br/>
              <w:t>per year</w:t>
            </w:r>
          </w:p>
        </w:tc>
        <w:tc>
          <w:tcPr>
            <w:tcW w:w="1320" w:type="dxa"/>
            <w:vAlign w:val="center"/>
          </w:tcPr>
          <w:p w14:paraId="16240CCF" w14:textId="77777777" w:rsidR="00C1434E" w:rsidRPr="009A5060" w:rsidRDefault="00C1434E" w:rsidP="00C179E5">
            <w:pPr>
              <w:spacing w:before="40" w:after="20" w:line="240" w:lineRule="auto"/>
              <w:contextualSpacing/>
              <w:jc w:val="center"/>
              <w:rPr>
                <w:rFonts w:ascii="Aptos" w:hAnsi="Aptos" w:cs="Arial"/>
                <w:color w:val="000000"/>
                <w:sz w:val="18"/>
                <w:szCs w:val="18"/>
              </w:rPr>
            </w:pPr>
            <w:r w:rsidRPr="009A5060">
              <w:rPr>
                <w:rFonts w:ascii="Aptos" w:hAnsi="Aptos"/>
                <w:sz w:val="18"/>
                <w:szCs w:val="18"/>
              </w:rPr>
              <w:t>≤</w:t>
            </w:r>
            <w:r w:rsidRPr="009A5060">
              <w:rPr>
                <w:rFonts w:ascii="Aptos" w:hAnsi="Aptos" w:cs="Arial"/>
                <w:sz w:val="18"/>
                <w:szCs w:val="18"/>
              </w:rPr>
              <w:t xml:space="preserve"> +/- 100 mK</w:t>
            </w:r>
            <w:r w:rsidRPr="009A5060">
              <w:rPr>
                <w:rFonts w:ascii="Aptos" w:hAnsi="Aptos" w:cs="Arial"/>
                <w:sz w:val="18"/>
                <w:szCs w:val="18"/>
              </w:rPr>
              <w:br/>
            </w:r>
            <w:r w:rsidRPr="009A5060">
              <w:rPr>
                <w:rFonts w:ascii="Aptos" w:hAnsi="Aptos" w:cs="Arial"/>
                <w:color w:val="000000"/>
                <w:sz w:val="18"/>
                <w:szCs w:val="18"/>
              </w:rPr>
              <w:t>per year</w:t>
            </w:r>
          </w:p>
        </w:tc>
      </w:tr>
    </w:tbl>
    <w:p w14:paraId="6A42C55D" w14:textId="77777777" w:rsidR="00C1434E" w:rsidRPr="009A5060" w:rsidRDefault="00C1434E" w:rsidP="00C179E5">
      <w:pPr>
        <w:spacing w:line="240" w:lineRule="auto"/>
      </w:pPr>
    </w:p>
    <w:p w14:paraId="1E9A681D" w14:textId="0241C186" w:rsidR="00C1434E" w:rsidRPr="009A5060" w:rsidRDefault="00F23D01" w:rsidP="00C179E5">
      <w:pPr>
        <w:pStyle w:val="RequirementList"/>
        <w:spacing w:line="240" w:lineRule="auto"/>
      </w:pPr>
      <w:bookmarkStart w:id="3373" w:name="_Toc200491953"/>
      <w:r w:rsidRPr="009A5060">
        <w:t>For each temperature measurement, t</w:t>
      </w:r>
      <w:r w:rsidR="00C1434E" w:rsidRPr="009A5060">
        <w:t>he</w:t>
      </w:r>
      <w:r w:rsidRPr="009A5060">
        <w:t xml:space="preserve"> Contractor shall submit a proposal</w:t>
      </w:r>
      <w:r w:rsidR="00C1434E" w:rsidRPr="009A5060">
        <w:t xml:space="preserve"> </w:t>
      </w:r>
      <w:r w:rsidRPr="009A5060">
        <w:t>of classification (</w:t>
      </w:r>
      <w:r w:rsidR="00C1434E" w:rsidRPr="009A5060">
        <w:t xml:space="preserve">standard </w:t>
      </w:r>
      <w:r w:rsidRPr="009A5060">
        <w:t xml:space="preserve">or </w:t>
      </w:r>
      <w:r w:rsidR="00C1434E" w:rsidRPr="009A5060">
        <w:t>high precision</w:t>
      </w:r>
      <w:r w:rsidR="006746DA" w:rsidRPr="009A5060">
        <w:t xml:space="preserve"> as defined in </w:t>
      </w:r>
      <w:r w:rsidR="006746DA" w:rsidRPr="009A5060">
        <w:fldChar w:fldCharType="begin"/>
      </w:r>
      <w:r w:rsidR="006746DA" w:rsidRPr="009A5060">
        <w:instrText xml:space="preserve"> REF _Ref185259881 \h  \* MERGEFORMAT </w:instrText>
      </w:r>
      <w:r w:rsidR="006746DA" w:rsidRPr="009A5060">
        <w:fldChar w:fldCharType="separate"/>
      </w:r>
      <w:r w:rsidR="00041F61" w:rsidRPr="009A5060">
        <w:t xml:space="preserve">Table </w:t>
      </w:r>
      <w:r w:rsidR="00041F61">
        <w:t>10</w:t>
      </w:r>
      <w:r w:rsidR="006746DA" w:rsidRPr="009A5060">
        <w:fldChar w:fldCharType="end"/>
      </w:r>
      <w:r w:rsidRPr="009A5060">
        <w:t xml:space="preserve">) for review and approval </w:t>
      </w:r>
      <w:r w:rsidR="00C1434E" w:rsidRPr="009A5060">
        <w:t>by SCK CEN.</w:t>
      </w:r>
      <w:bookmarkEnd w:id="3373"/>
    </w:p>
    <w:p w14:paraId="67B3194E" w14:textId="77777777" w:rsidR="00DB27AD" w:rsidRPr="009A5060" w:rsidRDefault="00DB27AD" w:rsidP="00C179E5">
      <w:pPr>
        <w:pStyle w:val="RequirementList"/>
        <w:spacing w:line="240" w:lineRule="auto"/>
        <w:rPr>
          <w:shd w:val="clear" w:color="auto" w:fill="FFFFFF"/>
        </w:rPr>
      </w:pPr>
      <w:bookmarkStart w:id="3374" w:name="_Ref190782065"/>
      <w:bookmarkStart w:id="3375" w:name="_Toc200491951"/>
      <w:r w:rsidRPr="009A5060">
        <w:rPr>
          <w:shd w:val="clear" w:color="auto" w:fill="FFFFFF"/>
        </w:rPr>
        <w:t>The cabling between each temperature sensing element and its associated signal conditioning device shall be designed and installed to ensure accurate, stable, and noise-immune signal transmission under all specified operating and environmental conditions.</w:t>
      </w:r>
    </w:p>
    <w:p w14:paraId="5CDEC503" w14:textId="77777777" w:rsidR="00DB27AD" w:rsidRPr="009A5060" w:rsidRDefault="00DB27AD" w:rsidP="00C179E5">
      <w:pPr>
        <w:pStyle w:val="RequirementList"/>
        <w:numPr>
          <w:ilvl w:val="0"/>
          <w:numId w:val="20"/>
        </w:numPr>
        <w:spacing w:line="240" w:lineRule="auto"/>
      </w:pPr>
      <w:r w:rsidRPr="009A5060">
        <w:t>The Contractor shall employ shielded, twisted-pair conductors or functionally equivalent solutions to minimise electromagnetic interference (EMI), preserve signal resolution, and enable compensation of lead resistance when required by the selected measurement method (e.g. 3-wire or 4-wire RTDs).</w:t>
      </w:r>
    </w:p>
    <w:p w14:paraId="146E4B17" w14:textId="444012D3" w:rsidR="00DB27AD" w:rsidRPr="009A5060" w:rsidRDefault="00DB27AD" w:rsidP="00C179E5">
      <w:pPr>
        <w:pStyle w:val="RequirementList"/>
        <w:numPr>
          <w:ilvl w:val="0"/>
          <w:numId w:val="20"/>
        </w:numPr>
        <w:spacing w:line="240" w:lineRule="auto"/>
      </w:pPr>
      <w:r w:rsidRPr="009A5060">
        <w:t>The Contractor’s selected cabling solution shall be justified by reference to recognised standards or design practices, such as IEC 60751, IEC 60359, ISA RP12.6, or other EMI mitigation guidelines accepted in industrial instrumentation.  Temperature elements outside cold boxes shall be mounted directly in the fluid stream, using a protection tube welded on the pipe.</w:t>
      </w:r>
      <w:bookmarkEnd w:id="3374"/>
      <w:bookmarkEnd w:id="3375"/>
    </w:p>
    <w:p w14:paraId="1ADB7149" w14:textId="0494FF19" w:rsidR="00C1434E" w:rsidRPr="009A5060" w:rsidRDefault="00C1434E" w:rsidP="00C179E5">
      <w:pPr>
        <w:pStyle w:val="Heading4numbered"/>
        <w:rPr>
          <w:rStyle w:val="Strong"/>
          <w:b w:val="0"/>
          <w:color w:val="034694"/>
          <w:lang w:val="en-GB"/>
        </w:rPr>
      </w:pPr>
      <w:bookmarkStart w:id="3376" w:name="_Toc200491955"/>
      <w:bookmarkStart w:id="3377" w:name="_Toc200491956"/>
      <w:bookmarkStart w:id="3378" w:name="_Toc202536123"/>
      <w:bookmarkEnd w:id="3376"/>
      <w:r w:rsidRPr="009A5060">
        <w:rPr>
          <w:rStyle w:val="Strong"/>
          <w:b w:val="0"/>
          <w:color w:val="034694"/>
          <w:lang w:val="en-GB"/>
        </w:rPr>
        <w:t>Pressure measurements</w:t>
      </w:r>
      <w:bookmarkEnd w:id="3377"/>
      <w:bookmarkEnd w:id="3378"/>
      <w:r w:rsidR="001E258D" w:rsidRPr="009A5060">
        <w:rPr>
          <w:rStyle w:val="Strong"/>
          <w:b w:val="0"/>
          <w:color w:val="034694"/>
          <w:lang w:val="en-GB"/>
        </w:rPr>
        <w:t xml:space="preserve"> </w:t>
      </w:r>
      <w:r w:rsidR="001E258D" w:rsidRPr="009A5060">
        <w:rPr>
          <w:lang w:val="en-GB"/>
        </w:rPr>
        <w:t>(incl. vacuum gauges)</w:t>
      </w:r>
    </w:p>
    <w:p w14:paraId="6F95AD52" w14:textId="630B213F" w:rsidR="00C1434E" w:rsidRPr="009A5060" w:rsidRDefault="00C1434E" w:rsidP="00C179E5">
      <w:pPr>
        <w:pStyle w:val="RequirementList"/>
        <w:spacing w:line="240" w:lineRule="auto"/>
      </w:pPr>
      <w:bookmarkStart w:id="3379" w:name="_Toc200491957"/>
      <w:r w:rsidRPr="009A5060">
        <w:t>Each pressure transmitter</w:t>
      </w:r>
      <w:r w:rsidR="002D1F13" w:rsidRPr="009A5060">
        <w:t xml:space="preserve"> </w:t>
      </w:r>
      <w:r w:rsidRPr="009A5060">
        <w:t>shall be installed with</w:t>
      </w:r>
      <w:r w:rsidR="000A79A4" w:rsidRPr="009A5060">
        <w:t xml:space="preserve"> at least</w:t>
      </w:r>
      <w:r w:rsidRPr="009A5060">
        <w:t>:</w:t>
      </w:r>
    </w:p>
    <w:p w14:paraId="5C271EA5" w14:textId="5FF7D222" w:rsidR="00C1434E" w:rsidRPr="009A5060" w:rsidRDefault="00C1434E" w:rsidP="00C179E5">
      <w:pPr>
        <w:pStyle w:val="RequirementList"/>
        <w:numPr>
          <w:ilvl w:val="0"/>
          <w:numId w:val="20"/>
        </w:numPr>
        <w:spacing w:line="240" w:lineRule="auto"/>
      </w:pPr>
      <w:r w:rsidRPr="009A5060">
        <w:t>one isolation valve</w:t>
      </w:r>
      <w:r w:rsidR="002D1F13" w:rsidRPr="009A5060">
        <w:t xml:space="preserve"> to allow safe removal, calibration, or replacement without depressurizing the connected volume or interrupting vacuum operation</w:t>
      </w:r>
    </w:p>
    <w:p w14:paraId="4E748260" w14:textId="04952B08" w:rsidR="00202342" w:rsidRPr="009A5060" w:rsidRDefault="00C1434E" w:rsidP="00C179E5">
      <w:pPr>
        <w:pStyle w:val="RequirementList"/>
        <w:numPr>
          <w:ilvl w:val="0"/>
          <w:numId w:val="20"/>
        </w:numPr>
        <w:spacing w:line="240" w:lineRule="auto"/>
      </w:pPr>
      <w:r w:rsidRPr="009A5060">
        <w:t>one dedicated connection for calibration or venting, also fitted with an isolation valve.</w:t>
      </w:r>
    </w:p>
    <w:p w14:paraId="56C9A908" w14:textId="3D602B62" w:rsidR="00554196" w:rsidRPr="009A5060" w:rsidRDefault="00202342" w:rsidP="00C179E5">
      <w:pPr>
        <w:pStyle w:val="RequirementList"/>
        <w:spacing w:line="240" w:lineRule="auto"/>
      </w:pPr>
      <w:r w:rsidRPr="009A5060">
        <w:t>Each differential pressure transmitter shall additionally be equipped with a bypass valve and calibration valve.</w:t>
      </w:r>
    </w:p>
    <w:p w14:paraId="2AF56E84" w14:textId="22DD4BD0" w:rsidR="00C1434E" w:rsidRPr="009A5060" w:rsidRDefault="008926B2" w:rsidP="00C179E5">
      <w:pPr>
        <w:pStyle w:val="RequirementList"/>
        <w:spacing w:line="240" w:lineRule="auto"/>
      </w:pPr>
      <w:bookmarkStart w:id="3380" w:name="_Toc200491958"/>
      <w:bookmarkEnd w:id="3379"/>
      <w:r w:rsidRPr="009A5060">
        <w:t>The Contractor shall define t</w:t>
      </w:r>
      <w:r w:rsidR="00C1434E" w:rsidRPr="009A5060">
        <w:t xml:space="preserve">he measurement ranges of all pressure instruments </w:t>
      </w:r>
      <w:r w:rsidR="0094251D" w:rsidRPr="009A5060">
        <w:t xml:space="preserve">and submitted as part of </w:t>
      </w:r>
      <w:r w:rsidRPr="009A5060">
        <w:rPr>
          <w:b/>
          <w:bCs/>
          <w:color w:val="034694" w:themeColor="accent4"/>
        </w:rPr>
        <w:fldChar w:fldCharType="begin"/>
      </w:r>
      <w:r w:rsidRPr="009A5060">
        <w:rPr>
          <w:b/>
          <w:bCs/>
          <w:color w:val="034694" w:themeColor="accent4"/>
        </w:rPr>
        <w:instrText xml:space="preserve"> REF _Ref211484637 \n \h  \* MERGEFORMAT </w:instrText>
      </w:r>
      <w:r w:rsidRPr="009A5060">
        <w:rPr>
          <w:b/>
          <w:bCs/>
          <w:color w:val="034694" w:themeColor="accent4"/>
        </w:rPr>
      </w:r>
      <w:r w:rsidRPr="009A5060">
        <w:rPr>
          <w:b/>
          <w:bCs/>
          <w:color w:val="034694" w:themeColor="accent4"/>
        </w:rPr>
        <w:fldChar w:fldCharType="separate"/>
      </w:r>
      <w:r w:rsidR="00041F61">
        <w:rPr>
          <w:b/>
          <w:bCs/>
          <w:color w:val="034694" w:themeColor="accent4"/>
        </w:rPr>
        <w:t>DD-4</w:t>
      </w:r>
      <w:r w:rsidRPr="009A5060">
        <w:rPr>
          <w:b/>
          <w:bCs/>
          <w:color w:val="034694" w:themeColor="accent4"/>
        </w:rPr>
        <w:fldChar w:fldCharType="end"/>
      </w:r>
      <w:r w:rsidRPr="009A5060">
        <w:rPr>
          <w:color w:val="034694" w:themeColor="accent4"/>
        </w:rPr>
        <w:t>.</w:t>
      </w:r>
      <w:r w:rsidR="00577CC7" w:rsidRPr="009A5060">
        <w:rPr>
          <w:color w:val="034694" w:themeColor="accent4"/>
          <w:szCs w:val="19"/>
        </w:rPr>
        <w:t xml:space="preserve"> </w:t>
      </w:r>
      <w:r w:rsidR="00C1434E" w:rsidRPr="009A5060">
        <w:rPr>
          <w:color w:val="034694" w:themeColor="accent4"/>
        </w:rPr>
        <w:t xml:space="preserve"> </w:t>
      </w:r>
      <w:r w:rsidR="00C1434E" w:rsidRPr="009A5060">
        <w:t>Special attention shall be given to the Very Low Pressure (VLP) lines.</w:t>
      </w:r>
    </w:p>
    <w:bookmarkEnd w:id="3380"/>
    <w:p w14:paraId="249D98B1" w14:textId="77777777" w:rsidR="00C1434E" w:rsidRPr="009A5060" w:rsidRDefault="00C1434E" w:rsidP="00C179E5">
      <w:pPr>
        <w:pStyle w:val="RequirementList"/>
        <w:spacing w:line="240" w:lineRule="auto"/>
      </w:pPr>
      <w:r w:rsidRPr="009A5060">
        <w:t>All pressure transmitters shall withstand, without de-calibration or damage, any pressure from vacuum up to the Operating Pressure defined by the relevant safety valve setting.</w:t>
      </w:r>
    </w:p>
    <w:p w14:paraId="7845C4AB" w14:textId="2C0318CC" w:rsidR="00161453" w:rsidRPr="009A5060" w:rsidRDefault="00161453" w:rsidP="00C179E5">
      <w:pPr>
        <w:pStyle w:val="RequirementList"/>
        <w:spacing w:line="240" w:lineRule="auto"/>
      </w:pPr>
      <w:r w:rsidRPr="009A5060">
        <w:t>Accuracy of measurement shall comply with:</w:t>
      </w:r>
    </w:p>
    <w:p w14:paraId="4CF796DE" w14:textId="77777777" w:rsidR="00C1434E" w:rsidRPr="009A5060" w:rsidRDefault="00C1434E" w:rsidP="00C179E5">
      <w:pPr>
        <w:pStyle w:val="RequirementList"/>
        <w:numPr>
          <w:ilvl w:val="0"/>
          <w:numId w:val="20"/>
        </w:numPr>
        <w:spacing w:line="240" w:lineRule="auto"/>
      </w:pPr>
      <w:r w:rsidRPr="009A5060">
        <w:t>Long-term drift of pressure instruments shall not exceed ±0.5 % of the maximum span per year.</w:t>
      </w:r>
    </w:p>
    <w:p w14:paraId="516390F3" w14:textId="77777777" w:rsidR="00C1434E" w:rsidRPr="009A5060" w:rsidRDefault="00C1434E" w:rsidP="00C179E5">
      <w:pPr>
        <w:pStyle w:val="RequirementList"/>
        <w:numPr>
          <w:ilvl w:val="0"/>
          <w:numId w:val="20"/>
        </w:numPr>
        <w:spacing w:line="240" w:lineRule="auto"/>
      </w:pPr>
      <w:r w:rsidRPr="009A5060">
        <w:t>The accuracy for absolute pressure measurement shall be better than ±0.5 % of the calibrated span.</w:t>
      </w:r>
    </w:p>
    <w:p w14:paraId="5837CB06" w14:textId="079C4EE7" w:rsidR="00C1434E" w:rsidRPr="009A5060" w:rsidRDefault="00C1434E" w:rsidP="00C179E5">
      <w:pPr>
        <w:pStyle w:val="RequirementList"/>
        <w:numPr>
          <w:ilvl w:val="0"/>
          <w:numId w:val="20"/>
        </w:numPr>
        <w:spacing w:line="240" w:lineRule="auto"/>
      </w:pPr>
      <w:r w:rsidRPr="009A5060">
        <w:t>The accuracy for differential pressure measurement shall be better than ±0.25 % of the calibrated span.</w:t>
      </w:r>
    </w:p>
    <w:p w14:paraId="6E808B68" w14:textId="7B84B322" w:rsidR="00F2249A" w:rsidRPr="009A5060" w:rsidRDefault="00C1434E" w:rsidP="00C179E5">
      <w:pPr>
        <w:pStyle w:val="RequirementList"/>
        <w:numPr>
          <w:ilvl w:val="0"/>
          <w:numId w:val="20"/>
        </w:numPr>
        <w:spacing w:line="240" w:lineRule="auto"/>
      </w:pPr>
      <w:bookmarkStart w:id="3381" w:name="_Toc200491964"/>
      <w:r w:rsidRPr="009A5060">
        <w:t>Vacuum pressure measurement shall cover the range from</w:t>
      </w:r>
      <w:r w:rsidR="00C634AC" w:rsidRPr="009A5060">
        <w:t xml:space="preserve"> 10³</w:t>
      </w:r>
      <w:r w:rsidRPr="009A5060">
        <w:t xml:space="preserve">  to</w:t>
      </w:r>
      <w:r w:rsidR="00C634AC" w:rsidRPr="009A5060">
        <w:t xml:space="preserve"> 10</w:t>
      </w:r>
      <w:r w:rsidR="00C634AC" w:rsidRPr="009A5060">
        <w:rPr>
          <w:vertAlign w:val="superscript"/>
        </w:rPr>
        <w:t>-7</w:t>
      </w:r>
      <w:r w:rsidRPr="009A5060">
        <w:t xml:space="preserve">  mba</w:t>
      </w:r>
      <w:bookmarkEnd w:id="3381"/>
      <w:r w:rsidR="00C634AC" w:rsidRPr="009A5060">
        <w:t>r</w:t>
      </w:r>
    </w:p>
    <w:p w14:paraId="54B2AD27" w14:textId="53CCAFC9" w:rsidR="00C1434E" w:rsidRPr="009A5060" w:rsidRDefault="00C1434E" w:rsidP="00C179E5">
      <w:pPr>
        <w:pStyle w:val="RequirementList"/>
        <w:spacing w:line="240" w:lineRule="auto"/>
      </w:pPr>
      <w:r w:rsidRPr="009A5060">
        <w:lastRenderedPageBreak/>
        <w:t>Vacuum gauges shall be capable of withstanding gas inrush without loss of calibration or mechanical damage.</w:t>
      </w:r>
    </w:p>
    <w:p w14:paraId="65A99485" w14:textId="77777777" w:rsidR="00C1434E" w:rsidRPr="009A5060" w:rsidRDefault="00C1434E" w:rsidP="00C179E5">
      <w:pPr>
        <w:pStyle w:val="Heading4numbered"/>
        <w:rPr>
          <w:rStyle w:val="Strong"/>
          <w:b w:val="0"/>
          <w:color w:val="034694"/>
          <w:lang w:val="en-GB"/>
        </w:rPr>
      </w:pPr>
      <w:bookmarkStart w:id="3382" w:name="_Toc200491967"/>
      <w:bookmarkStart w:id="3383" w:name="_Toc200491968"/>
      <w:bookmarkStart w:id="3384" w:name="_Toc202536124"/>
      <w:bookmarkEnd w:id="3382"/>
      <w:r w:rsidRPr="009A5060">
        <w:rPr>
          <w:rStyle w:val="Strong"/>
          <w:b w:val="0"/>
          <w:color w:val="034694"/>
          <w:lang w:val="en-GB"/>
        </w:rPr>
        <w:t>Liquid level measurements</w:t>
      </w:r>
      <w:bookmarkEnd w:id="3383"/>
      <w:bookmarkEnd w:id="3384"/>
    </w:p>
    <w:p w14:paraId="35B3ACFA" w14:textId="39734B81" w:rsidR="00C1434E" w:rsidRPr="009A5060" w:rsidRDefault="00C1434E" w:rsidP="00C179E5">
      <w:pPr>
        <w:pStyle w:val="RequirementList"/>
        <w:spacing w:line="240" w:lineRule="auto"/>
      </w:pPr>
      <w:bookmarkStart w:id="3385" w:name="_Toc200491970"/>
      <w:r w:rsidRPr="009A5060">
        <w:t>The Contractor shall measure the liquid-helium level</w:t>
      </w:r>
      <w:r w:rsidR="00056C01" w:rsidRPr="009A5060">
        <w:t xml:space="preserve"> in the QRB</w:t>
      </w:r>
      <w:r w:rsidRPr="009A5060">
        <w:t xml:space="preserve"> using either differential-pressure </w:t>
      </w:r>
      <w:r w:rsidR="00253B51" w:rsidRPr="009A5060">
        <w:t xml:space="preserve">(qualified for cryogenic service) </w:t>
      </w:r>
      <w:r w:rsidRPr="009A5060">
        <w:t>or</w:t>
      </w:r>
      <w:r w:rsidR="00253B51" w:rsidRPr="009A5060">
        <w:t xml:space="preserve"> </w:t>
      </w:r>
      <w:r w:rsidRPr="009A5060">
        <w:t>superconducting level sensor</w:t>
      </w:r>
      <w:r w:rsidR="00253B51" w:rsidRPr="009A5060">
        <w:t>s</w:t>
      </w:r>
      <w:r w:rsidRPr="009A5060">
        <w:t xml:space="preserve">.  </w:t>
      </w:r>
    </w:p>
    <w:p w14:paraId="48FFB38F" w14:textId="77777777" w:rsidR="00C1434E" w:rsidRPr="009A5060" w:rsidRDefault="00C1434E" w:rsidP="00C179E5">
      <w:pPr>
        <w:pStyle w:val="RequirementList"/>
        <w:spacing w:line="240" w:lineRule="auto"/>
      </w:pPr>
      <w:r w:rsidRPr="009A5060">
        <w:t>The design, placement and operation of liquid-level sensors shall ensure that their readings are not influenced by:</w:t>
      </w:r>
    </w:p>
    <w:p w14:paraId="14984C65" w14:textId="77777777" w:rsidR="00C1434E" w:rsidRPr="009A5060" w:rsidRDefault="00C1434E" w:rsidP="00C179E5">
      <w:pPr>
        <w:pStyle w:val="RequirementList"/>
        <w:numPr>
          <w:ilvl w:val="0"/>
          <w:numId w:val="20"/>
        </w:numPr>
        <w:spacing w:line="240" w:lineRule="auto"/>
      </w:pPr>
      <w:r w:rsidRPr="009A5060">
        <w:t>bubbles generated by electrical heaters; or</w:t>
      </w:r>
    </w:p>
    <w:p w14:paraId="31B77132" w14:textId="77777777" w:rsidR="00C1434E" w:rsidRPr="009A5060" w:rsidRDefault="00C1434E" w:rsidP="00C179E5">
      <w:pPr>
        <w:pStyle w:val="RequirementList"/>
        <w:numPr>
          <w:ilvl w:val="0"/>
          <w:numId w:val="20"/>
        </w:numPr>
        <w:spacing w:line="240" w:lineRule="auto"/>
      </w:pPr>
      <w:r w:rsidRPr="009A5060">
        <w:t>flow turbulence or other hydraulic disturbances inside the vessel.</w:t>
      </w:r>
    </w:p>
    <w:p w14:paraId="657E4EF9" w14:textId="77777777" w:rsidR="00C1434E" w:rsidRPr="009A5060" w:rsidRDefault="00C1434E" w:rsidP="00C179E5">
      <w:pPr>
        <w:pStyle w:val="RequirementList"/>
        <w:spacing w:line="240" w:lineRule="auto"/>
      </w:pPr>
      <w:r w:rsidRPr="009A5060">
        <w:t>Liquid-level readings shall be displayed to operators as a percentage of the nominal working volume.</w:t>
      </w:r>
    </w:p>
    <w:p w14:paraId="39A88F0F" w14:textId="77777777" w:rsidR="00C1434E" w:rsidRPr="009A5060" w:rsidRDefault="00C1434E" w:rsidP="00C179E5">
      <w:pPr>
        <w:pStyle w:val="RequirementList"/>
        <w:numPr>
          <w:ilvl w:val="0"/>
          <w:numId w:val="0"/>
        </w:numPr>
        <w:spacing w:line="240" w:lineRule="auto"/>
        <w:ind w:left="720"/>
      </w:pPr>
      <w:r w:rsidRPr="009A5060">
        <w:t>The indicated value (including repeatability, hysteresis, and calibration drift) shall be accurate to:</w:t>
      </w:r>
    </w:p>
    <w:p w14:paraId="1284FBCF" w14:textId="77777777" w:rsidR="00C1434E" w:rsidRPr="009A5060" w:rsidRDefault="00C1434E" w:rsidP="00C179E5">
      <w:pPr>
        <w:pStyle w:val="RequirementList"/>
        <w:numPr>
          <w:ilvl w:val="0"/>
          <w:numId w:val="20"/>
        </w:numPr>
        <w:spacing w:line="240" w:lineRule="auto"/>
      </w:pPr>
      <w:r w:rsidRPr="009A5060">
        <w:t xml:space="preserve">   ± 2 percentage points of full scale for liquid helium; and</w:t>
      </w:r>
    </w:p>
    <w:p w14:paraId="12BCE102" w14:textId="77777777" w:rsidR="00C1434E" w:rsidRPr="009A5060" w:rsidRDefault="00C1434E" w:rsidP="00C179E5">
      <w:pPr>
        <w:pStyle w:val="RequirementList"/>
        <w:numPr>
          <w:ilvl w:val="0"/>
          <w:numId w:val="20"/>
        </w:numPr>
        <w:spacing w:line="240" w:lineRule="auto"/>
      </w:pPr>
      <w:r w:rsidRPr="009A5060">
        <w:t xml:space="preserve">   ± 5 percentage points of full scale for all other cryogenic fluids.</w:t>
      </w:r>
    </w:p>
    <w:p w14:paraId="7310D507" w14:textId="4448BF71" w:rsidR="00C1434E" w:rsidRPr="009A5060" w:rsidRDefault="00C44131" w:rsidP="00C179E5">
      <w:pPr>
        <w:pStyle w:val="Heading4numbered"/>
        <w:rPr>
          <w:rStyle w:val="Strong"/>
          <w:b w:val="0"/>
          <w:color w:val="034694"/>
          <w:lang w:val="en-GB"/>
        </w:rPr>
      </w:pPr>
      <w:bookmarkStart w:id="3386" w:name="_Toc200491972"/>
      <w:bookmarkStart w:id="3387" w:name="_Toc200491973"/>
      <w:bookmarkStart w:id="3388" w:name="_Toc202536125"/>
      <w:bookmarkEnd w:id="3385"/>
      <w:bookmarkEnd w:id="3386"/>
      <w:r w:rsidRPr="009A5060">
        <w:rPr>
          <w:rStyle w:val="Strong"/>
          <w:b w:val="0"/>
          <w:color w:val="034694"/>
          <w:lang w:val="en-GB"/>
        </w:rPr>
        <w:t>Helium f</w:t>
      </w:r>
      <w:r w:rsidR="00C1434E" w:rsidRPr="009A5060">
        <w:rPr>
          <w:rStyle w:val="Strong"/>
          <w:b w:val="0"/>
          <w:color w:val="034694"/>
          <w:lang w:val="en-GB"/>
        </w:rPr>
        <w:t>low rate measurements</w:t>
      </w:r>
      <w:bookmarkEnd w:id="3387"/>
      <w:bookmarkEnd w:id="3388"/>
    </w:p>
    <w:p w14:paraId="67C95C6F" w14:textId="4C443F41" w:rsidR="00C1434E" w:rsidRPr="009A5060" w:rsidRDefault="00595BFA" w:rsidP="00C179E5">
      <w:pPr>
        <w:pStyle w:val="RequirementList"/>
        <w:spacing w:line="240" w:lineRule="auto"/>
      </w:pPr>
      <w:bookmarkStart w:id="3389" w:name="_Toc200491974"/>
      <w:r w:rsidRPr="009A5060">
        <w:t>The a</w:t>
      </w:r>
      <w:r w:rsidR="00C1434E" w:rsidRPr="009A5060">
        <w:t xml:space="preserve">ccuracy </w:t>
      </w:r>
      <w:r w:rsidRPr="009A5060">
        <w:t xml:space="preserve">of helium flow rate measurements at cryogenic temperature </w:t>
      </w:r>
      <w:r w:rsidR="00C1434E" w:rsidRPr="009A5060">
        <w:t>shall be better than 5% of the full range.</w:t>
      </w:r>
      <w:bookmarkEnd w:id="3389"/>
    </w:p>
    <w:p w14:paraId="32EC07EF" w14:textId="0A5D3E85" w:rsidR="00C1434E" w:rsidRPr="009A5060" w:rsidRDefault="00C1434E" w:rsidP="00C179E5">
      <w:pPr>
        <w:pStyle w:val="RequirementList"/>
        <w:spacing w:line="240" w:lineRule="auto"/>
      </w:pPr>
      <w:bookmarkStart w:id="3390" w:name="_Toc200491975"/>
      <w:r w:rsidRPr="009A5060">
        <w:t>For helium flow rate measurements at room temperature</w:t>
      </w:r>
      <w:r w:rsidR="007063BD" w:rsidRPr="009A5060">
        <w:t xml:space="preserve"> t</w:t>
      </w:r>
      <w:r w:rsidRPr="009A5060">
        <w:t>he accuracy required shall be better than 2% of the calibrated span.</w:t>
      </w:r>
      <w:bookmarkEnd w:id="3390"/>
    </w:p>
    <w:p w14:paraId="23F92E19" w14:textId="77777777" w:rsidR="00C1434E" w:rsidRPr="009A5060" w:rsidRDefault="00C1434E" w:rsidP="00C179E5">
      <w:pPr>
        <w:spacing w:line="240" w:lineRule="auto"/>
        <w:rPr>
          <w:sz w:val="4"/>
          <w:szCs w:val="4"/>
        </w:rPr>
      </w:pPr>
    </w:p>
    <w:p w14:paraId="296A397E" w14:textId="29871E39" w:rsidR="00C1434E" w:rsidRPr="009A5060" w:rsidRDefault="004E6304" w:rsidP="00C179E5">
      <w:pPr>
        <w:pStyle w:val="Heading4numbered"/>
        <w:rPr>
          <w:rStyle w:val="Strong"/>
          <w:b w:val="0"/>
          <w:color w:val="034694"/>
          <w:lang w:val="en-GB"/>
        </w:rPr>
      </w:pPr>
      <w:bookmarkStart w:id="3391" w:name="_Toc200491977"/>
      <w:bookmarkStart w:id="3392" w:name="_Toc202536126"/>
      <w:r w:rsidRPr="009A5060">
        <w:rPr>
          <w:rStyle w:val="Strong"/>
          <w:b w:val="0"/>
          <w:color w:val="034694"/>
          <w:lang w:val="en-GB"/>
        </w:rPr>
        <w:t xml:space="preserve">Helium </w:t>
      </w:r>
      <w:r w:rsidR="00C1434E" w:rsidRPr="009A5060">
        <w:rPr>
          <w:rStyle w:val="Strong"/>
          <w:b w:val="0"/>
          <w:color w:val="034694"/>
          <w:lang w:val="en-GB"/>
        </w:rPr>
        <w:t>Impurity measurements</w:t>
      </w:r>
      <w:bookmarkEnd w:id="3391"/>
      <w:bookmarkEnd w:id="3392"/>
    </w:p>
    <w:p w14:paraId="6B2C6A64" w14:textId="3296D97A" w:rsidR="00C1434E" w:rsidRPr="009A5060" w:rsidRDefault="00C1434E" w:rsidP="00C179E5">
      <w:pPr>
        <w:pStyle w:val="Heading5numbered"/>
        <w:spacing w:line="240" w:lineRule="auto"/>
        <w:rPr>
          <w:rStyle w:val="Strong"/>
          <w:b w:val="0"/>
          <w:color w:val="034694"/>
          <w:lang w:val="en-GB"/>
        </w:rPr>
      </w:pPr>
      <w:bookmarkStart w:id="3393" w:name="_Toc200491978"/>
      <w:bookmarkStart w:id="3394" w:name="_Toc202536127"/>
      <w:r w:rsidRPr="009A5060">
        <w:rPr>
          <w:rStyle w:val="Strong"/>
          <w:b w:val="0"/>
          <w:color w:val="034694"/>
          <w:lang w:val="en-GB"/>
        </w:rPr>
        <w:t>Pick-ups and sampling</w:t>
      </w:r>
      <w:bookmarkEnd w:id="3393"/>
      <w:bookmarkEnd w:id="3394"/>
    </w:p>
    <w:p w14:paraId="21FA7371" w14:textId="3FDC73CE" w:rsidR="00C1434E" w:rsidRPr="009A5060" w:rsidRDefault="00C1434E" w:rsidP="00C179E5">
      <w:pPr>
        <w:pStyle w:val="RequirementList"/>
        <w:spacing w:line="240" w:lineRule="auto"/>
      </w:pPr>
      <w:bookmarkStart w:id="3395" w:name="_Toc200491979"/>
      <w:r w:rsidRPr="009A5060">
        <w:t>The location of sampling points</w:t>
      </w:r>
      <w:r w:rsidR="00B06273" w:rsidRPr="009A5060">
        <w:t xml:space="preserve"> shall be provided as part of the Detailed Design</w:t>
      </w:r>
      <w:bookmarkEnd w:id="3395"/>
      <w:r w:rsidR="00B06273" w:rsidRPr="009A5060">
        <w:t xml:space="preserve"> </w:t>
      </w:r>
    </w:p>
    <w:p w14:paraId="202B8C4C" w14:textId="2B7B5EEE" w:rsidR="00C1434E" w:rsidRPr="009A5060" w:rsidRDefault="00C1434E" w:rsidP="00C179E5">
      <w:pPr>
        <w:pStyle w:val="RequirementList"/>
        <w:spacing w:line="240" w:lineRule="auto"/>
      </w:pPr>
      <w:bookmarkStart w:id="3396" w:name="_Toc200491980"/>
      <w:r w:rsidRPr="009A5060">
        <w:t xml:space="preserve">Two dedicated gas analyser shall be installed </w:t>
      </w:r>
      <w:r w:rsidR="00331887" w:rsidRPr="009A5060">
        <w:t xml:space="preserve">- </w:t>
      </w:r>
      <w:r w:rsidRPr="009A5060">
        <w:t>one in the compressor room and the second one in the cold box room.</w:t>
      </w:r>
      <w:bookmarkEnd w:id="3396"/>
    </w:p>
    <w:p w14:paraId="41B1F5B5" w14:textId="45A56705" w:rsidR="00C1434E" w:rsidRPr="009A5060" w:rsidRDefault="00C1434E" w:rsidP="00C179E5">
      <w:pPr>
        <w:pStyle w:val="RequirementList"/>
        <w:spacing w:line="240" w:lineRule="auto"/>
      </w:pPr>
      <w:bookmarkStart w:id="3397" w:name="_Toc200491981"/>
      <w:r w:rsidRPr="009A5060">
        <w:t>These sampling lines shall be provided with at least a pressure regulator, a proper removable filter element and a manual process isolation valve.</w:t>
      </w:r>
      <w:bookmarkEnd w:id="3397"/>
      <w:r w:rsidR="005F462D" w:rsidRPr="009A5060">
        <w:t xml:space="preserve">  All capillaries used for permanent monitoring shall end at the gas analysis.  </w:t>
      </w:r>
    </w:p>
    <w:p w14:paraId="632C0023" w14:textId="79F5E4F9" w:rsidR="00C1434E" w:rsidRPr="009A5060" w:rsidRDefault="00C1434E" w:rsidP="00C179E5">
      <w:pPr>
        <w:pStyle w:val="RequirementList"/>
        <w:spacing w:line="240" w:lineRule="auto"/>
      </w:pPr>
      <w:bookmarkStart w:id="3398" w:name="_Toc200491982"/>
      <w:r w:rsidRPr="009A5060">
        <w:t xml:space="preserve">Temporary sampling points shall </w:t>
      </w:r>
      <w:r w:rsidR="000F1FA7" w:rsidRPr="009A5060">
        <w:t xml:space="preserve">be </w:t>
      </w:r>
      <w:r w:rsidRPr="009A5060">
        <w:t xml:space="preserve">equipped with </w:t>
      </w:r>
      <w:r w:rsidR="00B55075" w:rsidRPr="009A5060">
        <w:t xml:space="preserve">at least </w:t>
      </w:r>
      <w:r w:rsidRPr="009A5060">
        <w:t xml:space="preserve">a manual process isolation valve and </w:t>
      </w:r>
      <w:r w:rsidR="00542BB0" w:rsidRPr="009A5060">
        <w:t xml:space="preserve">a </w:t>
      </w:r>
      <w:r w:rsidRPr="009A5060">
        <w:t>plug.</w:t>
      </w:r>
      <w:bookmarkEnd w:id="3398"/>
    </w:p>
    <w:p w14:paraId="2A0E2152" w14:textId="77777777" w:rsidR="00C1434E" w:rsidRPr="009A5060" w:rsidRDefault="00C1434E" w:rsidP="00C179E5">
      <w:pPr>
        <w:pStyle w:val="RequirementList"/>
        <w:spacing w:line="240" w:lineRule="auto"/>
      </w:pPr>
      <w:bookmarkStart w:id="3399" w:name="_Toc200491983"/>
      <w:r w:rsidRPr="009A5060">
        <w:t>Each gas analyser shall be equipped with a dedicated calibration line.</w:t>
      </w:r>
      <w:bookmarkEnd w:id="3399"/>
    </w:p>
    <w:p w14:paraId="7B212220" w14:textId="77777777" w:rsidR="00C1434E" w:rsidRPr="009A5060" w:rsidRDefault="00C1434E" w:rsidP="00C179E5">
      <w:pPr>
        <w:pStyle w:val="RequirementList"/>
        <w:spacing w:line="240" w:lineRule="auto"/>
      </w:pPr>
      <w:bookmarkStart w:id="3400" w:name="_Toc200491985"/>
      <w:r w:rsidRPr="009A5060">
        <w:t>The analysed gas samples shall be sent back to the Low Pressure  Line of the WCS</w:t>
      </w:r>
      <w:bookmarkEnd w:id="3400"/>
      <w:r w:rsidRPr="009A5060">
        <w:t xml:space="preserve"> (WCS-LP)</w:t>
      </w:r>
    </w:p>
    <w:p w14:paraId="41270F93" w14:textId="77777777" w:rsidR="00C1434E" w:rsidRPr="009A5060" w:rsidRDefault="00C1434E" w:rsidP="00C179E5">
      <w:pPr>
        <w:pStyle w:val="Heading5numbered"/>
        <w:spacing w:line="240" w:lineRule="auto"/>
        <w:rPr>
          <w:rStyle w:val="Strong"/>
          <w:b w:val="0"/>
          <w:color w:val="034694"/>
          <w:lang w:val="en-GB"/>
        </w:rPr>
      </w:pPr>
      <w:bookmarkStart w:id="3401" w:name="_Toc200491986"/>
      <w:bookmarkStart w:id="3402" w:name="_Toc202536128"/>
      <w:r w:rsidRPr="009A5060">
        <w:rPr>
          <w:rStyle w:val="Strong"/>
          <w:b w:val="0"/>
          <w:color w:val="034694"/>
          <w:lang w:val="en-GB"/>
        </w:rPr>
        <w:t>Gas analysis requirements</w:t>
      </w:r>
      <w:bookmarkEnd w:id="3401"/>
      <w:bookmarkEnd w:id="3402"/>
    </w:p>
    <w:p w14:paraId="19124F13" w14:textId="50E38330" w:rsidR="00B337CB" w:rsidRPr="009A5060" w:rsidRDefault="00C1434E" w:rsidP="00C179E5">
      <w:pPr>
        <w:pStyle w:val="RequirementList"/>
        <w:spacing w:line="240" w:lineRule="auto"/>
      </w:pPr>
      <w:bookmarkStart w:id="3403" w:name="_Toc200491989"/>
      <w:r w:rsidRPr="009A5060">
        <w:t>The Contractor shall implement continuous measurement of moisture and nitrogen content in the helium gas stream</w:t>
      </w:r>
      <w:r w:rsidR="00AB6935" w:rsidRPr="009A5060">
        <w:t xml:space="preserve"> with the following performance:</w:t>
      </w:r>
    </w:p>
    <w:p w14:paraId="1396AC69" w14:textId="77777777" w:rsidR="00AB6935" w:rsidRPr="009A5060" w:rsidRDefault="00AB6935" w:rsidP="00C179E5">
      <w:pPr>
        <w:pStyle w:val="RequirementList"/>
        <w:numPr>
          <w:ilvl w:val="0"/>
          <w:numId w:val="20"/>
        </w:numPr>
        <w:spacing w:line="240" w:lineRule="auto"/>
      </w:pPr>
      <w:r w:rsidRPr="009A5060">
        <w:t>measurement range of 0–100 ppm by volume for both moisture and nitrogen.</w:t>
      </w:r>
    </w:p>
    <w:p w14:paraId="0714BE2C" w14:textId="77777777" w:rsidR="00AB6935" w:rsidRPr="009A5060" w:rsidRDefault="00AB6935" w:rsidP="00C179E5">
      <w:pPr>
        <w:pStyle w:val="RequirementList"/>
        <w:numPr>
          <w:ilvl w:val="0"/>
          <w:numId w:val="20"/>
        </w:numPr>
        <w:spacing w:line="240" w:lineRule="auto"/>
      </w:pPr>
      <w:r w:rsidRPr="009A5060">
        <w:t>measurement accuracy better than or equal to ±1 ppm by volume across the entire range.</w:t>
      </w:r>
    </w:p>
    <w:p w14:paraId="1E17476B" w14:textId="77777777" w:rsidR="00260F13" w:rsidRPr="009A5060" w:rsidRDefault="00AB6935" w:rsidP="00C179E5">
      <w:pPr>
        <w:pStyle w:val="RequirementList"/>
        <w:numPr>
          <w:ilvl w:val="0"/>
          <w:numId w:val="20"/>
        </w:numPr>
        <w:spacing w:line="240" w:lineRule="auto"/>
      </w:pPr>
      <w:r w:rsidRPr="009A5060">
        <w:t xml:space="preserve"> Long-term drift shall not exceed ±1 ppm by volume per year.  </w:t>
      </w:r>
    </w:p>
    <w:p w14:paraId="51FFAA8A" w14:textId="46D5BE48" w:rsidR="00C1434E" w:rsidRPr="009A5060" w:rsidRDefault="00260F13" w:rsidP="00C179E5">
      <w:pPr>
        <w:pStyle w:val="RequirementList"/>
        <w:spacing w:line="240" w:lineRule="auto"/>
      </w:pPr>
      <w:r w:rsidRPr="009A5060">
        <w:t xml:space="preserve">The Contractor shall implement a </w:t>
      </w:r>
      <w:r w:rsidR="00AB6935" w:rsidRPr="009A5060">
        <w:t>residual hydrocarbons measure</w:t>
      </w:r>
      <w:r w:rsidRPr="009A5060">
        <w:t>ment in the compressor room,</w:t>
      </w:r>
      <w:bookmarkEnd w:id="3403"/>
    </w:p>
    <w:p w14:paraId="478E53C6" w14:textId="18B4A8E0" w:rsidR="007C7A43" w:rsidRPr="009A5060" w:rsidRDefault="007C7A43" w:rsidP="00C179E5">
      <w:pPr>
        <w:pStyle w:val="RequirementList"/>
        <w:spacing w:line="240" w:lineRule="auto"/>
      </w:pPr>
      <w:r w:rsidRPr="009A5060">
        <w:t>The gas analyser shall trigger alarms on the QPLANT:CIS in the event of any anomaly or deviation from specified thresholds.</w:t>
      </w:r>
    </w:p>
    <w:p w14:paraId="5F4C6F01" w14:textId="25A8D62F" w:rsidR="00D81D09" w:rsidRPr="009A5060" w:rsidRDefault="004D0252" w:rsidP="00C179E5">
      <w:pPr>
        <w:pStyle w:val="Heading3numbered"/>
        <w:spacing w:line="240" w:lineRule="auto"/>
      </w:pPr>
      <w:bookmarkStart w:id="3404" w:name="_Toc216340939"/>
      <w:r w:rsidRPr="009A5060">
        <w:t>Welding</w:t>
      </w:r>
      <w:bookmarkEnd w:id="3343"/>
      <w:bookmarkEnd w:id="3344"/>
      <w:bookmarkEnd w:id="3404"/>
    </w:p>
    <w:p w14:paraId="1C980EAB" w14:textId="77777777" w:rsidR="00D81D09" w:rsidRPr="009A5060" w:rsidRDefault="00D81D09" w:rsidP="00C179E5">
      <w:pPr>
        <w:pStyle w:val="RequirementList"/>
        <w:spacing w:line="240" w:lineRule="auto"/>
      </w:pPr>
      <w:r w:rsidRPr="009A5060">
        <w:t>The Contractor shall comply with the following requirements:</w:t>
      </w:r>
    </w:p>
    <w:p w14:paraId="107774FD" w14:textId="77777777" w:rsidR="00D81D09" w:rsidRPr="009A5060" w:rsidRDefault="00D81D09" w:rsidP="00C179E5">
      <w:pPr>
        <w:pStyle w:val="RequirementList"/>
        <w:numPr>
          <w:ilvl w:val="0"/>
          <w:numId w:val="20"/>
        </w:numPr>
        <w:spacing w:line="240" w:lineRule="auto"/>
      </w:pPr>
      <w:r w:rsidRPr="009A5060">
        <w:lastRenderedPageBreak/>
        <w:t>All welds shall be completed by welders who are certified in accordance with EN ISO 9606-1 and/or EN ISO 14732 (latest edition) or equivalent.</w:t>
      </w:r>
    </w:p>
    <w:p w14:paraId="51CFD098" w14:textId="77777777" w:rsidR="00D81D09" w:rsidRPr="009A5060" w:rsidRDefault="00D81D09" w:rsidP="00C179E5">
      <w:pPr>
        <w:pStyle w:val="RequirementList"/>
        <w:numPr>
          <w:ilvl w:val="0"/>
          <w:numId w:val="20"/>
        </w:numPr>
        <w:spacing w:line="240" w:lineRule="auto"/>
      </w:pPr>
      <w:r w:rsidRPr="009A5060">
        <w:t>All operating modes for each type of welding shall be qualified in accordance with EN ISO 15614-1, or equivalent.</w:t>
      </w:r>
    </w:p>
    <w:p w14:paraId="2C824A63" w14:textId="77777777" w:rsidR="00D81D09" w:rsidRPr="009A5060" w:rsidRDefault="00D81D09" w:rsidP="00C179E5">
      <w:pPr>
        <w:pStyle w:val="RequirementList"/>
        <w:numPr>
          <w:ilvl w:val="0"/>
          <w:numId w:val="20"/>
        </w:numPr>
        <w:spacing w:line="240" w:lineRule="auto"/>
      </w:pPr>
      <w:r w:rsidRPr="009A5060">
        <w:t>The staff carrying out the non-destructive testing shall be qualified in accordance with ISO 9712, level 2, industrial sectors.</w:t>
      </w:r>
    </w:p>
    <w:p w14:paraId="44C49438" w14:textId="7FBF73B7" w:rsidR="00D81D09" w:rsidRPr="009A5060" w:rsidRDefault="00D81D09" w:rsidP="00C179E5">
      <w:pPr>
        <w:pStyle w:val="RequirementList"/>
        <w:numPr>
          <w:ilvl w:val="0"/>
          <w:numId w:val="20"/>
        </w:numPr>
        <w:spacing w:line="240" w:lineRule="auto"/>
      </w:pPr>
      <w:r w:rsidRPr="009A5060">
        <w:t>The welding procedures shall comply to EN 15614-1(/A1, and /A2)</w:t>
      </w:r>
    </w:p>
    <w:p w14:paraId="1F1F7E14" w14:textId="0C6880E9" w:rsidR="004D0252" w:rsidRPr="009A5060" w:rsidRDefault="004D0252" w:rsidP="00C179E5">
      <w:pPr>
        <w:pStyle w:val="RequirementList"/>
        <w:spacing w:line="240" w:lineRule="auto"/>
      </w:pPr>
      <w:bookmarkStart w:id="3405" w:name="_Toc200491872"/>
      <w:r w:rsidRPr="009A5060">
        <w:t>All permanent junctions shall be welded.  Brazing is permitted only in exceptional cases and subject to prior approval</w:t>
      </w:r>
      <w:r w:rsidR="00470FAC" w:rsidRPr="009A5060">
        <w:t xml:space="preserve"> by SCK CEN</w:t>
      </w:r>
      <w:r w:rsidRPr="009A5060">
        <w:t>.</w:t>
      </w:r>
    </w:p>
    <w:p w14:paraId="58C9BCC1" w14:textId="55740603" w:rsidR="00D81D09" w:rsidRPr="009A5060" w:rsidRDefault="004D0252" w:rsidP="00C179E5">
      <w:pPr>
        <w:pStyle w:val="RequirementList"/>
        <w:spacing w:line="240" w:lineRule="auto"/>
      </w:pPr>
      <w:r w:rsidRPr="009A5060">
        <w:t>All junctions separating helium and water circuits shall be welded</w:t>
      </w:r>
      <w:r w:rsidR="00334B63" w:rsidRPr="009A5060">
        <w:t xml:space="preserve"> </w:t>
      </w:r>
      <w:r w:rsidRPr="009A5060">
        <w:t>with the weld located on the water side.</w:t>
      </w:r>
    </w:p>
    <w:p w14:paraId="158377AD" w14:textId="191DFB1E" w:rsidR="004D215B" w:rsidRPr="009A5060" w:rsidRDefault="004D215B" w:rsidP="00C179E5">
      <w:pPr>
        <w:pStyle w:val="Heading4numbered"/>
        <w:rPr>
          <w:lang w:val="en-GB"/>
        </w:rPr>
      </w:pPr>
      <w:r w:rsidRPr="009A5060">
        <w:rPr>
          <w:lang w:val="en-GB"/>
        </w:rPr>
        <w:t xml:space="preserve">Weld </w:t>
      </w:r>
      <w:r w:rsidR="00D81D09" w:rsidRPr="009A5060">
        <w:rPr>
          <w:lang w:val="en-GB"/>
        </w:rPr>
        <w:t>inspections</w:t>
      </w:r>
    </w:p>
    <w:p w14:paraId="5497F937" w14:textId="1597E0D5" w:rsidR="00D81D09" w:rsidRPr="009A5060" w:rsidRDefault="00D81D09" w:rsidP="00C179E5">
      <w:pPr>
        <w:pStyle w:val="RequirementList"/>
        <w:spacing w:line="240" w:lineRule="auto"/>
      </w:pPr>
      <w:r w:rsidRPr="009A5060">
        <w:t>The Contractor shall inspect all welds in compliance with the applicable standards</w:t>
      </w:r>
      <w:r w:rsidR="00900B24" w:rsidRPr="009A5060">
        <w:t xml:space="preserve">.  </w:t>
      </w:r>
      <w:r w:rsidRPr="009A5060">
        <w:t>To this end, the Contractor shall:</w:t>
      </w:r>
    </w:p>
    <w:p w14:paraId="6540A6E5" w14:textId="77777777" w:rsidR="00D81D09" w:rsidRPr="009A5060" w:rsidRDefault="00D81D09" w:rsidP="00C179E5">
      <w:pPr>
        <w:pStyle w:val="RequirementList"/>
        <w:numPr>
          <w:ilvl w:val="0"/>
          <w:numId w:val="20"/>
        </w:numPr>
        <w:spacing w:line="240" w:lineRule="auto"/>
      </w:pPr>
      <w:r w:rsidRPr="009A5060">
        <w:t>Perform radiographic inspections for bulk defects in accordance with EN 17636 and EN 25817 (where applicable).</w:t>
      </w:r>
    </w:p>
    <w:p w14:paraId="7C4F78F4" w14:textId="2DC33951" w:rsidR="00D81D09" w:rsidRPr="009A5060" w:rsidRDefault="00D81D09" w:rsidP="00C179E5">
      <w:pPr>
        <w:pStyle w:val="RequirementList"/>
        <w:numPr>
          <w:ilvl w:val="0"/>
          <w:numId w:val="20"/>
        </w:numPr>
        <w:spacing w:line="240" w:lineRule="auto"/>
      </w:pPr>
      <w:r w:rsidRPr="009A5060">
        <w:t>Perform visual inspections.</w:t>
      </w:r>
    </w:p>
    <w:p w14:paraId="0FE019B6" w14:textId="77777777" w:rsidR="00D81D09" w:rsidRPr="009A5060" w:rsidRDefault="00D81D09" w:rsidP="00C179E5">
      <w:pPr>
        <w:pStyle w:val="RequirementList"/>
        <w:numPr>
          <w:ilvl w:val="0"/>
          <w:numId w:val="20"/>
        </w:numPr>
        <w:spacing w:line="240" w:lineRule="auto"/>
      </w:pPr>
      <w:r w:rsidRPr="009A5060">
        <w:t>Perform endoscopic (visual) inspections on all hidden welds, including but not limited to butt welds, inner welds, and welds in cryogenic piping.</w:t>
      </w:r>
    </w:p>
    <w:p w14:paraId="23471257" w14:textId="77777777" w:rsidR="00D81D09" w:rsidRPr="009A5060" w:rsidRDefault="00D81D09" w:rsidP="00C179E5">
      <w:pPr>
        <w:pStyle w:val="RequirementList"/>
        <w:spacing w:line="240" w:lineRule="auto"/>
      </w:pPr>
      <w:r w:rsidRPr="009A5060">
        <w:t>The weld examinations shall include, at minimum:</w:t>
      </w:r>
    </w:p>
    <w:p w14:paraId="7897686C" w14:textId="606A66A2" w:rsidR="00D81D09" w:rsidRPr="009A5060" w:rsidRDefault="00D81D09" w:rsidP="00C179E5">
      <w:pPr>
        <w:pStyle w:val="RequirementList"/>
        <w:numPr>
          <w:ilvl w:val="0"/>
          <w:numId w:val="20"/>
        </w:numPr>
        <w:spacing w:line="240" w:lineRule="auto"/>
      </w:pPr>
      <w:r w:rsidRPr="009A5060">
        <w:t xml:space="preserve">100% of the longitudinal </w:t>
      </w:r>
      <w:r w:rsidR="006E58DA" w:rsidRPr="009A5060">
        <w:t>welds.</w:t>
      </w:r>
    </w:p>
    <w:p w14:paraId="638DE8C0" w14:textId="564A41D1" w:rsidR="00D81D09" w:rsidRPr="009A5060" w:rsidRDefault="00D81D09" w:rsidP="00C179E5">
      <w:pPr>
        <w:pStyle w:val="RequirementList"/>
        <w:numPr>
          <w:ilvl w:val="0"/>
          <w:numId w:val="20"/>
        </w:numPr>
        <w:spacing w:line="240" w:lineRule="auto"/>
      </w:pPr>
      <w:r w:rsidRPr="009A5060">
        <w:t xml:space="preserve">100% of the </w:t>
      </w:r>
      <w:r w:rsidR="006E58DA" w:rsidRPr="009A5060">
        <w:t>T-junctions.</w:t>
      </w:r>
    </w:p>
    <w:p w14:paraId="5626EEC8" w14:textId="77777777" w:rsidR="00D81D09" w:rsidRPr="009A5060" w:rsidRDefault="00D81D09" w:rsidP="00C179E5">
      <w:pPr>
        <w:pStyle w:val="RequirementList"/>
        <w:numPr>
          <w:ilvl w:val="0"/>
          <w:numId w:val="20"/>
        </w:numPr>
        <w:spacing w:line="240" w:lineRule="auto"/>
      </w:pPr>
      <w:r w:rsidRPr="009A5060">
        <w:t>25% of the circular welds (per welder, evenly distributed over the circular welds performed by that welder).</w:t>
      </w:r>
    </w:p>
    <w:p w14:paraId="2EA3511D" w14:textId="77777777" w:rsidR="00D81D09" w:rsidRPr="009A5060" w:rsidRDefault="00D81D09" w:rsidP="00C179E5">
      <w:pPr>
        <w:pStyle w:val="RequirementList"/>
        <w:numPr>
          <w:ilvl w:val="0"/>
          <w:numId w:val="0"/>
        </w:numPr>
        <w:spacing w:line="240" w:lineRule="auto"/>
        <w:ind w:left="502" w:firstLine="207"/>
      </w:pPr>
      <w:r w:rsidRPr="009A5060">
        <w:t>The Contractor shall:</w:t>
      </w:r>
    </w:p>
    <w:p w14:paraId="4A6B92F0" w14:textId="77777777" w:rsidR="00D81D09" w:rsidRPr="009A5060" w:rsidRDefault="00D81D09" w:rsidP="00C179E5">
      <w:pPr>
        <w:pStyle w:val="RequirementList"/>
        <w:numPr>
          <w:ilvl w:val="0"/>
          <w:numId w:val="20"/>
        </w:numPr>
        <w:spacing w:line="240" w:lineRule="auto"/>
      </w:pPr>
      <w:r w:rsidRPr="009A5060">
        <w:t>Indicate in the Manufacturing File which circular welds are selected for inspection.</w:t>
      </w:r>
    </w:p>
    <w:p w14:paraId="1BF0CD04" w14:textId="11E41129" w:rsidR="00D81D09" w:rsidRPr="009A5060" w:rsidRDefault="00D81D09" w:rsidP="00C179E5">
      <w:pPr>
        <w:pStyle w:val="RequirementList"/>
        <w:numPr>
          <w:ilvl w:val="0"/>
          <w:numId w:val="20"/>
        </w:numPr>
        <w:spacing w:line="240" w:lineRule="auto"/>
      </w:pPr>
      <w:r w:rsidRPr="009A5060">
        <w:t xml:space="preserve">Provide the results of the welding inspections to SCK CEN within one week after </w:t>
      </w:r>
      <w:r w:rsidR="005F462D" w:rsidRPr="009A5060">
        <w:t>completion.</w:t>
      </w:r>
    </w:p>
    <w:p w14:paraId="028A7197" w14:textId="14346515" w:rsidR="00017F54" w:rsidRPr="009A5060" w:rsidRDefault="00017F54" w:rsidP="00C179E5">
      <w:pPr>
        <w:pStyle w:val="RequirementList"/>
        <w:spacing w:line="240" w:lineRule="auto"/>
      </w:pPr>
      <w:r w:rsidRPr="009A5060">
        <w:t>The Contractor shall provide associated valid certificates of the qualified personnel for any on-site welding</w:t>
      </w:r>
    </w:p>
    <w:p w14:paraId="29053942" w14:textId="0D0529B5" w:rsidR="00017F54" w:rsidRPr="009A5060" w:rsidRDefault="00017F54" w:rsidP="00C179E5">
      <w:pPr>
        <w:pStyle w:val="RequirementList"/>
        <w:spacing w:line="240" w:lineRule="auto"/>
      </w:pPr>
      <w:bookmarkStart w:id="3406" w:name="_Toc200492438"/>
      <w:r w:rsidRPr="009A5060">
        <w:t xml:space="preserve">Certified personnel shall conduct the weld inspections, pressure, and leaks tests.  </w:t>
      </w:r>
      <w:bookmarkEnd w:id="3406"/>
    </w:p>
    <w:p w14:paraId="0C48C77C" w14:textId="19F01568" w:rsidR="008D1F01" w:rsidRPr="009A5060" w:rsidRDefault="00017F54" w:rsidP="00C179E5">
      <w:pPr>
        <w:pStyle w:val="RequirementList"/>
        <w:spacing w:line="240" w:lineRule="auto"/>
        <w:rPr>
          <w:shd w:val="clear" w:color="auto" w:fill="FFFFFF"/>
        </w:rPr>
      </w:pPr>
      <w:bookmarkStart w:id="3407" w:name="_Toc200492440"/>
      <w:r w:rsidRPr="009A5060">
        <w:rPr>
          <w:shd w:val="clear" w:color="auto" w:fill="FFFFFF"/>
        </w:rPr>
        <w:t>For tests</w:t>
      </w:r>
      <w:r w:rsidR="003015CA" w:rsidRPr="009A5060">
        <w:rPr>
          <w:shd w:val="clear" w:color="auto" w:fill="FFFFFF"/>
        </w:rPr>
        <w:t xml:space="preserve"> of weld that are performed on-site</w:t>
      </w:r>
      <w:r w:rsidRPr="009A5060">
        <w:rPr>
          <w:shd w:val="clear" w:color="auto" w:fill="FFFFFF"/>
        </w:rPr>
        <w:t xml:space="preserve">, </w:t>
      </w:r>
    </w:p>
    <w:p w14:paraId="7C0DB793" w14:textId="33CCAF06" w:rsidR="00D81D09" w:rsidRPr="009A5060" w:rsidRDefault="00017F54" w:rsidP="00C179E5">
      <w:pPr>
        <w:pStyle w:val="RequirementList"/>
        <w:numPr>
          <w:ilvl w:val="0"/>
          <w:numId w:val="20"/>
        </w:numPr>
        <w:spacing w:line="240" w:lineRule="auto"/>
      </w:pPr>
      <w:r w:rsidRPr="009A5060">
        <w:t xml:space="preserve">radiography with degree of inspection as required </w:t>
      </w:r>
      <w:r w:rsidR="00242A98" w:rsidRPr="009A5060">
        <w:t>by the applicable</w:t>
      </w:r>
      <w:r w:rsidRPr="009A5060">
        <w:t xml:space="preserve"> codes.</w:t>
      </w:r>
      <w:bookmarkEnd w:id="3407"/>
    </w:p>
    <w:p w14:paraId="3B9B72C3" w14:textId="6655F5CE" w:rsidR="003F1E26" w:rsidRPr="009A5060" w:rsidRDefault="003F1E26" w:rsidP="00C179E5">
      <w:pPr>
        <w:pStyle w:val="Heading3numbered"/>
        <w:spacing w:line="240" w:lineRule="auto"/>
        <w:rPr>
          <w:lang w:eastAsia="fr-FR"/>
        </w:rPr>
      </w:pPr>
      <w:bookmarkStart w:id="3408" w:name="_Toc216340940"/>
      <w:bookmarkEnd w:id="3405"/>
      <w:r w:rsidRPr="009A5060">
        <w:rPr>
          <w:lang w:eastAsia="fr-FR"/>
        </w:rPr>
        <w:t>Machine Protection</w:t>
      </w:r>
      <w:bookmarkEnd w:id="3335"/>
      <w:bookmarkEnd w:id="3336"/>
      <w:bookmarkEnd w:id="3337"/>
      <w:bookmarkEnd w:id="3408"/>
    </w:p>
    <w:p w14:paraId="4E109F8C" w14:textId="1CCD9EFB" w:rsidR="0028124D" w:rsidRPr="009A5060" w:rsidRDefault="003F1E26" w:rsidP="00C179E5">
      <w:pPr>
        <w:pStyle w:val="RequirementList"/>
        <w:spacing w:line="240" w:lineRule="auto"/>
      </w:pPr>
      <w:bookmarkStart w:id="3409" w:name="_Toc200491813"/>
      <w:r w:rsidRPr="009A5060">
        <w:t xml:space="preserve">The QPLANT shall protect itself </w:t>
      </w:r>
      <w:r w:rsidR="0028124D" w:rsidRPr="009A5060">
        <w:t>against</w:t>
      </w:r>
      <w:r w:rsidR="000A0944" w:rsidRPr="009A5060">
        <w:t>/minimize</w:t>
      </w:r>
      <w:r w:rsidR="0028124D" w:rsidRPr="009A5060">
        <w:t xml:space="preserve"> damage</w:t>
      </w:r>
      <w:r w:rsidR="005C7CD4" w:rsidRPr="009A5060">
        <w:t xml:space="preserve"> as far as reasonably possible</w:t>
      </w:r>
      <w:r w:rsidR="00900B24" w:rsidRPr="009A5060">
        <w:t xml:space="preserve">.  </w:t>
      </w:r>
      <w:r w:rsidR="00A81593" w:rsidRPr="009A5060">
        <w:t xml:space="preserve">The Contractor shall perform a risk </w:t>
      </w:r>
      <w:r w:rsidR="00DD2625" w:rsidRPr="009A5060">
        <w:t xml:space="preserve">analysis  (e.g. HAZOP, FMECA, or equivalent methodology) </w:t>
      </w:r>
      <w:r w:rsidR="00A81593" w:rsidRPr="009A5060">
        <w:t xml:space="preserve">and </w:t>
      </w:r>
      <w:r w:rsidR="00DD2625" w:rsidRPr="009A5060">
        <w:t>implement all required mitigation measures</w:t>
      </w:r>
      <w:r w:rsidR="00900B24" w:rsidRPr="009A5060">
        <w:t xml:space="preserve">.  </w:t>
      </w:r>
      <w:r w:rsidR="00DD2625" w:rsidRPr="009A5060">
        <w:t>This shall include</w:t>
      </w:r>
      <w:r w:rsidR="00D31491" w:rsidRPr="009A5060">
        <w:t xml:space="preserve"> but not limited to</w:t>
      </w:r>
      <w:r w:rsidR="00DD2625" w:rsidRPr="009A5060">
        <w:t>:</w:t>
      </w:r>
    </w:p>
    <w:p w14:paraId="3AF0954E" w14:textId="77777777" w:rsidR="003C0C7B" w:rsidRPr="009A5060" w:rsidRDefault="003C0C7B" w:rsidP="00C179E5">
      <w:pPr>
        <w:pStyle w:val="RequirementList"/>
        <w:numPr>
          <w:ilvl w:val="1"/>
          <w:numId w:val="15"/>
        </w:numPr>
        <w:spacing w:line="240" w:lineRule="auto"/>
      </w:pPr>
      <w:r w:rsidRPr="009A5060">
        <w:t>QPLANT external interfaces</w:t>
      </w:r>
    </w:p>
    <w:p w14:paraId="001A5EBE" w14:textId="788B0459" w:rsidR="00D31491" w:rsidRPr="009A5060" w:rsidRDefault="00D31491" w:rsidP="00C179E5">
      <w:pPr>
        <w:pStyle w:val="RequirementList"/>
        <w:numPr>
          <w:ilvl w:val="2"/>
          <w:numId w:val="15"/>
        </w:numPr>
        <w:spacing w:line="240" w:lineRule="auto"/>
      </w:pPr>
      <w:r w:rsidRPr="009A5060">
        <w:t>Loss of utility (</w:t>
      </w:r>
      <w:r w:rsidR="00653CE8" w:rsidRPr="009A5060">
        <w:t xml:space="preserve">e.g. </w:t>
      </w:r>
      <w:r w:rsidRPr="009A5060">
        <w:t>electricity, water, compressed air,</w:t>
      </w:r>
      <w:r w:rsidR="00920463" w:rsidRPr="009A5060">
        <w:t xml:space="preserve"> …</w:t>
      </w:r>
      <w:r w:rsidRPr="009A5060">
        <w:t>)</w:t>
      </w:r>
    </w:p>
    <w:p w14:paraId="1E12CAE8" w14:textId="66ECFCDB" w:rsidR="000A3B81" w:rsidRPr="009A5060" w:rsidRDefault="008F46A4" w:rsidP="00C179E5">
      <w:pPr>
        <w:pStyle w:val="RequirementList"/>
        <w:numPr>
          <w:ilvl w:val="2"/>
          <w:numId w:val="15"/>
        </w:numPr>
        <w:spacing w:line="240" w:lineRule="auto"/>
      </w:pPr>
      <w:r w:rsidRPr="009A5060">
        <w:t>Faulty/missing interface</w:t>
      </w:r>
      <w:r w:rsidR="00A642D2" w:rsidRPr="009A5060">
        <w:t xml:space="preserve"> </w:t>
      </w:r>
      <w:r w:rsidRPr="009A5060">
        <w:t>to the</w:t>
      </w:r>
      <w:r w:rsidR="00A642D2" w:rsidRPr="009A5060">
        <w:t xml:space="preserve"> </w:t>
      </w:r>
      <w:r w:rsidR="00E528BE" w:rsidRPr="009A5060">
        <w:t>MCS</w:t>
      </w:r>
    </w:p>
    <w:p w14:paraId="2161EADD" w14:textId="008E445B" w:rsidR="0028124D" w:rsidRPr="009A5060" w:rsidRDefault="000A3B81" w:rsidP="00C179E5">
      <w:pPr>
        <w:pStyle w:val="RequirementList"/>
        <w:numPr>
          <w:ilvl w:val="2"/>
          <w:numId w:val="15"/>
        </w:numPr>
        <w:spacing w:line="240" w:lineRule="auto"/>
      </w:pPr>
      <w:r w:rsidRPr="009A5060">
        <w:t>Operation of the users outside the nominal interface parameters</w:t>
      </w:r>
    </w:p>
    <w:p w14:paraId="30854C46" w14:textId="534DADEC" w:rsidR="0028124D" w:rsidRPr="009A5060" w:rsidRDefault="0028124D" w:rsidP="00C179E5">
      <w:pPr>
        <w:pStyle w:val="RequirementList"/>
        <w:numPr>
          <w:ilvl w:val="1"/>
          <w:numId w:val="15"/>
        </w:numPr>
        <w:spacing w:line="240" w:lineRule="auto"/>
      </w:pPr>
      <w:r w:rsidRPr="009A5060">
        <w:t>Operator error</w:t>
      </w:r>
    </w:p>
    <w:p w14:paraId="337701EA" w14:textId="5A6BCF35" w:rsidR="003F1E26" w:rsidRPr="009A5060" w:rsidRDefault="00A75E2B" w:rsidP="00C179E5">
      <w:pPr>
        <w:pStyle w:val="RequirementList"/>
        <w:numPr>
          <w:ilvl w:val="1"/>
          <w:numId w:val="15"/>
        </w:numPr>
        <w:spacing w:line="240" w:lineRule="auto"/>
      </w:pPr>
      <w:r w:rsidRPr="009A5060">
        <w:t xml:space="preserve">Any </w:t>
      </w:r>
      <w:r w:rsidR="0028124D" w:rsidRPr="009A5060">
        <w:t xml:space="preserve">QPLANT </w:t>
      </w:r>
      <w:r w:rsidR="000A0944" w:rsidRPr="009A5060">
        <w:t xml:space="preserve">internal </w:t>
      </w:r>
      <w:r w:rsidRPr="009A5060">
        <w:t>failure</w:t>
      </w:r>
      <w:r w:rsidR="000A0944" w:rsidRPr="009A5060">
        <w:t xml:space="preserve"> e.g. l</w:t>
      </w:r>
      <w:r w:rsidR="003F1E26" w:rsidRPr="009A5060">
        <w:t>oss of vacuum</w:t>
      </w:r>
      <w:r w:rsidR="00D562E3" w:rsidRPr="009A5060">
        <w:t xml:space="preserve">, </w:t>
      </w:r>
      <w:r w:rsidR="003F1E26" w:rsidRPr="009A5060">
        <w:t>QPLANT trip</w:t>
      </w:r>
    </w:p>
    <w:p w14:paraId="7E0079F6" w14:textId="1B16F685" w:rsidR="0009055F" w:rsidRPr="009A5060" w:rsidRDefault="0009055F" w:rsidP="00C179E5">
      <w:pPr>
        <w:pStyle w:val="RequirementList"/>
        <w:spacing w:line="240" w:lineRule="auto"/>
      </w:pPr>
      <w:bookmarkStart w:id="3410" w:name="_Toc200491853"/>
      <w:bookmarkStart w:id="3411" w:name="_Toc200491854"/>
      <w:bookmarkEnd w:id="3409"/>
      <w:bookmarkEnd w:id="3410"/>
      <w:r w:rsidRPr="009A5060">
        <w:t>The recovery header (QRB</w:t>
      </w:r>
      <w:r w:rsidR="005F462D" w:rsidRPr="009A5060">
        <w:t>.</w:t>
      </w:r>
      <w:r w:rsidRPr="009A5060">
        <w:t>S) shall be protected against over pressures by safety devices and non-return valves.</w:t>
      </w:r>
      <w:bookmarkEnd w:id="3411"/>
    </w:p>
    <w:p w14:paraId="30E90419" w14:textId="77777777" w:rsidR="004240EE" w:rsidRPr="009A5060" w:rsidRDefault="004240EE" w:rsidP="00C179E5">
      <w:pPr>
        <w:pStyle w:val="Heading3numbered"/>
        <w:keepNext/>
        <w:spacing w:line="240" w:lineRule="auto"/>
      </w:pPr>
      <w:bookmarkStart w:id="3412" w:name="_Toc200491990"/>
      <w:bookmarkStart w:id="3413" w:name="_Toc200491994"/>
      <w:bookmarkStart w:id="3414" w:name="_Toc200492003"/>
      <w:bookmarkStart w:id="3415" w:name="_Toc216340941"/>
      <w:bookmarkStart w:id="3416" w:name="_Ref190770591"/>
      <w:bookmarkStart w:id="3417" w:name="_Ref190770765"/>
      <w:bookmarkStart w:id="3418" w:name="_Ref192409981"/>
      <w:bookmarkStart w:id="3419" w:name="_Toc200492239"/>
      <w:bookmarkStart w:id="3420" w:name="_Toc202536174"/>
      <w:bookmarkStart w:id="3421" w:name="_Toc202536899"/>
      <w:bookmarkEnd w:id="3338"/>
      <w:bookmarkEnd w:id="3339"/>
      <w:bookmarkEnd w:id="3340"/>
      <w:bookmarkEnd w:id="3412"/>
      <w:bookmarkEnd w:id="3413"/>
      <w:bookmarkEnd w:id="3414"/>
      <w:r w:rsidRPr="009A5060">
        <w:lastRenderedPageBreak/>
        <w:t>General Electrical Requirements</w:t>
      </w:r>
      <w:bookmarkEnd w:id="3415"/>
    </w:p>
    <w:p w14:paraId="764EF3E4" w14:textId="77777777" w:rsidR="004240EE" w:rsidRPr="009A5060" w:rsidRDefault="004240EE" w:rsidP="00C179E5">
      <w:pPr>
        <w:pStyle w:val="RequirementList"/>
        <w:spacing w:line="240" w:lineRule="auto"/>
      </w:pPr>
      <w:bookmarkStart w:id="3422" w:name="_Toc200491996"/>
      <w:r w:rsidRPr="009A5060">
        <w:t>All electrical components (including cables, cabinets, cable trays, and associated systems) shall comply with the applicable international electrical standards, including but not limited to IEC 61508 and IEC 61511 for lifecycle functional safety aspects, and [</w:t>
      </w:r>
      <w:r w:rsidRPr="009A5060">
        <w:rPr>
          <w:rStyle w:val="Style1Char"/>
          <w:rFonts w:eastAsia="Calibri"/>
          <w:color w:val="auto"/>
        </w:rPr>
        <w:t>AD 6</w:t>
      </w:r>
      <w:r w:rsidRPr="009A5060">
        <w:t>].</w:t>
      </w:r>
    </w:p>
    <w:p w14:paraId="4DEF769A" w14:textId="77777777" w:rsidR="004240EE" w:rsidRPr="009A5060" w:rsidRDefault="004240EE" w:rsidP="00C179E5">
      <w:pPr>
        <w:pStyle w:val="RequirementList"/>
        <w:spacing w:line="240" w:lineRule="auto"/>
      </w:pPr>
      <w:r w:rsidRPr="009A5060">
        <w:t>The selection of cable sheathing materials shall explicitly consider and be validated against the environmental conditions to which they will be exposed, including moisture, oil, cable trenches, heat and freezing temperatures, and electromagnetic interference (EMI) effects.</w:t>
      </w:r>
    </w:p>
    <w:p w14:paraId="76A5C6B0" w14:textId="77777777" w:rsidR="004240EE" w:rsidRPr="009A5060" w:rsidRDefault="004240EE" w:rsidP="00C179E5">
      <w:pPr>
        <w:pStyle w:val="RequirementList"/>
        <w:spacing w:line="240" w:lineRule="auto"/>
      </w:pPr>
      <w:r w:rsidRPr="009A5060">
        <w:t>Each electrical and instrumentation cabinet shall provide at least 25% of its internal volume as free space to accommodate future installation of equipment, cabling, or modifications without necessitating structural change.</w:t>
      </w:r>
    </w:p>
    <w:p w14:paraId="50C4387C" w14:textId="77777777" w:rsidR="004240EE" w:rsidRPr="009A5060" w:rsidRDefault="004240EE" w:rsidP="00C179E5">
      <w:pPr>
        <w:pStyle w:val="RequirementList"/>
        <w:spacing w:line="240" w:lineRule="auto"/>
      </w:pPr>
      <w:r w:rsidRPr="009A5060">
        <w:t>The Contractor shall install harmonic filtering devices on all major variable frequency drives (VFDs) (e.g., LP and HP compressors), in accordance with [</w:t>
      </w:r>
      <w:r w:rsidRPr="009A5060">
        <w:rPr>
          <w:rStyle w:val="Style1Char"/>
          <w:rFonts w:eastAsia="Calibri"/>
          <w:color w:val="auto"/>
        </w:rPr>
        <w:t>AD 6</w:t>
      </w:r>
      <w:r w:rsidRPr="009A5060">
        <w:t>] and the requirements of IEC 61800-3 for industrial electromagnetic environments.</w:t>
      </w:r>
    </w:p>
    <w:p w14:paraId="12B7D247" w14:textId="77777777" w:rsidR="004240EE" w:rsidRPr="009A5060" w:rsidRDefault="004240EE" w:rsidP="00C179E5">
      <w:pPr>
        <w:pStyle w:val="RequirementList"/>
        <w:numPr>
          <w:ilvl w:val="0"/>
          <w:numId w:val="0"/>
        </w:numPr>
        <w:spacing w:line="240" w:lineRule="auto"/>
        <w:ind w:left="720"/>
      </w:pPr>
      <w:r w:rsidRPr="009A5060">
        <w:t>The Contractor shall ensure that emission and immunity limits are met through appropriate use of input line filters, output dv/dt filters (where applicable), and proper shielding, grounding, and cable routing practices.</w:t>
      </w:r>
    </w:p>
    <w:p w14:paraId="310AB07B" w14:textId="77777777" w:rsidR="004240EE" w:rsidRPr="009A5060" w:rsidRDefault="004240EE" w:rsidP="00C179E5">
      <w:pPr>
        <w:pStyle w:val="RequirementList"/>
        <w:spacing w:line="240" w:lineRule="auto"/>
      </w:pPr>
      <w:r w:rsidRPr="009A5060">
        <w:t>The Contractor shall ensure that all VFD-driven motors operate within the allowable continuous frequency range defined by IEC 60034 (Rotating Electrical Machines).  Nominal VFD operation shall not exceed 60 Hz, unless the Contractor provides substantiated evidence demonstrating that:</w:t>
      </w:r>
    </w:p>
    <w:p w14:paraId="02212B7D" w14:textId="77777777" w:rsidR="004240EE" w:rsidRPr="009A5060" w:rsidRDefault="004240EE" w:rsidP="00C179E5">
      <w:pPr>
        <w:pStyle w:val="RequirementList"/>
        <w:numPr>
          <w:ilvl w:val="0"/>
          <w:numId w:val="20"/>
        </w:numPr>
        <w:spacing w:line="240" w:lineRule="auto"/>
      </w:pPr>
      <w:r w:rsidRPr="009A5060">
        <w:t>The selected motor and compressor system are rated for sustained operation above 60</w:t>
      </w:r>
      <w:r w:rsidRPr="009A5060">
        <w:rPr>
          <w:rFonts w:ascii="Arial" w:hAnsi="Arial" w:cs="Arial"/>
        </w:rPr>
        <w:t> </w:t>
      </w:r>
      <w:r w:rsidRPr="009A5060">
        <w:t>Hz.</w:t>
      </w:r>
    </w:p>
    <w:p w14:paraId="4D8E14DB" w14:textId="77777777" w:rsidR="004240EE" w:rsidRPr="009A5060" w:rsidRDefault="004240EE" w:rsidP="00C179E5">
      <w:pPr>
        <w:pStyle w:val="RequirementList"/>
        <w:numPr>
          <w:ilvl w:val="0"/>
          <w:numId w:val="20"/>
        </w:numPr>
        <w:spacing w:line="240" w:lineRule="auto"/>
      </w:pPr>
      <w:r w:rsidRPr="009A5060">
        <w:t>The expected Mean Time Between Failures (MTBF) at the proposed operating frequency is documented and acceptable.</w:t>
      </w:r>
    </w:p>
    <w:p w14:paraId="5EC2E31C" w14:textId="77777777" w:rsidR="004240EE" w:rsidRPr="009A5060" w:rsidRDefault="004240EE" w:rsidP="00C179E5">
      <w:pPr>
        <w:pStyle w:val="RequirementList"/>
        <w:numPr>
          <w:ilvl w:val="0"/>
          <w:numId w:val="20"/>
        </w:numPr>
        <w:spacing w:line="240" w:lineRule="auto"/>
      </w:pPr>
      <w:r w:rsidRPr="009A5060">
        <w:t>All required mitigations are in place (e.g., output filtering, derating, bearing protection, insulation class suitability).</w:t>
      </w:r>
      <w:bookmarkEnd w:id="3422"/>
    </w:p>
    <w:p w14:paraId="200AEEBF" w14:textId="00A0EB2D" w:rsidR="006A69C8" w:rsidRPr="009A5060" w:rsidRDefault="00947F24" w:rsidP="00C179E5">
      <w:pPr>
        <w:pStyle w:val="Heading2numbered"/>
        <w:keepNext/>
        <w:ind w:left="578" w:hanging="578"/>
      </w:pPr>
      <w:bookmarkStart w:id="3423" w:name="_Toc216340942"/>
      <w:r w:rsidRPr="009A5060">
        <w:t>QPLANT</w:t>
      </w:r>
      <w:r w:rsidR="00006433" w:rsidRPr="009A5060">
        <w:t xml:space="preserve"> </w:t>
      </w:r>
      <w:r w:rsidR="00D43BF2" w:rsidRPr="009A5060">
        <w:t>Control</w:t>
      </w:r>
      <w:r w:rsidR="00006433" w:rsidRPr="009A5060">
        <w:t xml:space="preserve"> System</w:t>
      </w:r>
      <w:bookmarkEnd w:id="3416"/>
      <w:bookmarkEnd w:id="3417"/>
      <w:bookmarkEnd w:id="3418"/>
      <w:bookmarkEnd w:id="3419"/>
      <w:bookmarkEnd w:id="3420"/>
      <w:bookmarkEnd w:id="3421"/>
      <w:bookmarkEnd w:id="3423"/>
    </w:p>
    <w:p w14:paraId="5E75D274" w14:textId="77777777" w:rsidR="00006433" w:rsidRPr="009A5060" w:rsidRDefault="00FD31A6" w:rsidP="00C179E5">
      <w:pPr>
        <w:pStyle w:val="Heading3numbered"/>
        <w:spacing w:line="240" w:lineRule="auto"/>
      </w:pPr>
      <w:bookmarkStart w:id="3424" w:name="_Toc200492240"/>
      <w:bookmarkStart w:id="3425" w:name="_Toc202536175"/>
      <w:bookmarkStart w:id="3426" w:name="_Toc216340943"/>
      <w:r w:rsidRPr="009A5060">
        <w:t>Overview</w:t>
      </w:r>
      <w:bookmarkEnd w:id="3424"/>
      <w:bookmarkEnd w:id="3425"/>
      <w:bookmarkEnd w:id="3426"/>
    </w:p>
    <w:p w14:paraId="1B369A07" w14:textId="5C9ACE78" w:rsidR="00DE1C09" w:rsidRPr="009A5060" w:rsidRDefault="00DE1C09" w:rsidP="00C179E5">
      <w:pPr>
        <w:spacing w:line="240" w:lineRule="auto"/>
      </w:pPr>
      <w:r w:rsidRPr="009A5060">
        <w:t>The QPLANT Control System (QPLANT:CIS) is the dedicated system for the control of the QPLANT, ensuring all on-site cryogenic processes operate safely and efficiently</w:t>
      </w:r>
      <w:proofErr w:type="gramStart"/>
      <w:r w:rsidR="00900B24" w:rsidRPr="009A5060">
        <w:t xml:space="preserve">. </w:t>
      </w:r>
      <w:proofErr w:type="gramEnd"/>
      <w:r w:rsidR="000F0E1A">
        <w:br/>
      </w:r>
      <w:r w:rsidR="000F0E1A">
        <w:br/>
        <w:t xml:space="preserve">This IMPLIES that QPLANT needs to </w:t>
      </w:r>
      <w:proofErr w:type="spellStart"/>
      <w:r w:rsidR="000F0E1A">
        <w:t>provde</w:t>
      </w:r>
      <w:proofErr w:type="spellEnd"/>
      <w:r w:rsidR="000F0E1A">
        <w:t xml:space="preserve"> SCADA (and ‘</w:t>
      </w:r>
      <w:proofErr w:type="spellStart"/>
      <w:r w:rsidR="000F0E1A">
        <w:t>data_historian</w:t>
      </w:r>
      <w:proofErr w:type="spellEnd"/>
      <w:r w:rsidR="000F0E1A">
        <w:t xml:space="preserve">’ </w:t>
      </w:r>
      <w:r w:rsidR="0082588E">
        <w:t>–</w:t>
      </w:r>
      <w:r w:rsidR="000F0E1A">
        <w:t xml:space="preserve"> </w:t>
      </w:r>
      <w:r w:rsidR="0082588E">
        <w:t>trending of historic data, long term storage and backing up</w:t>
      </w:r>
      <w:proofErr w:type="gramStart"/>
      <w:r w:rsidR="0082588E">
        <w:t xml:space="preserve">. </w:t>
      </w:r>
      <w:proofErr w:type="gramEnd"/>
      <w:r w:rsidR="0082588E">
        <w:t>Initiating, source or recovery of data, and validation</w:t>
      </w:r>
      <w:r w:rsidR="00A33ACF">
        <w:t xml:space="preserve"> of expected values or signals</w:t>
      </w:r>
      <w:r w:rsidR="000F0E1A">
        <w:br/>
      </w:r>
      <w:r w:rsidR="000F0E1A">
        <w:br/>
      </w:r>
      <w:r w:rsidR="000F0E1A">
        <w:br/>
      </w:r>
      <w:r w:rsidR="00900B24" w:rsidRPr="009A5060">
        <w:t xml:space="preserve"> </w:t>
      </w:r>
      <w:r w:rsidRPr="009A5060">
        <w:t xml:space="preserve">To function within the wider facility, the QPLANT:CIS </w:t>
      </w:r>
      <w:proofErr w:type="gramStart"/>
      <w:r w:rsidR="004B4746">
        <w:t>is connected</w:t>
      </w:r>
      <w:r w:rsidRPr="009A5060">
        <w:t xml:space="preserve"> with</w:t>
      </w:r>
      <w:proofErr w:type="gramEnd"/>
      <w:r w:rsidRPr="009A5060">
        <w:t xml:space="preserve"> the MC</w:t>
      </w:r>
      <w:r w:rsidR="0009766F" w:rsidRPr="009A5060">
        <w:t>S</w:t>
      </w:r>
      <w:r w:rsidRPr="009A5060">
        <w:t>, the MIT platform, and the MIS.</w:t>
      </w:r>
      <w:r w:rsidR="004B4746">
        <w:t xml:space="preserve"> In a later stage, SCK CEN may decide to integrate the QPLANT:SCADA into MCS.</w:t>
      </w:r>
    </w:p>
    <w:p w14:paraId="25E2C4F1" w14:textId="30CF26BE" w:rsidR="0009766F" w:rsidRPr="009A5060" w:rsidRDefault="00DE1C09" w:rsidP="00C179E5">
      <w:pPr>
        <w:spacing w:line="240" w:lineRule="auto"/>
      </w:pPr>
      <w:r w:rsidRPr="009A5060">
        <w:t xml:space="preserve">The </w:t>
      </w:r>
      <w:r w:rsidR="00700A01">
        <w:t>connection</w:t>
      </w:r>
      <w:r w:rsidRPr="009A5060">
        <w:t xml:space="preserve"> </w:t>
      </w:r>
      <w:r w:rsidR="00700A01">
        <w:t xml:space="preserve">to </w:t>
      </w:r>
      <w:r w:rsidRPr="009A5060">
        <w:t xml:space="preserve">the MCS is designed to: </w:t>
      </w:r>
    </w:p>
    <w:p w14:paraId="22AC16E7" w14:textId="6F4EDCE9" w:rsidR="0009766F" w:rsidRPr="009A5060" w:rsidRDefault="00DE1C09" w:rsidP="00C179E5">
      <w:pPr>
        <w:pStyle w:val="BulletListNormal"/>
        <w:spacing w:line="240" w:lineRule="auto"/>
        <w:ind w:left="714" w:hanging="357"/>
        <w:contextualSpacing/>
        <w:rPr>
          <w:sz w:val="20"/>
          <w:szCs w:val="24"/>
          <w:lang w:val="en-GB"/>
        </w:rPr>
      </w:pPr>
      <w:r w:rsidRPr="009A5060">
        <w:rPr>
          <w:sz w:val="20"/>
          <w:szCs w:val="24"/>
          <w:lang w:val="en-GB"/>
        </w:rPr>
        <w:t>Exchange all necessary data between the QPLANT:CIS and the QCELLs.</w:t>
      </w:r>
    </w:p>
    <w:p w14:paraId="2736DE80" w14:textId="5B5EB296" w:rsidR="00DE1C09" w:rsidRPr="009A5060" w:rsidDel="004967E0" w:rsidRDefault="00DE1C09" w:rsidP="00C179E5">
      <w:pPr>
        <w:pStyle w:val="BulletListNormal"/>
        <w:spacing w:line="240" w:lineRule="auto"/>
        <w:ind w:left="714" w:hanging="357"/>
        <w:contextualSpacing/>
        <w:rPr>
          <w:del w:id="3427" w:author="Dorda Ulrich" w:date="2025-12-02T13:53:00Z" w16du:dateUtc="2025-12-02T12:53:00Z"/>
          <w:sz w:val="20"/>
          <w:szCs w:val="24"/>
          <w:lang w:val="en-GB"/>
        </w:rPr>
      </w:pPr>
      <w:del w:id="3428" w:author="Dorda Ulrich" w:date="2025-12-02T13:53:00Z" w16du:dateUtc="2025-12-02T12:53:00Z">
        <w:r w:rsidRPr="009A5060" w:rsidDel="004967E0">
          <w:rPr>
            <w:sz w:val="20"/>
            <w:szCs w:val="24"/>
            <w:lang w:val="en-GB"/>
          </w:rPr>
          <w:delText>Provide operators with a single, unified interface to seamlessly monitor and control the QPLANT alongside other primary systems.</w:delText>
        </w:r>
      </w:del>
      <w:r w:rsidR="003312A4">
        <w:rPr>
          <w:sz w:val="20"/>
          <w:szCs w:val="24"/>
          <w:lang w:val="en-GB"/>
        </w:rPr>
        <w:br/>
      </w:r>
    </w:p>
    <w:p w14:paraId="6D4150A6" w14:textId="77777777" w:rsidR="0009766F" w:rsidRPr="009A5060" w:rsidRDefault="00DE1C09" w:rsidP="00C179E5">
      <w:pPr>
        <w:spacing w:line="240" w:lineRule="auto"/>
      </w:pPr>
      <w:r w:rsidRPr="009A5060">
        <w:t xml:space="preserve">The integration with the MIT platform is designed to: </w:t>
      </w:r>
    </w:p>
    <w:p w14:paraId="695423C7" w14:textId="1BF2C934" w:rsidR="00220660" w:rsidRPr="009A5060" w:rsidRDefault="00220660" w:rsidP="00C179E5">
      <w:pPr>
        <w:pStyle w:val="BulletListNormal"/>
        <w:spacing w:line="240" w:lineRule="auto"/>
        <w:ind w:left="714" w:hanging="357"/>
        <w:contextualSpacing/>
        <w:rPr>
          <w:sz w:val="20"/>
          <w:szCs w:val="24"/>
          <w:lang w:val="en-GB"/>
        </w:rPr>
      </w:pPr>
      <w:r w:rsidRPr="009A5060">
        <w:rPr>
          <w:sz w:val="20"/>
          <w:szCs w:val="24"/>
          <w:lang w:val="en-GB"/>
        </w:rPr>
        <w:t>Connect to centralized network</w:t>
      </w:r>
      <w:r w:rsidR="00675CE4" w:rsidRPr="009A5060">
        <w:rPr>
          <w:sz w:val="20"/>
          <w:szCs w:val="24"/>
          <w:lang w:val="en-GB"/>
        </w:rPr>
        <w:t>ing</w:t>
      </w:r>
    </w:p>
    <w:p w14:paraId="43C027E9" w14:textId="677DF8DE" w:rsidR="0009766F" w:rsidRPr="009A5060" w:rsidRDefault="00DE1C09" w:rsidP="00C179E5">
      <w:pPr>
        <w:pStyle w:val="BulletListNormal"/>
        <w:spacing w:line="240" w:lineRule="auto"/>
        <w:ind w:left="714" w:hanging="357"/>
        <w:contextualSpacing/>
        <w:rPr>
          <w:sz w:val="20"/>
          <w:szCs w:val="24"/>
          <w:lang w:val="en-GB"/>
        </w:rPr>
      </w:pPr>
      <w:r w:rsidRPr="009A5060">
        <w:rPr>
          <w:sz w:val="20"/>
          <w:szCs w:val="24"/>
          <w:lang w:val="en-GB"/>
        </w:rPr>
        <w:t xml:space="preserve">Utilize centralized infrastructure </w:t>
      </w:r>
      <w:r w:rsidR="00662F7D" w:rsidRPr="009A5060">
        <w:rPr>
          <w:sz w:val="20"/>
          <w:szCs w:val="24"/>
          <w:lang w:val="en-GB"/>
        </w:rPr>
        <w:t>like</w:t>
      </w:r>
      <w:r w:rsidRPr="009A5060">
        <w:rPr>
          <w:sz w:val="20"/>
          <w:szCs w:val="24"/>
          <w:lang w:val="en-GB"/>
        </w:rPr>
        <w:t xml:space="preserve"> data storage, backups, and user authentication. </w:t>
      </w:r>
    </w:p>
    <w:p w14:paraId="1C9E96E0" w14:textId="786477F2" w:rsidR="0009766F" w:rsidRPr="009A5060" w:rsidRDefault="00DE1C09" w:rsidP="00C179E5">
      <w:pPr>
        <w:spacing w:line="240" w:lineRule="auto"/>
      </w:pPr>
      <w:r w:rsidRPr="009A5060">
        <w:t xml:space="preserve">Within the overall </w:t>
      </w:r>
      <w:r w:rsidR="00FA0D98" w:rsidRPr="009A5060">
        <w:t xml:space="preserve">machine </w:t>
      </w:r>
      <w:r w:rsidRPr="009A5060">
        <w:t xml:space="preserve">safety framework, the QPLANT:CIS has a clearly defined role: </w:t>
      </w:r>
    </w:p>
    <w:p w14:paraId="73C52A18" w14:textId="77B57680" w:rsidR="0009766F" w:rsidRPr="009A5060" w:rsidRDefault="00DE1C09" w:rsidP="00C179E5">
      <w:pPr>
        <w:pStyle w:val="BulletListNormal"/>
        <w:spacing w:line="240" w:lineRule="auto"/>
        <w:ind w:left="714" w:hanging="357"/>
        <w:contextualSpacing/>
        <w:rPr>
          <w:sz w:val="20"/>
          <w:szCs w:val="24"/>
          <w:lang w:val="en-GB"/>
        </w:rPr>
      </w:pPr>
      <w:r w:rsidRPr="009A5060">
        <w:rPr>
          <w:sz w:val="20"/>
          <w:szCs w:val="24"/>
          <w:lang w:val="en-GB"/>
        </w:rPr>
        <w:t xml:space="preserve">It </w:t>
      </w:r>
      <w:r w:rsidR="0009766F" w:rsidRPr="009A5060">
        <w:rPr>
          <w:sz w:val="20"/>
          <w:szCs w:val="24"/>
          <w:lang w:val="en-GB"/>
        </w:rPr>
        <w:t>manages</w:t>
      </w:r>
      <w:r w:rsidRPr="009A5060">
        <w:rPr>
          <w:sz w:val="20"/>
          <w:szCs w:val="24"/>
          <w:lang w:val="en-GB"/>
        </w:rPr>
        <w:t xml:space="preserve"> the dedicated local protection of the QPLANT, executing immediate safety functions such as automated shutdowns in response to internal faults.</w:t>
      </w:r>
    </w:p>
    <w:p w14:paraId="1D037AA3" w14:textId="73409365" w:rsidR="00DE1C09" w:rsidRPr="009A5060" w:rsidRDefault="00DE1C09" w:rsidP="00C179E5">
      <w:pPr>
        <w:pStyle w:val="BulletListNormal"/>
        <w:spacing w:line="240" w:lineRule="auto"/>
        <w:ind w:left="714" w:hanging="357"/>
        <w:contextualSpacing/>
        <w:rPr>
          <w:sz w:val="20"/>
          <w:szCs w:val="24"/>
          <w:lang w:val="en-GB"/>
        </w:rPr>
      </w:pPr>
      <w:r w:rsidRPr="009A5060">
        <w:rPr>
          <w:sz w:val="20"/>
          <w:szCs w:val="24"/>
          <w:lang w:val="en-GB"/>
        </w:rPr>
        <w:lastRenderedPageBreak/>
        <w:t>It defers to the</w:t>
      </w:r>
      <w:r w:rsidR="0009766F" w:rsidRPr="009A5060">
        <w:rPr>
          <w:sz w:val="20"/>
          <w:szCs w:val="24"/>
          <w:lang w:val="en-GB"/>
        </w:rPr>
        <w:t xml:space="preserve"> </w:t>
      </w:r>
      <w:r w:rsidRPr="009A5060">
        <w:rPr>
          <w:sz w:val="20"/>
          <w:szCs w:val="24"/>
          <w:lang w:val="en-GB"/>
        </w:rPr>
        <w:t>MIS for all global safety functions, particularly when the QPLANT interacts with other facility systems</w:t>
      </w:r>
      <w:r w:rsidR="00A24FEC">
        <w:rPr>
          <w:sz w:val="20"/>
          <w:szCs w:val="24"/>
          <w:lang w:val="en-GB"/>
        </w:rPr>
        <w:br/>
      </w:r>
      <w:r w:rsidR="00A24FEC">
        <w:rPr>
          <w:sz w:val="20"/>
          <w:szCs w:val="24"/>
          <w:lang w:val="en-GB"/>
        </w:rPr>
        <w:br/>
      </w:r>
      <w:r w:rsidR="00A24FEC" w:rsidRPr="004D0463">
        <w:rPr>
          <w:sz w:val="20"/>
          <w:szCs w:val="24"/>
          <w:highlight w:val="yellow"/>
          <w:lang w:val="en-GB"/>
        </w:rPr>
        <w:t>USER_REQUIREMENT for CONTROL_SYSTEM – operator, technician, technical expert (cryogenic engineer, owner, user, RISK, Opportunity, INTERFACES</w:t>
      </w:r>
    </w:p>
    <w:p w14:paraId="4DEC50B1" w14:textId="77777777" w:rsidR="00A310E5" w:rsidRPr="009A5060" w:rsidRDefault="00A310E5" w:rsidP="00C179E5">
      <w:pPr>
        <w:pStyle w:val="Heading3numbered"/>
        <w:spacing w:line="240" w:lineRule="auto"/>
      </w:pPr>
      <w:bookmarkStart w:id="3429" w:name="_Toc200492241"/>
      <w:bookmarkStart w:id="3430" w:name="_Toc202536176"/>
      <w:bookmarkStart w:id="3431" w:name="_Toc216340944"/>
      <w:r w:rsidRPr="009A5060">
        <w:t>Reference Architecture</w:t>
      </w:r>
      <w:bookmarkEnd w:id="3429"/>
      <w:bookmarkEnd w:id="3430"/>
      <w:bookmarkEnd w:id="3431"/>
    </w:p>
    <w:p w14:paraId="3B690870" w14:textId="76A3D6BC" w:rsidR="0009766F" w:rsidRPr="009A5060" w:rsidRDefault="0009766F" w:rsidP="00C179E5">
      <w:pPr>
        <w:pStyle w:val="regular"/>
        <w:spacing w:line="240" w:lineRule="auto"/>
      </w:pPr>
      <w:r w:rsidRPr="009A5060">
        <w:rPr>
          <w:rStyle w:val="AAReferencedChar"/>
        </w:rPr>
        <w:fldChar w:fldCharType="begin"/>
      </w:r>
      <w:r w:rsidRPr="009A5060">
        <w:instrText xml:space="preserve"> REF _Ref210826960 \h </w:instrText>
      </w:r>
      <w:r w:rsidRPr="009A5060">
        <w:rPr>
          <w:rStyle w:val="AAReferencedChar"/>
        </w:rPr>
      </w:r>
      <w:r w:rsidR="00C179E5">
        <w:rPr>
          <w:rStyle w:val="AAReferencedChar"/>
        </w:rPr>
        <w:instrText xml:space="preserve"> \* MERGEFORMAT </w:instrText>
      </w:r>
      <w:r w:rsidRPr="009A5060">
        <w:rPr>
          <w:rStyle w:val="AAReferencedChar"/>
        </w:rPr>
        <w:fldChar w:fldCharType="separate"/>
      </w:r>
      <w:r w:rsidR="00041F61" w:rsidRPr="009A5060">
        <w:t xml:space="preserve">Figure </w:t>
      </w:r>
      <w:r w:rsidR="00041F61">
        <w:rPr>
          <w:noProof/>
        </w:rPr>
        <w:t>9</w:t>
      </w:r>
      <w:r w:rsidRPr="009A5060">
        <w:rPr>
          <w:rStyle w:val="AAReferencedChar"/>
        </w:rPr>
        <w:fldChar w:fldCharType="end"/>
      </w:r>
      <w:r w:rsidRPr="009A5060">
        <w:rPr>
          <w:rStyle w:val="AAReferencedChar"/>
        </w:rPr>
        <w:t xml:space="preserve"> </w:t>
      </w:r>
      <w:r w:rsidRPr="009A5060">
        <w:t xml:space="preserve">illustrates the reference architecture of the complete cryogenic control system, identifying the QPLANT:CIS as a key sub-system. </w:t>
      </w:r>
    </w:p>
    <w:p w14:paraId="2AE27711" w14:textId="26EDAFC5" w:rsidR="00557FCE" w:rsidRPr="009A5060" w:rsidRDefault="00557FCE" w:rsidP="00C179E5">
      <w:pPr>
        <w:keepNext/>
        <w:spacing w:line="240" w:lineRule="auto"/>
        <w:jc w:val="center"/>
      </w:pPr>
      <w:r w:rsidRPr="009A5060">
        <w:rPr>
          <w:noProof/>
        </w:rPr>
        <w:drawing>
          <wp:inline distT="0" distB="0" distL="0" distR="0" wp14:anchorId="7A546B22" wp14:editId="488FB257">
            <wp:extent cx="6087600" cy="5583600"/>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ryoPlantPhysicalNew.drawio (3).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087600" cy="5583600"/>
                    </a:xfrm>
                    <a:prstGeom prst="rect">
                      <a:avLst/>
                    </a:prstGeom>
                  </pic:spPr>
                </pic:pic>
              </a:graphicData>
            </a:graphic>
          </wp:inline>
        </w:drawing>
      </w:r>
    </w:p>
    <w:p w14:paraId="21C3AD09" w14:textId="13BCE213" w:rsidR="00557FCE" w:rsidRPr="009A5060" w:rsidRDefault="00557FCE" w:rsidP="00C179E5">
      <w:pPr>
        <w:pStyle w:val="Caption"/>
        <w:spacing w:line="240" w:lineRule="auto"/>
        <w:jc w:val="left"/>
      </w:pPr>
      <w:bookmarkStart w:id="3432" w:name="_Ref210826960"/>
      <w:bookmarkStart w:id="3433" w:name="_Ref210826954"/>
      <w:bookmarkStart w:id="3434" w:name="_Toc212194952"/>
      <w:r w:rsidRPr="009A5060">
        <w:t xml:space="preserve">Figure </w:t>
      </w:r>
      <w:r w:rsidRPr="009A5060">
        <w:fldChar w:fldCharType="begin"/>
      </w:r>
      <w:r w:rsidRPr="009A5060">
        <w:instrText xml:space="preserve"> SEQ Figure \* ARABIC </w:instrText>
      </w:r>
      <w:r w:rsidRPr="009A5060">
        <w:fldChar w:fldCharType="separate"/>
      </w:r>
      <w:r w:rsidR="00041F61">
        <w:rPr>
          <w:noProof/>
        </w:rPr>
        <w:t>9</w:t>
      </w:r>
      <w:r w:rsidRPr="009A5060">
        <w:fldChar w:fldCharType="end"/>
      </w:r>
      <w:bookmarkEnd w:id="3432"/>
      <w:r w:rsidRPr="009A5060">
        <w:t xml:space="preserve"> </w:t>
      </w:r>
      <w:bookmarkStart w:id="3435" w:name="_Ref183516623"/>
      <w:bookmarkStart w:id="3436" w:name="_Toc190680897"/>
      <w:bookmarkStart w:id="3437" w:name="_Ref192510473"/>
      <w:bookmarkStart w:id="3438" w:name="_Toc201752429"/>
      <w:r w:rsidRPr="009A5060">
        <w:t xml:space="preserve"> Reference Architecture of the Cryogenic Control </w:t>
      </w:r>
      <w:bookmarkEnd w:id="3435"/>
      <w:r w:rsidRPr="009A5060">
        <w:t>System</w:t>
      </w:r>
      <w:bookmarkEnd w:id="3433"/>
      <w:bookmarkEnd w:id="3434"/>
      <w:bookmarkEnd w:id="3436"/>
      <w:bookmarkEnd w:id="3437"/>
      <w:bookmarkEnd w:id="3438"/>
    </w:p>
    <w:p w14:paraId="12B92E37" w14:textId="0671DAB1" w:rsidR="00C634AC" w:rsidRPr="009A5060" w:rsidRDefault="00BA0841" w:rsidP="00C179E5">
      <w:pPr>
        <w:spacing w:line="240" w:lineRule="auto"/>
      </w:pPr>
      <w:r w:rsidRPr="009A5060">
        <w:t>Refer to §</w:t>
      </w:r>
      <w:r w:rsidRPr="009A5060">
        <w:fldChar w:fldCharType="begin"/>
      </w:r>
      <w:r w:rsidRPr="009A5060">
        <w:instrText xml:space="preserve"> REF _Ref212036407 \r \h  \* MERGEFORMAT </w:instrText>
      </w:r>
      <w:r w:rsidRPr="009A5060">
        <w:fldChar w:fldCharType="separate"/>
      </w:r>
      <w:r w:rsidR="00041F61">
        <w:t>8.2.2</w:t>
      </w:r>
      <w:r w:rsidRPr="009A5060">
        <w:fldChar w:fldCharType="end"/>
      </w:r>
      <w:r w:rsidRPr="009A5060">
        <w:t xml:space="preserve"> for detailed signal and interface mapping shown in </w:t>
      </w:r>
      <w:r w:rsidRPr="009A5060">
        <w:rPr>
          <w:rStyle w:val="AAReferencedChar"/>
        </w:rPr>
        <w:fldChar w:fldCharType="begin"/>
      </w:r>
      <w:r w:rsidRPr="009A5060">
        <w:instrText xml:space="preserve"> REF _Ref210826960 \h </w:instrText>
      </w:r>
      <w:r w:rsidRPr="009A5060">
        <w:rPr>
          <w:rStyle w:val="AAReferencedChar"/>
        </w:rPr>
      </w:r>
      <w:r w:rsidR="00C179E5">
        <w:rPr>
          <w:rStyle w:val="AAReferencedChar"/>
        </w:rPr>
        <w:instrText xml:space="preserve"> \* MERGEFORMAT </w:instrText>
      </w:r>
      <w:r w:rsidRPr="009A5060">
        <w:rPr>
          <w:rStyle w:val="AAReferencedChar"/>
        </w:rPr>
        <w:fldChar w:fldCharType="separate"/>
      </w:r>
      <w:r w:rsidR="00041F61" w:rsidRPr="009A5060">
        <w:t xml:space="preserve">Figure </w:t>
      </w:r>
      <w:r w:rsidR="00041F61">
        <w:rPr>
          <w:noProof/>
        </w:rPr>
        <w:t>9</w:t>
      </w:r>
      <w:r w:rsidRPr="009A5060">
        <w:rPr>
          <w:rStyle w:val="AAReferencedChar"/>
        </w:rPr>
        <w:fldChar w:fldCharType="end"/>
      </w:r>
      <w:r w:rsidRPr="009A5060">
        <w:rPr>
          <w:rStyle w:val="AAReferencedChar"/>
        </w:rPr>
        <w:t xml:space="preserve"> </w:t>
      </w:r>
    </w:p>
    <w:p w14:paraId="6E463284" w14:textId="425FA311" w:rsidR="00595FBE" w:rsidRPr="00D100BC" w:rsidRDefault="00595FBE" w:rsidP="00C179E5">
      <w:pPr>
        <w:pStyle w:val="Heading3numbered"/>
        <w:spacing w:line="240" w:lineRule="auto"/>
        <w:rPr>
          <w:highlight w:val="yellow"/>
        </w:rPr>
      </w:pPr>
      <w:bookmarkStart w:id="3439" w:name="_Toc216340945"/>
      <w:r w:rsidRPr="00D100BC">
        <w:rPr>
          <w:highlight w:val="yellow"/>
        </w:rPr>
        <w:t>Architecture, Autonomy, and Scope</w:t>
      </w:r>
      <w:bookmarkEnd w:id="3439"/>
    </w:p>
    <w:p w14:paraId="39798AB0" w14:textId="58DF7D75" w:rsidR="00812E27" w:rsidRPr="009A5060" w:rsidRDefault="00812E27" w:rsidP="00C179E5">
      <w:pPr>
        <w:pStyle w:val="RequirementList"/>
        <w:spacing w:line="240" w:lineRule="auto"/>
      </w:pPr>
      <w:r w:rsidRPr="009A5060">
        <w:t xml:space="preserve">The QPLANT:CIS shall include </w:t>
      </w:r>
      <w:r w:rsidR="000042C3" w:rsidRPr="009A5060">
        <w:t xml:space="preserve">all </w:t>
      </w:r>
      <w:r w:rsidRPr="009A5060">
        <w:t xml:space="preserve">components identified in green within </w:t>
      </w:r>
      <w:r w:rsidRPr="009A5060">
        <w:fldChar w:fldCharType="begin"/>
      </w:r>
      <w:r w:rsidRPr="009A5060">
        <w:instrText xml:space="preserve"> REF _Ref210826960 \h </w:instrText>
      </w:r>
      <w:r w:rsidR="00C179E5">
        <w:instrText xml:space="preserve"> \* MERGEFORMAT </w:instrText>
      </w:r>
      <w:r w:rsidRPr="009A5060">
        <w:fldChar w:fldCharType="separate"/>
      </w:r>
      <w:r w:rsidR="00041F61" w:rsidRPr="009A5060">
        <w:t xml:space="preserve">Figure </w:t>
      </w:r>
      <w:r w:rsidR="00041F61">
        <w:rPr>
          <w:noProof/>
        </w:rPr>
        <w:t>9</w:t>
      </w:r>
      <w:r w:rsidRPr="009A5060">
        <w:fldChar w:fldCharType="end"/>
      </w:r>
      <w:r w:rsidR="00843553" w:rsidRPr="009A5060">
        <w:t xml:space="preserve"> </w:t>
      </w:r>
      <w:r w:rsidRPr="009A5060">
        <w:t>(Reference Architecture).  The QPLANT:CIS  shall include any additional systems or subsystems required to meet overall cryogenic system performance, functional, and safety objectives.</w:t>
      </w:r>
    </w:p>
    <w:p w14:paraId="072ED740" w14:textId="31E266A8" w:rsidR="00595FBE" w:rsidRPr="009A5060" w:rsidRDefault="00595FBE" w:rsidP="00C179E5">
      <w:pPr>
        <w:pStyle w:val="RequirementList"/>
        <w:spacing w:line="240" w:lineRule="auto"/>
      </w:pPr>
      <w:r w:rsidRPr="009A5060">
        <w:lastRenderedPageBreak/>
        <w:t xml:space="preserve">The </w:t>
      </w:r>
      <w:r w:rsidR="00D97476" w:rsidRPr="009A5060">
        <w:t>QPLANT:CIS</w:t>
      </w:r>
      <w:r w:rsidRPr="009A5060">
        <w:t xml:space="preserve"> shall use a commercially available, industrial-grade control platform with documented lifecycle support and vendor independence</w:t>
      </w:r>
      <w:r w:rsidR="00352FF0" w:rsidRPr="009A5060">
        <w:t xml:space="preserve">.  </w:t>
      </w:r>
      <w:r w:rsidRPr="009A5060">
        <w:t xml:space="preserve">It shall meet applicable safety, performance, and reliability standards and </w:t>
      </w:r>
      <w:r w:rsidR="00DA7138" w:rsidRPr="009A5060">
        <w:t>shall comply</w:t>
      </w:r>
      <w:r w:rsidRPr="009A5060">
        <w:t xml:space="preserve"> with all relevant regulatory frameworks.</w:t>
      </w:r>
    </w:p>
    <w:p w14:paraId="2B046EA5" w14:textId="641F4382" w:rsidR="00595FBE" w:rsidRPr="009A5060" w:rsidRDefault="00595FBE" w:rsidP="00C179E5">
      <w:pPr>
        <w:pStyle w:val="RequirementList"/>
        <w:spacing w:line="240" w:lineRule="auto"/>
      </w:pPr>
      <w:r w:rsidRPr="009A5060">
        <w:t xml:space="preserve">The </w:t>
      </w:r>
      <w:r w:rsidR="00D97476" w:rsidRPr="009A5060">
        <w:t>QPLANT:CIS</w:t>
      </w:r>
      <w:r w:rsidRPr="009A5060">
        <w:t xml:space="preserve"> shall enable autonomous operation of the QPLANT across all defined operational scenarios and transitions, without requiring operator intervention.</w:t>
      </w:r>
    </w:p>
    <w:p w14:paraId="14F29142" w14:textId="77777777" w:rsidR="00987EF7" w:rsidRPr="009A5060" w:rsidRDefault="00987EF7" w:rsidP="00C179E5">
      <w:pPr>
        <w:pStyle w:val="RequirementList"/>
        <w:spacing w:line="240" w:lineRule="auto"/>
      </w:pPr>
      <w:r w:rsidRPr="009A5060">
        <w:t>The QPLANT:CIS shall support real-time monitoring of instrument health (e.g.: drift, dropout, deviation from expected range) with alarms and diagnostic flags for early fault detection.</w:t>
      </w:r>
    </w:p>
    <w:p w14:paraId="71EBD4BB" w14:textId="77777777" w:rsidR="00A24FEC" w:rsidRPr="009A5060" w:rsidRDefault="00A24FEC" w:rsidP="00C179E5">
      <w:pPr>
        <w:pStyle w:val="Heading3numbered"/>
        <w:spacing w:line="240" w:lineRule="auto"/>
      </w:pPr>
      <w:bookmarkStart w:id="3440" w:name="_Toc200492316"/>
      <w:bookmarkStart w:id="3441" w:name="_Toc202536188"/>
      <w:bookmarkStart w:id="3442" w:name="_Toc216340946"/>
      <w:bookmarkStart w:id="3443" w:name="_Toc202536179"/>
      <w:r w:rsidRPr="009A5060">
        <w:t>Network</w:t>
      </w:r>
      <w:bookmarkEnd w:id="3440"/>
      <w:bookmarkEnd w:id="3441"/>
      <w:bookmarkEnd w:id="3442"/>
    </w:p>
    <w:p w14:paraId="7F4CFBE5" w14:textId="77777777" w:rsidR="00A24FEC" w:rsidRPr="003A19CA" w:rsidRDefault="00A24FEC" w:rsidP="00C179E5">
      <w:pPr>
        <w:pStyle w:val="Heading4numbered"/>
        <w:rPr>
          <w:sz w:val="20"/>
          <w:lang w:val="en-GB"/>
        </w:rPr>
      </w:pPr>
      <w:bookmarkStart w:id="3444" w:name="_Toc200492317"/>
      <w:bookmarkStart w:id="3445" w:name="_Toc202536189"/>
      <w:r w:rsidRPr="003A19CA">
        <w:rPr>
          <w:sz w:val="20"/>
          <w:lang w:val="en-GB"/>
        </w:rPr>
        <w:t>Reference Architecture</w:t>
      </w:r>
      <w:bookmarkEnd w:id="3444"/>
      <w:bookmarkEnd w:id="3445"/>
    </w:p>
    <w:p w14:paraId="47688B09" w14:textId="77777777" w:rsidR="00A24FEC" w:rsidRPr="009A5060" w:rsidRDefault="00A24FEC" w:rsidP="00C179E5">
      <w:pPr>
        <w:spacing w:line="240" w:lineRule="auto"/>
        <w:jc w:val="center"/>
      </w:pPr>
      <w:r w:rsidRPr="009A5060">
        <w:rPr>
          <w:noProof/>
        </w:rPr>
        <w:drawing>
          <wp:inline distT="0" distB="0" distL="0" distR="0" wp14:anchorId="71C5FC4E" wp14:editId="536D30D9">
            <wp:extent cx="4359806" cy="2219987"/>
            <wp:effectExtent l="0" t="0" r="3175" b="8890"/>
            <wp:docPr id="8" name="attachment_diagram_20241202-1457.47868.mxg.svg">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ttachment_diagram_20241202-1457.47868.mxg.svg"/>
                    <pic:cNvPicPr/>
                  </pic:nvPicPr>
                  <pic:blipFill>
                    <a:blip r:embed="rId35"/>
                    <a:stretch>
                      <a:fillRect/>
                    </a:stretch>
                  </pic:blipFill>
                  <pic:spPr>
                    <a:xfrm>
                      <a:off x="0" y="0"/>
                      <a:ext cx="4380628" cy="2230589"/>
                    </a:xfrm>
                    <a:prstGeom prst="rect">
                      <a:avLst/>
                    </a:prstGeom>
                  </pic:spPr>
                </pic:pic>
              </a:graphicData>
            </a:graphic>
          </wp:inline>
        </w:drawing>
      </w:r>
    </w:p>
    <w:p w14:paraId="10AAA214" w14:textId="3E783CA7" w:rsidR="00A24FEC" w:rsidRPr="009A5060" w:rsidRDefault="00A24FEC" w:rsidP="00C179E5">
      <w:pPr>
        <w:pStyle w:val="Caption"/>
        <w:spacing w:line="240" w:lineRule="auto"/>
      </w:pPr>
      <w:bookmarkStart w:id="3446" w:name="_Ref211429607"/>
      <w:bookmarkStart w:id="3447" w:name="_Toc190680899"/>
      <w:bookmarkStart w:id="3448" w:name="_Toc201752431"/>
      <w:bookmarkStart w:id="3449" w:name="_Ref211429602"/>
      <w:bookmarkStart w:id="3450" w:name="_Toc212194954"/>
      <w:r w:rsidRPr="009A5060">
        <w:t xml:space="preserve">Figure </w:t>
      </w:r>
      <w:r w:rsidRPr="009A5060">
        <w:fldChar w:fldCharType="begin"/>
      </w:r>
      <w:r w:rsidRPr="009A5060">
        <w:instrText xml:space="preserve"> SEQ Figure \* ARABIC </w:instrText>
      </w:r>
      <w:r w:rsidRPr="009A5060">
        <w:fldChar w:fldCharType="separate"/>
      </w:r>
      <w:r w:rsidR="00041F61">
        <w:rPr>
          <w:noProof/>
        </w:rPr>
        <w:t>10</w:t>
      </w:r>
      <w:r w:rsidRPr="009A5060">
        <w:fldChar w:fldCharType="end"/>
      </w:r>
      <w:bookmarkEnd w:id="3446"/>
      <w:r w:rsidRPr="009A5060">
        <w:t xml:space="preserve"> MIT Reference Architecture</w:t>
      </w:r>
      <w:bookmarkEnd w:id="3447"/>
      <w:bookmarkEnd w:id="3448"/>
      <w:bookmarkEnd w:id="3449"/>
      <w:bookmarkEnd w:id="3450"/>
    </w:p>
    <w:p w14:paraId="7D188984" w14:textId="10DCE472" w:rsidR="00A24FEC" w:rsidRPr="009A5060" w:rsidRDefault="00A24FEC" w:rsidP="00C179E5">
      <w:pPr>
        <w:pStyle w:val="regular"/>
        <w:keepNext/>
        <w:keepLines/>
        <w:spacing w:line="240" w:lineRule="auto"/>
      </w:pPr>
      <w:r w:rsidRPr="009A5060">
        <w:t xml:space="preserve">From </w:t>
      </w:r>
      <w:r w:rsidRPr="009A5060">
        <w:fldChar w:fldCharType="begin"/>
      </w:r>
      <w:r w:rsidRPr="009A5060">
        <w:instrText xml:space="preserve"> REF _Ref211429607 \h </w:instrText>
      </w:r>
      <w:r w:rsidR="00C179E5">
        <w:instrText xml:space="preserve"> \* MERGEFORMAT </w:instrText>
      </w:r>
      <w:r w:rsidRPr="009A5060">
        <w:fldChar w:fldCharType="separate"/>
      </w:r>
      <w:r w:rsidR="00041F61" w:rsidRPr="009A5060">
        <w:t xml:space="preserve">Figure </w:t>
      </w:r>
      <w:r w:rsidR="00041F61">
        <w:rPr>
          <w:noProof/>
        </w:rPr>
        <w:t>10</w:t>
      </w:r>
      <w:r w:rsidRPr="009A5060">
        <w:fldChar w:fldCharType="end"/>
      </w:r>
      <w:r w:rsidRPr="009A5060">
        <w:t xml:space="preserve"> above, the hierarchy and levels are shown:</w:t>
      </w:r>
    </w:p>
    <w:p w14:paraId="31608C42" w14:textId="77777777" w:rsidR="00A24FEC" w:rsidRPr="009A5060" w:rsidRDefault="00A24FEC" w:rsidP="00C179E5">
      <w:pPr>
        <w:spacing w:line="240" w:lineRule="auto"/>
        <w:ind w:left="709"/>
      </w:pPr>
      <w:r w:rsidRPr="004A3C31">
        <w:rPr>
          <w:b/>
          <w:bCs/>
          <w:i/>
          <w:iCs/>
        </w:rPr>
        <w:t>Enterprise Network:</w:t>
      </w:r>
      <w:r w:rsidRPr="009A5060">
        <w:t xml:space="preserve"> Represents the high-level IT network connecting various business operations, services, and systems.  It serves as the foundation for communication across the organization.</w:t>
      </w:r>
    </w:p>
    <w:p w14:paraId="5FF18AD4" w14:textId="77777777" w:rsidR="00A24FEC" w:rsidRPr="009A5060" w:rsidRDefault="00A24FEC" w:rsidP="00C179E5">
      <w:pPr>
        <w:spacing w:line="240" w:lineRule="auto"/>
        <w:ind w:left="709"/>
      </w:pPr>
      <w:r w:rsidRPr="004A3C31">
        <w:rPr>
          <w:b/>
          <w:bCs/>
          <w:i/>
          <w:iCs/>
        </w:rPr>
        <w:t>Industrial Network:</w:t>
      </w:r>
      <w:r w:rsidRPr="009A5060">
        <w:t xml:space="preserve"> Focuses on the network responsible for managing industrial operations and controls, connecting systems such as SCADA, PLCs, and field devices.  It ensures reliable data transmission for production and automation processes.</w:t>
      </w:r>
    </w:p>
    <w:p w14:paraId="5067D276" w14:textId="77777777" w:rsidR="00A24FEC" w:rsidRPr="009A5060" w:rsidRDefault="00A24FEC" w:rsidP="00C179E5">
      <w:pPr>
        <w:spacing w:line="240" w:lineRule="auto"/>
        <w:ind w:left="709"/>
      </w:pPr>
      <w:r w:rsidRPr="004A3C31">
        <w:rPr>
          <w:b/>
          <w:bCs/>
          <w:i/>
          <w:iCs/>
        </w:rPr>
        <w:t>Plant:</w:t>
      </w:r>
      <w:r w:rsidRPr="009A5060">
        <w:t xml:space="preserve"> This is the central infrastructure that interconnects different network segments, providing high-speed data transfer and ensuring scalability and reliability.</w:t>
      </w:r>
    </w:p>
    <w:p w14:paraId="3A01E4D7" w14:textId="77777777" w:rsidR="00A24FEC" w:rsidRPr="009A5060" w:rsidRDefault="00A24FEC" w:rsidP="00C179E5">
      <w:pPr>
        <w:spacing w:line="240" w:lineRule="auto"/>
        <w:ind w:left="709"/>
      </w:pPr>
      <w:r w:rsidRPr="004A3C31">
        <w:rPr>
          <w:b/>
          <w:bCs/>
          <w:i/>
          <w:iCs/>
        </w:rPr>
        <w:t>Zone:</w:t>
      </w:r>
      <w:r w:rsidRPr="009A5060">
        <w:t xml:space="preserve"> Acts as an intermediary between the cell and the industrial network, handling traffic distribution and optimizing data flow.</w:t>
      </w:r>
    </w:p>
    <w:p w14:paraId="75B4DC20" w14:textId="77777777" w:rsidR="00A24FEC" w:rsidRPr="003A19CA" w:rsidRDefault="00A24FEC" w:rsidP="00C179E5">
      <w:pPr>
        <w:pStyle w:val="Heading4numbered"/>
        <w:rPr>
          <w:sz w:val="20"/>
          <w:lang w:val="en-GB"/>
        </w:rPr>
      </w:pPr>
      <w:bookmarkStart w:id="3451" w:name="_Toc200492318"/>
      <w:bookmarkStart w:id="3452" w:name="_Toc202536190"/>
      <w:r w:rsidRPr="003A19CA">
        <w:rPr>
          <w:sz w:val="20"/>
          <w:lang w:val="en-GB"/>
        </w:rPr>
        <w:t>General</w:t>
      </w:r>
      <w:bookmarkEnd w:id="3451"/>
      <w:bookmarkEnd w:id="3452"/>
    </w:p>
    <w:p w14:paraId="366DB787" w14:textId="77777777" w:rsidR="00A24FEC" w:rsidRPr="009A5060" w:rsidRDefault="00A24FEC" w:rsidP="00C179E5">
      <w:pPr>
        <w:pStyle w:val="RequirementList"/>
        <w:spacing w:line="240" w:lineRule="auto"/>
      </w:pPr>
      <w:bookmarkStart w:id="3453" w:name="_Ref195005601"/>
      <w:bookmarkStart w:id="3454" w:name="_Toc200492320"/>
      <w:r w:rsidRPr="009A5060">
        <w:t>The Contractor shall supply a detailed list of the network ports and protocols necessary for the correct functionality of their system and application</w:t>
      </w:r>
      <w:bookmarkEnd w:id="3453"/>
      <w:r w:rsidRPr="009A5060">
        <w:t>.)</w:t>
      </w:r>
      <w:bookmarkEnd w:id="3454"/>
    </w:p>
    <w:p w14:paraId="2A269248" w14:textId="77777777" w:rsidR="00A24FEC" w:rsidRPr="009A5060" w:rsidRDefault="00A24FEC" w:rsidP="00C179E5">
      <w:pPr>
        <w:pStyle w:val="RequirementList"/>
        <w:spacing w:line="240" w:lineRule="auto"/>
      </w:pPr>
      <w:bookmarkStart w:id="3455" w:name="_Toc200492321"/>
      <w:r w:rsidRPr="009A5060">
        <w:t>The Contractor shall be responsible for configuring the necessary network elements based on the inventory of network ports, protocols, internal and external applications.</w:t>
      </w:r>
      <w:bookmarkEnd w:id="3455"/>
    </w:p>
    <w:p w14:paraId="139C1032" w14:textId="77777777" w:rsidR="00E43DCD" w:rsidRDefault="00A24FEC" w:rsidP="00C179E5">
      <w:pPr>
        <w:pStyle w:val="RequirementList"/>
        <w:spacing w:line="240" w:lineRule="auto"/>
      </w:pPr>
      <w:bookmarkStart w:id="3456" w:name="_Ref195005796"/>
      <w:bookmarkStart w:id="3457" w:name="_Toc200492322"/>
      <w:r w:rsidRPr="009A5060">
        <w:t xml:space="preserve">The Contractor shall use IP address ranges for the QPLANT:CIS as provided by the customer.  This includes equipment in Level 0 of the Perdue model.  These ranges will be pre-assigned by MIT to ensure consistency with the overall network architecture and addressing schemes.  </w:t>
      </w:r>
    </w:p>
    <w:p w14:paraId="4ECE8EE9" w14:textId="77777777" w:rsidR="00F90A0B" w:rsidRDefault="00A24FEC" w:rsidP="00C179E5">
      <w:pPr>
        <w:pStyle w:val="RequirementList"/>
        <w:numPr>
          <w:ilvl w:val="0"/>
          <w:numId w:val="20"/>
        </w:numPr>
        <w:spacing w:line="240" w:lineRule="auto"/>
      </w:pPr>
      <w:r w:rsidRPr="00C006E8">
        <w:t xml:space="preserve">The Contractor is responsible for implementing the provided IP ranges without deviation, and any additional IP requirements shall be communicated to and approved by MIT prior to implementation.  </w:t>
      </w:r>
    </w:p>
    <w:p w14:paraId="24C69EA3" w14:textId="7334E1FD" w:rsidR="00A24FEC" w:rsidRPr="00C006E8" w:rsidRDefault="0018542E" w:rsidP="00C179E5">
      <w:pPr>
        <w:pStyle w:val="RequirementList"/>
        <w:numPr>
          <w:ilvl w:val="0"/>
          <w:numId w:val="20"/>
        </w:numPr>
        <w:spacing w:line="240" w:lineRule="auto"/>
      </w:pPr>
      <w:r w:rsidRPr="00C006E8">
        <w:lastRenderedPageBreak/>
        <w:t>T</w:t>
      </w:r>
      <w:r w:rsidR="00A24FEC" w:rsidRPr="00C006E8">
        <w:t>he Contractor shall document the use of the assigned IP ranges for each device and submit this documentation to MIT upon completing the configuration.  MIT reserves the right to audit the Contractor's implementation to ensure adherence to the assigned IP ranges and network configuration standards.</w:t>
      </w:r>
      <w:bookmarkEnd w:id="3456"/>
      <w:bookmarkEnd w:id="3457"/>
    </w:p>
    <w:p w14:paraId="72C09BD1" w14:textId="77777777" w:rsidR="00A24FEC" w:rsidRPr="009A5060" w:rsidRDefault="00A24FEC" w:rsidP="00C179E5">
      <w:pPr>
        <w:pStyle w:val="RequirementList"/>
        <w:spacing w:line="240" w:lineRule="auto"/>
      </w:pPr>
      <w:bookmarkStart w:id="3458" w:name="_Toc200492323"/>
      <w:bookmarkStart w:id="3459" w:name="_Ref194421129"/>
      <w:r w:rsidRPr="009A5060">
        <w:t xml:space="preserve">Where a Software Component can be upgraded, the QPLANT:CIS shall support an upgrade procedure which can be automated as script(s), without the need for an Internet connection.  A list of required tools must be provided. </w:t>
      </w:r>
      <w:bookmarkEnd w:id="3458"/>
      <w:bookmarkEnd w:id="3459"/>
    </w:p>
    <w:p w14:paraId="6226A180" w14:textId="77777777" w:rsidR="00A24FEC" w:rsidRPr="003A19CA" w:rsidRDefault="00A24FEC" w:rsidP="00C179E5">
      <w:pPr>
        <w:pStyle w:val="Heading4numbered"/>
        <w:rPr>
          <w:sz w:val="20"/>
          <w:lang w:val="en-GB"/>
        </w:rPr>
      </w:pPr>
      <w:bookmarkStart w:id="3460" w:name="_Toc200492325"/>
      <w:bookmarkStart w:id="3461" w:name="_Toc202536191"/>
      <w:r w:rsidRPr="003A19CA">
        <w:rPr>
          <w:sz w:val="20"/>
          <w:lang w:val="en-GB"/>
        </w:rPr>
        <w:t>Services</w:t>
      </w:r>
      <w:bookmarkEnd w:id="3460"/>
      <w:bookmarkEnd w:id="3461"/>
    </w:p>
    <w:p w14:paraId="7F0EA003" w14:textId="77119F45" w:rsidR="00A24FEC" w:rsidRPr="009A5060" w:rsidRDefault="00A24FEC" w:rsidP="00C179E5">
      <w:pPr>
        <w:pStyle w:val="RequirementList"/>
        <w:spacing w:line="240" w:lineRule="auto"/>
      </w:pPr>
      <w:bookmarkStart w:id="3462" w:name="_Ref195006192"/>
      <w:bookmarkStart w:id="3463" w:name="_Toc200492326"/>
      <w:r w:rsidRPr="009A5060">
        <w:t xml:space="preserve">Where backup of a system is required, </w:t>
      </w:r>
      <w:r>
        <w:t xml:space="preserve">the Contractor shall define (in </w:t>
      </w:r>
      <w:r w:rsidRPr="009A5060">
        <w:t>[</w:t>
      </w:r>
      <w:r w:rsidRPr="009A5060">
        <w:rPr>
          <w:b/>
          <w:bCs/>
          <w:color w:val="034694" w:themeColor="accent4"/>
        </w:rPr>
        <w:fldChar w:fldCharType="begin"/>
      </w:r>
      <w:r w:rsidRPr="009A5060">
        <w:rPr>
          <w:b/>
          <w:bCs/>
          <w:color w:val="034694" w:themeColor="accent4"/>
        </w:rPr>
        <w:instrText xml:space="preserve"> REF _Ref211486861 \n \h  \* MERGEFORMAT </w:instrText>
      </w:r>
      <w:r w:rsidRPr="009A5060">
        <w:rPr>
          <w:b/>
          <w:bCs/>
          <w:color w:val="034694" w:themeColor="accent4"/>
        </w:rPr>
      </w:r>
      <w:r w:rsidRPr="009A5060">
        <w:rPr>
          <w:b/>
          <w:bCs/>
          <w:color w:val="034694" w:themeColor="accent4"/>
        </w:rPr>
        <w:fldChar w:fldCharType="separate"/>
      </w:r>
      <w:r w:rsidR="00041F61">
        <w:rPr>
          <w:b/>
          <w:bCs/>
          <w:color w:val="034694" w:themeColor="accent4"/>
        </w:rPr>
        <w:t>DD-8</w:t>
      </w:r>
      <w:r w:rsidRPr="009A5060">
        <w:rPr>
          <w:b/>
          <w:bCs/>
          <w:color w:val="034694" w:themeColor="accent4"/>
        </w:rPr>
        <w:fldChar w:fldCharType="end"/>
      </w:r>
      <w:r w:rsidRPr="009A5060">
        <w:t>]</w:t>
      </w:r>
      <w:r>
        <w:t>)</w:t>
      </w:r>
      <w:r w:rsidRPr="009A5060">
        <w:t>:</w:t>
      </w:r>
      <w:bookmarkEnd w:id="3462"/>
      <w:bookmarkEnd w:id="3463"/>
    </w:p>
    <w:p w14:paraId="6F1D7E3C" w14:textId="77777777" w:rsidR="00A24FEC" w:rsidRPr="009A5060" w:rsidRDefault="00A24FEC" w:rsidP="00C179E5">
      <w:pPr>
        <w:pStyle w:val="RequirementList"/>
        <w:numPr>
          <w:ilvl w:val="0"/>
          <w:numId w:val="27"/>
        </w:numPr>
        <w:spacing w:line="240" w:lineRule="auto"/>
        <w:rPr>
          <w:shd w:val="clear" w:color="auto" w:fill="FFFFFF"/>
        </w:rPr>
      </w:pPr>
      <w:bookmarkStart w:id="3464" w:name="_Toc200492327"/>
      <w:r w:rsidRPr="009A5060">
        <w:rPr>
          <w:shd w:val="clear" w:color="auto" w:fill="FFFFFF"/>
        </w:rPr>
        <w:t>a clear list of all folders, files, databases, ... that are to be included in a backup</w:t>
      </w:r>
      <w:bookmarkEnd w:id="3464"/>
    </w:p>
    <w:p w14:paraId="5980BA68" w14:textId="77777777" w:rsidR="00A24FEC" w:rsidRPr="009A5060" w:rsidRDefault="00A24FEC" w:rsidP="00C179E5">
      <w:pPr>
        <w:pStyle w:val="RequirementList"/>
        <w:numPr>
          <w:ilvl w:val="0"/>
          <w:numId w:val="27"/>
        </w:numPr>
        <w:spacing w:line="240" w:lineRule="auto"/>
        <w:rPr>
          <w:shd w:val="clear" w:color="auto" w:fill="FFFFFF"/>
        </w:rPr>
      </w:pPr>
      <w:bookmarkStart w:id="3465" w:name="_Toc200492328"/>
      <w:r w:rsidRPr="009A5060">
        <w:rPr>
          <w:shd w:val="clear" w:color="auto" w:fill="FFFFFF"/>
        </w:rPr>
        <w:t>a document describing the backup and restore process</w:t>
      </w:r>
      <w:bookmarkEnd w:id="3465"/>
    </w:p>
    <w:p w14:paraId="3A7C164D" w14:textId="77777777" w:rsidR="00A24FEC" w:rsidRPr="009A5060" w:rsidRDefault="00A24FEC" w:rsidP="00C179E5">
      <w:pPr>
        <w:pStyle w:val="RequirementList"/>
        <w:numPr>
          <w:ilvl w:val="0"/>
          <w:numId w:val="27"/>
        </w:numPr>
        <w:spacing w:line="240" w:lineRule="auto"/>
        <w:rPr>
          <w:shd w:val="clear" w:color="auto" w:fill="FFFFFF"/>
        </w:rPr>
      </w:pPr>
      <w:bookmarkStart w:id="3466" w:name="_Toc200492329"/>
      <w:r w:rsidRPr="009A5060">
        <w:rPr>
          <w:shd w:val="clear" w:color="auto" w:fill="FFFFFF"/>
        </w:rPr>
        <w:t>any script(s) required to perform these backups and restore actions</w:t>
      </w:r>
      <w:bookmarkEnd w:id="3466"/>
    </w:p>
    <w:p w14:paraId="45705EBD" w14:textId="090542C8" w:rsidR="00A24FEC" w:rsidRPr="009A5060" w:rsidRDefault="00A24FEC" w:rsidP="00C179E5">
      <w:pPr>
        <w:pStyle w:val="RequirementList"/>
        <w:spacing w:line="240" w:lineRule="auto"/>
      </w:pPr>
      <w:bookmarkStart w:id="3467" w:name="_Toc200492330"/>
      <w:r w:rsidRPr="009A5060">
        <w:t xml:space="preserve">Where the system has an operating system, the System shall support monitoring by at least one of the protocols mentioned in the MIT interface catalogue chapter "Monitoring" </w:t>
      </w:r>
      <w:bookmarkEnd w:id="3467"/>
      <w:r>
        <w:fldChar w:fldCharType="begin"/>
      </w:r>
      <w:r>
        <w:instrText xml:space="preserve"> REF _Ref215473822 \n \h  \* MERGEFORMAT </w:instrText>
      </w:r>
      <w:r>
        <w:fldChar w:fldCharType="separate"/>
      </w:r>
      <w:r w:rsidR="00041F61">
        <w:t>[</w:t>
      </w:r>
      <w:r w:rsidR="00041F61" w:rsidRPr="00041F61">
        <w:rPr>
          <w:b/>
          <w:bCs/>
          <w:color w:val="034694" w:themeColor="accent4"/>
        </w:rPr>
        <w:t>AD 23</w:t>
      </w:r>
      <w:r w:rsidR="00041F61">
        <w:t>]</w:t>
      </w:r>
      <w:r>
        <w:fldChar w:fldCharType="end"/>
      </w:r>
      <w:r>
        <w:t>.</w:t>
      </w:r>
    </w:p>
    <w:p w14:paraId="02EF5F8A" w14:textId="036B3E3C" w:rsidR="00A24FEC" w:rsidRPr="009A5060" w:rsidRDefault="00A24FEC" w:rsidP="00C179E5">
      <w:pPr>
        <w:pStyle w:val="RequirementList"/>
        <w:spacing w:line="240" w:lineRule="auto"/>
      </w:pPr>
      <w:bookmarkStart w:id="3468" w:name="_Toc200492331"/>
      <w:r w:rsidRPr="009A5060">
        <w:t xml:space="preserve">Where the system has no operating system and requires authorization, the System shall support authorization by at least one of the protocols mentioned in the MIT interface catalogue chapter "Authorization and security".  </w:t>
      </w:r>
      <w:bookmarkEnd w:id="3468"/>
      <w:r>
        <w:fldChar w:fldCharType="begin"/>
      </w:r>
      <w:r>
        <w:instrText xml:space="preserve"> REF _Ref215473822 \n \h  \* MERGEFORMAT </w:instrText>
      </w:r>
      <w:r>
        <w:fldChar w:fldCharType="separate"/>
      </w:r>
      <w:r w:rsidR="00041F61">
        <w:t>[</w:t>
      </w:r>
      <w:r w:rsidR="00041F61" w:rsidRPr="00041F61">
        <w:rPr>
          <w:b/>
          <w:bCs/>
          <w:color w:val="034694" w:themeColor="accent4"/>
        </w:rPr>
        <w:t>AD 23</w:t>
      </w:r>
      <w:r w:rsidR="00041F61">
        <w:t>]</w:t>
      </w:r>
      <w:r>
        <w:fldChar w:fldCharType="end"/>
      </w:r>
    </w:p>
    <w:p w14:paraId="3430F3AC" w14:textId="490D0088" w:rsidR="00A24FEC" w:rsidRPr="009A5060" w:rsidRDefault="00A24FEC" w:rsidP="00C179E5">
      <w:pPr>
        <w:pStyle w:val="RequirementList"/>
        <w:spacing w:line="240" w:lineRule="auto"/>
      </w:pPr>
      <w:bookmarkStart w:id="3469" w:name="_Toc200492332"/>
      <w:r w:rsidRPr="009A5060">
        <w:t xml:space="preserve">Where the System has an operating system, the System shall support authorization by at least one of the protocols mentioned in the MIT interface catalogue chapter "Authorization and security" </w:t>
      </w:r>
      <w:bookmarkEnd w:id="3469"/>
      <w:r>
        <w:fldChar w:fldCharType="begin"/>
      </w:r>
      <w:r>
        <w:instrText xml:space="preserve"> REF _Ref215473822 \n \h  \* MERGEFORMAT </w:instrText>
      </w:r>
      <w:r>
        <w:fldChar w:fldCharType="separate"/>
      </w:r>
      <w:r w:rsidR="00041F61">
        <w:t>[</w:t>
      </w:r>
      <w:r w:rsidR="00041F61" w:rsidRPr="00041F61">
        <w:rPr>
          <w:b/>
          <w:bCs/>
          <w:color w:val="034694" w:themeColor="accent4"/>
        </w:rPr>
        <w:t>AD 23</w:t>
      </w:r>
      <w:r w:rsidR="00041F61">
        <w:t>]</w:t>
      </w:r>
      <w:r>
        <w:fldChar w:fldCharType="end"/>
      </w:r>
      <w:r>
        <w:t>.</w:t>
      </w:r>
    </w:p>
    <w:p w14:paraId="5500CC5A" w14:textId="59592EF9" w:rsidR="00A24FEC" w:rsidRPr="009A5060" w:rsidRDefault="00A24FEC" w:rsidP="00C179E5">
      <w:pPr>
        <w:pStyle w:val="RequirementList"/>
        <w:spacing w:line="240" w:lineRule="auto"/>
      </w:pPr>
      <w:bookmarkStart w:id="3470" w:name="_Toc200492333"/>
      <w:r w:rsidRPr="009A5060">
        <w:t>Where the system has no operating system and requires authentication, the System shall support authentication by at least one of the protocols mentioned in the MIT interface catalogue chapter "Authentication"</w:t>
      </w:r>
      <w:r>
        <w:fldChar w:fldCharType="begin"/>
      </w:r>
      <w:r>
        <w:instrText xml:space="preserve"> REF _Ref215473822 \n \h  \* MERGEFORMAT </w:instrText>
      </w:r>
      <w:r>
        <w:fldChar w:fldCharType="separate"/>
      </w:r>
      <w:r w:rsidR="00041F61">
        <w:t>[</w:t>
      </w:r>
      <w:r w:rsidR="00041F61" w:rsidRPr="00041F61">
        <w:rPr>
          <w:b/>
          <w:bCs/>
          <w:color w:val="034694" w:themeColor="accent4"/>
        </w:rPr>
        <w:t>AD 23</w:t>
      </w:r>
      <w:r w:rsidR="00041F61">
        <w:t>]</w:t>
      </w:r>
      <w:r>
        <w:fldChar w:fldCharType="end"/>
      </w:r>
      <w:r w:rsidRPr="009A5060">
        <w:t xml:space="preserve"> </w:t>
      </w:r>
      <w:bookmarkEnd w:id="3470"/>
      <w:r>
        <w:t>.</w:t>
      </w:r>
    </w:p>
    <w:p w14:paraId="1AAC7263" w14:textId="3D9CDFE3" w:rsidR="00A24FEC" w:rsidRPr="009A5060" w:rsidRDefault="00A24FEC" w:rsidP="00C179E5">
      <w:pPr>
        <w:pStyle w:val="RequirementList"/>
        <w:spacing w:line="240" w:lineRule="auto"/>
      </w:pPr>
      <w:bookmarkStart w:id="3471" w:name="_Toc200492334"/>
      <w:r w:rsidRPr="009A5060">
        <w:t>Where the System has an operating system which requires authentication, the System shall support authentication by at least one of the protocols mentioned in the MIT interface catalogue chapter "Authentication"</w:t>
      </w:r>
      <w:bookmarkEnd w:id="3471"/>
      <w:r>
        <w:fldChar w:fldCharType="begin"/>
      </w:r>
      <w:r>
        <w:instrText xml:space="preserve"> REF _Ref215473822 \n \h  \* MERGEFORMAT </w:instrText>
      </w:r>
      <w:r>
        <w:fldChar w:fldCharType="separate"/>
      </w:r>
      <w:r w:rsidR="00041F61">
        <w:t>[</w:t>
      </w:r>
      <w:r w:rsidR="00041F61" w:rsidRPr="00041F61">
        <w:rPr>
          <w:b/>
          <w:bCs/>
          <w:color w:val="034694" w:themeColor="accent4"/>
        </w:rPr>
        <w:t>AD 23</w:t>
      </w:r>
      <w:r w:rsidR="00041F61">
        <w:t>]</w:t>
      </w:r>
      <w:r>
        <w:fldChar w:fldCharType="end"/>
      </w:r>
      <w:r>
        <w:t>.</w:t>
      </w:r>
    </w:p>
    <w:p w14:paraId="64AD03B3" w14:textId="00B64C76" w:rsidR="00A24FEC" w:rsidRPr="009A5060" w:rsidRDefault="00A24FEC" w:rsidP="00C179E5">
      <w:pPr>
        <w:pStyle w:val="RequirementList"/>
        <w:spacing w:line="240" w:lineRule="auto"/>
      </w:pPr>
      <w:bookmarkStart w:id="3472" w:name="_Toc200492335"/>
      <w:r w:rsidRPr="009A5060">
        <w:t>The System shall support network addressing service by at least one of the protocols mentioned in the MIT interface catalogue chapter "Network addressing service"</w:t>
      </w:r>
      <w:bookmarkEnd w:id="3472"/>
      <w:r>
        <w:fldChar w:fldCharType="begin"/>
      </w:r>
      <w:r>
        <w:instrText xml:space="preserve"> REF _Ref215473822 \n \h  \* MERGEFORMAT </w:instrText>
      </w:r>
      <w:r>
        <w:fldChar w:fldCharType="separate"/>
      </w:r>
      <w:r w:rsidR="00041F61">
        <w:t>[</w:t>
      </w:r>
      <w:r w:rsidR="00041F61" w:rsidRPr="00041F61">
        <w:rPr>
          <w:b/>
          <w:bCs/>
          <w:color w:val="034694" w:themeColor="accent4"/>
        </w:rPr>
        <w:t>AD 23</w:t>
      </w:r>
      <w:r w:rsidR="00041F61">
        <w:t>]</w:t>
      </w:r>
      <w:r>
        <w:fldChar w:fldCharType="end"/>
      </w:r>
      <w:r>
        <w:t>.</w:t>
      </w:r>
    </w:p>
    <w:p w14:paraId="5C73CBA8" w14:textId="51D8FD09" w:rsidR="00A24FEC" w:rsidRPr="009A5060" w:rsidRDefault="00A24FEC" w:rsidP="00C179E5">
      <w:pPr>
        <w:pStyle w:val="RequirementList"/>
        <w:spacing w:line="240" w:lineRule="auto"/>
      </w:pPr>
      <w:bookmarkStart w:id="3473" w:name="_Toc200492336"/>
      <w:r w:rsidRPr="009A5060">
        <w:t>The System shall support network naming service by at least one of the protocols mentioned in the MIT interface catalogue chapter "Network naming service"</w:t>
      </w:r>
      <w:bookmarkEnd w:id="3473"/>
      <w:r>
        <w:fldChar w:fldCharType="begin"/>
      </w:r>
      <w:r>
        <w:instrText xml:space="preserve"> REF _Ref215473822 \n \h  \* MERGEFORMAT </w:instrText>
      </w:r>
      <w:r>
        <w:fldChar w:fldCharType="separate"/>
      </w:r>
      <w:r w:rsidR="00041F61">
        <w:t>[</w:t>
      </w:r>
      <w:r w:rsidR="00041F61" w:rsidRPr="00041F61">
        <w:rPr>
          <w:b/>
          <w:bCs/>
          <w:color w:val="034694" w:themeColor="accent4"/>
        </w:rPr>
        <w:t>AD 23</w:t>
      </w:r>
      <w:r w:rsidR="00041F61">
        <w:t>]</w:t>
      </w:r>
      <w:r>
        <w:fldChar w:fldCharType="end"/>
      </w:r>
      <w:r>
        <w:t>.</w:t>
      </w:r>
    </w:p>
    <w:p w14:paraId="6158DFDE" w14:textId="77777777" w:rsidR="00A24FEC" w:rsidRPr="009A5060" w:rsidRDefault="00A24FEC" w:rsidP="00C179E5">
      <w:pPr>
        <w:pStyle w:val="RequirementList"/>
        <w:spacing w:line="240" w:lineRule="auto"/>
      </w:pPr>
      <w:bookmarkStart w:id="3474" w:name="_Toc200492337"/>
      <w:r w:rsidRPr="009A5060">
        <w:t>The Contractor shall implement a mechanism for automatic IP address assignment based on MAC addresses whenever possible, utilizing DHCP services to ensure efficient and consistent configuration.  In scenarios where DHCP is not feasible, the Contractor shall configure static IP addresses in accordance with MIT's assigned IP ranges.  All configurations shall align with MIT's network architecture standards to ensure seamless integration and avoid IP conflicts.</w:t>
      </w:r>
      <w:bookmarkEnd w:id="3474"/>
    </w:p>
    <w:p w14:paraId="299140CF" w14:textId="77777777" w:rsidR="00A24FEC" w:rsidRPr="009A5060" w:rsidRDefault="00A24FEC" w:rsidP="00C179E5">
      <w:pPr>
        <w:pStyle w:val="RequirementList"/>
        <w:spacing w:line="240" w:lineRule="auto"/>
      </w:pPr>
      <w:bookmarkStart w:id="3475" w:name="_Ref196841990"/>
      <w:bookmarkStart w:id="3476" w:name="_Toc200492338"/>
      <w:r w:rsidRPr="009A5060">
        <w:t>The Contractor shall provide a comprehensive list of all devices, including their respective MAC addresses, prior to configuring the network.  This list is crucial for tracking and managing devices, especially when configuring static IP addresses or ensuring proper DHCP assignment</w:t>
      </w:r>
      <w:bookmarkEnd w:id="3475"/>
      <w:r w:rsidRPr="009A5060">
        <w:t xml:space="preserve">.  </w:t>
      </w:r>
      <w:bookmarkEnd w:id="3476"/>
    </w:p>
    <w:p w14:paraId="44701406" w14:textId="77777777" w:rsidR="00A24FEC" w:rsidRPr="009A5060" w:rsidRDefault="00A24FEC" w:rsidP="00C179E5">
      <w:pPr>
        <w:pStyle w:val="RequirementList"/>
        <w:spacing w:line="240" w:lineRule="auto"/>
      </w:pPr>
      <w:bookmarkStart w:id="3477" w:name="_Ref196842224"/>
      <w:bookmarkStart w:id="3478" w:name="_Toc200492339"/>
      <w:r w:rsidRPr="009A5060">
        <w:t>If a device is DHCP-capable but not configured for DHCP, the Contractor shall provide a detailed procedure for enabling and configuring DHCP on the device.  The procedure shall include all necessary steps for ensuring proper DHCP functionality, such as network settings, IP lease time configuration, and alignment with MIT’s DHCP service and network standards</w:t>
      </w:r>
      <w:bookmarkEnd w:id="3477"/>
      <w:r w:rsidRPr="009A5060">
        <w:t xml:space="preserve">.  </w:t>
      </w:r>
      <w:bookmarkEnd w:id="3478"/>
    </w:p>
    <w:p w14:paraId="1ABD0751" w14:textId="77777777" w:rsidR="00A24FEC" w:rsidRPr="003A19CA" w:rsidRDefault="00A24FEC" w:rsidP="00C179E5">
      <w:pPr>
        <w:pStyle w:val="Heading4numbered"/>
        <w:rPr>
          <w:sz w:val="20"/>
          <w:szCs w:val="22"/>
          <w:lang w:val="en-GB"/>
        </w:rPr>
      </w:pPr>
      <w:bookmarkStart w:id="3479" w:name="_Toc200492340"/>
      <w:bookmarkStart w:id="3480" w:name="_Toc202536192"/>
      <w:r w:rsidRPr="003A19CA">
        <w:rPr>
          <w:sz w:val="20"/>
          <w:szCs w:val="22"/>
          <w:lang w:val="en-GB"/>
        </w:rPr>
        <w:t>Infrastructure</w:t>
      </w:r>
      <w:bookmarkEnd w:id="3479"/>
      <w:bookmarkEnd w:id="3480"/>
    </w:p>
    <w:p w14:paraId="60CE7FCC" w14:textId="77777777" w:rsidR="00A24FEC" w:rsidRPr="009A5060" w:rsidRDefault="00A24FEC" w:rsidP="00C179E5">
      <w:pPr>
        <w:pStyle w:val="regular"/>
        <w:spacing w:line="240" w:lineRule="auto"/>
      </w:pPr>
      <w:bookmarkStart w:id="3481" w:name="_Toc200492341"/>
      <w:r w:rsidRPr="009A5060">
        <w:t>An aggregation network ensures high reliability and performance by implementing redundancy to minimize downtime and enable fast recovery during faults.  Redundant connections ensure continuous backbone network availability by enabling quick failover during link failures, minimizing disruptions, and maintaining system stability.</w:t>
      </w:r>
    </w:p>
    <w:p w14:paraId="6D0998FD" w14:textId="77777777" w:rsidR="00A24FEC" w:rsidRPr="009A5060" w:rsidRDefault="00A24FEC" w:rsidP="00C179E5">
      <w:pPr>
        <w:pStyle w:val="RequirementList"/>
        <w:spacing w:line="240" w:lineRule="auto"/>
      </w:pPr>
      <w:r w:rsidRPr="009A5060">
        <w:t xml:space="preserve">The aggregation network shall use a redundant ring topology, with a dedicated redundancy manager and client switches.  The network shall automatically reconfigure within 300 ms in case of interruptions.  Redundant connections to the backbone shall be established using a master/slave configuration, ensuring failover times under 300 ms.  All links within the aggregation network, including connections to the backbone and cell </w:t>
      </w:r>
      <w:r w:rsidRPr="009A5060">
        <w:lastRenderedPageBreak/>
        <w:t xml:space="preserve">networks, shall support 1 Gbit/s bandwidth.  The network design shall incorporate fault recovery mechanisms to reroute traffic in the event of failures, ensuring uninterrupted data flow.  </w:t>
      </w:r>
      <w:bookmarkEnd w:id="3481"/>
    </w:p>
    <w:p w14:paraId="243F009F" w14:textId="77777777" w:rsidR="00A24FEC" w:rsidRPr="009A5060" w:rsidRDefault="00A24FEC" w:rsidP="00C179E5">
      <w:pPr>
        <w:pStyle w:val="RequirementList"/>
        <w:spacing w:line="240" w:lineRule="auto"/>
        <w:rPr>
          <w:color w:val="034694" w:themeColor="accent4"/>
        </w:rPr>
      </w:pPr>
      <w:bookmarkStart w:id="3482" w:name="_Toc200492342"/>
      <w:r w:rsidRPr="009A5060">
        <w:t xml:space="preserve">The QPLANT:CIS shall establish redundant connections to the backbone network using standby redundancy.  Each connection shall include a master and backup device, with failover mechanisms ensuring that if one device or connection fails, the other takes over seamlessly.  The failover time shall be deterministic, with a maximum duration of 300 ms to minimize downtime.  </w:t>
      </w:r>
      <w:r w:rsidRPr="009A5060">
        <w:rPr>
          <w:color w:val="034694" w:themeColor="accent4"/>
        </w:rPr>
        <w:t xml:space="preserve"> </w:t>
      </w:r>
      <w:bookmarkEnd w:id="3482"/>
    </w:p>
    <w:p w14:paraId="20079E05" w14:textId="77777777" w:rsidR="00A24FEC" w:rsidRPr="003A19CA" w:rsidRDefault="00A24FEC" w:rsidP="00C179E5">
      <w:pPr>
        <w:pStyle w:val="Heading4numbered"/>
        <w:rPr>
          <w:sz w:val="20"/>
          <w:lang w:val="en-GB"/>
        </w:rPr>
      </w:pPr>
      <w:bookmarkStart w:id="3483" w:name="_Toc200492343"/>
      <w:bookmarkStart w:id="3484" w:name="_Toc202536193"/>
      <w:r w:rsidRPr="003A19CA">
        <w:rPr>
          <w:sz w:val="20"/>
          <w:lang w:val="en-GB"/>
        </w:rPr>
        <w:t>Security</w:t>
      </w:r>
      <w:bookmarkEnd w:id="3483"/>
      <w:bookmarkEnd w:id="3484"/>
    </w:p>
    <w:p w14:paraId="5F45D984" w14:textId="77777777" w:rsidR="00A24FEC" w:rsidRPr="009A5060" w:rsidRDefault="00A24FEC" w:rsidP="00C179E5">
      <w:pPr>
        <w:pStyle w:val="RequirementList"/>
        <w:spacing w:line="240" w:lineRule="auto"/>
      </w:pPr>
      <w:bookmarkStart w:id="3485" w:name="_Toc200492344"/>
      <w:r w:rsidRPr="009A5060">
        <w:t>The Contractor shall comply with the SCK CEN cybersecurity policy, ensuring alignment with the IAEA NSS17 (Nuclear Security Series), ISO 27001 (Information Security Management), and IEC 62443 (Industrial Communication Networks – Network and System Security) standards.  This includes implementing required security controls, risk management processes, and incident response protocols as outlined by these frameworks.</w:t>
      </w:r>
      <w:bookmarkEnd w:id="3485"/>
    </w:p>
    <w:p w14:paraId="15B68388" w14:textId="77777777" w:rsidR="00A24FEC" w:rsidRPr="009A5060" w:rsidRDefault="00A24FEC" w:rsidP="00C179E5">
      <w:pPr>
        <w:pStyle w:val="RequirementList"/>
        <w:spacing w:line="240" w:lineRule="auto"/>
      </w:pPr>
      <w:bookmarkStart w:id="3486" w:name="_Toc200492345"/>
      <w:bookmarkStart w:id="3487" w:name="_Ref196904142"/>
      <w:r w:rsidRPr="009A5060">
        <w:t xml:space="preserve">Documentation of the system's security features and their alignment with the client's standards must be provided for review and approval before deployment.  </w:t>
      </w:r>
      <w:bookmarkEnd w:id="3486"/>
      <w:bookmarkEnd w:id="3487"/>
    </w:p>
    <w:p w14:paraId="15E0C56F" w14:textId="77777777" w:rsidR="00A24FEC" w:rsidRPr="009A5060" w:rsidRDefault="00A24FEC" w:rsidP="00C179E5">
      <w:pPr>
        <w:pStyle w:val="RequirementList"/>
        <w:spacing w:line="240" w:lineRule="auto"/>
      </w:pPr>
      <w:bookmarkStart w:id="3488" w:name="_Toc200492346"/>
      <w:r w:rsidRPr="009A5060">
        <w:t>The Contractor shall work with the client to verify that the system integrates seamlessly with the client’s existing security infrastructure, including firewalls, VPNs, and any other relevant security tools.</w:t>
      </w:r>
      <w:bookmarkEnd w:id="3488"/>
    </w:p>
    <w:p w14:paraId="6B0302AC" w14:textId="77777777" w:rsidR="00A24FEC" w:rsidRPr="009A5060" w:rsidRDefault="00A24FEC" w:rsidP="00C179E5">
      <w:pPr>
        <w:pStyle w:val="RequirementList"/>
        <w:spacing w:line="240" w:lineRule="auto"/>
      </w:pPr>
      <w:bookmarkStart w:id="3489" w:name="_Toc200492347"/>
      <w:r w:rsidRPr="009A5060">
        <w:t>The Contractor shall identify all products and digital elements used in the production plant, including Commercial Off-The-Shelf (COTS) materials and custom-built systems, that fall under the scope of the Cyber Resilience Act.  These products must be evaluated for compliance with the CRA's cybersecurity requirements.</w:t>
      </w:r>
      <w:bookmarkEnd w:id="3489"/>
    </w:p>
    <w:p w14:paraId="6D8A6808" w14:textId="77777777" w:rsidR="00A24FEC" w:rsidRPr="009A5060" w:rsidRDefault="00A24FEC" w:rsidP="00C179E5">
      <w:pPr>
        <w:pStyle w:val="RequirementList"/>
        <w:spacing w:line="240" w:lineRule="auto"/>
      </w:pPr>
      <w:bookmarkStart w:id="3490" w:name="_Toc200492348"/>
      <w:r w:rsidRPr="009A5060">
        <w:t>If the Contractor requires remote access to the plant, he shall utilize the standard solution provided by the customer.  Access will be granted with restricted permissions to ensure that only necessary functions are available, safeguarding the integrity and security of the plant's systems.  The Contractor is responsible for adhering to the defined access protocols and ensuring compliance with the customer's security policies.</w:t>
      </w:r>
      <w:bookmarkEnd w:id="3490"/>
    </w:p>
    <w:p w14:paraId="0CBC33EF" w14:textId="77777777" w:rsidR="00DB31E2" w:rsidRPr="009A5060" w:rsidRDefault="00DB31E2" w:rsidP="00C179E5">
      <w:pPr>
        <w:pStyle w:val="Heading3numbered"/>
        <w:spacing w:line="240" w:lineRule="auto"/>
      </w:pPr>
      <w:bookmarkStart w:id="3491" w:name="_Toc216340947"/>
      <w:r w:rsidRPr="009A5060">
        <w:t>Software Change Management</w:t>
      </w:r>
      <w:bookmarkEnd w:id="3491"/>
    </w:p>
    <w:p w14:paraId="2B20FFEA" w14:textId="77777777" w:rsidR="00DB31E2" w:rsidRPr="009A5060" w:rsidRDefault="00DB31E2" w:rsidP="00C179E5">
      <w:pPr>
        <w:spacing w:line="240" w:lineRule="auto"/>
        <w:rPr>
          <w:lang w:eastAsia="fr-FR"/>
        </w:rPr>
      </w:pPr>
      <w:r w:rsidRPr="009A5060">
        <w:rPr>
          <w:lang w:eastAsia="fr-FR"/>
        </w:rPr>
        <w:t>Prior to deployment in the production environment, software updates shall be rigorously tested in a staging environment.  This minimizes risks of integration issues with MCS, MIT, MIS, or any interfacing systems and downtime of the QPLANT.</w:t>
      </w:r>
    </w:p>
    <w:p w14:paraId="2C066E4E" w14:textId="77777777" w:rsidR="00DB31E2" w:rsidRPr="009A5060" w:rsidRDefault="00DB31E2" w:rsidP="00C179E5">
      <w:pPr>
        <w:keepNext/>
        <w:spacing w:line="240" w:lineRule="auto"/>
        <w:ind w:left="2127"/>
      </w:pPr>
      <w:r w:rsidRPr="009A5060">
        <w:rPr>
          <w:noProof/>
          <w:sz w:val="22"/>
          <w:szCs w:val="24"/>
        </w:rPr>
        <w:drawing>
          <wp:inline distT="0" distB="0" distL="0" distR="0" wp14:anchorId="5FF06205" wp14:editId="23ED5274">
            <wp:extent cx="3553460" cy="3104865"/>
            <wp:effectExtent l="0" t="0" r="8890" b="635"/>
            <wp:docPr id="10638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rotWithShape="1">
                    <a:blip r:embed="rId36">
                      <a:extLst>
                        <a:ext uri="{28A0092B-C50C-407E-A947-70E740481C1C}">
                          <a14:useLocalDpi xmlns:a14="http://schemas.microsoft.com/office/drawing/2010/main" val="0"/>
                        </a:ext>
                      </a:extLst>
                    </a:blip>
                    <a:srcRect b="13306"/>
                    <a:stretch/>
                  </pic:blipFill>
                  <pic:spPr bwMode="auto">
                    <a:xfrm>
                      <a:off x="0" y="0"/>
                      <a:ext cx="3553460" cy="3104865"/>
                    </a:xfrm>
                    <a:prstGeom prst="rect">
                      <a:avLst/>
                    </a:prstGeom>
                    <a:noFill/>
                    <a:ln>
                      <a:noFill/>
                    </a:ln>
                    <a:extLst>
                      <a:ext uri="{53640926-AAD7-44D8-BBD7-CCE9431645EC}">
                        <a14:shadowObscured xmlns:a14="http://schemas.microsoft.com/office/drawing/2010/main"/>
                      </a:ext>
                    </a:extLst>
                  </pic:spPr>
                </pic:pic>
              </a:graphicData>
            </a:graphic>
          </wp:inline>
        </w:drawing>
      </w:r>
    </w:p>
    <w:p w14:paraId="0DC265F4" w14:textId="50BCBA07" w:rsidR="00DB31E2" w:rsidRPr="009A5060" w:rsidRDefault="00DB31E2" w:rsidP="00C179E5">
      <w:pPr>
        <w:pStyle w:val="Caption"/>
        <w:spacing w:line="240" w:lineRule="auto"/>
        <w:ind w:left="2127"/>
        <w:jc w:val="left"/>
      </w:pPr>
      <w:bookmarkStart w:id="3492" w:name="_Ref211261592"/>
      <w:bookmarkStart w:id="3493" w:name="_Toc201752430"/>
      <w:bookmarkStart w:id="3494" w:name="_Toc212194953"/>
      <w:r w:rsidRPr="009A5060">
        <w:t xml:space="preserve">Figure </w:t>
      </w:r>
      <w:r w:rsidRPr="009A5060">
        <w:fldChar w:fldCharType="begin"/>
      </w:r>
      <w:r w:rsidRPr="009A5060">
        <w:instrText xml:space="preserve"> SEQ Figure \* ARABIC </w:instrText>
      </w:r>
      <w:r w:rsidRPr="009A5060">
        <w:fldChar w:fldCharType="separate"/>
      </w:r>
      <w:r w:rsidR="00041F61">
        <w:rPr>
          <w:noProof/>
        </w:rPr>
        <w:t>11</w:t>
      </w:r>
      <w:r w:rsidRPr="009A5060">
        <w:fldChar w:fldCharType="end"/>
      </w:r>
      <w:bookmarkEnd w:id="3492"/>
      <w:r w:rsidRPr="009A5060">
        <w:t xml:space="preserve"> Software Change Management</w:t>
      </w:r>
      <w:bookmarkEnd w:id="3493"/>
      <w:bookmarkEnd w:id="3494"/>
    </w:p>
    <w:p w14:paraId="75CDFD48" w14:textId="77777777" w:rsidR="00DB31E2" w:rsidRPr="009A5060" w:rsidRDefault="00DB31E2" w:rsidP="00C179E5">
      <w:pPr>
        <w:pStyle w:val="RequirementList"/>
        <w:spacing w:line="240" w:lineRule="auto"/>
      </w:pPr>
      <w:bookmarkStart w:id="3495" w:name="_Toc200492280"/>
      <w:r w:rsidRPr="009A5060">
        <w:t xml:space="preserve">The Contractor shall use a </w:t>
      </w:r>
      <w:commentRangeStart w:id="3496"/>
      <w:r w:rsidRPr="009A5060">
        <w:t>dedicated</w:t>
      </w:r>
      <w:commentRangeEnd w:id="3496"/>
      <w:r w:rsidRPr="009A5060">
        <w:rPr>
          <w:rStyle w:val="CommentReference"/>
          <w:rFonts w:ascii="Segoe UI" w:hAnsi="Segoe UI"/>
        </w:rPr>
        <w:commentReference w:id="3496"/>
      </w:r>
      <w:r w:rsidRPr="009A5060">
        <w:t xml:space="preserve"> test environment that replicates the production system's configuration, functionality, and critical interfaces for software changes.  This environment may be virtual, physical or a combination.</w:t>
      </w:r>
      <w:bookmarkEnd w:id="3495"/>
    </w:p>
    <w:p w14:paraId="7A7AA378" w14:textId="77777777" w:rsidR="00DB31E2" w:rsidRPr="009A5060" w:rsidRDefault="00DB31E2" w:rsidP="00C179E5">
      <w:pPr>
        <w:pStyle w:val="RequirementList"/>
        <w:spacing w:line="240" w:lineRule="auto"/>
      </w:pPr>
      <w:bookmarkStart w:id="3497" w:name="_Toc200492281"/>
      <w:r w:rsidRPr="009A5060">
        <w:lastRenderedPageBreak/>
        <w:t>The test environment shall mirror the production system to a level that allows reliable validation of all changes under simulated real-world conditions, including performance, response time and stress scenarios.</w:t>
      </w:r>
      <w:bookmarkEnd w:id="3497"/>
    </w:p>
    <w:p w14:paraId="4DDE3D96" w14:textId="77777777" w:rsidR="00DB31E2" w:rsidRPr="009A5060" w:rsidRDefault="00DB31E2" w:rsidP="00C179E5">
      <w:pPr>
        <w:pStyle w:val="RequirementList"/>
        <w:spacing w:line="240" w:lineRule="auto"/>
      </w:pPr>
      <w:bookmarkStart w:id="3498" w:name="_Toc200492282"/>
      <w:r w:rsidRPr="009A5060">
        <w:t>All changes shall undergo rigorous functional, integration, and regression testing in the staging environment before deployment to the production system.</w:t>
      </w:r>
      <w:bookmarkEnd w:id="3498"/>
    </w:p>
    <w:p w14:paraId="61ED7B3B" w14:textId="77777777" w:rsidR="00DB31E2" w:rsidRPr="009A5060" w:rsidRDefault="00DB31E2" w:rsidP="00C179E5">
      <w:pPr>
        <w:pStyle w:val="RequirementList"/>
        <w:spacing w:line="240" w:lineRule="auto"/>
      </w:pPr>
      <w:bookmarkStart w:id="3499" w:name="_Toc200492283"/>
      <w:r w:rsidRPr="009A5060">
        <w:t>No changes shall be implemented on the production system without prior approval based on documented test results and validation in the test environment.</w:t>
      </w:r>
      <w:bookmarkEnd w:id="3499"/>
    </w:p>
    <w:p w14:paraId="6E9D7B2B" w14:textId="77777777" w:rsidR="00DB31E2" w:rsidRPr="009A5060" w:rsidRDefault="00DB31E2" w:rsidP="00C179E5">
      <w:pPr>
        <w:pStyle w:val="RequirementList"/>
        <w:spacing w:line="240" w:lineRule="auto"/>
      </w:pPr>
      <w:bookmarkStart w:id="3500" w:name="_Toc200492284"/>
      <w:r w:rsidRPr="009A5060">
        <w:t>The Contractor shall provide a pre-tested rollback plan to ensure the system can be restored promptly to its previous state in case of issues.</w:t>
      </w:r>
      <w:bookmarkEnd w:id="3500"/>
    </w:p>
    <w:p w14:paraId="2A8B20AD" w14:textId="77777777" w:rsidR="00DB31E2" w:rsidRPr="009A5060" w:rsidRDefault="00DB31E2" w:rsidP="00C179E5">
      <w:pPr>
        <w:pStyle w:val="RequirementList"/>
        <w:spacing w:line="240" w:lineRule="auto"/>
      </w:pPr>
      <w:bookmarkStart w:id="3501" w:name="_Toc200492285"/>
      <w:commentRangeStart w:id="3502"/>
      <w:r w:rsidRPr="009A5060">
        <w:t>All changes shall be tracked in a version control system with an audit trail, providing clear documentation of modifications and approvals.</w:t>
      </w:r>
      <w:bookmarkEnd w:id="3501"/>
      <w:commentRangeEnd w:id="3502"/>
      <w:r w:rsidRPr="009A5060">
        <w:rPr>
          <w:rStyle w:val="CommentReference"/>
          <w:rFonts w:ascii="Segoe UI" w:hAnsi="Segoe UI"/>
        </w:rPr>
        <w:commentReference w:id="3502"/>
      </w:r>
    </w:p>
    <w:p w14:paraId="367150A9" w14:textId="77777777" w:rsidR="00DB31E2" w:rsidRPr="009A5060" w:rsidRDefault="00DB31E2" w:rsidP="00C179E5">
      <w:pPr>
        <w:pStyle w:val="RequirementList"/>
        <w:spacing w:line="240" w:lineRule="auto"/>
      </w:pPr>
      <w:bookmarkStart w:id="3503" w:name="_Toc200492286"/>
      <w:r w:rsidRPr="009A5060">
        <w:t>Changes shall be designed and tested to ensure minimal impact on system availability during deployment, including options for hot-swapping or scheduled maintenance windows.</w:t>
      </w:r>
      <w:bookmarkEnd w:id="3503"/>
    </w:p>
    <w:p w14:paraId="343025A2" w14:textId="77777777" w:rsidR="00DB31E2" w:rsidRPr="009A5060" w:rsidRDefault="00DB31E2" w:rsidP="00C179E5">
      <w:pPr>
        <w:pStyle w:val="RequirementList"/>
        <w:spacing w:line="240" w:lineRule="auto"/>
      </w:pPr>
      <w:bookmarkStart w:id="3504" w:name="_Toc200492287"/>
      <w:r w:rsidRPr="009A5060">
        <w:t xml:space="preserve">The Contractor shall guarantee that all testing activities </w:t>
      </w:r>
      <w:commentRangeStart w:id="3505"/>
      <w:r w:rsidRPr="009A5060">
        <w:t>in the staging environment</w:t>
      </w:r>
      <w:commentRangeEnd w:id="3505"/>
      <w:r w:rsidRPr="009A5060">
        <w:rPr>
          <w:rStyle w:val="CommentReference"/>
          <w:rFonts w:ascii="Segoe UI" w:hAnsi="Segoe UI"/>
        </w:rPr>
        <w:commentReference w:id="3505"/>
      </w:r>
      <w:r w:rsidRPr="009A5060">
        <w:t xml:space="preserve"> remain completely isolated from production operations to prevent any unintended disruptions.</w:t>
      </w:r>
      <w:bookmarkEnd w:id="3504"/>
    </w:p>
    <w:p w14:paraId="36208135" w14:textId="77777777" w:rsidR="00DB31E2" w:rsidRPr="009A5060" w:rsidRDefault="00DB31E2" w:rsidP="00C179E5">
      <w:pPr>
        <w:pStyle w:val="RequirementList"/>
        <w:spacing w:line="240" w:lineRule="auto"/>
      </w:pPr>
      <w:bookmarkStart w:id="3506" w:name="_Toc200492288"/>
      <w:r w:rsidRPr="009A5060">
        <w:t>All regulatory requirements applicable to the delivery of the plant shall also be adhered to for any changes made after delivery, ensuring compliance with safety, environmental, and industry standards.</w:t>
      </w:r>
      <w:bookmarkEnd w:id="3506"/>
    </w:p>
    <w:p w14:paraId="1809A16D" w14:textId="77777777" w:rsidR="00DB31E2" w:rsidRPr="009A5060" w:rsidRDefault="00DB31E2" w:rsidP="00C179E5">
      <w:pPr>
        <w:pStyle w:val="RequirementList"/>
        <w:spacing w:line="240" w:lineRule="auto"/>
      </w:pPr>
      <w:bookmarkStart w:id="3507" w:name="_Toc200492289"/>
      <w:r w:rsidRPr="009A5060">
        <w:t>The contracting authority reserves the right to audit the testing process, staging environment, and changes at any time to ensure adherence to requirements.</w:t>
      </w:r>
      <w:bookmarkEnd w:id="3507"/>
    </w:p>
    <w:p w14:paraId="44829DE7" w14:textId="77777777" w:rsidR="00DB31E2" w:rsidRPr="009A5060" w:rsidRDefault="00DB31E2" w:rsidP="00C179E5">
      <w:pPr>
        <w:pStyle w:val="RequirementList"/>
        <w:spacing w:line="240" w:lineRule="auto"/>
      </w:pPr>
      <w:bookmarkStart w:id="3508" w:name="_Toc200492290"/>
      <w:r w:rsidRPr="009A5060">
        <w:t>The Contractor shall collaborate with stakeholders to evaluate and improve the testing and change management process based on operational feedback and lessons learned.</w:t>
      </w:r>
      <w:bookmarkEnd w:id="3508"/>
    </w:p>
    <w:p w14:paraId="61F06F72" w14:textId="22DF4ADD" w:rsidR="00DB31E2" w:rsidRPr="009A5060" w:rsidRDefault="00DB31E2" w:rsidP="00C179E5">
      <w:pPr>
        <w:pStyle w:val="RequirementList"/>
        <w:spacing w:line="240" w:lineRule="auto"/>
      </w:pPr>
      <w:bookmarkStart w:id="3509" w:name="_Toc200492291"/>
      <w:r w:rsidRPr="009A5060">
        <w:t xml:space="preserve">The Change management should be in place after </w:t>
      </w:r>
      <w:r w:rsidRPr="009A5060">
        <w:fldChar w:fldCharType="begin"/>
      </w:r>
      <w:r w:rsidRPr="009A5060">
        <w:instrText xml:space="preserve"> REF _Ref195080116 \h  \* MERGEFORMAT </w:instrText>
      </w:r>
      <w:r w:rsidRPr="009A5060">
        <w:fldChar w:fldCharType="separate"/>
      </w:r>
      <w:r w:rsidR="00041F61" w:rsidRPr="009A5060">
        <w:t>Factory Acceptance Test</w:t>
      </w:r>
      <w:r w:rsidRPr="009A5060">
        <w:fldChar w:fldCharType="end"/>
      </w:r>
      <w:r w:rsidRPr="009A5060">
        <w:t xml:space="preserve"> and used for changes needed to integrate the consumers.</w:t>
      </w:r>
      <w:bookmarkEnd w:id="3509"/>
    </w:p>
    <w:p w14:paraId="641572DA" w14:textId="77777777" w:rsidR="00595FBE" w:rsidRPr="009A5060" w:rsidRDefault="00595FBE" w:rsidP="00C179E5">
      <w:pPr>
        <w:pStyle w:val="Heading3numbered"/>
        <w:spacing w:line="240" w:lineRule="auto"/>
      </w:pPr>
      <w:bookmarkStart w:id="3510" w:name="_Toc216340948"/>
      <w:r w:rsidRPr="009A5060">
        <w:t>Test System for Functional Verification</w:t>
      </w:r>
      <w:bookmarkEnd w:id="3443"/>
      <w:bookmarkEnd w:id="3510"/>
    </w:p>
    <w:p w14:paraId="25E3F6E7" w14:textId="1219D223" w:rsidR="00595FBE" w:rsidRPr="009A5060" w:rsidRDefault="00595FBE" w:rsidP="00C179E5">
      <w:pPr>
        <w:pStyle w:val="RequirementList"/>
        <w:spacing w:line="240" w:lineRule="auto"/>
      </w:pPr>
      <w:r w:rsidRPr="009A5060">
        <w:t xml:space="preserve">The Contractor shall deliver a dedicated, fit-for-purpose Test System </w:t>
      </w:r>
      <w:r w:rsidR="00741841" w:rsidRPr="009A5060">
        <w:t xml:space="preserve">for </w:t>
      </w:r>
      <w:r w:rsidRPr="009A5060">
        <w:t xml:space="preserve">functional testing, validation, and commissioning of the </w:t>
      </w:r>
      <w:r w:rsidR="00987EF7" w:rsidRPr="009A5060">
        <w:t>System Under Test (SUT), specifically the QPLANT and its QPLANT:CIS</w:t>
      </w:r>
    </w:p>
    <w:p w14:paraId="3583D05D" w14:textId="7FC13275" w:rsidR="00595FBE" w:rsidRPr="009A5060" w:rsidRDefault="00595FBE" w:rsidP="00C179E5">
      <w:pPr>
        <w:pStyle w:val="RequirementList"/>
        <w:spacing w:line="240" w:lineRule="auto"/>
      </w:pPr>
      <w:r w:rsidRPr="009A5060">
        <w:t xml:space="preserve">The </w:t>
      </w:r>
      <w:r w:rsidR="00DA7138" w:rsidRPr="009A5060">
        <w:t>Test System</w:t>
      </w:r>
      <w:r w:rsidRPr="009A5060">
        <w:t xml:space="preserve"> shall emulate key operational states including normal start-up, shutdown, transients, degraded modes, and fallback conditions.</w:t>
      </w:r>
    </w:p>
    <w:p w14:paraId="1CDD4E76" w14:textId="7EBD74BB" w:rsidR="00595FBE" w:rsidRPr="009A5060" w:rsidRDefault="00595FBE" w:rsidP="00C179E5">
      <w:pPr>
        <w:pStyle w:val="RequirementList"/>
        <w:spacing w:line="240" w:lineRule="auto"/>
      </w:pPr>
      <w:r w:rsidRPr="009A5060">
        <w:t xml:space="preserve">The </w:t>
      </w:r>
      <w:r w:rsidR="00DA7138" w:rsidRPr="009A5060">
        <w:t xml:space="preserve">Test System </w:t>
      </w:r>
      <w:r w:rsidRPr="009A5060">
        <w:t>shall enable alarm logic verification, interlock testing, and diagnostic evaluation without reliance on the live operational system.</w:t>
      </w:r>
    </w:p>
    <w:p w14:paraId="601E1BB6" w14:textId="77777777" w:rsidR="00E169DB" w:rsidRPr="009A5060" w:rsidRDefault="00E169DB" w:rsidP="00C179E5">
      <w:pPr>
        <w:pStyle w:val="SysReq3"/>
        <w:spacing w:line="240" w:lineRule="auto"/>
        <w:ind w:left="0"/>
        <w:rPr>
          <w:lang w:val="en-GB"/>
        </w:rPr>
      </w:pPr>
      <w:r w:rsidRPr="009A5060">
        <w:rPr>
          <w:lang w:val="en-GB"/>
        </w:rPr>
        <w:t>In the Offer, the Applicant shall:</w:t>
      </w:r>
    </w:p>
    <w:p w14:paraId="7E19FDF0" w14:textId="77777777" w:rsidR="00E169DB" w:rsidRPr="009A5060" w:rsidRDefault="00E169DB" w:rsidP="00C179E5">
      <w:pPr>
        <w:pStyle w:val="SysReq3"/>
        <w:numPr>
          <w:ilvl w:val="0"/>
          <w:numId w:val="46"/>
        </w:numPr>
        <w:spacing w:line="240" w:lineRule="auto"/>
        <w:rPr>
          <w:lang w:val="en-GB"/>
        </w:rPr>
      </w:pPr>
      <w:r w:rsidRPr="009A5060">
        <w:rPr>
          <w:lang w:val="en-GB"/>
        </w:rPr>
        <w:t>Describe proposed SUT/Test System architecture.</w:t>
      </w:r>
    </w:p>
    <w:p w14:paraId="7117D410" w14:textId="3FCC94F5" w:rsidR="00595FBE" w:rsidRPr="009A5060" w:rsidRDefault="00987EF7" w:rsidP="00C179E5">
      <w:pPr>
        <w:pStyle w:val="Heading3numbered"/>
        <w:spacing w:line="240" w:lineRule="auto"/>
      </w:pPr>
      <w:bookmarkStart w:id="3511" w:name="_Toc202536180"/>
      <w:bookmarkStart w:id="3512" w:name="_Toc216340949"/>
      <w:r w:rsidRPr="009A5060">
        <w:t xml:space="preserve">Digital </w:t>
      </w:r>
      <w:r w:rsidR="00E41F88" w:rsidRPr="009A5060">
        <w:t>Process Model</w:t>
      </w:r>
      <w:bookmarkEnd w:id="3511"/>
      <w:bookmarkEnd w:id="3512"/>
    </w:p>
    <w:p w14:paraId="4EC3E0E9" w14:textId="7BFF2AB5" w:rsidR="009762D1" w:rsidRPr="009A5060" w:rsidRDefault="00EA3D51" w:rsidP="00C179E5">
      <w:pPr>
        <w:spacing w:line="240" w:lineRule="auto"/>
      </w:pPr>
      <w:r w:rsidRPr="009A5060">
        <w:t xml:space="preserve">A complete digital process model (transient simulation or digital twin) is not mandatory. </w:t>
      </w:r>
      <w:r w:rsidR="00900B24" w:rsidRPr="009A5060">
        <w:t xml:space="preserve"> </w:t>
      </w:r>
      <w:r w:rsidRPr="009A5060">
        <w:t>However, if the Contractor proposes one, the following requirements shall apply:</w:t>
      </w:r>
    </w:p>
    <w:p w14:paraId="47FA4D83" w14:textId="2B561D18" w:rsidR="00595FBE" w:rsidRPr="009A5060" w:rsidRDefault="00595FBE" w:rsidP="00C179E5">
      <w:pPr>
        <w:pStyle w:val="RequirementList"/>
        <w:spacing w:line="240" w:lineRule="auto"/>
      </w:pPr>
      <w:r w:rsidRPr="009A5060">
        <w:t xml:space="preserve">Any proposed model shall use certified, validated, or standards-compliant toolsets (e.g., Simulink®, SimCryogenics, or </w:t>
      </w:r>
      <w:r w:rsidR="0087472D" w:rsidRPr="009A5060">
        <w:t>validated</w:t>
      </w:r>
      <w:r w:rsidRPr="009A5060">
        <w:t xml:space="preserve"> statistical/ML models).</w:t>
      </w:r>
    </w:p>
    <w:p w14:paraId="687C8057" w14:textId="77777777" w:rsidR="00595FBE" w:rsidRPr="009A5060" w:rsidRDefault="00595FBE" w:rsidP="00C179E5">
      <w:pPr>
        <w:pStyle w:val="RequirementList"/>
        <w:spacing w:line="240" w:lineRule="auto"/>
      </w:pPr>
      <w:r w:rsidRPr="009A5060">
        <w:t>The model shall support operator training, failure simulation, diagnostics, and maintenance planning.</w:t>
      </w:r>
    </w:p>
    <w:p w14:paraId="0B547D13" w14:textId="77777777" w:rsidR="00595FBE" w:rsidRPr="009A5060" w:rsidRDefault="00595FBE" w:rsidP="00C179E5">
      <w:pPr>
        <w:pStyle w:val="RequirementList"/>
        <w:spacing w:line="240" w:lineRule="auto"/>
      </w:pPr>
      <w:r w:rsidRPr="009A5060">
        <w:t>The model shall enable future integration into the control system to support virtual sensors, inference algorithms, and predictive diagnostics.</w:t>
      </w:r>
    </w:p>
    <w:p w14:paraId="3E544CF1" w14:textId="77777777" w:rsidR="00BF3B1E" w:rsidRPr="009A5060" w:rsidRDefault="00BF3B1E" w:rsidP="00C179E5">
      <w:pPr>
        <w:pStyle w:val="SysReq3"/>
        <w:spacing w:line="240" w:lineRule="auto"/>
        <w:ind w:left="0"/>
        <w:rPr>
          <w:lang w:val="en-GB"/>
        </w:rPr>
      </w:pPr>
    </w:p>
    <w:p w14:paraId="336D622D" w14:textId="63350F0D" w:rsidR="00595FBE" w:rsidRPr="009A5060" w:rsidRDefault="00595FBE" w:rsidP="00C179E5">
      <w:pPr>
        <w:pStyle w:val="SysReq3"/>
        <w:spacing w:line="240" w:lineRule="auto"/>
        <w:ind w:left="0"/>
        <w:rPr>
          <w:lang w:val="en-GB"/>
        </w:rPr>
      </w:pPr>
      <w:r w:rsidRPr="009A5060">
        <w:rPr>
          <w:lang w:val="en-GB"/>
        </w:rPr>
        <w:t>In the Offer, the Applicant shall:</w:t>
      </w:r>
    </w:p>
    <w:p w14:paraId="4BEE6259" w14:textId="47709E0E" w:rsidR="00EA3D51" w:rsidRPr="009A5060" w:rsidRDefault="00C96307" w:rsidP="00C179E5">
      <w:pPr>
        <w:pStyle w:val="SysReq3"/>
        <w:numPr>
          <w:ilvl w:val="0"/>
          <w:numId w:val="46"/>
        </w:numPr>
        <w:spacing w:line="240" w:lineRule="auto"/>
        <w:rPr>
          <w:lang w:val="en-GB"/>
        </w:rPr>
      </w:pPr>
      <w:r w:rsidRPr="009A5060">
        <w:rPr>
          <w:lang w:val="en-GB"/>
        </w:rPr>
        <w:t xml:space="preserve">State if they will provide a </w:t>
      </w:r>
      <w:r w:rsidR="00EA3D51" w:rsidRPr="009A5060">
        <w:rPr>
          <w:lang w:val="en-GB"/>
        </w:rPr>
        <w:t>digital process model</w:t>
      </w:r>
      <w:r w:rsidR="001A2929" w:rsidRPr="009A5060">
        <w:rPr>
          <w:lang w:val="en-GB"/>
        </w:rPr>
        <w:t xml:space="preserve"> and motivate it the decision by a cost-benefit analysis.</w:t>
      </w:r>
    </w:p>
    <w:p w14:paraId="697BF8EF" w14:textId="3A9B64C3" w:rsidR="00EA3D51" w:rsidRPr="009A5060" w:rsidRDefault="00EA3D51" w:rsidP="00C179E5">
      <w:pPr>
        <w:pStyle w:val="SysReq3"/>
        <w:numPr>
          <w:ilvl w:val="0"/>
          <w:numId w:val="46"/>
        </w:numPr>
        <w:spacing w:line="240" w:lineRule="auto"/>
        <w:rPr>
          <w:lang w:val="en-GB"/>
        </w:rPr>
      </w:pPr>
      <w:r w:rsidRPr="009A5060">
        <w:rPr>
          <w:lang w:val="en-GB"/>
        </w:rPr>
        <w:t xml:space="preserve">If </w:t>
      </w:r>
      <w:r w:rsidR="0001795D" w:rsidRPr="009A5060">
        <w:rPr>
          <w:lang w:val="en-GB"/>
        </w:rPr>
        <w:t>it is not provided</w:t>
      </w:r>
      <w:r w:rsidRPr="009A5060">
        <w:rPr>
          <w:lang w:val="en-GB"/>
        </w:rPr>
        <w:t xml:space="preserve">, </w:t>
      </w:r>
      <w:r w:rsidR="0001795D" w:rsidRPr="009A5060">
        <w:rPr>
          <w:lang w:val="en-GB"/>
        </w:rPr>
        <w:t xml:space="preserve">the Applicant shall </w:t>
      </w:r>
      <w:r w:rsidRPr="009A5060">
        <w:rPr>
          <w:lang w:val="en-GB"/>
        </w:rPr>
        <w:t>describe alternative approach for commissioning, fault simulation, diagnostics, training.</w:t>
      </w:r>
    </w:p>
    <w:p w14:paraId="147D8776" w14:textId="77777777" w:rsidR="00595FBE" w:rsidRPr="009A5060" w:rsidRDefault="00595FBE" w:rsidP="00C179E5">
      <w:pPr>
        <w:pStyle w:val="Heading3numbered"/>
        <w:spacing w:line="240" w:lineRule="auto"/>
      </w:pPr>
      <w:bookmarkStart w:id="3513" w:name="_Toc202536182"/>
      <w:bookmarkStart w:id="3514" w:name="_Toc216340950"/>
      <w:r w:rsidRPr="009A5060">
        <w:t>Cryogenic System Control and MCS Integration</w:t>
      </w:r>
      <w:bookmarkEnd w:id="3513"/>
      <w:bookmarkEnd w:id="3514"/>
    </w:p>
    <w:p w14:paraId="40356AA1" w14:textId="1A9029FC" w:rsidR="00436C50" w:rsidRPr="009A5060" w:rsidRDefault="00843553" w:rsidP="00C179E5">
      <w:pPr>
        <w:pStyle w:val="RequirementList"/>
        <w:spacing w:line="240" w:lineRule="auto"/>
      </w:pPr>
      <w:bookmarkStart w:id="3515" w:name="_Toc200492258"/>
      <w:r w:rsidRPr="009A5060">
        <w:lastRenderedPageBreak/>
        <w:t>The QPLANT</w:t>
      </w:r>
      <w:r w:rsidR="006B211B" w:rsidRPr="009A5060">
        <w:t>:CIS</w:t>
      </w:r>
      <w:r w:rsidRPr="009A5060">
        <w:t xml:space="preserve"> shall regulate the mass flow rate and supply temperature at the </w:t>
      </w:r>
      <w:r w:rsidR="007D130E" w:rsidRPr="009A5060">
        <w:t>QRB-DIST</w:t>
      </w:r>
      <w:r w:rsidR="002A603D" w:rsidRPr="009A5060">
        <w:t xml:space="preserve"> interface ensuring</w:t>
      </w:r>
      <w:r w:rsidRPr="009A5060">
        <w:t xml:space="preserve"> </w:t>
      </w:r>
      <w:r w:rsidR="007A7D0E" w:rsidRPr="009A5060">
        <w:t xml:space="preserve">that the </w:t>
      </w:r>
      <w:r w:rsidRPr="009A5060">
        <w:t>temperature change rate</w:t>
      </w:r>
      <w:r w:rsidR="00487D7F" w:rsidRPr="009A5060">
        <w:t xml:space="preserve"> </w:t>
      </w:r>
      <w:r w:rsidR="002A603D" w:rsidRPr="009A5060">
        <w:t>(</w:t>
      </w:r>
      <w:r w:rsidRPr="009A5060">
        <w:t>during cool-down and warm-up</w:t>
      </w:r>
      <w:r w:rsidR="002A603D" w:rsidRPr="009A5060">
        <w:t xml:space="preserve">) for QCELL during transients </w:t>
      </w:r>
      <w:r w:rsidRPr="009A5060">
        <w:t>remains within predefined limits</w:t>
      </w:r>
      <w:r w:rsidR="00331E3A" w:rsidRPr="009A5060">
        <w:t xml:space="preserve"> and </w:t>
      </w:r>
      <w:r w:rsidR="00DB6DB6" w:rsidRPr="009A5060">
        <w:t xml:space="preserve">the </w:t>
      </w:r>
      <w:r w:rsidR="00331E3A" w:rsidRPr="009A5060">
        <w:t>operational window</w:t>
      </w:r>
      <w:r w:rsidRPr="009A5060">
        <w:t xml:space="preserve">.  The temperature change rate is defined as the maximum allowable rate of change of the internal QCELL temperature, expressed in K/h (e.g., 4 K/h).  </w:t>
      </w:r>
      <w:bookmarkEnd w:id="3515"/>
    </w:p>
    <w:p w14:paraId="27FD8F09" w14:textId="7BBFDBB9" w:rsidR="00843553" w:rsidRPr="009A5060" w:rsidRDefault="00843553" w:rsidP="00C179E5">
      <w:pPr>
        <w:pStyle w:val="RequirementList"/>
        <w:spacing w:line="240" w:lineRule="auto"/>
      </w:pPr>
      <w:r w:rsidRPr="009A5060">
        <w:t>The QPLANT:CIS shall allow the adjustment of these limits</w:t>
      </w:r>
      <w:r w:rsidR="00262A83" w:rsidRPr="009A5060">
        <w:t xml:space="preserve">, </w:t>
      </w:r>
      <w:r w:rsidR="00CD6E4D" w:rsidRPr="009A5060">
        <w:t xml:space="preserve">the </w:t>
      </w:r>
      <w:r w:rsidR="00331E3A" w:rsidRPr="009A5060">
        <w:t>global cooling</w:t>
      </w:r>
      <w:r w:rsidR="00DA2FCB" w:rsidRPr="009A5060">
        <w:t>/</w:t>
      </w:r>
      <w:r w:rsidR="00331E3A" w:rsidRPr="009A5060">
        <w:t>heating rate</w:t>
      </w:r>
      <w:r w:rsidR="00262A83" w:rsidRPr="009A5060">
        <w:t xml:space="preserve"> during operation</w:t>
      </w:r>
      <w:r w:rsidR="00ED43F0" w:rsidRPr="009A5060">
        <w:t>.</w:t>
      </w:r>
    </w:p>
    <w:p w14:paraId="6D6ADA4C" w14:textId="0534B552" w:rsidR="00670C15" w:rsidRPr="009A5060" w:rsidRDefault="00670C15" w:rsidP="00C179E5">
      <w:pPr>
        <w:pStyle w:val="RequirementList"/>
        <w:spacing w:line="240" w:lineRule="auto"/>
      </w:pPr>
      <w:r w:rsidRPr="009A5060">
        <w:t xml:space="preserve">The QPLANT:CIS shall support bidirectional communication with the Concentrator PLC (refer to </w:t>
      </w:r>
      <w:r w:rsidRPr="009A5060">
        <w:fldChar w:fldCharType="begin"/>
      </w:r>
      <w:r w:rsidRPr="009A5060">
        <w:instrText xml:space="preserve"> REF _Ref210826960 \h </w:instrText>
      </w:r>
      <w:r w:rsidR="00C179E5">
        <w:instrText xml:space="preserve"> \* MERGEFORMAT </w:instrText>
      </w:r>
      <w:r w:rsidRPr="009A5060">
        <w:fldChar w:fldCharType="separate"/>
      </w:r>
      <w:r w:rsidR="00041F61" w:rsidRPr="009A5060">
        <w:t xml:space="preserve">Figure </w:t>
      </w:r>
      <w:r w:rsidR="00041F61">
        <w:rPr>
          <w:noProof/>
        </w:rPr>
        <w:t>9</w:t>
      </w:r>
      <w:r w:rsidRPr="009A5060">
        <w:fldChar w:fldCharType="end"/>
      </w:r>
      <w:r w:rsidRPr="009A5060">
        <w:t xml:space="preserve"> and items 20 and 33), exchanging real-time operational and control signals at an update rate of 1 Hz.  This will be used by the Concentrator PLC, implemented within MCS, to actively control and enforce this temperature change rate by issuing setpoints to the QPLANT.</w:t>
      </w:r>
    </w:p>
    <w:p w14:paraId="360F3012" w14:textId="7A9FF81E" w:rsidR="00AB1875" w:rsidRPr="009A5060" w:rsidRDefault="00AB1875" w:rsidP="00C179E5">
      <w:pPr>
        <w:pStyle w:val="RequirementList"/>
        <w:spacing w:line="240" w:lineRule="auto"/>
      </w:pPr>
      <w:commentRangeStart w:id="3516"/>
      <w:r w:rsidRPr="009A5060">
        <w:t xml:space="preserve">The QPLANT:CIS shall route all control commands, system status updates, and alerts related to cryogenic operation </w:t>
      </w:r>
      <w:r w:rsidR="00436C50" w:rsidRPr="009A5060">
        <w:t xml:space="preserve">via MIT </w:t>
      </w:r>
      <w:r w:rsidRPr="009A5060">
        <w:t>to ensure centralized visibility and unified supervision across QPLANT and QCELL domains</w:t>
      </w:r>
      <w:commentRangeEnd w:id="3516"/>
      <w:r w:rsidR="00900B24" w:rsidRPr="009A5060">
        <w:t xml:space="preserve">.  </w:t>
      </w:r>
      <w:r w:rsidR="005945C3" w:rsidRPr="009A5060">
        <w:rPr>
          <w:rStyle w:val="CommentReference"/>
          <w:rFonts w:ascii="Segoe UI" w:hAnsi="Segoe UI"/>
        </w:rPr>
        <w:commentReference w:id="3516"/>
      </w:r>
    </w:p>
    <w:p w14:paraId="54720A57" w14:textId="77777777" w:rsidR="00006433" w:rsidRPr="009A5060" w:rsidRDefault="00006433" w:rsidP="00C179E5">
      <w:pPr>
        <w:pStyle w:val="Heading3numbered"/>
        <w:spacing w:line="240" w:lineRule="auto"/>
      </w:pPr>
      <w:bookmarkStart w:id="3517" w:name="_Toc200492260"/>
      <w:bookmarkStart w:id="3518" w:name="_Toc202536184"/>
      <w:bookmarkStart w:id="3519" w:name="_Toc216340951"/>
      <w:r w:rsidRPr="009A5060">
        <w:t xml:space="preserve">General </w:t>
      </w:r>
      <w:r w:rsidR="00E37FB3" w:rsidRPr="009A5060">
        <w:t>Software and Hardware</w:t>
      </w:r>
      <w:r w:rsidRPr="009A5060">
        <w:t xml:space="preserve"> Requirements</w:t>
      </w:r>
      <w:bookmarkEnd w:id="3517"/>
      <w:bookmarkEnd w:id="3518"/>
      <w:bookmarkEnd w:id="3519"/>
    </w:p>
    <w:p w14:paraId="3603884B" w14:textId="60A190CF" w:rsidR="00006433" w:rsidRPr="009A5060" w:rsidRDefault="00006433" w:rsidP="00C179E5">
      <w:pPr>
        <w:pStyle w:val="RequirementList"/>
        <w:spacing w:line="240" w:lineRule="auto"/>
      </w:pPr>
      <w:bookmarkStart w:id="3520" w:name="_Ref192188056"/>
      <w:bookmarkStart w:id="3521" w:name="_Toc200492261"/>
      <w:r w:rsidRPr="009A5060">
        <w:t xml:space="preserve">The </w:t>
      </w:r>
      <w:r w:rsidR="00CB1438" w:rsidRPr="009A5060">
        <w:t>Contractor</w:t>
      </w:r>
      <w:r w:rsidRPr="009A5060">
        <w:t xml:space="preserve"> shall follow the applicable sections from the General Software and Hardware Requirements for </w:t>
      </w:r>
      <w:r w:rsidR="00CB1438" w:rsidRPr="009A5060">
        <w:t>Contractor</w:t>
      </w:r>
      <w:r w:rsidRPr="009A5060">
        <w:t>s (</w:t>
      </w:r>
      <w:commentRangeStart w:id="3522"/>
      <w:r w:rsidRPr="009A5060">
        <w:t>GSHRC</w:t>
      </w:r>
      <w:commentRangeEnd w:id="3522"/>
      <w:r w:rsidR="00D930F9" w:rsidRPr="009A5060">
        <w:rPr>
          <w:rStyle w:val="CommentReference"/>
          <w:rFonts w:ascii="Segoe UI" w:hAnsi="Segoe UI"/>
        </w:rPr>
        <w:commentReference w:id="3522"/>
      </w:r>
      <w:r w:rsidRPr="009A5060">
        <w:t xml:space="preserve">) containing quality and other requirements related to software, </w:t>
      </w:r>
      <w:r w:rsidR="007A2C67" w:rsidRPr="009A5060">
        <w:t>firmware,</w:t>
      </w:r>
      <w:r w:rsidRPr="009A5060">
        <w:t xml:space="preserve"> and interoperability </w:t>
      </w:r>
      <w:bookmarkEnd w:id="3520"/>
      <w:bookmarkEnd w:id="3521"/>
      <w:r w:rsidR="00AC4249">
        <w:t xml:space="preserve">as per </w:t>
      </w:r>
    </w:p>
    <w:p w14:paraId="16162B4E" w14:textId="20BCF6A0" w:rsidR="00006433" w:rsidRPr="009A5060" w:rsidRDefault="00006433" w:rsidP="00C179E5">
      <w:pPr>
        <w:pStyle w:val="RequirementList"/>
        <w:spacing w:line="240" w:lineRule="auto"/>
      </w:pPr>
      <w:bookmarkStart w:id="3523" w:name="_Toc200492262"/>
      <w:r w:rsidRPr="009A5060">
        <w:t xml:space="preserve">When the MCS is unavailable or a communication loss occurs, the </w:t>
      </w:r>
      <w:r w:rsidR="00D97476" w:rsidRPr="009A5060">
        <w:t>QPLANT:CIS</w:t>
      </w:r>
      <w:r w:rsidRPr="009A5060">
        <w:t xml:space="preserve"> shall continue to operate as long as the systems safety as well as personnel safety are guaranteed.</w:t>
      </w:r>
      <w:bookmarkEnd w:id="3523"/>
    </w:p>
    <w:p w14:paraId="6B88037C" w14:textId="37F1FE9E" w:rsidR="00006433" w:rsidRPr="009A5060" w:rsidRDefault="00006433" w:rsidP="00C179E5">
      <w:pPr>
        <w:pStyle w:val="RequirementList"/>
        <w:spacing w:line="240" w:lineRule="auto"/>
      </w:pPr>
      <w:bookmarkStart w:id="3524" w:name="_Toc200492263"/>
      <w:r w:rsidRPr="009A5060">
        <w:t xml:space="preserve">All the </w:t>
      </w:r>
      <w:r w:rsidR="00235258" w:rsidRPr="009A5060">
        <w:t>control</w:t>
      </w:r>
      <w:r w:rsidRPr="009A5060">
        <w:t xml:space="preserve"> parameters</w:t>
      </w:r>
      <w:r w:rsidR="00CB605D" w:rsidRPr="009A5060">
        <w:t xml:space="preserve"> relevant for User Integration and monitoring</w:t>
      </w:r>
      <w:r w:rsidR="00235258" w:rsidRPr="009A5060">
        <w:t xml:space="preserve"> (</w:t>
      </w:r>
      <w:r w:rsidR="00436C50" w:rsidRPr="009A5060">
        <w:t>e.g.:</w:t>
      </w:r>
      <w:r w:rsidR="00235258" w:rsidRPr="009A5060">
        <w:t xml:space="preserve"> setpoints and thresholds)</w:t>
      </w:r>
      <w:r w:rsidRPr="009A5060">
        <w:t xml:space="preserve">, </w:t>
      </w:r>
      <w:r w:rsidR="00CB605D" w:rsidRPr="009A5060">
        <w:t xml:space="preserve">including calibration data </w:t>
      </w:r>
      <w:r w:rsidRPr="009A5060">
        <w:t xml:space="preserve"> shall be available to the </w:t>
      </w:r>
      <w:r w:rsidR="00E50CBD" w:rsidRPr="009A5060">
        <w:t>remote-control</w:t>
      </w:r>
      <w:r w:rsidRPr="009A5060">
        <w:t xml:space="preserve"> interface</w:t>
      </w:r>
      <w:r w:rsidR="00235258" w:rsidRPr="009A5060">
        <w:t xml:space="preserve"> with MCS</w:t>
      </w:r>
      <w:r w:rsidRPr="009A5060">
        <w:t>.</w:t>
      </w:r>
      <w:bookmarkEnd w:id="3524"/>
    </w:p>
    <w:p w14:paraId="5BFA9612" w14:textId="77777777" w:rsidR="00006433" w:rsidRPr="009A5060" w:rsidRDefault="00006433" w:rsidP="00C179E5">
      <w:pPr>
        <w:pStyle w:val="RequirementList"/>
        <w:spacing w:line="240" w:lineRule="auto"/>
      </w:pPr>
      <w:bookmarkStart w:id="3525" w:name="_Toc200492264"/>
      <w:r w:rsidRPr="009A5060">
        <w:t xml:space="preserve">Interlock thresholds shall not be writable through the </w:t>
      </w:r>
      <w:r w:rsidR="00E50CBD" w:rsidRPr="009A5060">
        <w:t>remote-control</w:t>
      </w:r>
      <w:r w:rsidRPr="009A5060">
        <w:t xml:space="preserve"> interface.</w:t>
      </w:r>
      <w:bookmarkEnd w:id="3525"/>
    </w:p>
    <w:p w14:paraId="375C0B47" w14:textId="7CE7DE64" w:rsidR="00006433" w:rsidRPr="009A5060" w:rsidRDefault="00006433" w:rsidP="00C179E5">
      <w:pPr>
        <w:pStyle w:val="RequirementList"/>
        <w:spacing w:line="240" w:lineRule="auto"/>
      </w:pPr>
      <w:bookmarkStart w:id="3526" w:name="_Toc200492265"/>
      <w:r w:rsidRPr="009A5060">
        <w:t xml:space="preserve">The </w:t>
      </w:r>
      <w:r w:rsidR="00D97476" w:rsidRPr="009A5060">
        <w:t>QPLANT:CIS</w:t>
      </w:r>
      <w:r w:rsidRPr="009A5060">
        <w:t xml:space="preserve"> </w:t>
      </w:r>
      <w:r w:rsidR="00536015" w:rsidRPr="009A5060">
        <w:t>should</w:t>
      </w:r>
      <w:r w:rsidRPr="009A5060">
        <w:t xml:space="preserve"> allow every actuator to be </w:t>
      </w:r>
      <w:commentRangeStart w:id="3527"/>
      <w:r w:rsidRPr="009A5060">
        <w:t>controlled manually</w:t>
      </w:r>
      <w:r w:rsidR="00235258" w:rsidRPr="009A5060">
        <w:t xml:space="preserve"> in </w:t>
      </w:r>
      <w:commentRangeEnd w:id="3527"/>
      <w:r w:rsidR="00630A44" w:rsidRPr="009A5060">
        <w:rPr>
          <w:rStyle w:val="CommentReference"/>
          <w:rFonts w:ascii="Segoe UI" w:hAnsi="Segoe UI"/>
        </w:rPr>
        <w:commentReference w:id="3527"/>
      </w:r>
      <w:r w:rsidR="00235258" w:rsidRPr="009A5060">
        <w:t>the event of a malfunction</w:t>
      </w:r>
      <w:r w:rsidRPr="009A5060">
        <w:t xml:space="preserve"> (</w:t>
      </w:r>
      <w:r w:rsidR="00235258" w:rsidRPr="009A5060">
        <w:t xml:space="preserve">for example a motor can have an </w:t>
      </w:r>
      <w:r w:rsidRPr="009A5060">
        <w:t>a</w:t>
      </w:r>
      <w:r w:rsidR="00235258" w:rsidRPr="009A5060">
        <w:t>uto</w:t>
      </w:r>
      <w:commentRangeStart w:id="3528"/>
      <w:r w:rsidR="00235258" w:rsidRPr="009A5060">
        <w:t xml:space="preserve">, </w:t>
      </w:r>
      <w:commentRangeEnd w:id="3528"/>
      <w:r w:rsidR="00630A44" w:rsidRPr="009A5060">
        <w:rPr>
          <w:rStyle w:val="CommentReference"/>
          <w:rFonts w:ascii="Segoe UI" w:hAnsi="Segoe UI"/>
        </w:rPr>
        <w:commentReference w:id="3528"/>
      </w:r>
      <w:r w:rsidR="00235258" w:rsidRPr="009A5060">
        <w:t>manual</w:t>
      </w:r>
      <w:r w:rsidR="00CB605D" w:rsidRPr="009A5060">
        <w:t xml:space="preserve"> override to fixed values</w:t>
      </w:r>
      <w:r w:rsidRPr="009A5060">
        <w:t>).</w:t>
      </w:r>
      <w:bookmarkEnd w:id="3526"/>
      <w:r w:rsidR="00CB605D" w:rsidRPr="009A5060">
        <w:t xml:space="preserve"> </w:t>
      </w:r>
    </w:p>
    <w:p w14:paraId="61297B5B" w14:textId="028E70BE" w:rsidR="00006433" w:rsidRPr="009A5060" w:rsidRDefault="00955B3E" w:rsidP="00C179E5">
      <w:pPr>
        <w:pStyle w:val="RequirementList"/>
        <w:spacing w:line="240" w:lineRule="auto"/>
      </w:pPr>
      <w:bookmarkStart w:id="3529" w:name="_Toc200492266"/>
      <w:commentRangeStart w:id="3530"/>
      <w:r w:rsidRPr="009A5060">
        <w:t>In maintenance mode, t</w:t>
      </w:r>
      <w:r w:rsidR="00006433" w:rsidRPr="009A5060">
        <w:t xml:space="preserve">he </w:t>
      </w:r>
      <w:r w:rsidR="00D97476" w:rsidRPr="009A5060">
        <w:t>QPLANT:CIS</w:t>
      </w:r>
      <w:r w:rsidR="00CB605D" w:rsidRPr="009A5060">
        <w:t xml:space="preserve"> shall a</w:t>
      </w:r>
      <w:r w:rsidR="00006433" w:rsidRPr="009A5060">
        <w:t xml:space="preserve">llow every sensor value to be set by the operator to be interpreted by the </w:t>
      </w:r>
      <w:r w:rsidR="00D97476" w:rsidRPr="009A5060">
        <w:t>QPLANT:CIS</w:t>
      </w:r>
      <w:r w:rsidR="00006433" w:rsidRPr="009A5060">
        <w:t xml:space="preserve"> as it is the real value coming from the sensor.</w:t>
      </w:r>
      <w:bookmarkEnd w:id="3529"/>
      <w:commentRangeEnd w:id="3530"/>
      <w:r w:rsidR="00F0522D" w:rsidRPr="009A5060">
        <w:rPr>
          <w:rStyle w:val="CommentReference"/>
          <w:rFonts w:ascii="Segoe UI" w:hAnsi="Segoe UI"/>
        </w:rPr>
        <w:commentReference w:id="3530"/>
      </w:r>
    </w:p>
    <w:p w14:paraId="0F6E46BA" w14:textId="7EA32609" w:rsidR="00006433" w:rsidRPr="009A5060" w:rsidRDefault="00006433" w:rsidP="00C179E5">
      <w:pPr>
        <w:pStyle w:val="RequirementList"/>
        <w:spacing w:line="240" w:lineRule="auto"/>
      </w:pPr>
      <w:bookmarkStart w:id="3531" w:name="_Toc200492267"/>
      <w:commentRangeStart w:id="3532"/>
      <w:r w:rsidRPr="009A5060">
        <w:t xml:space="preserve">Records of all measured values, valve positions, operator actions, </w:t>
      </w:r>
      <w:r w:rsidR="000D266F" w:rsidRPr="009A5060">
        <w:t>logbook</w:t>
      </w:r>
      <w:r w:rsidRPr="009A5060">
        <w:t xml:space="preserve"> and alarms shall be accessible in </w:t>
      </w:r>
      <w:r w:rsidR="00D97476" w:rsidRPr="009A5060">
        <w:t>QPLANT:CIS</w:t>
      </w:r>
      <w:r w:rsidRPr="009A5060">
        <w:t>.</w:t>
      </w:r>
      <w:bookmarkEnd w:id="3531"/>
      <w:commentRangeEnd w:id="3532"/>
      <w:r w:rsidR="00F0522D" w:rsidRPr="009A5060">
        <w:rPr>
          <w:rStyle w:val="CommentReference"/>
          <w:rFonts w:ascii="Segoe UI" w:hAnsi="Segoe UI"/>
        </w:rPr>
        <w:commentReference w:id="3532"/>
      </w:r>
    </w:p>
    <w:p w14:paraId="149BF9EE" w14:textId="77777777" w:rsidR="00006433" w:rsidRPr="009A5060" w:rsidRDefault="00006433" w:rsidP="00C179E5">
      <w:pPr>
        <w:pStyle w:val="Heading3numbered"/>
        <w:spacing w:line="240" w:lineRule="auto"/>
      </w:pPr>
      <w:bookmarkStart w:id="3533" w:name="_Toc200492268"/>
      <w:bookmarkStart w:id="3534" w:name="_Toc202536185"/>
      <w:bookmarkStart w:id="3535" w:name="_Toc216340952"/>
      <w:r w:rsidRPr="009A5060">
        <w:t>Software development</w:t>
      </w:r>
      <w:bookmarkEnd w:id="3533"/>
      <w:bookmarkEnd w:id="3534"/>
      <w:bookmarkEnd w:id="3535"/>
    </w:p>
    <w:p w14:paraId="3ECFE751" w14:textId="629A4A8B" w:rsidR="00E670E3" w:rsidRPr="009A5060" w:rsidRDefault="000C6FE9" w:rsidP="00C179E5">
      <w:pPr>
        <w:pStyle w:val="RequirementList"/>
        <w:spacing w:line="240" w:lineRule="auto"/>
      </w:pPr>
      <w:bookmarkStart w:id="3536" w:name="_Toc200492269"/>
      <w:r w:rsidRPr="009A5060">
        <w:t xml:space="preserve">The </w:t>
      </w:r>
      <w:r w:rsidR="00460F1C" w:rsidRPr="009A5060">
        <w:t>C</w:t>
      </w:r>
      <w:r w:rsidRPr="009A5060">
        <w:t xml:space="preserve">ontractor shall provide the following as part of </w:t>
      </w:r>
      <w:r w:rsidR="00CB605D" w:rsidRPr="009A5060">
        <w:t>Control System Dossier</w:t>
      </w:r>
      <w:r w:rsidRPr="009A5060">
        <w:t xml:space="preserve"> </w:t>
      </w:r>
      <w:r w:rsidRPr="009A5060">
        <w:rPr>
          <w:b/>
          <w:bCs/>
        </w:rPr>
        <w:t>[</w:t>
      </w:r>
      <w:r w:rsidR="002A603D" w:rsidRPr="009A5060">
        <w:rPr>
          <w:b/>
          <w:bCs/>
          <w:color w:val="034694" w:themeColor="accent4"/>
        </w:rPr>
        <w:fldChar w:fldCharType="begin"/>
      </w:r>
      <w:r w:rsidR="002A603D" w:rsidRPr="009A5060">
        <w:rPr>
          <w:b/>
          <w:bCs/>
          <w:color w:val="034694" w:themeColor="accent4"/>
        </w:rPr>
        <w:instrText xml:space="preserve"> REF _Ref211486861 \n \h  \* MERGEFORMAT </w:instrText>
      </w:r>
      <w:r w:rsidR="002A603D" w:rsidRPr="009A5060">
        <w:rPr>
          <w:b/>
          <w:bCs/>
          <w:color w:val="034694" w:themeColor="accent4"/>
        </w:rPr>
      </w:r>
      <w:r w:rsidR="002A603D" w:rsidRPr="009A5060">
        <w:rPr>
          <w:b/>
          <w:bCs/>
          <w:color w:val="034694" w:themeColor="accent4"/>
        </w:rPr>
        <w:fldChar w:fldCharType="separate"/>
      </w:r>
      <w:r w:rsidR="00041F61">
        <w:rPr>
          <w:b/>
          <w:bCs/>
          <w:color w:val="034694" w:themeColor="accent4"/>
        </w:rPr>
        <w:t>DD-8</w:t>
      </w:r>
      <w:r w:rsidR="002A603D" w:rsidRPr="009A5060">
        <w:rPr>
          <w:b/>
          <w:bCs/>
          <w:color w:val="034694" w:themeColor="accent4"/>
        </w:rPr>
        <w:fldChar w:fldCharType="end"/>
      </w:r>
      <w:bookmarkEnd w:id="3536"/>
      <w:r w:rsidR="00AC4249">
        <w:rPr>
          <w:b/>
          <w:bCs/>
          <w:color w:val="034694" w:themeColor="accent4"/>
        </w:rPr>
        <w:t>]</w:t>
      </w:r>
      <w:r w:rsidR="004D1B56" w:rsidRPr="009A5060">
        <w:t>:</w:t>
      </w:r>
    </w:p>
    <w:p w14:paraId="48E9EFAF" w14:textId="77777777" w:rsidR="00577A2F" w:rsidRPr="009A5060" w:rsidRDefault="00E64863" w:rsidP="00C179E5">
      <w:pPr>
        <w:pStyle w:val="RequirementList"/>
        <w:numPr>
          <w:ilvl w:val="0"/>
          <w:numId w:val="24"/>
        </w:numPr>
        <w:spacing w:line="240" w:lineRule="auto"/>
      </w:pPr>
      <w:bookmarkStart w:id="3537" w:name="_Toc200492271"/>
      <w:r w:rsidRPr="009A5060">
        <w:t xml:space="preserve">The detailed documentation of the </w:t>
      </w:r>
      <w:r w:rsidR="00D82D1A" w:rsidRPr="009A5060">
        <w:t>software architecture, covering all modules, functional blocks, and components, along with their inputs and outputs.</w:t>
      </w:r>
      <w:bookmarkStart w:id="3538" w:name="_Ref194919794"/>
      <w:bookmarkEnd w:id="3537"/>
    </w:p>
    <w:p w14:paraId="519CDD92" w14:textId="77777777" w:rsidR="00D82D1A" w:rsidRPr="009A5060" w:rsidRDefault="00D82D1A" w:rsidP="00C179E5">
      <w:pPr>
        <w:pStyle w:val="RequirementList"/>
        <w:numPr>
          <w:ilvl w:val="0"/>
          <w:numId w:val="24"/>
        </w:numPr>
        <w:spacing w:line="240" w:lineRule="auto"/>
      </w:pPr>
      <w:bookmarkStart w:id="3539" w:name="_Toc200492272"/>
      <w:r w:rsidRPr="009A5060">
        <w:t>lists of alarms, protection functions, instruments, events, and parameters.</w:t>
      </w:r>
      <w:bookmarkEnd w:id="3538"/>
      <w:bookmarkEnd w:id="3539"/>
    </w:p>
    <w:p w14:paraId="09ED1172" w14:textId="67CD98ED" w:rsidR="008401B8" w:rsidRPr="009A5060" w:rsidRDefault="008401B8" w:rsidP="00C179E5">
      <w:pPr>
        <w:pStyle w:val="SysReq3"/>
        <w:spacing w:line="240" w:lineRule="auto"/>
        <w:ind w:left="0"/>
        <w:rPr>
          <w:lang w:val="en-GB"/>
        </w:rPr>
      </w:pPr>
      <w:bookmarkStart w:id="3540" w:name="_Toc200492273"/>
      <w:r w:rsidRPr="009A5060">
        <w:rPr>
          <w:lang w:val="en-GB"/>
        </w:rPr>
        <w:t>In the offer, the Applicant shall provide sufficient detail deemed representative of the anticipated software development scope, including assumptions, planned methodologies, and architectural breakdown.</w:t>
      </w:r>
    </w:p>
    <w:p w14:paraId="74E757F2" w14:textId="77777777" w:rsidR="00FA0D98" w:rsidRPr="009A5060" w:rsidRDefault="008401B8" w:rsidP="00C179E5">
      <w:pPr>
        <w:pStyle w:val="RequirementList"/>
        <w:spacing w:line="240" w:lineRule="auto"/>
      </w:pPr>
      <w:r w:rsidRPr="009A5060">
        <w:t>All PLCs shall be programmed in full compliance with the IEC 61131-3 standard.</w:t>
      </w:r>
      <w:bookmarkStart w:id="3541" w:name="_Toc200492274"/>
      <w:bookmarkEnd w:id="3540"/>
    </w:p>
    <w:p w14:paraId="5E7193BE" w14:textId="1042FCC2" w:rsidR="00006433" w:rsidRPr="009A5060" w:rsidRDefault="00006433" w:rsidP="00C179E5">
      <w:pPr>
        <w:pStyle w:val="RequirementList"/>
        <w:numPr>
          <w:ilvl w:val="0"/>
          <w:numId w:val="0"/>
        </w:numPr>
        <w:spacing w:line="240" w:lineRule="auto"/>
        <w:ind w:left="502"/>
      </w:pPr>
      <w:r w:rsidRPr="009A5060">
        <w:t xml:space="preserve">The use of Instruction List (IL) is </w:t>
      </w:r>
      <w:r w:rsidR="00577A2F" w:rsidRPr="009A5060">
        <w:t xml:space="preserve">highly </w:t>
      </w:r>
      <w:r w:rsidRPr="009A5060">
        <w:t>discouraged</w:t>
      </w:r>
      <w:r w:rsidR="00E50CBD" w:rsidRPr="009A5060">
        <w:t xml:space="preserve">.  </w:t>
      </w:r>
      <w:r w:rsidRPr="009A5060">
        <w:t>Higher-level languages like Structured Text (ST) are highly recommended for better clarity, maintainability, and portability of PLC programs</w:t>
      </w:r>
      <w:r w:rsidR="00E50CBD" w:rsidRPr="009A5060">
        <w:t xml:space="preserve">.  </w:t>
      </w:r>
      <w:r w:rsidR="007F284D" w:rsidRPr="009A5060">
        <w:t>Therefore,</w:t>
      </w:r>
      <w:r w:rsidRPr="009A5060">
        <w:t xml:space="preserve"> users and developers are strongly advised to avoid new implementations in IL and to migrate any existing IL-based code to ST</w:t>
      </w:r>
      <w:r w:rsidR="001C331B" w:rsidRPr="009A5060">
        <w:t>, GRAFCET and FBD</w:t>
      </w:r>
      <w:r w:rsidRPr="009A5060">
        <w:t xml:space="preserve"> or other recommended IEC 61131-3 languages whenever possible.</w:t>
      </w:r>
      <w:bookmarkEnd w:id="3541"/>
    </w:p>
    <w:p w14:paraId="463DCBB2" w14:textId="77777777" w:rsidR="00103953" w:rsidRPr="009A5060" w:rsidRDefault="00103953" w:rsidP="00C179E5">
      <w:pPr>
        <w:pStyle w:val="SysReq3"/>
        <w:spacing w:line="240" w:lineRule="auto"/>
        <w:ind w:left="0"/>
        <w:rPr>
          <w:lang w:val="en-GB"/>
        </w:rPr>
      </w:pPr>
      <w:bookmarkStart w:id="3542" w:name="_Toc200492275"/>
      <w:r w:rsidRPr="009A5060">
        <w:rPr>
          <w:lang w:val="en-GB"/>
        </w:rPr>
        <w:lastRenderedPageBreak/>
        <w:t>In the offer, the Applicant shall:</w:t>
      </w:r>
    </w:p>
    <w:p w14:paraId="4BBC462D" w14:textId="77777777" w:rsidR="00103953" w:rsidRPr="009A5060" w:rsidRDefault="00103953" w:rsidP="00C179E5">
      <w:pPr>
        <w:pStyle w:val="SysReq3"/>
        <w:numPr>
          <w:ilvl w:val="0"/>
          <w:numId w:val="47"/>
        </w:numPr>
        <w:spacing w:line="240" w:lineRule="auto"/>
        <w:rPr>
          <w:lang w:val="en-GB"/>
        </w:rPr>
      </w:pPr>
      <w:r w:rsidRPr="009A5060">
        <w:rPr>
          <w:lang w:val="en-GB"/>
        </w:rPr>
        <w:t>Declare the programming languages to be used per functional block.</w:t>
      </w:r>
    </w:p>
    <w:p w14:paraId="10DD1660" w14:textId="6B4BE26C" w:rsidR="00103953" w:rsidRPr="009A5060" w:rsidRDefault="00103953" w:rsidP="00C179E5">
      <w:pPr>
        <w:pStyle w:val="SysReq3"/>
        <w:numPr>
          <w:ilvl w:val="0"/>
          <w:numId w:val="47"/>
        </w:numPr>
        <w:spacing w:line="240" w:lineRule="auto"/>
        <w:rPr>
          <w:lang w:val="en-GB"/>
        </w:rPr>
      </w:pPr>
      <w:r w:rsidRPr="009A5060">
        <w:rPr>
          <w:lang w:val="en-GB"/>
        </w:rPr>
        <w:t>Justify any deviation from ST</w:t>
      </w:r>
      <w:r w:rsidR="00FA0D98" w:rsidRPr="009A5060">
        <w:rPr>
          <w:lang w:val="en-GB"/>
        </w:rPr>
        <w:t>, GRAFCET and FBD</w:t>
      </w:r>
      <w:r w:rsidRPr="009A5060">
        <w:rPr>
          <w:lang w:val="en-GB"/>
        </w:rPr>
        <w:t>, including retained IL-based implementations.</w:t>
      </w:r>
    </w:p>
    <w:p w14:paraId="0CB0152E" w14:textId="77777777" w:rsidR="00103953" w:rsidRPr="009A5060" w:rsidRDefault="00103953" w:rsidP="00C179E5">
      <w:pPr>
        <w:pStyle w:val="SysReq3"/>
        <w:numPr>
          <w:ilvl w:val="0"/>
          <w:numId w:val="47"/>
        </w:numPr>
        <w:spacing w:line="240" w:lineRule="auto"/>
        <w:rPr>
          <w:lang w:val="en-GB"/>
        </w:rPr>
      </w:pPr>
      <w:r w:rsidRPr="009A5060">
        <w:rPr>
          <w:lang w:val="en-GB"/>
        </w:rPr>
        <w:t>Demonstrate software structuring practices that favour maintainability, reuse, and modular design.</w:t>
      </w:r>
    </w:p>
    <w:p w14:paraId="5A2930F1" w14:textId="77777777" w:rsidR="00103953" w:rsidRPr="009A5060" w:rsidRDefault="00103953" w:rsidP="00C179E5">
      <w:pPr>
        <w:pStyle w:val="SysReq3"/>
        <w:spacing w:line="240" w:lineRule="auto"/>
        <w:rPr>
          <w:lang w:val="en-GB"/>
        </w:rPr>
      </w:pPr>
      <w:r w:rsidRPr="009A5060">
        <w:rPr>
          <w:lang w:val="en-GB"/>
        </w:rPr>
        <w:t>Proposals will be evaluated with preference given to Applicants demonstrating disciplined use of structured IEC 61131-3 languages and long-term maintainability strategies.</w:t>
      </w:r>
    </w:p>
    <w:p w14:paraId="79478655" w14:textId="77777777" w:rsidR="00006433" w:rsidRPr="009A5060" w:rsidRDefault="00006433" w:rsidP="00C179E5">
      <w:pPr>
        <w:pStyle w:val="RequirementList"/>
        <w:spacing w:line="240" w:lineRule="auto"/>
      </w:pPr>
      <w:r w:rsidRPr="009A5060">
        <w:t>When the Software Component includes human readable information (for example, but not limited to: HMI, logging, source code), it shall be in English.</w:t>
      </w:r>
      <w:bookmarkEnd w:id="3542"/>
    </w:p>
    <w:p w14:paraId="6B5EE1F6" w14:textId="35111979" w:rsidR="00B10711" w:rsidRPr="009A5060" w:rsidRDefault="00006433" w:rsidP="00C179E5">
      <w:pPr>
        <w:pStyle w:val="RequirementList"/>
        <w:spacing w:line="240" w:lineRule="auto"/>
      </w:pPr>
      <w:bookmarkStart w:id="3543" w:name="_Toc200492276"/>
      <w:r w:rsidRPr="009A5060">
        <w:t xml:space="preserve">The </w:t>
      </w:r>
      <w:r w:rsidR="00CB1438" w:rsidRPr="009A5060">
        <w:t>Contractor</w:t>
      </w:r>
      <w:r w:rsidRPr="009A5060">
        <w:t xml:space="preserve"> shall develop a functional analysis and a detailed description of all control scenarios </w:t>
      </w:r>
      <w:r w:rsidR="001F4761" w:rsidRPr="009A5060">
        <w:t>including</w:t>
      </w:r>
      <w:r w:rsidRPr="009A5060">
        <w:t xml:space="preserve"> interfaces</w:t>
      </w:r>
      <w:r w:rsidR="00352FF0" w:rsidRPr="009A5060">
        <w:t xml:space="preserve">.  </w:t>
      </w:r>
      <w:r w:rsidRPr="009A5060">
        <w:t xml:space="preserve">The detailed description shall also include </w:t>
      </w:r>
      <w:r w:rsidR="00491DFB" w:rsidRPr="009A5060">
        <w:t xml:space="preserve">a </w:t>
      </w:r>
      <w:r w:rsidRPr="009A5060">
        <w:t>program sequence plan (functions and procedures used in the program)</w:t>
      </w:r>
      <w:bookmarkEnd w:id="3543"/>
      <w:r w:rsidR="00900B24" w:rsidRPr="009A5060">
        <w:t xml:space="preserve">.  </w:t>
      </w:r>
      <w:r w:rsidR="00B10711" w:rsidRPr="009A5060">
        <w:t>For each software module, functional block, component, or data block, the Contractor shall provide a detailed description of the logical conditions and input states that govern the activation, value assignment, or change of each output parameter.</w:t>
      </w:r>
    </w:p>
    <w:p w14:paraId="1F1CE2F6" w14:textId="3CF53105" w:rsidR="00766517" w:rsidRPr="009A5060" w:rsidRDefault="008401B8" w:rsidP="00C179E5">
      <w:pPr>
        <w:pStyle w:val="SysReq3"/>
        <w:spacing w:line="240" w:lineRule="auto"/>
        <w:ind w:left="0"/>
        <w:rPr>
          <w:lang w:val="en-GB"/>
        </w:rPr>
      </w:pPr>
      <w:r w:rsidRPr="009A5060">
        <w:rPr>
          <w:lang w:val="en-GB"/>
        </w:rPr>
        <w:t xml:space="preserve">In the </w:t>
      </w:r>
      <w:r w:rsidR="004244F7" w:rsidRPr="009A5060">
        <w:rPr>
          <w:lang w:val="en-GB"/>
        </w:rPr>
        <w:t>offer</w:t>
      </w:r>
      <w:r w:rsidRPr="009A5060">
        <w:rPr>
          <w:lang w:val="en-GB"/>
        </w:rPr>
        <w:t>, the applicant shall</w:t>
      </w:r>
      <w:r w:rsidR="00684383" w:rsidRPr="009A5060">
        <w:rPr>
          <w:lang w:val="en-GB"/>
        </w:rPr>
        <w:t xml:space="preserve"> provide a preliminary functional analysis and indicative control sequence plan, representative of the anticipated implementation</w:t>
      </w:r>
      <w:r w:rsidR="00352FF0" w:rsidRPr="009A5060">
        <w:rPr>
          <w:lang w:val="en-GB"/>
        </w:rPr>
        <w:t xml:space="preserve">.  </w:t>
      </w:r>
      <w:r w:rsidR="00684383" w:rsidRPr="009A5060">
        <w:rPr>
          <w:lang w:val="en-GB"/>
        </w:rPr>
        <w:t>This shall include key functions, procedural steps, and interface interactions necessary to support evaluation of scope, architecture complexity, and design maturity</w:t>
      </w:r>
      <w:r w:rsidR="00352FF0" w:rsidRPr="009A5060">
        <w:rPr>
          <w:lang w:val="en-GB"/>
        </w:rPr>
        <w:t xml:space="preserve">.  </w:t>
      </w:r>
    </w:p>
    <w:p w14:paraId="36E4A42B" w14:textId="487B6216" w:rsidR="00E37FB3" w:rsidRPr="009A5060" w:rsidRDefault="00E9079D" w:rsidP="00C179E5">
      <w:pPr>
        <w:pStyle w:val="RequirementList"/>
        <w:spacing w:line="240" w:lineRule="auto"/>
      </w:pPr>
      <w:bookmarkStart w:id="3544" w:name="_Toc200492278"/>
      <w:r w:rsidRPr="009A5060">
        <w:t xml:space="preserve">Each Software Component and Hardware Node </w:t>
      </w:r>
      <w:r w:rsidR="004B11C1" w:rsidRPr="009A5060">
        <w:t>shall</w:t>
      </w:r>
      <w:r w:rsidRPr="009A5060">
        <w:t xml:space="preserve"> include a unique version identifier that uniquely represents the build date and </w:t>
      </w:r>
      <w:commentRangeStart w:id="3545"/>
      <w:r w:rsidRPr="009A5060">
        <w:t>Git</w:t>
      </w:r>
      <w:commentRangeEnd w:id="3545"/>
      <w:r w:rsidR="006F2490" w:rsidRPr="009A5060">
        <w:rPr>
          <w:rStyle w:val="CommentReference"/>
          <w:rFonts w:ascii="Segoe UI" w:hAnsi="Segoe UI"/>
        </w:rPr>
        <w:commentReference w:id="3545"/>
      </w:r>
      <w:r w:rsidRPr="009A5060">
        <w:t xml:space="preserve"> commit hash, automatically generated during the build process to ensure traceability; this identifier</w:t>
      </w:r>
      <w:r w:rsidR="00684383" w:rsidRPr="009A5060">
        <w:t xml:space="preserve"> shall</w:t>
      </w:r>
      <w:r w:rsidRPr="009A5060">
        <w:t xml:space="preserve"> be retrievable in a consistent and read-only manner through the MCS co</w:t>
      </w:r>
      <w:r w:rsidR="004B11C1" w:rsidRPr="009A5060">
        <w:t>ntrol and monitoring interface.</w:t>
      </w:r>
      <w:bookmarkEnd w:id="3544"/>
    </w:p>
    <w:p w14:paraId="0A60EF99" w14:textId="77777777" w:rsidR="00A24FEC" w:rsidRPr="009A5060" w:rsidRDefault="00A24FEC" w:rsidP="00C179E5">
      <w:pPr>
        <w:pStyle w:val="Heading3numbered"/>
        <w:keepNext/>
        <w:spacing w:line="240" w:lineRule="auto"/>
      </w:pPr>
      <w:bookmarkStart w:id="3546" w:name="_Toc200492292"/>
      <w:bookmarkStart w:id="3547" w:name="_Toc202536187"/>
      <w:bookmarkStart w:id="3548" w:name="_Toc216340953"/>
      <w:bookmarkStart w:id="3549" w:name="_Toc200492279"/>
      <w:bookmarkStart w:id="3550" w:name="_Toc202536186"/>
      <w:bookmarkStart w:id="3551" w:name="_Hlk192069750"/>
      <w:commentRangeStart w:id="3552"/>
      <w:r w:rsidRPr="009A5060">
        <w:t>Human Machine Interface (HMI)</w:t>
      </w:r>
      <w:bookmarkEnd w:id="3546"/>
      <w:bookmarkEnd w:id="3547"/>
      <w:commentRangeEnd w:id="3552"/>
      <w:r w:rsidRPr="009A5060">
        <w:rPr>
          <w:rStyle w:val="CommentReference"/>
          <w:rFonts w:eastAsia="Calibri"/>
          <w:color w:val="auto"/>
        </w:rPr>
        <w:commentReference w:id="3552"/>
      </w:r>
      <w:bookmarkEnd w:id="3548"/>
    </w:p>
    <w:p w14:paraId="43D47A34" w14:textId="77777777" w:rsidR="00A24FEC" w:rsidRPr="009A5060" w:rsidRDefault="00A24FEC" w:rsidP="00C179E5">
      <w:pPr>
        <w:pStyle w:val="RequirementList"/>
        <w:spacing w:line="240" w:lineRule="auto"/>
      </w:pPr>
      <w:bookmarkStart w:id="3553" w:name="_Toc200492293"/>
      <w:r w:rsidRPr="009A5060">
        <w:t>The Contractor shall deliver local operator stations to provide local data collection and reporting for the QPLANT system to support maintenance activities.  As a minimum one is expected in the Compressor Room and one in the Cold Box Room.</w:t>
      </w:r>
      <w:bookmarkEnd w:id="3553"/>
    </w:p>
    <w:p w14:paraId="4960EA84" w14:textId="77777777" w:rsidR="00A24FEC" w:rsidRPr="009A5060" w:rsidRDefault="00A24FEC" w:rsidP="00C179E5">
      <w:pPr>
        <w:pStyle w:val="RequirementList"/>
        <w:spacing w:line="240" w:lineRule="auto"/>
      </w:pPr>
      <w:bookmarkStart w:id="3554" w:name="_Toc200492294"/>
      <w:commentRangeStart w:id="3555"/>
      <w:r w:rsidRPr="009A5060">
        <w:t xml:space="preserve">The Contractor shall not deliver or implement an enterprise level QPLANT SCADA system (multi-user or multi-server architecture) as part of the </w:t>
      </w:r>
      <w:commentRangeStart w:id="3556"/>
      <w:r w:rsidRPr="009A5060">
        <w:t>scope</w:t>
      </w:r>
      <w:commentRangeEnd w:id="3556"/>
      <w:r w:rsidRPr="009A5060">
        <w:rPr>
          <w:rStyle w:val="CommentReference"/>
          <w:rFonts w:ascii="Segoe UI" w:hAnsi="Segoe UI"/>
        </w:rPr>
        <w:commentReference w:id="3556"/>
      </w:r>
      <w:r w:rsidRPr="009A5060">
        <w:t>.</w:t>
      </w:r>
      <w:bookmarkEnd w:id="3554"/>
      <w:commentRangeEnd w:id="3555"/>
      <w:r w:rsidRPr="009A5060">
        <w:rPr>
          <w:rStyle w:val="CommentReference"/>
          <w:rFonts w:ascii="Segoe UI" w:hAnsi="Segoe UI"/>
        </w:rPr>
        <w:commentReference w:id="3555"/>
      </w:r>
    </w:p>
    <w:p w14:paraId="2611AAB0" w14:textId="77777777" w:rsidR="00A24FEC" w:rsidRPr="009A5060" w:rsidRDefault="00A24FEC" w:rsidP="00C179E5">
      <w:pPr>
        <w:pStyle w:val="RequirementList"/>
        <w:spacing w:line="240" w:lineRule="auto"/>
      </w:pPr>
      <w:bookmarkStart w:id="3557" w:name="_Toc200492295"/>
      <w:r w:rsidRPr="009A5060">
        <w:t>The Contractor shall deliver and implement a temporary QPLANT SCADA system exclusively for use during the standalone commissioning phase.  This solution is intended solely to support initial testing, commissioning, and operator training, and should be decommissioned and replaced by the MCS solution once integration is realized.  This temporary system shall also be used as reference design for the development of the MCS Navigator therefor sufficient documentation is required.</w:t>
      </w:r>
      <w:bookmarkEnd w:id="3557"/>
    </w:p>
    <w:p w14:paraId="0ECDE886" w14:textId="77777777" w:rsidR="00A24FEC" w:rsidRPr="009A5060" w:rsidRDefault="00A24FEC" w:rsidP="00C179E5">
      <w:pPr>
        <w:pStyle w:val="RequirementList"/>
        <w:spacing w:line="240" w:lineRule="auto"/>
      </w:pPr>
      <w:bookmarkStart w:id="3558" w:name="_Toc200492296"/>
      <w:r w:rsidRPr="009A5060">
        <w:t>The Contractor shall provide support for integration of the QPLANT:CIS with the MCS Navigator.  This includes, but is not limited to:</w:t>
      </w:r>
      <w:bookmarkEnd w:id="3558"/>
    </w:p>
    <w:p w14:paraId="0C5E1434" w14:textId="77777777" w:rsidR="00A24FEC" w:rsidRPr="009A5060" w:rsidRDefault="00A24FEC" w:rsidP="00C179E5">
      <w:pPr>
        <w:pStyle w:val="BulletListNormal"/>
        <w:spacing w:line="240" w:lineRule="auto"/>
        <w:rPr>
          <w:rFonts w:ascii="Aptos" w:hAnsi="Aptos"/>
          <w:sz w:val="19"/>
          <w:szCs w:val="19"/>
          <w:lang w:val="en-GB"/>
        </w:rPr>
      </w:pPr>
      <w:r w:rsidRPr="009A5060">
        <w:rPr>
          <w:rFonts w:ascii="Aptos" w:hAnsi="Aptos"/>
          <w:sz w:val="19"/>
          <w:szCs w:val="19"/>
          <w:lang w:val="en-GB"/>
        </w:rPr>
        <w:t>Providing support in designing the Operator Screen for the Plant.</w:t>
      </w:r>
    </w:p>
    <w:p w14:paraId="1039D939" w14:textId="77777777" w:rsidR="00A24FEC" w:rsidRPr="009A5060" w:rsidRDefault="00A24FEC" w:rsidP="00C179E5">
      <w:pPr>
        <w:pStyle w:val="BulletListNormal"/>
        <w:spacing w:line="240" w:lineRule="auto"/>
        <w:rPr>
          <w:rFonts w:ascii="Aptos" w:hAnsi="Aptos"/>
          <w:sz w:val="19"/>
          <w:szCs w:val="19"/>
          <w:lang w:val="en-GB"/>
        </w:rPr>
      </w:pPr>
      <w:r w:rsidRPr="009A5060">
        <w:rPr>
          <w:rFonts w:ascii="Aptos" w:hAnsi="Aptos"/>
          <w:sz w:val="19"/>
          <w:szCs w:val="19"/>
          <w:lang w:val="en-GB"/>
        </w:rPr>
        <w:t>Supplying necessary communication protocols (e.g., OPC UA, TCP/IP)</w:t>
      </w:r>
    </w:p>
    <w:p w14:paraId="164F1A61" w14:textId="77777777" w:rsidR="00A24FEC" w:rsidRPr="009A5060" w:rsidRDefault="00A24FEC" w:rsidP="00C179E5">
      <w:pPr>
        <w:pStyle w:val="BulletListNormal"/>
        <w:spacing w:line="240" w:lineRule="auto"/>
        <w:rPr>
          <w:rFonts w:ascii="Aptos" w:hAnsi="Aptos"/>
          <w:sz w:val="19"/>
          <w:szCs w:val="19"/>
          <w:lang w:val="en-GB"/>
        </w:rPr>
      </w:pPr>
      <w:r w:rsidRPr="009A5060">
        <w:rPr>
          <w:rFonts w:ascii="Aptos" w:hAnsi="Aptos"/>
          <w:sz w:val="19"/>
          <w:szCs w:val="19"/>
          <w:lang w:val="en-GB"/>
        </w:rPr>
        <w:t>Coordinating with the project SCADA team to ensure data consistency (e.g., tags, alarms)</w:t>
      </w:r>
    </w:p>
    <w:p w14:paraId="73B3B754" w14:textId="77777777" w:rsidR="00A24FEC" w:rsidRPr="009A5060" w:rsidRDefault="00A24FEC" w:rsidP="00C179E5">
      <w:pPr>
        <w:pStyle w:val="BulletListNormal"/>
        <w:spacing w:line="240" w:lineRule="auto"/>
        <w:rPr>
          <w:rFonts w:ascii="Aptos" w:hAnsi="Aptos"/>
          <w:sz w:val="19"/>
          <w:szCs w:val="19"/>
          <w:lang w:val="en-GB"/>
        </w:rPr>
      </w:pPr>
      <w:r w:rsidRPr="009A5060">
        <w:rPr>
          <w:rFonts w:ascii="Aptos" w:hAnsi="Aptos"/>
          <w:sz w:val="19"/>
          <w:szCs w:val="19"/>
          <w:lang w:val="en-GB"/>
        </w:rPr>
        <w:t>Sharing relevant technical documentation and engineering details to enable seamless integration</w:t>
      </w:r>
    </w:p>
    <w:p w14:paraId="508D0547" w14:textId="77777777" w:rsidR="00A24FEC" w:rsidRPr="009A5060" w:rsidRDefault="00A24FEC" w:rsidP="00C179E5">
      <w:pPr>
        <w:pStyle w:val="RequirementList"/>
        <w:spacing w:line="240" w:lineRule="auto"/>
      </w:pPr>
      <w:bookmarkStart w:id="3559" w:name="_Toc200492297"/>
      <w:r w:rsidRPr="009A5060">
        <w:t>The Contractor shall ensure that the operator stations (whether HMI panels or dedicated Industrial touch PCs) are based on industrial-grade hardware specifically designed for continuous operation in a production environment.  This includes robust construction, compatibility with the QPLANT’s environmental conditions (temperature, dust, vibrations, ...), and adherence to relevant industrial standards.</w:t>
      </w:r>
      <w:bookmarkEnd w:id="3559"/>
    </w:p>
    <w:p w14:paraId="4D10670F" w14:textId="77777777" w:rsidR="00A24FEC" w:rsidRPr="009A5060" w:rsidRDefault="00A24FEC" w:rsidP="00C179E5">
      <w:pPr>
        <w:pStyle w:val="RequirementList"/>
        <w:spacing w:line="240" w:lineRule="auto"/>
      </w:pPr>
      <w:bookmarkStart w:id="3560" w:name="_Toc200492298"/>
      <w:r w:rsidRPr="009A5060">
        <w:t>The platform shall be supported with software updates, firmware updates, and security patches for a minimum of 20 years from the date of commissioning.  The Contractor shall provide documentation or official manufacturer statements guaranteeing availability of updates throughout this period.</w:t>
      </w:r>
      <w:bookmarkEnd w:id="3560"/>
    </w:p>
    <w:p w14:paraId="094E845E" w14:textId="77777777" w:rsidR="00A24FEC" w:rsidRPr="009A5060" w:rsidRDefault="00A24FEC" w:rsidP="00C179E5">
      <w:pPr>
        <w:pStyle w:val="SysReq3"/>
        <w:spacing w:line="240" w:lineRule="auto"/>
        <w:ind w:left="0"/>
        <w:rPr>
          <w:lang w:val="en-GB"/>
        </w:rPr>
      </w:pPr>
      <w:r w:rsidRPr="009A5060">
        <w:rPr>
          <w:lang w:val="en-GB"/>
        </w:rPr>
        <w:lastRenderedPageBreak/>
        <w:t>In the offer, the Applicant shall explicitly address the obsolescence management strategy for the proposed PLC or control system platform, considering the anticipated forty (40) year operational lifetime of QPLANT.  This shall include:</w:t>
      </w:r>
    </w:p>
    <w:p w14:paraId="2438BC6D" w14:textId="77777777" w:rsidR="00A24FEC" w:rsidRPr="009A5060" w:rsidRDefault="00A24FEC" w:rsidP="00C179E5">
      <w:pPr>
        <w:pStyle w:val="SysReq3"/>
        <w:numPr>
          <w:ilvl w:val="0"/>
          <w:numId w:val="48"/>
        </w:numPr>
        <w:spacing w:line="240" w:lineRule="auto"/>
        <w:rPr>
          <w:lang w:val="en-GB"/>
        </w:rPr>
      </w:pPr>
      <w:r w:rsidRPr="009A5060">
        <w:rPr>
          <w:lang w:val="en-GB"/>
        </w:rPr>
        <w:t>Manufacturer support lifecycle documentation</w:t>
      </w:r>
    </w:p>
    <w:p w14:paraId="2FA176DE" w14:textId="77777777" w:rsidR="00A24FEC" w:rsidRPr="009A5060" w:rsidRDefault="00A24FEC" w:rsidP="00C179E5">
      <w:pPr>
        <w:pStyle w:val="SysReq3"/>
        <w:numPr>
          <w:ilvl w:val="0"/>
          <w:numId w:val="48"/>
        </w:numPr>
        <w:spacing w:line="240" w:lineRule="auto"/>
        <w:rPr>
          <w:lang w:val="en-GB"/>
        </w:rPr>
      </w:pPr>
      <w:r w:rsidRPr="009A5060">
        <w:rPr>
          <w:lang w:val="en-GB"/>
        </w:rPr>
        <w:t>Spare part availability forecasts and migration plans</w:t>
      </w:r>
    </w:p>
    <w:p w14:paraId="6059F13F" w14:textId="77777777" w:rsidR="00A24FEC" w:rsidRPr="009A5060" w:rsidRDefault="00A24FEC" w:rsidP="00C179E5">
      <w:pPr>
        <w:pStyle w:val="SysReq3"/>
        <w:numPr>
          <w:ilvl w:val="0"/>
          <w:numId w:val="48"/>
        </w:numPr>
        <w:spacing w:line="240" w:lineRule="auto"/>
        <w:rPr>
          <w:lang w:val="en-GB"/>
        </w:rPr>
      </w:pPr>
      <w:r w:rsidRPr="009A5060">
        <w:rPr>
          <w:lang w:val="en-GB"/>
        </w:rPr>
        <w:t>Platform evolution roadmap (e.g., upgrade compatibility or virtualization strategy)</w:t>
      </w:r>
    </w:p>
    <w:p w14:paraId="7588EC7A" w14:textId="77777777" w:rsidR="00A24FEC" w:rsidRPr="009A5060" w:rsidRDefault="00A24FEC" w:rsidP="00C179E5">
      <w:pPr>
        <w:pStyle w:val="SysReq3"/>
        <w:numPr>
          <w:ilvl w:val="0"/>
          <w:numId w:val="48"/>
        </w:numPr>
        <w:spacing w:line="240" w:lineRule="auto"/>
        <w:rPr>
          <w:lang w:val="en-GB"/>
        </w:rPr>
      </w:pPr>
      <w:r w:rsidRPr="009A5060">
        <w:rPr>
          <w:lang w:val="en-GB"/>
        </w:rPr>
        <w:t>Technical or commercial approach to sustaining software and hardware support beyond the guaranteed 20-year update period (e.g., stockpiling, long-term service contracts, emulation layers).</w:t>
      </w:r>
    </w:p>
    <w:p w14:paraId="5AE94C91" w14:textId="11A08B1A" w:rsidR="006478E1" w:rsidRPr="009A5060" w:rsidRDefault="00E50F40" w:rsidP="00C179E5">
      <w:pPr>
        <w:pStyle w:val="Heading3numbered"/>
        <w:spacing w:line="240" w:lineRule="auto"/>
      </w:pPr>
      <w:bookmarkStart w:id="3561" w:name="_Toc216340954"/>
      <w:bookmarkStart w:id="3562" w:name="_Toc200492299"/>
      <w:bookmarkEnd w:id="3549"/>
      <w:bookmarkEnd w:id="3550"/>
      <w:bookmarkEnd w:id="3551"/>
      <w:r w:rsidRPr="009A5060">
        <w:t>Migration to Newer Hardware</w:t>
      </w:r>
      <w:bookmarkEnd w:id="3561"/>
    </w:p>
    <w:p w14:paraId="432B3071" w14:textId="77777777" w:rsidR="00E50F40" w:rsidRPr="009A5060" w:rsidRDefault="00E50F40" w:rsidP="00C179E5">
      <w:pPr>
        <w:pStyle w:val="RequirementList"/>
        <w:spacing w:line="240" w:lineRule="auto"/>
        <w:rPr>
          <w:rStyle w:val="AASemiBoldChar"/>
          <w:rFonts w:ascii="Aptos" w:hAnsi="Aptos"/>
          <w:color w:val="auto"/>
          <w:sz w:val="18"/>
        </w:rPr>
      </w:pPr>
      <w:r w:rsidRPr="009A5060">
        <w:rPr>
          <w:rStyle w:val="AASemiBoldChar"/>
          <w:rFonts w:ascii="Aptos" w:hAnsi="Aptos"/>
          <w:color w:val="auto"/>
          <w:sz w:val="18"/>
        </w:rPr>
        <w:t>The visualization (HMI) project shall be designed in such a way that it can be migrated to newer hardware of the same manufacturer if the originally delivered hardware becomes obsolete or requires upgrade</w:t>
      </w:r>
      <w:r w:rsidR="00E50CBD" w:rsidRPr="009A5060">
        <w:rPr>
          <w:rStyle w:val="AASemiBoldChar"/>
          <w:rFonts w:ascii="Aptos" w:hAnsi="Aptos"/>
          <w:color w:val="auto"/>
          <w:sz w:val="18"/>
        </w:rPr>
        <w:t xml:space="preserve">.  </w:t>
      </w:r>
      <w:r w:rsidRPr="009A5060">
        <w:rPr>
          <w:rStyle w:val="AASemiBoldChar"/>
          <w:rFonts w:ascii="Aptos" w:hAnsi="Aptos"/>
          <w:color w:val="auto"/>
          <w:sz w:val="18"/>
        </w:rPr>
        <w:t xml:space="preserve">This includes ensuring future compatibility of project files and software </w:t>
      </w:r>
      <w:r w:rsidR="000D266F" w:rsidRPr="009A5060">
        <w:rPr>
          <w:rStyle w:val="AASemiBoldChar"/>
          <w:rFonts w:ascii="Aptos" w:hAnsi="Aptos"/>
          <w:color w:val="auto"/>
          <w:sz w:val="18"/>
        </w:rPr>
        <w:t>licenses and</w:t>
      </w:r>
      <w:r w:rsidRPr="009A5060">
        <w:rPr>
          <w:rStyle w:val="AASemiBoldChar"/>
          <w:rFonts w:ascii="Aptos" w:hAnsi="Aptos"/>
          <w:color w:val="auto"/>
          <w:sz w:val="18"/>
        </w:rPr>
        <w:t xml:space="preserve"> providing guidelines for seamless transfer of project data and configurations.</w:t>
      </w:r>
      <w:bookmarkEnd w:id="3562"/>
    </w:p>
    <w:p w14:paraId="1EF04360" w14:textId="77777777" w:rsidR="00813141" w:rsidRPr="009A5060" w:rsidRDefault="00E50F40" w:rsidP="00C179E5">
      <w:pPr>
        <w:pStyle w:val="RequirementList"/>
        <w:spacing w:line="240" w:lineRule="auto"/>
      </w:pPr>
      <w:bookmarkStart w:id="3563" w:name="_Toc200492302"/>
      <w:r w:rsidRPr="009A5060">
        <w:t>Where the system includes a local Human Machine Interface (HMI) that supports local control, it shall implement a control selection mechanism based on a 3-state principle: Local - Free - Remote</w:t>
      </w:r>
      <w:r w:rsidR="00E50CBD" w:rsidRPr="009A5060">
        <w:t xml:space="preserve">.  </w:t>
      </w:r>
    </w:p>
    <w:p w14:paraId="2F504469" w14:textId="77777777" w:rsidR="00B34630" w:rsidRPr="009A5060" w:rsidRDefault="00B34630" w:rsidP="00C179E5">
      <w:pPr>
        <w:pStyle w:val="RequirementList"/>
        <w:numPr>
          <w:ilvl w:val="0"/>
          <w:numId w:val="0"/>
        </w:numPr>
        <w:spacing w:line="240" w:lineRule="auto"/>
        <w:ind w:left="502"/>
      </w:pPr>
      <w:r w:rsidRPr="009A5060">
        <w:t xml:space="preserve">Local or remote control can only be granted when the system is in the ‘free’ state.  If the system is not free, the requester will be denied the requested control, and any write commands from that side will be ignored.  However, reading the system state shall always be permitted in any state, allowing either side to retrieve information about the system's status and confirming whether a request was successful.  Writing (changing) is only allowed when the request is accepted.  </w:t>
      </w:r>
    </w:p>
    <w:p w14:paraId="355D2DA9" w14:textId="77777777" w:rsidR="00B34630" w:rsidRPr="009A5060" w:rsidRDefault="00B34630" w:rsidP="00C179E5">
      <w:pPr>
        <w:pStyle w:val="RequirementList"/>
        <w:numPr>
          <w:ilvl w:val="0"/>
          <w:numId w:val="0"/>
        </w:numPr>
        <w:spacing w:line="240" w:lineRule="auto"/>
        <w:ind w:left="502"/>
      </w:pPr>
      <w:r w:rsidRPr="009A5060">
        <w:t>This control mechanism only pertains to local versus remote control states.  Any other state machines within the system shall remain active, ensuring that, for example, regulation loops continue to function in either state.</w:t>
      </w:r>
    </w:p>
    <w:p w14:paraId="02FB2F19" w14:textId="77777777" w:rsidR="00E50F40" w:rsidRPr="009A5060" w:rsidRDefault="00E50F40" w:rsidP="00C179E5">
      <w:pPr>
        <w:pStyle w:val="RequirementList"/>
        <w:spacing w:line="240" w:lineRule="auto"/>
      </w:pPr>
      <w:bookmarkStart w:id="3564" w:name="_Toc200492303"/>
      <w:bookmarkEnd w:id="3563"/>
      <w:r w:rsidRPr="009A5060">
        <w:t>Once a system is reserved in a specific control mode, it shall automatically transition to the "Free" state if a configurable timeout period (maximum of 5 minutes) of non-activity expires</w:t>
      </w:r>
      <w:r w:rsidR="00E50CBD" w:rsidRPr="009A5060">
        <w:t xml:space="preserve">.  </w:t>
      </w:r>
      <w:r w:rsidRPr="009A5060">
        <w:t>"Releasing" means transitioning from a specific control state to the "Free" state</w:t>
      </w:r>
      <w:r w:rsidR="00E50CBD" w:rsidRPr="009A5060">
        <w:t xml:space="preserve">.  </w:t>
      </w:r>
      <w:r w:rsidRPr="009A5060">
        <w:t>Non-activity refers to the absence of local or remote actions.</w:t>
      </w:r>
      <w:bookmarkEnd w:id="3564"/>
    </w:p>
    <w:p w14:paraId="794A8C4C" w14:textId="77777777" w:rsidR="00E50F40" w:rsidRPr="009A5060" w:rsidRDefault="00E50F40" w:rsidP="00C179E5">
      <w:pPr>
        <w:pStyle w:val="RequirementList"/>
        <w:spacing w:line="240" w:lineRule="auto"/>
      </w:pPr>
      <w:bookmarkStart w:id="3565" w:name="_Toc200492304"/>
      <w:r w:rsidRPr="009A5060">
        <w:t>The Operator Station shall be designed as a non-critical component of the control system</w:t>
      </w:r>
      <w:r w:rsidR="007A2C67" w:rsidRPr="009A5060">
        <w:t xml:space="preserve">.  </w:t>
      </w:r>
      <w:r w:rsidRPr="009A5060">
        <w:t>No real-time or safety-critical control functions shall reside in the Operator Station; it is purely for monitoring, visualization, and local interaction.</w:t>
      </w:r>
      <w:bookmarkEnd w:id="3565"/>
    </w:p>
    <w:p w14:paraId="3BF544FC" w14:textId="77777777" w:rsidR="00E50F40" w:rsidRPr="009A5060" w:rsidRDefault="00E50F40" w:rsidP="00C179E5">
      <w:pPr>
        <w:pStyle w:val="RequirementList"/>
        <w:spacing w:line="240" w:lineRule="auto"/>
      </w:pPr>
      <w:bookmarkStart w:id="3566" w:name="_Toc200492305"/>
      <w:r w:rsidRPr="009A5060">
        <w:t>The Operator Station shall store operational data (e.g., trends, alarms) only for a limited amount of time, sufficient for short-term analysis and troubleshooting</w:t>
      </w:r>
      <w:r w:rsidR="00E50CBD" w:rsidRPr="009A5060">
        <w:t xml:space="preserve">.  </w:t>
      </w:r>
      <w:r w:rsidRPr="009A5060">
        <w:t>The data stored locally shall not be formally backed up; once data ages out of the configured retention period, it may be overwritten or discarded.</w:t>
      </w:r>
      <w:bookmarkEnd w:id="3566"/>
    </w:p>
    <w:p w14:paraId="4B644E63" w14:textId="77777777" w:rsidR="00E50F40" w:rsidRPr="009A5060" w:rsidRDefault="00E50F40" w:rsidP="00C179E5">
      <w:pPr>
        <w:pStyle w:val="RequirementList"/>
        <w:spacing w:line="240" w:lineRule="auto"/>
      </w:pPr>
      <w:bookmarkStart w:id="3567" w:name="_Toc200492306"/>
      <w:r w:rsidRPr="009A5060">
        <w:t>The Operator Station shall provide capabilities for plotting curves and trends, enabling real-time and short-term historical visualization of key process variables.</w:t>
      </w:r>
      <w:bookmarkEnd w:id="3567"/>
    </w:p>
    <w:p w14:paraId="622019CF" w14:textId="77777777" w:rsidR="00E50F40" w:rsidRPr="009A5060" w:rsidRDefault="00E50F40" w:rsidP="00C179E5">
      <w:pPr>
        <w:pStyle w:val="RequirementList"/>
        <w:spacing w:line="240" w:lineRule="auto"/>
      </w:pPr>
      <w:bookmarkStart w:id="3568" w:name="_Toc200492307"/>
      <w:r w:rsidRPr="009A5060">
        <w:t>The Operator Station shall include graphical process views, providing an intuitive interface for monitoring equipment states and process flows.</w:t>
      </w:r>
      <w:bookmarkEnd w:id="3568"/>
    </w:p>
    <w:p w14:paraId="048AFEFB" w14:textId="77777777" w:rsidR="00E50F40" w:rsidRPr="009A5060" w:rsidRDefault="00E50F40" w:rsidP="00C179E5">
      <w:pPr>
        <w:pStyle w:val="RequirementList"/>
        <w:spacing w:line="240" w:lineRule="auto"/>
      </w:pPr>
      <w:bookmarkStart w:id="3569" w:name="_Toc200492308"/>
      <w:r w:rsidRPr="009A5060">
        <w:t>The Operator Station shall show and log alarms and events for immediate operator awareness without functionality to acknowledge alarm occurrences</w:t>
      </w:r>
      <w:bookmarkEnd w:id="3569"/>
    </w:p>
    <w:p w14:paraId="6364A26C" w14:textId="1BA15298" w:rsidR="00E50F40" w:rsidRPr="009A5060" w:rsidRDefault="00E50F40" w:rsidP="00C179E5">
      <w:pPr>
        <w:pStyle w:val="RequirementList"/>
        <w:spacing w:line="240" w:lineRule="auto"/>
      </w:pPr>
      <w:bookmarkStart w:id="3570" w:name="_Toc200492309"/>
      <w:r w:rsidRPr="009A5060">
        <w:t xml:space="preserve">Graphical process views shall be agreed with </w:t>
      </w:r>
      <w:r w:rsidR="0085540D" w:rsidRPr="009A5060">
        <w:t>SCK CEN</w:t>
      </w:r>
      <w:bookmarkEnd w:id="3570"/>
      <w:r w:rsidR="00CD6E4D" w:rsidRPr="009A5060">
        <w:t xml:space="preserve"> as part of [</w:t>
      </w:r>
      <w:r w:rsidR="00CD6E4D" w:rsidRPr="009A5060">
        <w:rPr>
          <w:b/>
          <w:bCs/>
          <w:color w:val="034694" w:themeColor="accent4"/>
        </w:rPr>
        <w:t>DD-8</w:t>
      </w:r>
      <w:r w:rsidR="00CD6E4D" w:rsidRPr="009A5060">
        <w:t>]</w:t>
      </w:r>
    </w:p>
    <w:p w14:paraId="26B7EEC4" w14:textId="77777777" w:rsidR="00E50F40" w:rsidRPr="009A5060" w:rsidRDefault="00E50F40" w:rsidP="00C179E5">
      <w:pPr>
        <w:pStyle w:val="RequirementList"/>
        <w:spacing w:line="240" w:lineRule="auto"/>
      </w:pPr>
      <w:bookmarkStart w:id="3571" w:name="_Toc200492310"/>
      <w:r w:rsidRPr="009A5060">
        <w:t>All the sensors and actuators shall be integrated in different graphical views.</w:t>
      </w:r>
      <w:bookmarkEnd w:id="3571"/>
    </w:p>
    <w:p w14:paraId="794F8D65" w14:textId="3BC15847" w:rsidR="00E50F40" w:rsidRPr="009A5060" w:rsidRDefault="00E50F40" w:rsidP="00C179E5">
      <w:pPr>
        <w:pStyle w:val="RequirementList"/>
        <w:spacing w:line="240" w:lineRule="auto"/>
      </w:pPr>
      <w:bookmarkStart w:id="3572" w:name="_Toc200492311"/>
      <w:r w:rsidRPr="009A5060">
        <w:t xml:space="preserve">The Operator Station </w:t>
      </w:r>
      <w:r w:rsidR="00F52C99" w:rsidRPr="00444442">
        <w:rPr>
          <w:highlight w:val="yellow"/>
        </w:rPr>
        <w:t xml:space="preserve">(PLC with IO mirroring </w:t>
      </w:r>
      <w:r w:rsidR="00D97476" w:rsidRPr="00444442">
        <w:rPr>
          <w:highlight w:val="yellow"/>
        </w:rPr>
        <w:t>QPLANT:CIS</w:t>
      </w:r>
      <w:r w:rsidR="00F52C99" w:rsidRPr="00444442">
        <w:rPr>
          <w:highlight w:val="yellow"/>
        </w:rPr>
        <w:t xml:space="preserve"> (PLC in WCS and PLC in QRB)</w:t>
      </w:r>
      <w:r w:rsidR="00444442" w:rsidRPr="00444442">
        <w:rPr>
          <w:highlight w:val="yellow"/>
        </w:rPr>
        <w:t>)</w:t>
      </w:r>
      <w:r w:rsidR="00F52C99" w:rsidRPr="009A5060">
        <w:t xml:space="preserve"> </w:t>
      </w:r>
      <w:r w:rsidRPr="009A5060">
        <w:t>software shall support a default data acquisition period of maximum two seconds</w:t>
      </w:r>
      <w:r w:rsidR="00E50CBD" w:rsidRPr="009A5060">
        <w:t xml:space="preserve">.  </w:t>
      </w:r>
      <w:r w:rsidRPr="009A5060">
        <w:t>For critical turbine data an acquisition rate of 100 ms is required.</w:t>
      </w:r>
      <w:bookmarkEnd w:id="3572"/>
    </w:p>
    <w:p w14:paraId="7BF064BB" w14:textId="77777777" w:rsidR="00E50F40" w:rsidRPr="009A5060" w:rsidRDefault="00E50F40" w:rsidP="00C179E5">
      <w:pPr>
        <w:pStyle w:val="RequirementList"/>
        <w:spacing w:line="240" w:lineRule="auto"/>
      </w:pPr>
      <w:bookmarkStart w:id="3573" w:name="_Toc200492312"/>
      <w:r w:rsidRPr="009A5060">
        <w:t xml:space="preserve">The HMI software shall allow at least two permission levels with </w:t>
      </w:r>
      <w:r w:rsidR="0007473A" w:rsidRPr="009A5060">
        <w:t>distinct functions</w:t>
      </w:r>
      <w:r w:rsidRPr="009A5060">
        <w:t xml:space="preserve"> available.</w:t>
      </w:r>
      <w:bookmarkEnd w:id="3573"/>
    </w:p>
    <w:p w14:paraId="505562AD" w14:textId="77777777" w:rsidR="00EA4124" w:rsidRPr="009A5060" w:rsidRDefault="00E50F40" w:rsidP="00C179E5">
      <w:pPr>
        <w:pStyle w:val="RequirementList"/>
        <w:spacing w:line="240" w:lineRule="auto"/>
      </w:pPr>
      <w:bookmarkStart w:id="3574" w:name="_Toc200492313"/>
      <w:r w:rsidRPr="009A5060">
        <w:t xml:space="preserve">The </w:t>
      </w:r>
      <w:r w:rsidR="00D97476" w:rsidRPr="009A5060">
        <w:t>QPLANT:CIS</w:t>
      </w:r>
      <w:r w:rsidRPr="009A5060">
        <w:t xml:space="preserve"> shall allow to automatically call or e-mail “on call” staff through MIT </w:t>
      </w:r>
      <w:bookmarkEnd w:id="3574"/>
    </w:p>
    <w:p w14:paraId="76B773B7" w14:textId="77777777" w:rsidR="00EA4124" w:rsidRPr="009A5060" w:rsidRDefault="00E50F40" w:rsidP="00C179E5">
      <w:pPr>
        <w:pStyle w:val="RequirementList"/>
        <w:spacing w:line="240" w:lineRule="auto"/>
      </w:pPr>
      <w:bookmarkStart w:id="3575" w:name="_Toc200492314"/>
      <w:r w:rsidRPr="009A5060">
        <w:t>The graphical views shall be in accordance with the Process &amp; Instrumentation Diagrams to easily understand and operate the system</w:t>
      </w:r>
      <w:r w:rsidR="00EA4124" w:rsidRPr="009A5060">
        <w:t>.</w:t>
      </w:r>
      <w:bookmarkEnd w:id="3575"/>
    </w:p>
    <w:p w14:paraId="76DF30C2" w14:textId="3A4523EE" w:rsidR="00054C3E" w:rsidRPr="009A5060" w:rsidRDefault="00E50F40" w:rsidP="00C179E5">
      <w:pPr>
        <w:pStyle w:val="RequirementList"/>
        <w:spacing w:line="240" w:lineRule="auto"/>
      </w:pPr>
      <w:bookmarkStart w:id="3576" w:name="_Toc200492315"/>
      <w:r w:rsidRPr="009A5060">
        <w:t>The HMI software package shall be installed on two workstations with large screens (at least 24 inches</w:t>
      </w:r>
      <w:r w:rsidR="00CD6E4D" w:rsidRPr="009A5060">
        <w:t xml:space="preserve"> diagon</w:t>
      </w:r>
      <w:r w:rsidR="005A1D52">
        <w:t xml:space="preserve">ally </w:t>
      </w:r>
      <w:r w:rsidRPr="009A5060">
        <w:t xml:space="preserve">monitors) to visualize the useful information during </w:t>
      </w:r>
      <w:r w:rsidR="00947F24" w:rsidRPr="009A5060">
        <w:t>QPLANT</w:t>
      </w:r>
      <w:r w:rsidRPr="009A5060">
        <w:t xml:space="preserve"> operation</w:t>
      </w:r>
      <w:bookmarkEnd w:id="3576"/>
    </w:p>
    <w:p w14:paraId="2E88AD21" w14:textId="77777777" w:rsidR="00006433" w:rsidRPr="009A5060" w:rsidRDefault="00006433" w:rsidP="00C179E5">
      <w:pPr>
        <w:pStyle w:val="Heading2numbered"/>
        <w:keepNext/>
        <w:keepLines/>
        <w:rPr>
          <w:rFonts w:eastAsia="Calibri"/>
        </w:rPr>
      </w:pPr>
      <w:bookmarkStart w:id="3577" w:name="_Ref190799769"/>
      <w:bookmarkStart w:id="3578" w:name="_Toc200492354"/>
      <w:bookmarkStart w:id="3579" w:name="_Toc202536195"/>
      <w:bookmarkStart w:id="3580" w:name="_Toc202536901"/>
      <w:bookmarkStart w:id="3581" w:name="_Toc216340955"/>
      <w:commentRangeStart w:id="3582"/>
      <w:r w:rsidRPr="009A5060">
        <w:rPr>
          <w:rFonts w:eastAsia="Calibri"/>
        </w:rPr>
        <w:lastRenderedPageBreak/>
        <w:t>Interfaces</w:t>
      </w:r>
      <w:bookmarkEnd w:id="3577"/>
      <w:bookmarkEnd w:id="3578"/>
      <w:bookmarkEnd w:id="3579"/>
      <w:bookmarkEnd w:id="3580"/>
      <w:commentRangeEnd w:id="3582"/>
      <w:r w:rsidR="005153DA" w:rsidRPr="009A5060">
        <w:rPr>
          <w:rStyle w:val="CommentReference"/>
          <w:rFonts w:ascii="Segoe UI" w:eastAsia="Calibri" w:hAnsi="Segoe UI"/>
          <w:bCs w:val="0"/>
          <w:color w:val="auto"/>
          <w:shd w:val="clear" w:color="auto" w:fill="auto"/>
        </w:rPr>
        <w:commentReference w:id="3582"/>
      </w:r>
      <w:bookmarkEnd w:id="3581"/>
    </w:p>
    <w:p w14:paraId="24BFB6AA" w14:textId="64A13D63" w:rsidR="00A8214D" w:rsidRPr="009A5060" w:rsidRDefault="00A8214D" w:rsidP="00C179E5">
      <w:pPr>
        <w:pStyle w:val="RequirementList"/>
        <w:spacing w:line="240" w:lineRule="auto"/>
      </w:pPr>
      <w:bookmarkStart w:id="3583" w:name="_Toc200491913"/>
      <w:bookmarkStart w:id="3584" w:name="_Ref201826225"/>
      <w:r w:rsidRPr="009A5060">
        <w:t>or the event of a Loss of Offsite Power (LOOP) to the MINERVA facility, the Contractor shall assume the following utilities are available after a short interruption (few minutes):</w:t>
      </w:r>
      <w:bookmarkEnd w:id="3583"/>
      <w:bookmarkEnd w:id="3584"/>
    </w:p>
    <w:p w14:paraId="69CF55DF" w14:textId="77777777" w:rsidR="00A8214D" w:rsidRPr="009A5060" w:rsidRDefault="00A8214D" w:rsidP="00C179E5">
      <w:pPr>
        <w:pStyle w:val="RequirementList"/>
        <w:numPr>
          <w:ilvl w:val="0"/>
          <w:numId w:val="20"/>
        </w:numPr>
        <w:spacing w:line="240" w:lineRule="auto"/>
      </w:pPr>
      <w:r w:rsidRPr="009A5060">
        <w:t>Up to 350 kW of back-up power (supplied by a diesel generator)</w:t>
      </w:r>
    </w:p>
    <w:p w14:paraId="521E3C1B" w14:textId="77777777" w:rsidR="00A8214D" w:rsidRPr="009A5060" w:rsidRDefault="00A8214D" w:rsidP="00C179E5">
      <w:pPr>
        <w:pStyle w:val="RequirementList"/>
        <w:numPr>
          <w:ilvl w:val="0"/>
          <w:numId w:val="20"/>
        </w:numPr>
        <w:spacing w:line="240" w:lineRule="auto"/>
      </w:pPr>
      <w:r w:rsidRPr="009A5060">
        <w:t>Up to 350 kW of back-up cooling water.</w:t>
      </w:r>
    </w:p>
    <w:p w14:paraId="6CF4A774" w14:textId="77777777" w:rsidR="00A8214D" w:rsidRPr="009A5060" w:rsidRDefault="00A8214D" w:rsidP="00C179E5">
      <w:pPr>
        <w:spacing w:line="240" w:lineRule="auto"/>
      </w:pPr>
      <w:r w:rsidRPr="009A5060">
        <w:t>The emergency cooling-water header is hydraulically common with the normal WCS cooling-water header but may operate at reduced total flow under emergency conditions.</w:t>
      </w:r>
    </w:p>
    <w:p w14:paraId="7E57ABDC" w14:textId="77777777" w:rsidR="009304D3" w:rsidRPr="009A5060" w:rsidRDefault="009304D3" w:rsidP="00C179E5">
      <w:pPr>
        <w:pStyle w:val="RequirementList"/>
        <w:spacing w:line="240" w:lineRule="auto"/>
      </w:pPr>
      <w:r w:rsidRPr="009A5060">
        <w:t>The technical interface details of these backup systems shall be co-developed between the Contractor and SCK CEN during the Concept Design Phase and fully defined and documented by the Contractor.</w:t>
      </w:r>
    </w:p>
    <w:p w14:paraId="046904E2" w14:textId="77777777" w:rsidR="009304D3" w:rsidRPr="009A5060" w:rsidRDefault="009304D3" w:rsidP="00C179E5">
      <w:pPr>
        <w:pStyle w:val="RequirementList"/>
        <w:numPr>
          <w:ilvl w:val="0"/>
          <w:numId w:val="20"/>
        </w:numPr>
        <w:spacing w:line="240" w:lineRule="auto"/>
      </w:pPr>
      <w:r w:rsidRPr="009A5060">
        <w:t>Electrical Integration (Emergency Diesel Generator Interface)</w:t>
      </w:r>
    </w:p>
    <w:p w14:paraId="4BED07D3" w14:textId="77777777" w:rsidR="009304D3" w:rsidRPr="009A5060" w:rsidRDefault="009304D3" w:rsidP="00C179E5">
      <w:pPr>
        <w:pStyle w:val="RequirementList"/>
        <w:numPr>
          <w:ilvl w:val="1"/>
          <w:numId w:val="21"/>
        </w:numPr>
        <w:spacing w:line="240" w:lineRule="auto"/>
      </w:pPr>
      <w:r w:rsidRPr="009A5060">
        <w:t>The Contractor shall define the voltage level and switchboard configuration to which the diesel generator supplies power.</w:t>
      </w:r>
    </w:p>
    <w:p w14:paraId="5F520C8E" w14:textId="77777777" w:rsidR="009304D3" w:rsidRPr="009A5060" w:rsidRDefault="009304D3" w:rsidP="00C179E5">
      <w:pPr>
        <w:pStyle w:val="RequirementList"/>
        <w:numPr>
          <w:ilvl w:val="1"/>
          <w:numId w:val="21"/>
        </w:numPr>
        <w:spacing w:line="240" w:lineRule="auto"/>
      </w:pPr>
      <w:r w:rsidRPr="009A5060">
        <w:t>The Contractor shall specify the feeder cable rating, breaker and fuse characteristics, and the applicable earthing scheme in accordance with IEC and local electrical standards.</w:t>
      </w:r>
    </w:p>
    <w:p w14:paraId="69B89ACB" w14:textId="77777777" w:rsidR="009304D3" w:rsidRPr="009A5060" w:rsidRDefault="009304D3" w:rsidP="00C179E5">
      <w:pPr>
        <w:pStyle w:val="RequirementList"/>
        <w:numPr>
          <w:ilvl w:val="1"/>
          <w:numId w:val="21"/>
        </w:numPr>
        <w:spacing w:line="240" w:lineRule="auto"/>
      </w:pPr>
      <w:r w:rsidRPr="009A5060">
        <w:t>The Contractor shall confirm whether the emergency bus shall be radially fed, or whether it shall require an Automatic Transfer Switch with appropriate synchronization capability to re-establish supply post-LOOP.</w:t>
      </w:r>
    </w:p>
    <w:p w14:paraId="6A175D92" w14:textId="77777777" w:rsidR="009304D3" w:rsidRPr="009A5060" w:rsidRDefault="009304D3" w:rsidP="00C179E5">
      <w:pPr>
        <w:pStyle w:val="RequirementList"/>
        <w:numPr>
          <w:ilvl w:val="0"/>
          <w:numId w:val="20"/>
        </w:numPr>
        <w:spacing w:line="240" w:lineRule="auto"/>
      </w:pPr>
      <w:r w:rsidRPr="009A5060">
        <w:t>Cooling Water Provisioning</w:t>
      </w:r>
    </w:p>
    <w:p w14:paraId="1D6DA599" w14:textId="77777777" w:rsidR="009304D3" w:rsidRPr="009A5060" w:rsidRDefault="009304D3" w:rsidP="00C179E5">
      <w:pPr>
        <w:pStyle w:val="RequirementList"/>
        <w:numPr>
          <w:ilvl w:val="1"/>
          <w:numId w:val="22"/>
        </w:numPr>
        <w:spacing w:line="240" w:lineRule="auto"/>
      </w:pPr>
      <w:r w:rsidRPr="009A5060">
        <w:t>The Contractor shall define the operating pressure, temperature, and flow rate of the cooling water available under generator-backed emergency operation.</w:t>
      </w:r>
    </w:p>
    <w:p w14:paraId="1276A637" w14:textId="77777777" w:rsidR="009304D3" w:rsidRPr="009A5060" w:rsidRDefault="009304D3" w:rsidP="00C179E5">
      <w:pPr>
        <w:pStyle w:val="RequirementList"/>
        <w:numPr>
          <w:ilvl w:val="1"/>
          <w:numId w:val="22"/>
        </w:numPr>
        <w:spacing w:line="240" w:lineRule="auto"/>
      </w:pPr>
      <w:r w:rsidRPr="009A5060">
        <w:t>b) The Contractor shall propose the tie-in point, including line size, and shall confirm whether non-return valves or back-pressure controls are required to ensure stable flow during switchover.</w:t>
      </w:r>
    </w:p>
    <w:p w14:paraId="6CD35854" w14:textId="77777777" w:rsidR="009304D3" w:rsidRPr="009A5060" w:rsidRDefault="009304D3" w:rsidP="00C179E5">
      <w:pPr>
        <w:pStyle w:val="SysReq3"/>
        <w:spacing w:line="240" w:lineRule="auto"/>
        <w:ind w:left="0"/>
        <w:rPr>
          <w:lang w:val="en-GB"/>
        </w:rPr>
      </w:pPr>
      <w:r w:rsidRPr="009A5060">
        <w:rPr>
          <w:lang w:val="en-GB"/>
        </w:rPr>
        <w:t>In the offer, the Applicant shall provide an enveloping preliminary design for the configuration, internal routing, and management of abnormal utility supplies (electrical and cooling-water) during a Loss of Offsite Power (LOOP) event.  This shall include:</w:t>
      </w:r>
    </w:p>
    <w:p w14:paraId="02F0923E" w14:textId="77777777" w:rsidR="009304D3" w:rsidRPr="009A5060" w:rsidRDefault="009304D3" w:rsidP="00C179E5">
      <w:pPr>
        <w:pStyle w:val="SysReq3"/>
        <w:numPr>
          <w:ilvl w:val="0"/>
          <w:numId w:val="62"/>
        </w:numPr>
        <w:spacing w:line="240" w:lineRule="auto"/>
        <w:rPr>
          <w:lang w:val="en-GB"/>
        </w:rPr>
      </w:pPr>
      <w:r w:rsidRPr="009A5060">
        <w:rPr>
          <w:lang w:val="en-GB"/>
        </w:rPr>
        <w:t>A functional description of the proposed emergency bus and emergency cooling-water header</w:t>
      </w:r>
    </w:p>
    <w:p w14:paraId="62271496" w14:textId="77777777" w:rsidR="009304D3" w:rsidRPr="009A5060" w:rsidRDefault="009304D3" w:rsidP="00C179E5">
      <w:pPr>
        <w:pStyle w:val="SysReq3"/>
        <w:numPr>
          <w:ilvl w:val="0"/>
          <w:numId w:val="62"/>
        </w:numPr>
        <w:spacing w:line="240" w:lineRule="auto"/>
        <w:rPr>
          <w:lang w:val="en-GB"/>
        </w:rPr>
      </w:pPr>
      <w:r w:rsidRPr="009A5060">
        <w:rPr>
          <w:lang w:val="en-GB"/>
        </w:rPr>
        <w:t>A list of critical loads expected to be maintained under LOOP conditions</w:t>
      </w:r>
    </w:p>
    <w:p w14:paraId="104DA3F3" w14:textId="77777777" w:rsidR="009304D3" w:rsidRPr="009A5060" w:rsidRDefault="009304D3" w:rsidP="00C179E5">
      <w:pPr>
        <w:pStyle w:val="SysReq3"/>
        <w:numPr>
          <w:ilvl w:val="0"/>
          <w:numId w:val="62"/>
        </w:numPr>
        <w:spacing w:line="240" w:lineRule="auto"/>
        <w:rPr>
          <w:color w:val="000000" w:themeColor="text1"/>
          <w:lang w:val="en-GB"/>
        </w:rPr>
      </w:pPr>
      <w:r w:rsidRPr="009A5060">
        <w:rPr>
          <w:lang w:val="en-GB"/>
        </w:rPr>
        <w:t>Enveloping assumptions for internal distribution logic, including switching, prior</w:t>
      </w:r>
      <w:r w:rsidRPr="009A5060">
        <w:rPr>
          <w:color w:val="000000" w:themeColor="text1"/>
          <w:lang w:val="en-GB"/>
        </w:rPr>
        <w:t>itization, and load control schemes</w:t>
      </w:r>
    </w:p>
    <w:p w14:paraId="0D976983" w14:textId="77777777" w:rsidR="009304D3" w:rsidRPr="009A5060" w:rsidRDefault="009304D3" w:rsidP="00C179E5">
      <w:pPr>
        <w:pStyle w:val="SysReq3"/>
        <w:numPr>
          <w:ilvl w:val="0"/>
          <w:numId w:val="62"/>
        </w:numPr>
        <w:spacing w:line="240" w:lineRule="auto"/>
        <w:rPr>
          <w:lang w:val="en-GB"/>
        </w:rPr>
      </w:pPr>
      <w:r w:rsidRPr="009A5060">
        <w:rPr>
          <w:lang w:val="en-GB"/>
        </w:rPr>
        <w:t>Proposed interface boundary conditions with SCK CEN’s emergency diesel generator and cooling-water header</w:t>
      </w:r>
    </w:p>
    <w:p w14:paraId="711F471F" w14:textId="70D16CF1" w:rsidR="00FB29AB" w:rsidRPr="009A5060" w:rsidRDefault="00FB29AB" w:rsidP="00C179E5">
      <w:pPr>
        <w:pStyle w:val="Heading3numbered"/>
        <w:keepNext/>
        <w:keepLines/>
        <w:spacing w:line="240" w:lineRule="auto"/>
        <w:rPr>
          <w:i/>
          <w:iCs/>
        </w:rPr>
      </w:pPr>
      <w:bookmarkStart w:id="3585" w:name="_Toc216340956"/>
      <w:bookmarkStart w:id="3586" w:name="_Toc200492355"/>
      <w:bookmarkStart w:id="3587" w:name="_Toc202536196"/>
      <w:bookmarkStart w:id="3588" w:name="_Toc202536902"/>
      <w:r w:rsidRPr="009A5060">
        <w:rPr>
          <w:rFonts w:eastAsia="Calibri"/>
        </w:rPr>
        <w:t xml:space="preserve">Process </w:t>
      </w:r>
      <w:r w:rsidR="005509B9" w:rsidRPr="009A5060">
        <w:rPr>
          <w:rFonts w:eastAsia="Calibri"/>
        </w:rPr>
        <w:t>L</w:t>
      </w:r>
      <w:r w:rsidRPr="009A5060">
        <w:rPr>
          <w:rFonts w:eastAsia="Calibri"/>
        </w:rPr>
        <w:t>ine interface</w:t>
      </w:r>
      <w:bookmarkEnd w:id="3585"/>
    </w:p>
    <w:p w14:paraId="293274A5" w14:textId="33BEE83F" w:rsidR="000C0A16" w:rsidRPr="009A5060" w:rsidRDefault="00FB29AB" w:rsidP="00C179E5">
      <w:pPr>
        <w:spacing w:line="240" w:lineRule="auto"/>
        <w:rPr>
          <w:i/>
          <w:iCs/>
        </w:rPr>
      </w:pPr>
      <w:r w:rsidRPr="009A5060">
        <w:t xml:space="preserve">With reference to </w:t>
      </w:r>
      <w:r w:rsidRPr="009A5060">
        <w:fldChar w:fldCharType="begin"/>
      </w:r>
      <w:r w:rsidRPr="009A5060">
        <w:instrText xml:space="preserve"> REF _Ref210725562 \h </w:instrText>
      </w:r>
      <w:r w:rsidR="00C179E5">
        <w:instrText xml:space="preserve"> \* MERGEFORMAT </w:instrText>
      </w:r>
      <w:r w:rsidRPr="009A5060">
        <w:fldChar w:fldCharType="separate"/>
      </w:r>
      <w:r w:rsidR="00041F61" w:rsidRPr="009A5060">
        <w:t xml:space="preserve">Table </w:t>
      </w:r>
      <w:r w:rsidR="00041F61">
        <w:rPr>
          <w:noProof/>
        </w:rPr>
        <w:t>11</w:t>
      </w:r>
      <w:r w:rsidRPr="009A5060">
        <w:fldChar w:fldCharType="end"/>
      </w:r>
      <w:r w:rsidR="00543D02" w:rsidRPr="009A5060">
        <w:t xml:space="preserve"> and</w:t>
      </w:r>
      <w:r w:rsidRPr="009A5060">
        <w:t xml:space="preserve"> </w:t>
      </w:r>
      <w:r w:rsidRPr="009A5060">
        <w:fldChar w:fldCharType="begin"/>
      </w:r>
      <w:r w:rsidRPr="009A5060">
        <w:instrText xml:space="preserve"> REF _Ref192519000 \h </w:instrText>
      </w:r>
      <w:r w:rsidR="00C179E5">
        <w:instrText xml:space="preserve"> \* MERGEFORMAT </w:instrText>
      </w:r>
      <w:r w:rsidRPr="009A5060">
        <w:fldChar w:fldCharType="separate"/>
      </w:r>
      <w:r w:rsidR="00041F61" w:rsidRPr="009A5060">
        <w:t xml:space="preserve">Table </w:t>
      </w:r>
      <w:r w:rsidR="00041F61">
        <w:rPr>
          <w:noProof/>
        </w:rPr>
        <w:t>12</w:t>
      </w:r>
      <w:r w:rsidRPr="009A5060">
        <w:fldChar w:fldCharType="end"/>
      </w:r>
      <w:r w:rsidRPr="009A5060">
        <w:t xml:space="preserve"> the following applies:</w:t>
      </w:r>
    </w:p>
    <w:p w14:paraId="0D0EA4D6" w14:textId="5E82F31D" w:rsidR="00596B82" w:rsidRPr="009A5060" w:rsidRDefault="00596B82" w:rsidP="00C179E5">
      <w:pPr>
        <w:pStyle w:val="RequirementList"/>
        <w:spacing w:line="240" w:lineRule="auto"/>
      </w:pPr>
      <w:r w:rsidRPr="009A5060">
        <w:t>The Contractor shall size and install QRB</w:t>
      </w:r>
      <w:r w:rsidR="005C7137" w:rsidRPr="009A5060">
        <w:t>.</w:t>
      </w:r>
      <w:r w:rsidRPr="009A5060">
        <w:t>A for</w:t>
      </w:r>
      <w:r w:rsidR="00493633" w:rsidRPr="009A5060">
        <w:t xml:space="preserve"> SH</w:t>
      </w:r>
      <w:r w:rsidR="00FB29AB" w:rsidRPr="009A5060">
        <w:t>e</w:t>
      </w:r>
      <w:r w:rsidR="00493633" w:rsidRPr="009A5060">
        <w:t xml:space="preserve"> flows</w:t>
      </w:r>
      <w:r w:rsidRPr="009A5060">
        <w:t xml:space="preserve"> ≥ 50 g s</w:t>
      </w:r>
      <w:r w:rsidRPr="009A5060">
        <w:rPr>
          <w:rFonts w:ascii="Cambria Math" w:hAnsi="Cambria Math" w:cs="Cambria Math"/>
        </w:rPr>
        <w:t>⁻</w:t>
      </w:r>
      <w:r w:rsidRPr="009A5060">
        <w:rPr>
          <w:rFonts w:cs="Aptos"/>
        </w:rPr>
        <w:t>¹</w:t>
      </w:r>
      <w:r w:rsidRPr="009A5060">
        <w:t xml:space="preserve"> at 3 bar(a)</w:t>
      </w:r>
      <w:r w:rsidR="00493633" w:rsidRPr="009A5060">
        <w:t xml:space="preserve"> and T</w:t>
      </w:r>
      <w:r w:rsidRPr="009A5060">
        <w:t xml:space="preserve"> </w:t>
      </w:r>
      <w:r w:rsidRPr="009A5060">
        <w:rPr>
          <w:rFonts w:cs="Aptos"/>
        </w:rPr>
        <w:t>≤</w:t>
      </w:r>
      <w:r w:rsidRPr="009A5060">
        <w:t xml:space="preserve"> 4.5 K, including insulation, supports, and P&amp;ID tagging.</w:t>
      </w:r>
    </w:p>
    <w:p w14:paraId="05D66A9B" w14:textId="1FB94417" w:rsidR="00596B82" w:rsidRPr="009A5060" w:rsidRDefault="00596B82" w:rsidP="00C179E5">
      <w:pPr>
        <w:pStyle w:val="RequirementList"/>
        <w:spacing w:line="240" w:lineRule="auto"/>
      </w:pPr>
      <w:r w:rsidRPr="009A5060">
        <w:t xml:space="preserve">The Contractor </w:t>
      </w:r>
      <w:r w:rsidR="00FB29AB" w:rsidRPr="009A5060">
        <w:t xml:space="preserve">shall size and install QRB.S to accept </w:t>
      </w:r>
      <w:r w:rsidRPr="009A5060">
        <w:t>up to 200 g s</w:t>
      </w:r>
      <w:r w:rsidRPr="009A5060">
        <w:rPr>
          <w:rFonts w:ascii="Cambria Math" w:hAnsi="Cambria Math" w:cs="Cambria Math"/>
        </w:rPr>
        <w:t>⁻</w:t>
      </w:r>
      <w:r w:rsidRPr="009A5060">
        <w:rPr>
          <w:rFonts w:cs="Aptos"/>
        </w:rPr>
        <w:t>¹</w:t>
      </w:r>
      <w:r w:rsidRPr="009A5060">
        <w:t xml:space="preserve"> of warm helium to the VLP header under emergency vent conditions, meeting PED over-pressure rules.</w:t>
      </w:r>
    </w:p>
    <w:p w14:paraId="2C705057" w14:textId="25364528" w:rsidR="00596B82" w:rsidRPr="009A5060" w:rsidRDefault="00596B82" w:rsidP="00C179E5">
      <w:pPr>
        <w:pStyle w:val="RequirementList"/>
        <w:spacing w:line="240" w:lineRule="auto"/>
      </w:pPr>
      <w:r w:rsidRPr="009A5060">
        <w:t>The Contractor shall route WCS</w:t>
      </w:r>
      <w:r w:rsidR="005C7137" w:rsidRPr="009A5060">
        <w:t>.</w:t>
      </w:r>
      <w:r w:rsidRPr="009A5060">
        <w:t>HP/LP/VLP headers through designated wall sleeves, providing expansion compensation and removable spools for maintenance access.</w:t>
      </w:r>
    </w:p>
    <w:p w14:paraId="04A9D1FE" w14:textId="48F1723A" w:rsidR="00813F32" w:rsidRPr="009A5060" w:rsidRDefault="00AB6601" w:rsidP="00C179E5">
      <w:pPr>
        <w:pStyle w:val="RequirementList"/>
        <w:spacing w:line="240" w:lineRule="auto"/>
      </w:pPr>
      <w:r w:rsidRPr="009A5060">
        <w:t>The contractor shall finalize clear enveloping terminal point design and flow conditions (as per ICD)</w:t>
      </w:r>
      <w:r w:rsidR="00A32429" w:rsidRPr="009A5060">
        <w:t xml:space="preserve"> by no later than the end of L1 – Conceptual design (details contained in ICD, and </w:t>
      </w:r>
      <w:r w:rsidRPr="009A5060">
        <w:t>. Current sizing</w:t>
      </w:r>
      <w:r w:rsidR="007B278F" w:rsidRPr="009A5060">
        <w:t>/flowrate indicative of scale (~8</w:t>
      </w:r>
      <w:r w:rsidR="005C7137" w:rsidRPr="009A5060">
        <w:t>1</w:t>
      </w:r>
      <w:r w:rsidR="007B278F" w:rsidRPr="009A5060">
        <w:t xml:space="preserve"> g/s for QDIST</w:t>
      </w:r>
      <w:r w:rsidR="005C7137" w:rsidRPr="009A5060">
        <w:t>.</w:t>
      </w:r>
      <w:r w:rsidR="007B278F" w:rsidRPr="009A5060">
        <w:t>D</w:t>
      </w:r>
      <w:r w:rsidR="005C7137" w:rsidRPr="009A5060">
        <w:t>/</w:t>
      </w:r>
      <w:r w:rsidR="007B278F" w:rsidRPr="009A5060">
        <w:t>E is based on dT=20 K</w:t>
      </w:r>
      <w:r w:rsidRPr="009A5060">
        <w:t xml:space="preserve"> of Q</w:t>
      </w:r>
      <w:r w:rsidR="00A32429" w:rsidRPr="009A5060">
        <w:t>DIST</w:t>
      </w:r>
      <w:r w:rsidRPr="009A5060">
        <w:t xml:space="preserve"> and </w:t>
      </w:r>
      <w:r w:rsidR="00A32429" w:rsidRPr="009A5060">
        <w:t xml:space="preserve">QCELL </w:t>
      </w:r>
      <w:r w:rsidR="00596B82" w:rsidRPr="009A5060">
        <w:t xml:space="preserve">Sizing values in this matrix are enveloping and </w:t>
      </w:r>
      <w:r w:rsidR="00E73888" w:rsidRPr="009A5060">
        <w:t>indicative.</w:t>
      </w:r>
      <w:r w:rsidR="00596B82" w:rsidRPr="009A5060">
        <w:t xml:space="preserve"> </w:t>
      </w:r>
    </w:p>
    <w:p w14:paraId="3343EDF6" w14:textId="77777777" w:rsidR="005C7137" w:rsidRPr="009A5060" w:rsidRDefault="00AB6601" w:rsidP="00C179E5">
      <w:pPr>
        <w:pStyle w:val="RequirementList"/>
        <w:spacing w:line="240" w:lineRule="auto"/>
      </w:pPr>
      <w:r w:rsidRPr="009A5060">
        <w:t>Thee supply pressure of QRB</w:t>
      </w:r>
      <w:r w:rsidR="005C7137" w:rsidRPr="009A5060">
        <w:t>.</w:t>
      </w:r>
      <w:r w:rsidRPr="009A5060">
        <w:t>D (at present 13 bar, may be reduced if temperature of supply not doable at that pressure.</w:t>
      </w:r>
    </w:p>
    <w:p w14:paraId="705A9DF0" w14:textId="1C667276" w:rsidR="00AB6601" w:rsidRPr="009A5060" w:rsidRDefault="005C7137" w:rsidP="00C179E5">
      <w:pPr>
        <w:pStyle w:val="RequirementList"/>
        <w:numPr>
          <w:ilvl w:val="0"/>
          <w:numId w:val="0"/>
        </w:numPr>
        <w:spacing w:line="240" w:lineRule="auto"/>
        <w:ind w:left="502"/>
      </w:pPr>
      <w:r w:rsidRPr="009A5060">
        <w:lastRenderedPageBreak/>
        <w:t xml:space="preserve">Note: The current </w:t>
      </w:r>
      <w:r w:rsidR="00AB6601" w:rsidRPr="009A5060">
        <w:t>BSL constitutes a conservative ‘available pressure’ to ‘remove’ any pressure drop for TS out of the QCELL design considerations.</w:t>
      </w:r>
    </w:p>
    <w:p w14:paraId="1A94A85B" w14:textId="5E83030B" w:rsidR="00AB6601" w:rsidRPr="009A5060" w:rsidRDefault="00AB6601" w:rsidP="00C179E5">
      <w:pPr>
        <w:pStyle w:val="SysReq3"/>
        <w:spacing w:line="240" w:lineRule="auto"/>
        <w:ind w:left="0"/>
        <w:rPr>
          <w:lang w:val="en-GB"/>
        </w:rPr>
      </w:pPr>
      <w:r w:rsidRPr="009A5060">
        <w:rPr>
          <w:lang w:val="en-GB"/>
        </w:rPr>
        <w:t xml:space="preserve">In the offer the applicant shall clearly state the highest pressure of delivery. </w:t>
      </w:r>
      <w:r w:rsidR="005C7137" w:rsidRPr="009A5060">
        <w:rPr>
          <w:lang w:val="en-GB"/>
        </w:rPr>
        <w:t xml:space="preserve"> </w:t>
      </w:r>
      <w:r w:rsidRPr="009A5060">
        <w:rPr>
          <w:lang w:val="en-GB"/>
        </w:rPr>
        <w:t xml:space="preserve">A pressure drop of 1 bar over the total system (~300 m including the TS-payload).  </w:t>
      </w:r>
    </w:p>
    <w:p w14:paraId="6599773F" w14:textId="77777777" w:rsidR="00AB6601" w:rsidRPr="009A5060" w:rsidRDefault="00AB6601" w:rsidP="00C179E5">
      <w:pPr>
        <w:pStyle w:val="SysReq3"/>
        <w:spacing w:line="240" w:lineRule="auto"/>
        <w:rPr>
          <w:lang w:val="en-GB"/>
        </w:rPr>
      </w:pPr>
    </w:p>
    <w:p w14:paraId="2FB7C618" w14:textId="5177F2C0" w:rsidR="00596B82" w:rsidRPr="009A5060" w:rsidRDefault="00813F32" w:rsidP="00C179E5">
      <w:pPr>
        <w:pStyle w:val="SysReq3"/>
        <w:spacing w:line="240" w:lineRule="auto"/>
        <w:ind w:left="0"/>
        <w:rPr>
          <w:lang w:val="en-GB"/>
        </w:rPr>
      </w:pPr>
      <w:r w:rsidRPr="009A5060">
        <w:rPr>
          <w:lang w:val="en-GB"/>
        </w:rPr>
        <w:t>In the offer the Applicant shall</w:t>
      </w:r>
      <w:r w:rsidR="00596B82" w:rsidRPr="009A5060">
        <w:rPr>
          <w:lang w:val="en-GB"/>
        </w:rPr>
        <w:t xml:space="preserve"> confirm exact mass-flow, pressure, and diameter </w:t>
      </w:r>
      <w:r w:rsidR="003306B4" w:rsidRPr="009A5060">
        <w:rPr>
          <w:lang w:val="en-GB"/>
        </w:rPr>
        <w:t>and</w:t>
      </w:r>
      <w:r w:rsidR="00596B82" w:rsidRPr="009A5060">
        <w:rPr>
          <w:lang w:val="en-GB"/>
        </w:rPr>
        <w:t xml:space="preserve"> detail them in the Conceptual Design</w:t>
      </w:r>
      <w:r w:rsidR="00900B24" w:rsidRPr="009A5060">
        <w:rPr>
          <w:lang w:val="en-GB"/>
        </w:rPr>
        <w:t xml:space="preserve">.  </w:t>
      </w:r>
      <w:r w:rsidR="005509B9" w:rsidRPr="009A5060">
        <w:rPr>
          <w:lang w:val="en-GB"/>
        </w:rPr>
        <w:br/>
      </w:r>
    </w:p>
    <w:p w14:paraId="24613196" w14:textId="0D22A9C3" w:rsidR="00735071" w:rsidRPr="009A5060" w:rsidRDefault="00735071" w:rsidP="00C179E5">
      <w:pPr>
        <w:pStyle w:val="TableCaption"/>
        <w:keepNext/>
        <w:keepLines/>
        <w:rPr>
          <w:lang w:val="en-GB"/>
        </w:rPr>
      </w:pPr>
      <w:bookmarkStart w:id="3589" w:name="_Ref210725562"/>
      <w:bookmarkStart w:id="3590" w:name="_Ref210725556"/>
      <w:bookmarkStart w:id="3591" w:name="_Toc212194968"/>
      <w:r w:rsidRPr="009A5060">
        <w:rPr>
          <w:lang w:val="en-GB"/>
        </w:rPr>
        <w:t xml:space="preserve">Table </w:t>
      </w:r>
      <w:r w:rsidRPr="009A5060">
        <w:rPr>
          <w:lang w:val="en-GB"/>
        </w:rPr>
        <w:fldChar w:fldCharType="begin"/>
      </w:r>
      <w:r w:rsidRPr="009A5060">
        <w:rPr>
          <w:lang w:val="en-GB"/>
        </w:rPr>
        <w:instrText xml:space="preserve"> SEQ Table \* ARABIC </w:instrText>
      </w:r>
      <w:r w:rsidRPr="009A5060">
        <w:rPr>
          <w:lang w:val="en-GB"/>
        </w:rPr>
        <w:fldChar w:fldCharType="separate"/>
      </w:r>
      <w:r w:rsidR="00041F61">
        <w:rPr>
          <w:noProof/>
          <w:lang w:val="en-GB"/>
        </w:rPr>
        <w:t>11</w:t>
      </w:r>
      <w:r w:rsidRPr="009A5060">
        <w:rPr>
          <w:lang w:val="en-GB"/>
        </w:rPr>
        <w:fldChar w:fldCharType="end"/>
      </w:r>
      <w:bookmarkEnd w:id="3589"/>
      <w:r w:rsidRPr="009A5060">
        <w:rPr>
          <w:lang w:val="en-GB"/>
        </w:rPr>
        <w:t xml:space="preserve">  </w:t>
      </w:r>
      <w:r w:rsidR="00FF48B0" w:rsidRPr="009A5060">
        <w:rPr>
          <w:lang w:val="en-GB"/>
        </w:rPr>
        <w:t xml:space="preserve">Interface ID between </w:t>
      </w:r>
      <w:r w:rsidRPr="009A5060">
        <w:rPr>
          <w:lang w:val="en-GB"/>
        </w:rPr>
        <w:t xml:space="preserve">QRB </w:t>
      </w:r>
      <w:r w:rsidR="00FF48B0" w:rsidRPr="009A5060">
        <w:rPr>
          <w:lang w:val="en-GB"/>
        </w:rPr>
        <w:t xml:space="preserve">and </w:t>
      </w:r>
      <w:r w:rsidRPr="009A5060">
        <w:rPr>
          <w:lang w:val="en-GB"/>
        </w:rPr>
        <w:t>QDIST  (</w:t>
      </w:r>
      <w:r w:rsidR="005509B9" w:rsidRPr="009A5060">
        <w:rPr>
          <w:lang w:val="en-GB"/>
        </w:rPr>
        <w:t>cold interfaces</w:t>
      </w:r>
      <w:r w:rsidRPr="009A5060">
        <w:rPr>
          <w:lang w:val="en-GB"/>
        </w:rPr>
        <w:t>)</w:t>
      </w:r>
      <w:bookmarkEnd w:id="3590"/>
      <w:bookmarkEnd w:id="3591"/>
    </w:p>
    <w:tbl>
      <w:tblPr>
        <w:tblStyle w:val="TableGrid2"/>
        <w:tblW w:w="0" w:type="auto"/>
        <w:tblLook w:val="04A0" w:firstRow="1" w:lastRow="0" w:firstColumn="1" w:lastColumn="0" w:noHBand="0" w:noVBand="1"/>
      </w:tblPr>
      <w:tblGrid>
        <w:gridCol w:w="963"/>
        <w:gridCol w:w="2989"/>
        <w:gridCol w:w="1326"/>
        <w:gridCol w:w="1735"/>
        <w:gridCol w:w="2717"/>
      </w:tblGrid>
      <w:tr w:rsidR="000C0A16" w:rsidRPr="009A5060" w14:paraId="1B01DD6F" w14:textId="77777777" w:rsidTr="007B278F">
        <w:tc>
          <w:tcPr>
            <w:tcW w:w="988" w:type="dxa"/>
            <w:shd w:val="clear" w:color="auto" w:fill="EBD9ED" w:themeFill="accent2" w:themeFillTint="33"/>
            <w:hideMark/>
          </w:tcPr>
          <w:p w14:paraId="2DC21DE7" w14:textId="77777777" w:rsidR="000C0A16" w:rsidRPr="009A5060" w:rsidRDefault="000C0A16" w:rsidP="00C179E5">
            <w:pPr>
              <w:jc w:val="center"/>
              <w:rPr>
                <w:rFonts w:ascii="Aptos" w:hAnsi="Aptos"/>
                <w:color w:val="562873" w:themeColor="accent1"/>
                <w:sz w:val="18"/>
                <w:szCs w:val="18"/>
              </w:rPr>
            </w:pPr>
            <w:r w:rsidRPr="009A5060">
              <w:rPr>
                <w:rStyle w:val="Strong"/>
                <w:rFonts w:ascii="Aptos" w:hAnsi="Aptos"/>
                <w:sz w:val="18"/>
                <w:szCs w:val="18"/>
              </w:rPr>
              <w:t>Line ID</w:t>
            </w:r>
          </w:p>
        </w:tc>
        <w:tc>
          <w:tcPr>
            <w:tcW w:w="3260" w:type="dxa"/>
            <w:shd w:val="clear" w:color="auto" w:fill="EBD9ED" w:themeFill="accent2" w:themeFillTint="33"/>
            <w:hideMark/>
          </w:tcPr>
          <w:p w14:paraId="0B01E9AF" w14:textId="77777777" w:rsidR="000C0A16" w:rsidRPr="009A5060" w:rsidRDefault="000C0A16" w:rsidP="00C179E5">
            <w:pPr>
              <w:jc w:val="center"/>
              <w:rPr>
                <w:rStyle w:val="Strong"/>
                <w:rFonts w:ascii="Aptos" w:hAnsi="Aptos"/>
                <w:b w:val="0"/>
              </w:rPr>
            </w:pPr>
            <w:r w:rsidRPr="009A5060">
              <w:rPr>
                <w:rStyle w:val="Strong"/>
                <w:rFonts w:ascii="Aptos" w:hAnsi="Aptos"/>
                <w:sz w:val="18"/>
                <w:szCs w:val="18"/>
              </w:rPr>
              <w:t>Purpose / Duty</w:t>
            </w:r>
          </w:p>
        </w:tc>
        <w:tc>
          <w:tcPr>
            <w:tcW w:w="1417" w:type="dxa"/>
            <w:shd w:val="clear" w:color="auto" w:fill="EBD9ED" w:themeFill="accent2" w:themeFillTint="33"/>
            <w:hideMark/>
          </w:tcPr>
          <w:p w14:paraId="636E8BFB" w14:textId="780B6255" w:rsidR="000C0A16" w:rsidRPr="009A5060" w:rsidRDefault="00FB29AB" w:rsidP="00C179E5">
            <w:pPr>
              <w:jc w:val="center"/>
              <w:rPr>
                <w:rStyle w:val="Strong"/>
                <w:rFonts w:ascii="Aptos" w:hAnsi="Aptos"/>
                <w:b w:val="0"/>
              </w:rPr>
            </w:pPr>
            <w:r w:rsidRPr="009A5060">
              <w:rPr>
                <w:rStyle w:val="Strong"/>
                <w:rFonts w:ascii="Aptos" w:hAnsi="Aptos"/>
                <w:sz w:val="18"/>
                <w:szCs w:val="18"/>
              </w:rPr>
              <w:t>Design Flow rate</w:t>
            </w:r>
          </w:p>
        </w:tc>
        <w:tc>
          <w:tcPr>
            <w:tcW w:w="1843" w:type="dxa"/>
            <w:shd w:val="clear" w:color="auto" w:fill="EBD9ED" w:themeFill="accent2" w:themeFillTint="33"/>
            <w:hideMark/>
          </w:tcPr>
          <w:p w14:paraId="22FCF8DF" w14:textId="77777777" w:rsidR="000C0A16" w:rsidRPr="009A5060" w:rsidRDefault="000C0A16" w:rsidP="00C179E5">
            <w:pPr>
              <w:jc w:val="center"/>
              <w:rPr>
                <w:rStyle w:val="Strong"/>
                <w:rFonts w:ascii="Aptos" w:hAnsi="Aptos"/>
                <w:b w:val="0"/>
              </w:rPr>
            </w:pPr>
            <w:r w:rsidRPr="009A5060">
              <w:rPr>
                <w:rStyle w:val="Strong"/>
                <w:rFonts w:ascii="Aptos" w:hAnsi="Aptos"/>
                <w:sz w:val="18"/>
                <w:szCs w:val="18"/>
              </w:rPr>
              <w:t>Operating Envelope</w:t>
            </w:r>
          </w:p>
        </w:tc>
        <w:tc>
          <w:tcPr>
            <w:tcW w:w="2948" w:type="dxa"/>
            <w:shd w:val="clear" w:color="auto" w:fill="EBD9ED" w:themeFill="accent2" w:themeFillTint="33"/>
            <w:hideMark/>
          </w:tcPr>
          <w:p w14:paraId="5DE450F0" w14:textId="77777777" w:rsidR="000C0A16" w:rsidRPr="009A5060" w:rsidRDefault="000C0A16" w:rsidP="00C179E5">
            <w:pPr>
              <w:jc w:val="center"/>
              <w:rPr>
                <w:rStyle w:val="Strong"/>
                <w:rFonts w:ascii="Aptos" w:hAnsi="Aptos"/>
                <w:b w:val="0"/>
              </w:rPr>
            </w:pPr>
            <w:r w:rsidRPr="009A5060">
              <w:rPr>
                <w:rStyle w:val="Strong"/>
                <w:rFonts w:ascii="Aptos" w:hAnsi="Aptos"/>
                <w:sz w:val="18"/>
                <w:szCs w:val="18"/>
              </w:rPr>
              <w:t>Notes</w:t>
            </w:r>
          </w:p>
        </w:tc>
      </w:tr>
      <w:tr w:rsidR="000C0A16" w:rsidRPr="009A5060" w14:paraId="3E96AAAA" w14:textId="77777777" w:rsidTr="007B278F">
        <w:tc>
          <w:tcPr>
            <w:tcW w:w="988" w:type="dxa"/>
            <w:vAlign w:val="center"/>
            <w:hideMark/>
          </w:tcPr>
          <w:p w14:paraId="3198A16C" w14:textId="045DCA90" w:rsidR="000C0A16" w:rsidRPr="009A5060" w:rsidRDefault="000C0A16" w:rsidP="00C179E5">
            <w:pPr>
              <w:jc w:val="center"/>
              <w:rPr>
                <w:rFonts w:ascii="Aptos" w:hAnsi="Aptos"/>
                <w:sz w:val="18"/>
                <w:szCs w:val="18"/>
              </w:rPr>
            </w:pPr>
            <w:r w:rsidRPr="009A5060">
              <w:rPr>
                <w:rStyle w:val="Strong"/>
                <w:rFonts w:ascii="Aptos" w:hAnsi="Aptos"/>
                <w:sz w:val="18"/>
                <w:szCs w:val="18"/>
              </w:rPr>
              <w:t>QRB</w:t>
            </w:r>
            <w:r w:rsidR="00FF48B0" w:rsidRPr="009A5060">
              <w:rPr>
                <w:rStyle w:val="Strong"/>
                <w:rFonts w:ascii="Aptos" w:hAnsi="Aptos"/>
                <w:sz w:val="18"/>
                <w:szCs w:val="18"/>
              </w:rPr>
              <w:t>.</w:t>
            </w:r>
            <w:r w:rsidRPr="009A5060">
              <w:rPr>
                <w:rStyle w:val="Strong"/>
                <w:rFonts w:ascii="Aptos" w:hAnsi="Aptos"/>
                <w:sz w:val="18"/>
                <w:szCs w:val="18"/>
              </w:rPr>
              <w:t>A</w:t>
            </w:r>
          </w:p>
        </w:tc>
        <w:tc>
          <w:tcPr>
            <w:tcW w:w="3260" w:type="dxa"/>
            <w:vAlign w:val="center"/>
            <w:hideMark/>
          </w:tcPr>
          <w:p w14:paraId="47758B9E" w14:textId="77777777" w:rsidR="000C0A16" w:rsidRPr="009A5060" w:rsidRDefault="000C0A16" w:rsidP="00C179E5">
            <w:pPr>
              <w:jc w:val="center"/>
              <w:rPr>
                <w:rFonts w:ascii="Aptos" w:hAnsi="Aptos"/>
                <w:sz w:val="18"/>
                <w:szCs w:val="18"/>
              </w:rPr>
            </w:pPr>
            <w:r w:rsidRPr="009A5060">
              <w:rPr>
                <w:rFonts w:ascii="Aptos" w:hAnsi="Aptos"/>
                <w:sz w:val="18"/>
                <w:szCs w:val="18"/>
              </w:rPr>
              <w:t>Supply of super-critical He (SHE) at 4.5 K to QCELL distribution</w:t>
            </w:r>
          </w:p>
        </w:tc>
        <w:tc>
          <w:tcPr>
            <w:tcW w:w="1417" w:type="dxa"/>
            <w:vAlign w:val="center"/>
            <w:hideMark/>
          </w:tcPr>
          <w:p w14:paraId="037A0F02" w14:textId="1EDE6635" w:rsidR="000C0A16" w:rsidRPr="009A5060" w:rsidRDefault="000C0A16" w:rsidP="00C179E5">
            <w:pPr>
              <w:jc w:val="center"/>
              <w:rPr>
                <w:rFonts w:ascii="Aptos" w:hAnsi="Aptos"/>
                <w:sz w:val="18"/>
                <w:szCs w:val="18"/>
              </w:rPr>
            </w:pPr>
            <w:r w:rsidRPr="009A5060">
              <w:rPr>
                <w:rFonts w:ascii="Aptos" w:hAnsi="Aptos"/>
                <w:sz w:val="18"/>
                <w:szCs w:val="18"/>
              </w:rPr>
              <w:t>50 g s</w:t>
            </w:r>
            <w:r w:rsidRPr="009A5060">
              <w:rPr>
                <w:rFonts w:ascii="Cambria Math" w:hAnsi="Cambria Math" w:cs="Cambria Math"/>
                <w:sz w:val="18"/>
                <w:szCs w:val="18"/>
              </w:rPr>
              <w:t>⁻</w:t>
            </w:r>
            <w:r w:rsidRPr="009A5060">
              <w:rPr>
                <w:rFonts w:ascii="Aptos" w:hAnsi="Aptos" w:cs="Aptos"/>
                <w:sz w:val="18"/>
                <w:szCs w:val="18"/>
              </w:rPr>
              <w:t>¹</w:t>
            </w:r>
          </w:p>
        </w:tc>
        <w:tc>
          <w:tcPr>
            <w:tcW w:w="1843" w:type="dxa"/>
            <w:vAlign w:val="center"/>
            <w:hideMark/>
          </w:tcPr>
          <w:p w14:paraId="7C9E74B3" w14:textId="77777777" w:rsidR="000C0A16" w:rsidRPr="009A5060" w:rsidRDefault="000C0A16" w:rsidP="00C179E5">
            <w:pPr>
              <w:jc w:val="center"/>
              <w:rPr>
                <w:rFonts w:ascii="Aptos" w:hAnsi="Aptos"/>
                <w:sz w:val="18"/>
                <w:szCs w:val="18"/>
              </w:rPr>
            </w:pPr>
            <w:r w:rsidRPr="009A5060">
              <w:rPr>
                <w:rFonts w:ascii="Aptos" w:hAnsi="Aptos"/>
                <w:sz w:val="18"/>
                <w:szCs w:val="18"/>
              </w:rPr>
              <w:t>3 bar(a), ≤ 4.5 K</w:t>
            </w:r>
          </w:p>
        </w:tc>
        <w:tc>
          <w:tcPr>
            <w:tcW w:w="2948" w:type="dxa"/>
            <w:vAlign w:val="center"/>
            <w:hideMark/>
          </w:tcPr>
          <w:p w14:paraId="65EFE0F9" w14:textId="77777777" w:rsidR="000C0A16" w:rsidRPr="009A5060" w:rsidRDefault="000C0A16" w:rsidP="00C179E5">
            <w:pPr>
              <w:jc w:val="center"/>
              <w:rPr>
                <w:rFonts w:ascii="Aptos" w:hAnsi="Aptos"/>
                <w:sz w:val="18"/>
                <w:szCs w:val="18"/>
              </w:rPr>
            </w:pPr>
            <w:r w:rsidRPr="009A5060">
              <w:rPr>
                <w:rFonts w:ascii="Aptos" w:hAnsi="Aptos"/>
                <w:sz w:val="18"/>
                <w:szCs w:val="18"/>
              </w:rPr>
              <w:t>Cold helium to cryomodules</w:t>
            </w:r>
          </w:p>
        </w:tc>
      </w:tr>
      <w:tr w:rsidR="000C0A16" w:rsidRPr="009A5060" w14:paraId="35648C65" w14:textId="77777777" w:rsidTr="007B278F">
        <w:tc>
          <w:tcPr>
            <w:tcW w:w="988" w:type="dxa"/>
            <w:vAlign w:val="center"/>
            <w:hideMark/>
          </w:tcPr>
          <w:p w14:paraId="351E1F6A" w14:textId="6C64D948" w:rsidR="000C0A16" w:rsidRPr="009A5060" w:rsidRDefault="000C0A16" w:rsidP="00C179E5">
            <w:pPr>
              <w:jc w:val="center"/>
              <w:rPr>
                <w:rFonts w:ascii="Aptos" w:hAnsi="Aptos"/>
                <w:sz w:val="18"/>
                <w:szCs w:val="18"/>
              </w:rPr>
            </w:pPr>
            <w:r w:rsidRPr="009A5060">
              <w:rPr>
                <w:rStyle w:val="Strong"/>
                <w:rFonts w:ascii="Aptos" w:hAnsi="Aptos"/>
                <w:sz w:val="18"/>
                <w:szCs w:val="18"/>
              </w:rPr>
              <w:t>QRB</w:t>
            </w:r>
            <w:r w:rsidR="00FF48B0" w:rsidRPr="009A5060">
              <w:rPr>
                <w:rStyle w:val="Strong"/>
                <w:rFonts w:ascii="Aptos" w:hAnsi="Aptos"/>
                <w:sz w:val="18"/>
                <w:szCs w:val="18"/>
              </w:rPr>
              <w:t>.</w:t>
            </w:r>
            <w:r w:rsidRPr="009A5060">
              <w:rPr>
                <w:rStyle w:val="Strong"/>
                <w:rFonts w:ascii="Aptos" w:hAnsi="Aptos"/>
                <w:sz w:val="18"/>
                <w:szCs w:val="18"/>
              </w:rPr>
              <w:t>B</w:t>
            </w:r>
          </w:p>
        </w:tc>
        <w:tc>
          <w:tcPr>
            <w:tcW w:w="3260" w:type="dxa"/>
            <w:vAlign w:val="center"/>
            <w:hideMark/>
          </w:tcPr>
          <w:p w14:paraId="5FA7EF50" w14:textId="77777777" w:rsidR="000C0A16" w:rsidRPr="009A5060" w:rsidRDefault="000C0A16" w:rsidP="00C179E5">
            <w:pPr>
              <w:jc w:val="center"/>
              <w:rPr>
                <w:rFonts w:ascii="Aptos" w:hAnsi="Aptos"/>
                <w:sz w:val="18"/>
                <w:szCs w:val="18"/>
              </w:rPr>
            </w:pPr>
            <w:r w:rsidRPr="009A5060">
              <w:rPr>
                <w:rFonts w:ascii="Aptos" w:hAnsi="Aptos"/>
                <w:sz w:val="18"/>
                <w:szCs w:val="18"/>
              </w:rPr>
              <w:t>2 K return / suction from QCELLs</w:t>
            </w:r>
          </w:p>
        </w:tc>
        <w:tc>
          <w:tcPr>
            <w:tcW w:w="1417" w:type="dxa"/>
            <w:vAlign w:val="center"/>
            <w:hideMark/>
          </w:tcPr>
          <w:p w14:paraId="4894A6AE" w14:textId="5503B174" w:rsidR="000C0A16" w:rsidRPr="009A5060" w:rsidRDefault="00596B82" w:rsidP="00C179E5">
            <w:pPr>
              <w:jc w:val="center"/>
              <w:rPr>
                <w:rFonts w:ascii="Aptos" w:hAnsi="Aptos"/>
                <w:sz w:val="18"/>
                <w:szCs w:val="18"/>
              </w:rPr>
            </w:pPr>
            <w:r w:rsidRPr="009A5060">
              <w:rPr>
                <w:rFonts w:ascii="Aptos" w:hAnsi="Aptos"/>
                <w:sz w:val="18"/>
                <w:szCs w:val="18"/>
              </w:rPr>
              <w:t>50</w:t>
            </w:r>
            <w:r w:rsidR="000C0A16" w:rsidRPr="009A5060">
              <w:rPr>
                <w:rFonts w:ascii="Aptos" w:hAnsi="Aptos"/>
                <w:sz w:val="18"/>
                <w:szCs w:val="18"/>
              </w:rPr>
              <w:t xml:space="preserve"> g s</w:t>
            </w:r>
            <w:r w:rsidR="000C0A16" w:rsidRPr="009A5060">
              <w:rPr>
                <w:rFonts w:ascii="Cambria Math" w:hAnsi="Cambria Math" w:cs="Cambria Math"/>
                <w:sz w:val="18"/>
                <w:szCs w:val="18"/>
              </w:rPr>
              <w:t>⁻</w:t>
            </w:r>
            <w:r w:rsidR="000C0A16" w:rsidRPr="009A5060">
              <w:rPr>
                <w:rFonts w:ascii="Aptos" w:hAnsi="Aptos" w:cs="Aptos"/>
                <w:sz w:val="18"/>
                <w:szCs w:val="18"/>
              </w:rPr>
              <w:t>¹</w:t>
            </w:r>
          </w:p>
        </w:tc>
        <w:tc>
          <w:tcPr>
            <w:tcW w:w="1843" w:type="dxa"/>
            <w:vAlign w:val="center"/>
            <w:hideMark/>
          </w:tcPr>
          <w:p w14:paraId="09CB3A28" w14:textId="3F6187B2" w:rsidR="000C0A16" w:rsidRPr="009A5060" w:rsidRDefault="000C0A16" w:rsidP="00C179E5">
            <w:pPr>
              <w:jc w:val="center"/>
              <w:rPr>
                <w:rFonts w:ascii="Aptos" w:hAnsi="Aptos"/>
                <w:sz w:val="18"/>
                <w:szCs w:val="18"/>
              </w:rPr>
            </w:pPr>
            <w:r w:rsidRPr="009A5060">
              <w:rPr>
                <w:rFonts w:ascii="Aptos" w:hAnsi="Aptos"/>
                <w:sz w:val="18"/>
                <w:szCs w:val="18"/>
              </w:rPr>
              <w:t>≤ 2</w:t>
            </w:r>
            <w:r w:rsidR="005F7670" w:rsidRPr="009A5060">
              <w:rPr>
                <w:rFonts w:ascii="Aptos" w:hAnsi="Aptos"/>
                <w:sz w:val="18"/>
                <w:szCs w:val="18"/>
              </w:rPr>
              <w:t>7</w:t>
            </w:r>
            <w:r w:rsidRPr="009A5060">
              <w:rPr>
                <w:rFonts w:ascii="Aptos" w:hAnsi="Aptos"/>
                <w:sz w:val="18"/>
                <w:szCs w:val="18"/>
              </w:rPr>
              <w:t xml:space="preserve"> mbar(a), 2 K</w:t>
            </w:r>
          </w:p>
        </w:tc>
        <w:tc>
          <w:tcPr>
            <w:tcW w:w="2948" w:type="dxa"/>
            <w:vAlign w:val="center"/>
            <w:hideMark/>
          </w:tcPr>
          <w:p w14:paraId="5482B4F2" w14:textId="77777777" w:rsidR="000C0A16" w:rsidRPr="009A5060" w:rsidRDefault="000C0A16" w:rsidP="00C179E5">
            <w:pPr>
              <w:jc w:val="center"/>
              <w:rPr>
                <w:rFonts w:ascii="Aptos" w:hAnsi="Aptos"/>
                <w:sz w:val="18"/>
                <w:szCs w:val="18"/>
              </w:rPr>
            </w:pPr>
            <w:r w:rsidRPr="009A5060">
              <w:rPr>
                <w:rFonts w:ascii="Aptos" w:hAnsi="Aptos"/>
                <w:sz w:val="18"/>
                <w:szCs w:val="18"/>
              </w:rPr>
              <w:t>Managed by QRB cold compressor</w:t>
            </w:r>
          </w:p>
        </w:tc>
      </w:tr>
      <w:tr w:rsidR="000C0A16" w:rsidRPr="009A5060" w14:paraId="0A246A3C" w14:textId="77777777" w:rsidTr="007B278F">
        <w:tc>
          <w:tcPr>
            <w:tcW w:w="988" w:type="dxa"/>
            <w:vAlign w:val="center"/>
            <w:hideMark/>
          </w:tcPr>
          <w:p w14:paraId="6D6AC86B" w14:textId="6CE58ECB" w:rsidR="000C0A16" w:rsidRPr="009A5060" w:rsidRDefault="000C0A16" w:rsidP="00C179E5">
            <w:pPr>
              <w:jc w:val="center"/>
              <w:rPr>
                <w:rFonts w:ascii="Aptos" w:hAnsi="Aptos"/>
                <w:sz w:val="18"/>
                <w:szCs w:val="18"/>
              </w:rPr>
            </w:pPr>
            <w:r w:rsidRPr="009A5060">
              <w:rPr>
                <w:rStyle w:val="Strong"/>
                <w:rFonts w:ascii="Aptos" w:hAnsi="Aptos"/>
                <w:sz w:val="18"/>
                <w:szCs w:val="18"/>
              </w:rPr>
              <w:t>QRB</w:t>
            </w:r>
            <w:r w:rsidR="00FF48B0" w:rsidRPr="009A5060">
              <w:rPr>
                <w:rStyle w:val="Strong"/>
                <w:rFonts w:ascii="Aptos" w:hAnsi="Aptos"/>
                <w:sz w:val="18"/>
                <w:szCs w:val="18"/>
              </w:rPr>
              <w:t>.</w:t>
            </w:r>
            <w:r w:rsidRPr="009A5060">
              <w:rPr>
                <w:rStyle w:val="Strong"/>
                <w:rFonts w:ascii="Aptos" w:hAnsi="Aptos"/>
                <w:sz w:val="18"/>
                <w:szCs w:val="18"/>
              </w:rPr>
              <w:t>D</w:t>
            </w:r>
          </w:p>
        </w:tc>
        <w:tc>
          <w:tcPr>
            <w:tcW w:w="3260" w:type="dxa"/>
            <w:vAlign w:val="center"/>
            <w:hideMark/>
          </w:tcPr>
          <w:p w14:paraId="3497A6E2" w14:textId="77777777" w:rsidR="000C0A16" w:rsidRPr="009A5060" w:rsidRDefault="000C0A16" w:rsidP="00C179E5">
            <w:pPr>
              <w:jc w:val="center"/>
              <w:rPr>
                <w:rFonts w:ascii="Aptos" w:hAnsi="Aptos"/>
                <w:sz w:val="18"/>
                <w:szCs w:val="18"/>
              </w:rPr>
            </w:pPr>
            <w:r w:rsidRPr="009A5060">
              <w:rPr>
                <w:rFonts w:ascii="Aptos" w:hAnsi="Aptos"/>
                <w:sz w:val="18"/>
                <w:szCs w:val="18"/>
              </w:rPr>
              <w:t>Thermal-shield supply</w:t>
            </w:r>
          </w:p>
        </w:tc>
        <w:tc>
          <w:tcPr>
            <w:tcW w:w="1417" w:type="dxa"/>
            <w:vAlign w:val="center"/>
            <w:hideMark/>
          </w:tcPr>
          <w:p w14:paraId="38EA093D" w14:textId="705C2E96" w:rsidR="000C0A16" w:rsidRPr="009A5060" w:rsidRDefault="00FB29AB" w:rsidP="00C179E5">
            <w:pPr>
              <w:jc w:val="center"/>
              <w:rPr>
                <w:rFonts w:ascii="Aptos" w:hAnsi="Aptos"/>
                <w:sz w:val="18"/>
                <w:szCs w:val="18"/>
              </w:rPr>
            </w:pPr>
            <w:r w:rsidRPr="009A5060">
              <w:rPr>
                <w:rFonts w:ascii="Aptos" w:hAnsi="Aptos"/>
                <w:sz w:val="18"/>
                <w:szCs w:val="18"/>
              </w:rPr>
              <w:t>85</w:t>
            </w:r>
            <w:r w:rsidR="000C0A16" w:rsidRPr="009A5060">
              <w:rPr>
                <w:rFonts w:ascii="Aptos" w:hAnsi="Aptos"/>
                <w:sz w:val="18"/>
                <w:szCs w:val="18"/>
              </w:rPr>
              <w:t xml:space="preserve"> g s</w:t>
            </w:r>
            <w:r w:rsidR="000C0A16" w:rsidRPr="009A5060">
              <w:rPr>
                <w:rFonts w:ascii="Cambria Math" w:hAnsi="Cambria Math" w:cs="Cambria Math"/>
                <w:sz w:val="18"/>
                <w:szCs w:val="18"/>
              </w:rPr>
              <w:t>⁻</w:t>
            </w:r>
            <w:r w:rsidR="000C0A16" w:rsidRPr="009A5060">
              <w:rPr>
                <w:rFonts w:ascii="Aptos" w:hAnsi="Aptos" w:cs="Aptos"/>
                <w:sz w:val="18"/>
                <w:szCs w:val="18"/>
              </w:rPr>
              <w:t>¹</w:t>
            </w:r>
          </w:p>
        </w:tc>
        <w:tc>
          <w:tcPr>
            <w:tcW w:w="1843" w:type="dxa"/>
            <w:vAlign w:val="center"/>
            <w:hideMark/>
          </w:tcPr>
          <w:p w14:paraId="05713A89" w14:textId="1DF3FDB8" w:rsidR="000C0A16" w:rsidRPr="009A5060" w:rsidRDefault="000C0A16" w:rsidP="00C179E5">
            <w:pPr>
              <w:jc w:val="center"/>
              <w:rPr>
                <w:rFonts w:ascii="Aptos" w:hAnsi="Aptos"/>
                <w:sz w:val="18"/>
                <w:szCs w:val="18"/>
              </w:rPr>
            </w:pPr>
            <w:r w:rsidRPr="009A5060">
              <w:rPr>
                <w:rFonts w:ascii="Aptos" w:hAnsi="Aptos"/>
                <w:sz w:val="18"/>
                <w:szCs w:val="18"/>
              </w:rPr>
              <w:t>~14 bar(a)</w:t>
            </w:r>
            <w:r w:rsidR="00AB6601" w:rsidRPr="009A5060">
              <w:rPr>
                <w:rFonts w:ascii="Aptos" w:hAnsi="Aptos"/>
                <w:sz w:val="18"/>
                <w:szCs w:val="18"/>
              </w:rPr>
              <w:t>, 40 K,</w:t>
            </w:r>
          </w:p>
        </w:tc>
        <w:tc>
          <w:tcPr>
            <w:tcW w:w="2948" w:type="dxa"/>
            <w:vAlign w:val="center"/>
            <w:hideMark/>
          </w:tcPr>
          <w:p w14:paraId="63DF5749" w14:textId="77777777" w:rsidR="000C0A16" w:rsidRPr="009A5060" w:rsidRDefault="000C0A16" w:rsidP="00C179E5">
            <w:pPr>
              <w:jc w:val="center"/>
              <w:rPr>
                <w:rFonts w:ascii="Aptos" w:hAnsi="Aptos"/>
                <w:sz w:val="18"/>
                <w:szCs w:val="18"/>
              </w:rPr>
            </w:pPr>
            <w:r w:rsidRPr="009A5060">
              <w:rPr>
                <w:rFonts w:ascii="Aptos" w:hAnsi="Aptos"/>
                <w:sz w:val="18"/>
                <w:szCs w:val="18"/>
              </w:rPr>
              <w:t>Matches return flow of E</w:t>
            </w:r>
          </w:p>
        </w:tc>
      </w:tr>
      <w:tr w:rsidR="000C0A16" w:rsidRPr="009A5060" w14:paraId="74CC7844" w14:textId="77777777" w:rsidTr="007B278F">
        <w:tc>
          <w:tcPr>
            <w:tcW w:w="988" w:type="dxa"/>
            <w:vAlign w:val="center"/>
            <w:hideMark/>
          </w:tcPr>
          <w:p w14:paraId="320C23B0" w14:textId="5567B5FE" w:rsidR="000C0A16" w:rsidRPr="009A5060" w:rsidRDefault="000C0A16" w:rsidP="00C179E5">
            <w:pPr>
              <w:jc w:val="center"/>
              <w:rPr>
                <w:rFonts w:ascii="Aptos" w:hAnsi="Aptos"/>
                <w:sz w:val="18"/>
                <w:szCs w:val="18"/>
              </w:rPr>
            </w:pPr>
            <w:r w:rsidRPr="009A5060">
              <w:rPr>
                <w:rStyle w:val="Strong"/>
                <w:rFonts w:ascii="Aptos" w:hAnsi="Aptos"/>
                <w:sz w:val="18"/>
                <w:szCs w:val="18"/>
              </w:rPr>
              <w:t>QRB</w:t>
            </w:r>
            <w:r w:rsidR="00FF48B0" w:rsidRPr="009A5060">
              <w:rPr>
                <w:rStyle w:val="Strong"/>
                <w:rFonts w:ascii="Aptos" w:hAnsi="Aptos"/>
                <w:sz w:val="18"/>
                <w:szCs w:val="18"/>
              </w:rPr>
              <w:t>.</w:t>
            </w:r>
            <w:r w:rsidRPr="009A5060">
              <w:rPr>
                <w:rStyle w:val="Strong"/>
                <w:rFonts w:ascii="Aptos" w:hAnsi="Aptos"/>
                <w:sz w:val="18"/>
                <w:szCs w:val="18"/>
              </w:rPr>
              <w:t>E</w:t>
            </w:r>
          </w:p>
        </w:tc>
        <w:tc>
          <w:tcPr>
            <w:tcW w:w="3260" w:type="dxa"/>
            <w:vAlign w:val="center"/>
            <w:hideMark/>
          </w:tcPr>
          <w:p w14:paraId="16C1F101" w14:textId="77777777" w:rsidR="000C0A16" w:rsidRPr="009A5060" w:rsidRDefault="000C0A16" w:rsidP="00C179E5">
            <w:pPr>
              <w:jc w:val="center"/>
              <w:rPr>
                <w:rFonts w:ascii="Aptos" w:hAnsi="Aptos"/>
                <w:sz w:val="18"/>
                <w:szCs w:val="18"/>
              </w:rPr>
            </w:pPr>
            <w:r w:rsidRPr="009A5060">
              <w:rPr>
                <w:rFonts w:ascii="Aptos" w:hAnsi="Aptos"/>
                <w:sz w:val="18"/>
                <w:szCs w:val="18"/>
              </w:rPr>
              <w:t>Thermal-shield return</w:t>
            </w:r>
          </w:p>
        </w:tc>
        <w:tc>
          <w:tcPr>
            <w:tcW w:w="1417" w:type="dxa"/>
            <w:vAlign w:val="center"/>
            <w:hideMark/>
          </w:tcPr>
          <w:p w14:paraId="29477394" w14:textId="6DCF41C9" w:rsidR="000C0A16" w:rsidRPr="009A5060" w:rsidRDefault="00FB29AB" w:rsidP="00C179E5">
            <w:pPr>
              <w:jc w:val="center"/>
              <w:rPr>
                <w:rFonts w:ascii="Aptos" w:hAnsi="Aptos"/>
                <w:sz w:val="18"/>
                <w:szCs w:val="18"/>
              </w:rPr>
            </w:pPr>
            <w:r w:rsidRPr="009A5060">
              <w:rPr>
                <w:rFonts w:ascii="Aptos" w:hAnsi="Aptos"/>
                <w:sz w:val="18"/>
                <w:szCs w:val="18"/>
              </w:rPr>
              <w:t>85</w:t>
            </w:r>
            <w:r w:rsidR="005F7670" w:rsidRPr="009A5060">
              <w:rPr>
                <w:rFonts w:ascii="Aptos" w:hAnsi="Aptos"/>
                <w:sz w:val="18"/>
                <w:szCs w:val="18"/>
              </w:rPr>
              <w:t xml:space="preserve"> </w:t>
            </w:r>
            <w:r w:rsidR="000C0A16" w:rsidRPr="009A5060">
              <w:rPr>
                <w:rFonts w:ascii="Aptos" w:hAnsi="Aptos"/>
                <w:sz w:val="18"/>
                <w:szCs w:val="18"/>
              </w:rPr>
              <w:t>g s</w:t>
            </w:r>
            <w:r w:rsidR="000C0A16" w:rsidRPr="009A5060">
              <w:rPr>
                <w:rFonts w:ascii="Cambria Math" w:hAnsi="Cambria Math" w:cs="Cambria Math"/>
                <w:sz w:val="18"/>
                <w:szCs w:val="18"/>
              </w:rPr>
              <w:t>⁻</w:t>
            </w:r>
            <w:r w:rsidR="000C0A16" w:rsidRPr="009A5060">
              <w:rPr>
                <w:rFonts w:ascii="Aptos" w:hAnsi="Aptos" w:cs="Aptos"/>
                <w:sz w:val="18"/>
                <w:szCs w:val="18"/>
              </w:rPr>
              <w:t>¹</w:t>
            </w:r>
          </w:p>
        </w:tc>
        <w:tc>
          <w:tcPr>
            <w:tcW w:w="1843" w:type="dxa"/>
            <w:vAlign w:val="center"/>
            <w:hideMark/>
          </w:tcPr>
          <w:p w14:paraId="3529C1CB" w14:textId="1527723E" w:rsidR="000C0A16" w:rsidRPr="009A5060" w:rsidRDefault="000C0A16" w:rsidP="00C179E5">
            <w:pPr>
              <w:jc w:val="center"/>
              <w:rPr>
                <w:rFonts w:ascii="Aptos" w:hAnsi="Aptos"/>
                <w:sz w:val="18"/>
                <w:szCs w:val="18"/>
              </w:rPr>
            </w:pPr>
            <w:r w:rsidRPr="009A5060">
              <w:rPr>
                <w:rFonts w:ascii="Aptos" w:hAnsi="Aptos"/>
                <w:sz w:val="18"/>
                <w:szCs w:val="18"/>
              </w:rPr>
              <w:t>~13 bar(a)</w:t>
            </w:r>
            <w:r w:rsidR="00AB6601" w:rsidRPr="009A5060">
              <w:rPr>
                <w:rFonts w:ascii="Aptos" w:hAnsi="Aptos"/>
                <w:sz w:val="18"/>
                <w:szCs w:val="18"/>
              </w:rPr>
              <w:t>, 60 K,</w:t>
            </w:r>
          </w:p>
        </w:tc>
        <w:tc>
          <w:tcPr>
            <w:tcW w:w="2948" w:type="dxa"/>
            <w:vAlign w:val="center"/>
            <w:hideMark/>
          </w:tcPr>
          <w:p w14:paraId="1DFC5819" w14:textId="56A1668B" w:rsidR="000C0A16" w:rsidRPr="009A5060" w:rsidRDefault="000C0A16" w:rsidP="00C179E5">
            <w:pPr>
              <w:jc w:val="center"/>
              <w:rPr>
                <w:rFonts w:ascii="Aptos" w:hAnsi="Aptos"/>
                <w:sz w:val="18"/>
                <w:szCs w:val="18"/>
              </w:rPr>
            </w:pPr>
            <w:r w:rsidRPr="009A5060">
              <w:rPr>
                <w:rFonts w:ascii="Aptos" w:hAnsi="Aptos"/>
                <w:sz w:val="18"/>
                <w:szCs w:val="18"/>
              </w:rPr>
              <w:t xml:space="preserve">Returns to QRB </w:t>
            </w:r>
          </w:p>
        </w:tc>
      </w:tr>
    </w:tbl>
    <w:p w14:paraId="2865B427" w14:textId="77777777" w:rsidR="00735071" w:rsidRPr="009A5060" w:rsidRDefault="00735071" w:rsidP="00C179E5">
      <w:pPr>
        <w:pStyle w:val="regular"/>
        <w:spacing w:line="240" w:lineRule="auto"/>
      </w:pPr>
      <w:r w:rsidRPr="009A5060">
        <w:t>The QPLANT shall interface to the QLM at the cold end of the QRB.  The QPLANT shall contain the final vacuum barrier and the isolation cryogenic valves.</w:t>
      </w:r>
    </w:p>
    <w:p w14:paraId="60BD0359" w14:textId="77777777" w:rsidR="00735071" w:rsidRPr="009A5060" w:rsidRDefault="00735071" w:rsidP="00C179E5">
      <w:pPr>
        <w:pStyle w:val="regular"/>
        <w:spacing w:line="240" w:lineRule="auto"/>
      </w:pPr>
      <w:r w:rsidRPr="009A5060">
        <w:t>The QLM contains the following cryogenic lines:</w:t>
      </w:r>
    </w:p>
    <w:p w14:paraId="4E365C9A" w14:textId="77777777" w:rsidR="00735071" w:rsidRPr="009A5060" w:rsidRDefault="00735071" w:rsidP="00C179E5">
      <w:pPr>
        <w:pStyle w:val="ListParagraph"/>
        <w:numPr>
          <w:ilvl w:val="4"/>
          <w:numId w:val="5"/>
        </w:numPr>
        <w:tabs>
          <w:tab w:val="left" w:pos="180"/>
        </w:tabs>
        <w:spacing w:before="120" w:line="240" w:lineRule="auto"/>
        <w:contextualSpacing w:val="0"/>
      </w:pPr>
      <w:r w:rsidRPr="009A5060">
        <w:rPr>
          <w:rStyle w:val="AASemiBoldChar"/>
        </w:rPr>
        <w:t>“A”</w:t>
      </w:r>
      <w:r w:rsidRPr="009A5060">
        <w:t>: Supply of supercritical helium.</w:t>
      </w:r>
    </w:p>
    <w:p w14:paraId="168B4FAC" w14:textId="77777777" w:rsidR="00735071" w:rsidRPr="009A5060" w:rsidRDefault="00735071" w:rsidP="00C179E5">
      <w:pPr>
        <w:pStyle w:val="ListParagraph"/>
        <w:numPr>
          <w:ilvl w:val="4"/>
          <w:numId w:val="5"/>
        </w:numPr>
        <w:tabs>
          <w:tab w:val="left" w:pos="180"/>
        </w:tabs>
        <w:spacing w:before="120" w:line="240" w:lineRule="auto"/>
        <w:contextualSpacing w:val="0"/>
      </w:pPr>
      <w:r w:rsidRPr="009A5060">
        <w:rPr>
          <w:rStyle w:val="AASemiBoldChar"/>
        </w:rPr>
        <w:t>“B”</w:t>
      </w:r>
      <w:r w:rsidRPr="009A5060">
        <w:t>: Return of very low pressure helium.</w:t>
      </w:r>
    </w:p>
    <w:p w14:paraId="797C3726" w14:textId="77777777" w:rsidR="00735071" w:rsidRPr="009A5060" w:rsidRDefault="00735071" w:rsidP="00C179E5">
      <w:pPr>
        <w:pStyle w:val="ListParagraph"/>
        <w:numPr>
          <w:ilvl w:val="4"/>
          <w:numId w:val="5"/>
        </w:numPr>
        <w:tabs>
          <w:tab w:val="left" w:pos="180"/>
        </w:tabs>
        <w:spacing w:before="120" w:line="240" w:lineRule="auto"/>
        <w:contextualSpacing w:val="0"/>
      </w:pPr>
      <w:r w:rsidRPr="009A5060">
        <w:rPr>
          <w:rStyle w:val="AASemiBoldChar"/>
        </w:rPr>
        <w:t>“D”</w:t>
      </w:r>
      <w:r w:rsidRPr="009A5060">
        <w:t>: Supply of gaseous helium to the TS.</w:t>
      </w:r>
    </w:p>
    <w:p w14:paraId="2D5C9974" w14:textId="77777777" w:rsidR="00735071" w:rsidRPr="009A5060" w:rsidRDefault="00735071" w:rsidP="00C179E5">
      <w:pPr>
        <w:pStyle w:val="ListParagraph"/>
        <w:numPr>
          <w:ilvl w:val="4"/>
          <w:numId w:val="5"/>
        </w:numPr>
        <w:tabs>
          <w:tab w:val="left" w:pos="180"/>
        </w:tabs>
        <w:spacing w:before="120" w:line="240" w:lineRule="auto"/>
        <w:contextualSpacing w:val="0"/>
      </w:pPr>
      <w:r w:rsidRPr="009A5060">
        <w:rPr>
          <w:rStyle w:val="AASemiBoldChar"/>
        </w:rPr>
        <w:t>“E”</w:t>
      </w:r>
      <w:r w:rsidRPr="009A5060">
        <w:t>: Return of gaseous helium from the TS.</w:t>
      </w:r>
    </w:p>
    <w:p w14:paraId="5477B94D" w14:textId="77777777" w:rsidR="00735071" w:rsidRPr="009A5060" w:rsidRDefault="00735071" w:rsidP="00C179E5">
      <w:pPr>
        <w:spacing w:line="240" w:lineRule="auto"/>
        <w:ind w:left="2127"/>
      </w:pPr>
      <w:r w:rsidRPr="009A5060">
        <w:rPr>
          <w:noProof/>
        </w:rPr>
        <w:drawing>
          <wp:inline distT="0" distB="0" distL="0" distR="0" wp14:anchorId="120B3931" wp14:editId="539DB7CF">
            <wp:extent cx="3832860" cy="1965960"/>
            <wp:effectExtent l="0" t="0" r="0" b="0"/>
            <wp:docPr id="1228240767" name="Picture 2">
              <a:extLst xmlns:a="http://schemas.openxmlformats.org/drawingml/2006/main">
                <a:ext uri="{FF2B5EF4-FFF2-40B4-BE49-F238E27FC236}">
                  <a16:creationId xmlns:a16="http://schemas.microsoft.com/office/drawing/2014/main" id="{E972ED10-C019-523F-4D86-2D8A7D19C3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972ED10-C019-523F-4D86-2D8A7D19C3BE}"/>
                        </a:ext>
                      </a:extLst>
                    </pic:cNvPr>
                    <pic:cNvPicPr>
                      <a:picLocks noChangeAspect="1"/>
                    </pic:cNvPicPr>
                  </pic:nvPicPr>
                  <pic:blipFill>
                    <a:blip r:embed="rId37"/>
                    <a:stretch>
                      <a:fillRect/>
                    </a:stretch>
                  </pic:blipFill>
                  <pic:spPr>
                    <a:xfrm>
                      <a:off x="0" y="0"/>
                      <a:ext cx="3832860" cy="1965960"/>
                    </a:xfrm>
                    <a:prstGeom prst="rect">
                      <a:avLst/>
                    </a:prstGeom>
                  </pic:spPr>
                </pic:pic>
              </a:graphicData>
            </a:graphic>
          </wp:inline>
        </w:drawing>
      </w:r>
    </w:p>
    <w:p w14:paraId="318494D6" w14:textId="10A5ACBB" w:rsidR="007B278F" w:rsidRPr="009A5060" w:rsidRDefault="00735071" w:rsidP="00C179E5">
      <w:pPr>
        <w:pStyle w:val="Captioncentered"/>
        <w:spacing w:before="180" w:line="240" w:lineRule="auto"/>
        <w:ind w:left="2573"/>
        <w:jc w:val="left"/>
        <w:rPr>
          <w:lang w:val="en-GB"/>
        </w:rPr>
      </w:pPr>
      <w:bookmarkStart w:id="3592" w:name="_Ref184114765"/>
      <w:bookmarkStart w:id="3593" w:name="_Toc212194955"/>
      <w:bookmarkStart w:id="3594" w:name="_Toc190680900"/>
      <w:bookmarkStart w:id="3595" w:name="_Toc201752432"/>
      <w:r w:rsidRPr="009A5060">
        <w:rPr>
          <w:lang w:val="en-GB"/>
        </w:rPr>
        <w:t xml:space="preserve">Figure </w:t>
      </w:r>
      <w:r w:rsidRPr="009A5060">
        <w:rPr>
          <w:lang w:val="en-GB"/>
        </w:rPr>
        <w:fldChar w:fldCharType="begin"/>
      </w:r>
      <w:r w:rsidRPr="009A5060">
        <w:rPr>
          <w:lang w:val="en-GB"/>
        </w:rPr>
        <w:instrText xml:space="preserve"> SEQ Figure \* ARABIC </w:instrText>
      </w:r>
      <w:r w:rsidRPr="009A5060">
        <w:rPr>
          <w:lang w:val="en-GB"/>
        </w:rPr>
        <w:fldChar w:fldCharType="separate"/>
      </w:r>
      <w:r w:rsidR="00041F61">
        <w:rPr>
          <w:noProof/>
          <w:lang w:val="en-GB"/>
        </w:rPr>
        <w:t>12</w:t>
      </w:r>
      <w:r w:rsidRPr="009A5060">
        <w:rPr>
          <w:lang w:val="en-GB"/>
        </w:rPr>
        <w:fldChar w:fldCharType="end"/>
      </w:r>
      <w:bookmarkEnd w:id="3592"/>
      <w:r w:rsidRPr="009A5060">
        <w:rPr>
          <w:lang w:val="en-GB"/>
        </w:rPr>
        <w:t xml:space="preserve"> Preliminary arrangement of the pipes in the QLM </w:t>
      </w:r>
      <w:r w:rsidR="007B278F" w:rsidRPr="009A5060">
        <w:rPr>
          <w:lang w:val="en-GB"/>
        </w:rPr>
        <w:t xml:space="preserve">- </w:t>
      </w:r>
      <w:r w:rsidR="007B278F" w:rsidRPr="009A5060">
        <w:rPr>
          <w:lang w:val="en-GB"/>
        </w:rPr>
        <w:br/>
      </w:r>
      <w:r w:rsidRPr="009A5060">
        <w:rPr>
          <w:lang w:val="en-GB"/>
        </w:rPr>
        <w:t xml:space="preserve">see </w:t>
      </w:r>
      <w:r w:rsidRPr="009A5060">
        <w:rPr>
          <w:lang w:val="en-GB"/>
        </w:rPr>
        <w:fldChar w:fldCharType="begin"/>
      </w:r>
      <w:r w:rsidRPr="009A5060">
        <w:rPr>
          <w:lang w:val="en-GB"/>
        </w:rPr>
        <w:instrText xml:space="preserve"> REF _Ref192519000 \h  \* MERGEFORMAT </w:instrText>
      </w:r>
      <w:r w:rsidRPr="009A5060">
        <w:rPr>
          <w:lang w:val="en-GB"/>
        </w:rPr>
      </w:r>
      <w:r w:rsidRPr="009A5060">
        <w:rPr>
          <w:lang w:val="en-GB"/>
        </w:rPr>
        <w:fldChar w:fldCharType="separate"/>
      </w:r>
      <w:r w:rsidR="00041F61" w:rsidRPr="00041F61">
        <w:rPr>
          <w:sz w:val="18"/>
          <w:szCs w:val="16"/>
          <w:lang w:val="en-GB"/>
        </w:rPr>
        <w:t>Table 12</w:t>
      </w:r>
      <w:r w:rsidRPr="009A5060">
        <w:rPr>
          <w:lang w:val="en-GB"/>
        </w:rPr>
        <w:fldChar w:fldCharType="end"/>
      </w:r>
      <w:r w:rsidRPr="009A5060">
        <w:rPr>
          <w:lang w:val="en-GB"/>
        </w:rPr>
        <w:t xml:space="preserve"> for details</w:t>
      </w:r>
      <w:bookmarkEnd w:id="3593"/>
    </w:p>
    <w:bookmarkEnd w:id="3594"/>
    <w:bookmarkEnd w:id="3595"/>
    <w:p w14:paraId="69477A9C" w14:textId="7AE32596" w:rsidR="00D974A2" w:rsidRPr="009A5060" w:rsidRDefault="00735071" w:rsidP="00C179E5">
      <w:pPr>
        <w:spacing w:line="240" w:lineRule="auto"/>
        <w:rPr>
          <w:szCs w:val="20"/>
        </w:rPr>
      </w:pPr>
      <w:r w:rsidRPr="009A5060">
        <w:t xml:space="preserve">A preliminary arrangement of the </w:t>
      </w:r>
      <w:r w:rsidR="009B116B" w:rsidRPr="009A5060">
        <w:t>distribution headers</w:t>
      </w:r>
      <w:r w:rsidRPr="009A5060">
        <w:t xml:space="preserve"> in the QDIST is shown </w:t>
      </w:r>
      <w:r w:rsidR="009B116B" w:rsidRPr="009A5060">
        <w:t>in</w:t>
      </w:r>
      <w:r w:rsidRPr="009A5060">
        <w:t xml:space="preserve"> </w:t>
      </w:r>
      <w:r w:rsidRPr="009A5060">
        <w:rPr>
          <w:rStyle w:val="Style1Char"/>
          <w:rFonts w:eastAsia="Calibri"/>
          <w:color w:val="auto"/>
        </w:rPr>
        <w:fldChar w:fldCharType="begin"/>
      </w:r>
      <w:r w:rsidRPr="009A5060">
        <w:rPr>
          <w:rStyle w:val="Style1Char"/>
          <w:rFonts w:eastAsia="Calibri"/>
          <w:color w:val="auto"/>
        </w:rPr>
        <w:instrText xml:space="preserve"> REF _Ref184114765 \h  \* MERGEFORMAT </w:instrText>
      </w:r>
      <w:r w:rsidRPr="009A5060">
        <w:rPr>
          <w:rStyle w:val="Style1Char"/>
          <w:rFonts w:eastAsia="Calibri"/>
          <w:color w:val="auto"/>
        </w:rPr>
      </w:r>
      <w:r w:rsidRPr="009A5060">
        <w:rPr>
          <w:rStyle w:val="Style1Char"/>
          <w:rFonts w:eastAsia="Calibri"/>
          <w:color w:val="auto"/>
        </w:rPr>
        <w:fldChar w:fldCharType="separate"/>
      </w:r>
      <w:r w:rsidR="00041F61" w:rsidRPr="00041F61">
        <w:rPr>
          <w:rStyle w:val="Style1Char"/>
          <w:rFonts w:eastAsia="Calibri"/>
          <w:color w:val="auto"/>
        </w:rPr>
        <w:t>Figure 12</w:t>
      </w:r>
      <w:r w:rsidRPr="009A5060">
        <w:rPr>
          <w:rStyle w:val="Style1Char"/>
          <w:rFonts w:eastAsia="Calibri"/>
          <w:color w:val="auto"/>
        </w:rPr>
        <w:fldChar w:fldCharType="end"/>
      </w:r>
      <w:r w:rsidRPr="009A5060">
        <w:t xml:space="preserve">.  </w:t>
      </w:r>
      <w:bookmarkStart w:id="3596" w:name="_Ref183516722"/>
      <w:r w:rsidR="00D974A2" w:rsidRPr="009A5060">
        <w:t>The preliminary diameters of the pipes are indicated in</w:t>
      </w:r>
      <w:r w:rsidR="00D974A2" w:rsidRPr="009A5060">
        <w:rPr>
          <w:szCs w:val="20"/>
        </w:rPr>
        <w:t xml:space="preserve"> </w:t>
      </w:r>
      <w:r w:rsidR="00D974A2" w:rsidRPr="009A5060">
        <w:rPr>
          <w:szCs w:val="20"/>
        </w:rPr>
        <w:fldChar w:fldCharType="begin"/>
      </w:r>
      <w:r w:rsidR="00D974A2" w:rsidRPr="009A5060">
        <w:rPr>
          <w:szCs w:val="20"/>
        </w:rPr>
        <w:instrText xml:space="preserve"> REF _Ref192519000 \h  \* MERGEFORMAT </w:instrText>
      </w:r>
      <w:r w:rsidR="00D974A2" w:rsidRPr="009A5060">
        <w:rPr>
          <w:szCs w:val="20"/>
        </w:rPr>
      </w:r>
      <w:r w:rsidR="00D974A2" w:rsidRPr="009A5060">
        <w:rPr>
          <w:szCs w:val="20"/>
        </w:rPr>
        <w:fldChar w:fldCharType="separate"/>
      </w:r>
      <w:r w:rsidR="00041F61" w:rsidRPr="00041F61">
        <w:rPr>
          <w:szCs w:val="20"/>
        </w:rPr>
        <w:t>Table 12</w:t>
      </w:r>
      <w:r w:rsidR="00D974A2" w:rsidRPr="009A5060">
        <w:rPr>
          <w:szCs w:val="20"/>
        </w:rPr>
        <w:fldChar w:fldCharType="end"/>
      </w:r>
      <w:r w:rsidR="00D974A2" w:rsidRPr="009A5060">
        <w:rPr>
          <w:szCs w:val="20"/>
        </w:rPr>
        <w:t xml:space="preserve">.  </w:t>
      </w:r>
      <w:r w:rsidR="00D974A2" w:rsidRPr="009A5060">
        <w:t>The final arrangement and pipe diameters shall be defined by SCK CEN in due time.</w:t>
      </w:r>
    </w:p>
    <w:p w14:paraId="7637A2FD" w14:textId="57F54D3A" w:rsidR="00D974A2" w:rsidRPr="009A5060" w:rsidRDefault="00D974A2" w:rsidP="00C179E5">
      <w:pPr>
        <w:pStyle w:val="Caption"/>
        <w:keepNext/>
        <w:spacing w:line="240" w:lineRule="auto"/>
      </w:pPr>
      <w:bookmarkStart w:id="3597" w:name="_Ref192519000"/>
      <w:bookmarkStart w:id="3598" w:name="_Toc201310422"/>
      <w:bookmarkStart w:id="3599" w:name="_Toc212194969"/>
      <w:r w:rsidRPr="009A5060">
        <w:t xml:space="preserve">Table </w:t>
      </w:r>
      <w:r w:rsidRPr="009A5060">
        <w:fldChar w:fldCharType="begin"/>
      </w:r>
      <w:r w:rsidRPr="009A5060">
        <w:instrText xml:space="preserve"> SEQ Table \* ARABIC </w:instrText>
      </w:r>
      <w:r w:rsidRPr="009A5060">
        <w:fldChar w:fldCharType="separate"/>
      </w:r>
      <w:r w:rsidR="00041F61">
        <w:rPr>
          <w:noProof/>
        </w:rPr>
        <w:t>12</w:t>
      </w:r>
      <w:r w:rsidRPr="009A5060">
        <w:fldChar w:fldCharType="end"/>
      </w:r>
      <w:bookmarkEnd w:id="3597"/>
      <w:r w:rsidRPr="009A5060">
        <w:t xml:space="preserve"> Preliminary pipe diameters for the QLM</w:t>
      </w:r>
      <w:bookmarkEnd w:id="3598"/>
      <w:bookmarkEnd w:id="3599"/>
    </w:p>
    <w:tbl>
      <w:tblPr>
        <w:tblStyle w:val="GridTable4-Accent1"/>
        <w:tblW w:w="9072" w:type="dxa"/>
        <w:jc w:val="center"/>
        <w:tblBorders>
          <w:top w:val="single" w:sz="8" w:space="0" w:color="984A9C"/>
          <w:left w:val="single" w:sz="8" w:space="0" w:color="984A9C"/>
          <w:bottom w:val="single" w:sz="8" w:space="0" w:color="984A9C"/>
          <w:right w:val="single" w:sz="8" w:space="0" w:color="984A9C"/>
          <w:insideH w:val="single" w:sz="8" w:space="0" w:color="984A9C"/>
          <w:insideV w:val="single" w:sz="8" w:space="0" w:color="984A9C"/>
        </w:tblBorders>
        <w:tblLayout w:type="fixed"/>
        <w:tblCellMar>
          <w:top w:w="28" w:type="dxa"/>
          <w:bottom w:w="28" w:type="dxa"/>
        </w:tblCellMar>
        <w:tblLook w:val="04A0" w:firstRow="1" w:lastRow="0" w:firstColumn="1" w:lastColumn="0" w:noHBand="0" w:noVBand="1"/>
      </w:tblPr>
      <w:tblGrid>
        <w:gridCol w:w="1966"/>
        <w:gridCol w:w="1776"/>
        <w:gridCol w:w="1777"/>
        <w:gridCol w:w="1776"/>
        <w:gridCol w:w="1777"/>
      </w:tblGrid>
      <w:tr w:rsidR="00D974A2" w:rsidRPr="009A5060" w14:paraId="74864BE5" w14:textId="77777777" w:rsidTr="001C331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66" w:type="dxa"/>
            <w:tcBorders>
              <w:top w:val="none" w:sz="0" w:space="0" w:color="auto"/>
              <w:left w:val="none" w:sz="0" w:space="0" w:color="auto"/>
              <w:bottom w:val="none" w:sz="0" w:space="0" w:color="auto"/>
              <w:right w:val="none" w:sz="0" w:space="0" w:color="auto"/>
            </w:tcBorders>
            <w:shd w:val="clear" w:color="auto" w:fill="DFCAEC" w:themeFill="accent1" w:themeFillTint="33"/>
            <w:vAlign w:val="center"/>
          </w:tcPr>
          <w:p w14:paraId="4F74A877" w14:textId="2D564D05" w:rsidR="00D974A2" w:rsidRPr="009A5060" w:rsidRDefault="006658C3" w:rsidP="00C179E5">
            <w:pPr>
              <w:pStyle w:val="AASemiBold"/>
              <w:spacing w:before="60" w:after="40"/>
              <w:rPr>
                <w:rFonts w:ascii="Aptos" w:hAnsi="Aptos"/>
                <w:color w:val="000000" w:themeColor="text1"/>
                <w:sz w:val="18"/>
              </w:rPr>
            </w:pPr>
            <w:r w:rsidRPr="009A5060">
              <w:rPr>
                <w:rFonts w:ascii="Aptos" w:hAnsi="Aptos"/>
                <w:color w:val="000000" w:themeColor="text1"/>
                <w:sz w:val="18"/>
              </w:rPr>
              <w:t>Line/</w:t>
            </w:r>
            <w:r w:rsidR="00D974A2" w:rsidRPr="009A5060">
              <w:rPr>
                <w:rFonts w:ascii="Aptos" w:hAnsi="Aptos"/>
                <w:color w:val="000000" w:themeColor="text1"/>
                <w:sz w:val="18"/>
              </w:rPr>
              <w:t>Pipe</w:t>
            </w:r>
          </w:p>
        </w:tc>
        <w:tc>
          <w:tcPr>
            <w:tcW w:w="1776" w:type="dxa"/>
            <w:tcBorders>
              <w:top w:val="none" w:sz="0" w:space="0" w:color="auto"/>
              <w:left w:val="none" w:sz="0" w:space="0" w:color="auto"/>
              <w:bottom w:val="none" w:sz="0" w:space="0" w:color="auto"/>
              <w:right w:val="none" w:sz="0" w:space="0" w:color="auto"/>
            </w:tcBorders>
            <w:shd w:val="clear" w:color="auto" w:fill="DFCAEC" w:themeFill="accent1" w:themeFillTint="33"/>
            <w:vAlign w:val="center"/>
          </w:tcPr>
          <w:p w14:paraId="496FAE14" w14:textId="77777777" w:rsidR="00D974A2" w:rsidRPr="009A5060" w:rsidRDefault="00D974A2" w:rsidP="00C179E5">
            <w:pPr>
              <w:pStyle w:val="AASemiBold"/>
              <w:spacing w:before="60" w:after="40"/>
              <w:contextualSpacing/>
              <w:cnfStyle w:val="100000000000" w:firstRow="1" w:lastRow="0" w:firstColumn="0" w:lastColumn="0" w:oddVBand="0" w:evenVBand="0" w:oddHBand="0" w:evenHBand="0" w:firstRowFirstColumn="0" w:firstRowLastColumn="0" w:lastRowFirstColumn="0" w:lastRowLastColumn="0"/>
              <w:rPr>
                <w:rFonts w:ascii="Aptos" w:hAnsi="Aptos"/>
                <w:color w:val="000000" w:themeColor="text1"/>
                <w:sz w:val="18"/>
              </w:rPr>
            </w:pPr>
            <w:r w:rsidRPr="009A5060">
              <w:rPr>
                <w:rFonts w:ascii="Aptos" w:hAnsi="Aptos"/>
                <w:color w:val="000000" w:themeColor="text1"/>
                <w:sz w:val="18"/>
              </w:rPr>
              <w:t>DN</w:t>
            </w:r>
          </w:p>
          <w:p w14:paraId="5C760EBB" w14:textId="77777777" w:rsidR="00D974A2" w:rsidRPr="009A5060" w:rsidRDefault="00D974A2" w:rsidP="00C179E5">
            <w:pPr>
              <w:pStyle w:val="AASemiBold"/>
              <w:spacing w:before="60" w:after="40"/>
              <w:contextualSpacing/>
              <w:cnfStyle w:val="100000000000" w:firstRow="1" w:lastRow="0" w:firstColumn="0" w:lastColumn="0" w:oddVBand="0" w:evenVBand="0" w:oddHBand="0" w:evenHBand="0" w:firstRowFirstColumn="0" w:firstRowLastColumn="0" w:lastRowFirstColumn="0" w:lastRowLastColumn="0"/>
              <w:rPr>
                <w:rFonts w:ascii="Aptos" w:hAnsi="Aptos"/>
                <w:color w:val="000000" w:themeColor="text1"/>
                <w:sz w:val="18"/>
              </w:rPr>
            </w:pPr>
            <w:r w:rsidRPr="009A5060">
              <w:rPr>
                <w:rFonts w:ascii="Aptos" w:hAnsi="Aptos"/>
                <w:color w:val="000000" w:themeColor="text1"/>
                <w:sz w:val="18"/>
              </w:rPr>
              <w:t>(mm)</w:t>
            </w:r>
          </w:p>
        </w:tc>
        <w:tc>
          <w:tcPr>
            <w:tcW w:w="1777" w:type="dxa"/>
            <w:tcBorders>
              <w:top w:val="none" w:sz="0" w:space="0" w:color="auto"/>
              <w:left w:val="none" w:sz="0" w:space="0" w:color="auto"/>
              <w:bottom w:val="none" w:sz="0" w:space="0" w:color="auto"/>
              <w:right w:val="none" w:sz="0" w:space="0" w:color="auto"/>
            </w:tcBorders>
            <w:shd w:val="clear" w:color="auto" w:fill="DFCAEC" w:themeFill="accent1" w:themeFillTint="33"/>
            <w:vAlign w:val="center"/>
          </w:tcPr>
          <w:p w14:paraId="381FF121" w14:textId="77777777" w:rsidR="00D974A2" w:rsidRPr="009A5060" w:rsidRDefault="00D974A2" w:rsidP="00C179E5">
            <w:pPr>
              <w:pStyle w:val="AASemiBold"/>
              <w:spacing w:before="60" w:after="40"/>
              <w:cnfStyle w:val="100000000000" w:firstRow="1" w:lastRow="0" w:firstColumn="0" w:lastColumn="0" w:oddVBand="0" w:evenVBand="0" w:oddHBand="0" w:evenHBand="0" w:firstRowFirstColumn="0" w:firstRowLastColumn="0" w:lastRowFirstColumn="0" w:lastRowLastColumn="0"/>
              <w:rPr>
                <w:rFonts w:ascii="Aptos" w:hAnsi="Aptos"/>
                <w:color w:val="000000" w:themeColor="text1"/>
                <w:sz w:val="18"/>
                <w:szCs w:val="20"/>
              </w:rPr>
            </w:pPr>
            <w:r w:rsidRPr="009A5060">
              <w:rPr>
                <w:rFonts w:ascii="Aptos" w:hAnsi="Aptos"/>
                <w:color w:val="000000" w:themeColor="text1"/>
                <w:sz w:val="18"/>
                <w:szCs w:val="20"/>
              </w:rPr>
              <w:t>External diameter (mm)</w:t>
            </w:r>
          </w:p>
        </w:tc>
        <w:tc>
          <w:tcPr>
            <w:tcW w:w="1776" w:type="dxa"/>
            <w:tcBorders>
              <w:top w:val="none" w:sz="0" w:space="0" w:color="auto"/>
              <w:left w:val="none" w:sz="0" w:space="0" w:color="auto"/>
              <w:bottom w:val="none" w:sz="0" w:space="0" w:color="auto"/>
              <w:right w:val="none" w:sz="0" w:space="0" w:color="auto"/>
            </w:tcBorders>
            <w:shd w:val="clear" w:color="auto" w:fill="DFCAEC" w:themeFill="accent1" w:themeFillTint="33"/>
            <w:vAlign w:val="center"/>
          </w:tcPr>
          <w:p w14:paraId="3C72469F" w14:textId="77777777" w:rsidR="00D974A2" w:rsidRPr="009A5060" w:rsidRDefault="00D974A2" w:rsidP="00C179E5">
            <w:pPr>
              <w:pStyle w:val="AASemiBold"/>
              <w:spacing w:before="60" w:after="40"/>
              <w:cnfStyle w:val="100000000000" w:firstRow="1" w:lastRow="0" w:firstColumn="0" w:lastColumn="0" w:oddVBand="0" w:evenVBand="0" w:oddHBand="0" w:evenHBand="0" w:firstRowFirstColumn="0" w:firstRowLastColumn="0" w:lastRowFirstColumn="0" w:lastRowLastColumn="0"/>
              <w:rPr>
                <w:rFonts w:ascii="Aptos" w:hAnsi="Aptos"/>
                <w:color w:val="000000" w:themeColor="text1"/>
                <w:sz w:val="18"/>
                <w:szCs w:val="20"/>
              </w:rPr>
            </w:pPr>
            <w:r w:rsidRPr="009A5060">
              <w:rPr>
                <w:rFonts w:ascii="Aptos" w:hAnsi="Aptos"/>
                <w:color w:val="000000" w:themeColor="text1"/>
                <w:sz w:val="18"/>
                <w:szCs w:val="20"/>
              </w:rPr>
              <w:t>Thickness (mm)</w:t>
            </w:r>
          </w:p>
        </w:tc>
        <w:tc>
          <w:tcPr>
            <w:tcW w:w="1777" w:type="dxa"/>
            <w:tcBorders>
              <w:top w:val="none" w:sz="0" w:space="0" w:color="auto"/>
              <w:left w:val="none" w:sz="0" w:space="0" w:color="auto"/>
              <w:bottom w:val="none" w:sz="0" w:space="0" w:color="auto"/>
              <w:right w:val="none" w:sz="0" w:space="0" w:color="auto"/>
            </w:tcBorders>
            <w:shd w:val="clear" w:color="auto" w:fill="DFCAEC" w:themeFill="accent1" w:themeFillTint="33"/>
            <w:vAlign w:val="center"/>
          </w:tcPr>
          <w:p w14:paraId="070C0E1E" w14:textId="77777777" w:rsidR="00D974A2" w:rsidRPr="009A5060" w:rsidRDefault="00D974A2" w:rsidP="00C179E5">
            <w:pPr>
              <w:pStyle w:val="AASemiBold"/>
              <w:spacing w:before="60" w:after="40"/>
              <w:cnfStyle w:val="100000000000" w:firstRow="1" w:lastRow="0" w:firstColumn="0" w:lastColumn="0" w:oddVBand="0" w:evenVBand="0" w:oddHBand="0" w:evenHBand="0" w:firstRowFirstColumn="0" w:firstRowLastColumn="0" w:lastRowFirstColumn="0" w:lastRowLastColumn="0"/>
              <w:rPr>
                <w:rFonts w:ascii="Aptos" w:hAnsi="Aptos"/>
                <w:color w:val="000000" w:themeColor="text1"/>
                <w:sz w:val="18"/>
                <w:szCs w:val="20"/>
              </w:rPr>
            </w:pPr>
            <w:r w:rsidRPr="009A5060">
              <w:rPr>
                <w:rFonts w:ascii="Aptos" w:hAnsi="Aptos"/>
                <w:color w:val="000000" w:themeColor="text1"/>
                <w:sz w:val="18"/>
                <w:szCs w:val="20"/>
              </w:rPr>
              <w:t>Indicative operating pressure (bar)</w:t>
            </w:r>
          </w:p>
        </w:tc>
      </w:tr>
      <w:tr w:rsidR="001C331B" w:rsidRPr="009A5060" w14:paraId="610E383F" w14:textId="77777777" w:rsidTr="001C33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66" w:type="dxa"/>
            <w:shd w:val="clear" w:color="auto" w:fill="FFFFFF" w:themeFill="background1"/>
          </w:tcPr>
          <w:p w14:paraId="5F1A7678" w14:textId="77777777" w:rsidR="001C331B" w:rsidRPr="009A5060" w:rsidRDefault="001C331B" w:rsidP="00C179E5">
            <w:pPr>
              <w:pStyle w:val="AASemiBold"/>
              <w:spacing w:before="60" w:after="40"/>
              <w:rPr>
                <w:rFonts w:ascii="Aptos" w:hAnsi="Aptos"/>
                <w:color w:val="auto"/>
                <w:sz w:val="18"/>
              </w:rPr>
            </w:pPr>
            <w:r w:rsidRPr="009A5060">
              <w:rPr>
                <w:rFonts w:ascii="Aptos" w:hAnsi="Aptos"/>
                <w:sz w:val="18"/>
                <w:szCs w:val="20"/>
              </w:rPr>
              <w:lastRenderedPageBreak/>
              <w:t>A</w:t>
            </w:r>
          </w:p>
        </w:tc>
        <w:tc>
          <w:tcPr>
            <w:tcW w:w="1776" w:type="dxa"/>
            <w:shd w:val="clear" w:color="auto" w:fill="FFFFFF" w:themeFill="background1"/>
          </w:tcPr>
          <w:p w14:paraId="153FB130" w14:textId="74A5E87C" w:rsidR="001C331B" w:rsidRPr="009A5060" w:rsidRDefault="001C331B" w:rsidP="00C179E5">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rPr>
            </w:pPr>
            <w:r w:rsidRPr="009A5060">
              <w:rPr>
                <w:rFonts w:ascii="Aptos" w:hAnsi="Aptos"/>
                <w:sz w:val="18"/>
              </w:rPr>
              <w:t>25</w:t>
            </w:r>
          </w:p>
        </w:tc>
        <w:tc>
          <w:tcPr>
            <w:tcW w:w="1777" w:type="dxa"/>
            <w:shd w:val="clear" w:color="auto" w:fill="FFFFFF" w:themeFill="background1"/>
          </w:tcPr>
          <w:p w14:paraId="477D3EE0" w14:textId="1BD4D888" w:rsidR="001C331B" w:rsidRPr="009A5060" w:rsidRDefault="001C331B" w:rsidP="00C179E5">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szCs w:val="20"/>
              </w:rPr>
            </w:pPr>
            <w:r w:rsidRPr="009A5060">
              <w:rPr>
                <w:rFonts w:ascii="Aptos" w:hAnsi="Aptos"/>
                <w:sz w:val="18"/>
                <w:szCs w:val="20"/>
              </w:rPr>
              <w:t>33.4</w:t>
            </w:r>
          </w:p>
        </w:tc>
        <w:tc>
          <w:tcPr>
            <w:tcW w:w="1776" w:type="dxa"/>
            <w:shd w:val="clear" w:color="auto" w:fill="FFFFFF" w:themeFill="background1"/>
          </w:tcPr>
          <w:p w14:paraId="2AE1F94F" w14:textId="4F839A12" w:rsidR="001C331B" w:rsidRPr="009A5060" w:rsidRDefault="001C331B" w:rsidP="00C179E5">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szCs w:val="20"/>
              </w:rPr>
            </w:pPr>
            <w:r w:rsidRPr="009A5060">
              <w:rPr>
                <w:rFonts w:ascii="Aptos" w:hAnsi="Aptos"/>
                <w:sz w:val="18"/>
                <w:szCs w:val="20"/>
              </w:rPr>
              <w:t>1.65</w:t>
            </w:r>
          </w:p>
        </w:tc>
        <w:tc>
          <w:tcPr>
            <w:tcW w:w="1777" w:type="dxa"/>
            <w:shd w:val="clear" w:color="auto" w:fill="FFFFFF" w:themeFill="background1"/>
          </w:tcPr>
          <w:p w14:paraId="3A260EB0" w14:textId="06BA7504" w:rsidR="001C331B" w:rsidRPr="009A5060" w:rsidRDefault="001C331B" w:rsidP="00C179E5">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szCs w:val="20"/>
              </w:rPr>
            </w:pPr>
            <w:r w:rsidRPr="009A5060">
              <w:rPr>
                <w:rFonts w:ascii="Aptos" w:hAnsi="Aptos" w:cs="Arial"/>
                <w:sz w:val="18"/>
                <w:szCs w:val="20"/>
              </w:rPr>
              <w:t>≥</w:t>
            </w:r>
            <w:r w:rsidRPr="009A5060">
              <w:rPr>
                <w:rFonts w:ascii="Aptos" w:hAnsi="Aptos"/>
                <w:sz w:val="18"/>
                <w:szCs w:val="20"/>
              </w:rPr>
              <w:t xml:space="preserve"> 3</w:t>
            </w:r>
          </w:p>
        </w:tc>
      </w:tr>
      <w:tr w:rsidR="001C331B" w:rsidRPr="009A5060" w14:paraId="7879A50A" w14:textId="77777777" w:rsidTr="001C331B">
        <w:trPr>
          <w:jc w:val="center"/>
        </w:trPr>
        <w:tc>
          <w:tcPr>
            <w:cnfStyle w:val="001000000000" w:firstRow="0" w:lastRow="0" w:firstColumn="1" w:lastColumn="0" w:oddVBand="0" w:evenVBand="0" w:oddHBand="0" w:evenHBand="0" w:firstRowFirstColumn="0" w:firstRowLastColumn="0" w:lastRowFirstColumn="0" w:lastRowLastColumn="0"/>
            <w:tcW w:w="1966" w:type="dxa"/>
            <w:shd w:val="clear" w:color="auto" w:fill="FFFFFF" w:themeFill="background1"/>
          </w:tcPr>
          <w:p w14:paraId="0C9DF096" w14:textId="0717EAD9" w:rsidR="001C331B" w:rsidRPr="009A5060" w:rsidRDefault="001C331B" w:rsidP="00C179E5">
            <w:pPr>
              <w:pStyle w:val="AASemiBold"/>
              <w:spacing w:before="60" w:after="40"/>
              <w:rPr>
                <w:rFonts w:ascii="Aptos" w:hAnsi="Aptos"/>
                <w:sz w:val="18"/>
                <w:szCs w:val="20"/>
              </w:rPr>
            </w:pPr>
            <w:r w:rsidRPr="009A5060">
              <w:rPr>
                <w:rFonts w:ascii="Aptos" w:hAnsi="Aptos"/>
                <w:sz w:val="18"/>
                <w:szCs w:val="20"/>
              </w:rPr>
              <w:t>B</w:t>
            </w:r>
          </w:p>
        </w:tc>
        <w:tc>
          <w:tcPr>
            <w:tcW w:w="1776" w:type="dxa"/>
            <w:shd w:val="clear" w:color="auto" w:fill="FFFFFF" w:themeFill="background1"/>
          </w:tcPr>
          <w:p w14:paraId="2223549B" w14:textId="0ED91EA6" w:rsidR="001C331B" w:rsidRPr="009A5060" w:rsidRDefault="001C331B" w:rsidP="00C179E5">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rPr>
            </w:pPr>
            <w:r w:rsidRPr="009A5060">
              <w:rPr>
                <w:rFonts w:ascii="Aptos" w:hAnsi="Aptos"/>
                <w:sz w:val="18"/>
              </w:rPr>
              <w:t>150</w:t>
            </w:r>
          </w:p>
        </w:tc>
        <w:tc>
          <w:tcPr>
            <w:tcW w:w="1777" w:type="dxa"/>
            <w:shd w:val="clear" w:color="auto" w:fill="FFFFFF" w:themeFill="background1"/>
          </w:tcPr>
          <w:p w14:paraId="407174EE" w14:textId="3A797EF3" w:rsidR="001C331B" w:rsidRPr="009A5060" w:rsidRDefault="001C331B" w:rsidP="00C179E5">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szCs w:val="20"/>
              </w:rPr>
            </w:pPr>
            <w:r w:rsidRPr="009A5060">
              <w:rPr>
                <w:rFonts w:ascii="Aptos" w:hAnsi="Aptos"/>
                <w:sz w:val="18"/>
                <w:szCs w:val="20"/>
              </w:rPr>
              <w:t>168.3</w:t>
            </w:r>
          </w:p>
        </w:tc>
        <w:tc>
          <w:tcPr>
            <w:tcW w:w="1776" w:type="dxa"/>
            <w:shd w:val="clear" w:color="auto" w:fill="FFFFFF" w:themeFill="background1"/>
          </w:tcPr>
          <w:p w14:paraId="5B9FB842" w14:textId="62081667" w:rsidR="001C331B" w:rsidRPr="009A5060" w:rsidRDefault="001C331B" w:rsidP="00C179E5">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szCs w:val="20"/>
              </w:rPr>
            </w:pPr>
            <w:r w:rsidRPr="009A5060">
              <w:rPr>
                <w:rFonts w:ascii="Aptos" w:hAnsi="Aptos"/>
                <w:sz w:val="18"/>
                <w:szCs w:val="20"/>
              </w:rPr>
              <w:t>2.77</w:t>
            </w:r>
          </w:p>
        </w:tc>
        <w:tc>
          <w:tcPr>
            <w:tcW w:w="1777" w:type="dxa"/>
            <w:shd w:val="clear" w:color="auto" w:fill="FFFFFF" w:themeFill="background1"/>
          </w:tcPr>
          <w:p w14:paraId="196CA81A" w14:textId="6B505D5C" w:rsidR="001C331B" w:rsidRPr="009A5060" w:rsidRDefault="001C331B" w:rsidP="00C179E5">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szCs w:val="20"/>
              </w:rPr>
            </w:pPr>
            <w:r w:rsidRPr="009A5060">
              <w:rPr>
                <w:rFonts w:ascii="Aptos" w:hAnsi="Aptos"/>
                <w:sz w:val="18"/>
                <w:szCs w:val="20"/>
              </w:rPr>
              <w:t>~0.03</w:t>
            </w:r>
          </w:p>
        </w:tc>
      </w:tr>
      <w:tr w:rsidR="001C331B" w:rsidRPr="009A5060" w14:paraId="3A7653DA" w14:textId="77777777" w:rsidTr="001C33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66" w:type="dxa"/>
            <w:shd w:val="clear" w:color="auto" w:fill="FFFFFF" w:themeFill="background1"/>
          </w:tcPr>
          <w:p w14:paraId="4F2ECA07" w14:textId="77777777" w:rsidR="001C331B" w:rsidRPr="009A5060" w:rsidRDefault="001C331B" w:rsidP="00C179E5">
            <w:pPr>
              <w:pStyle w:val="AASemiBold"/>
              <w:spacing w:before="60" w:after="40"/>
              <w:rPr>
                <w:rFonts w:ascii="Aptos" w:hAnsi="Aptos"/>
                <w:sz w:val="18"/>
                <w:szCs w:val="20"/>
              </w:rPr>
            </w:pPr>
            <w:r w:rsidRPr="009A5060">
              <w:rPr>
                <w:rFonts w:ascii="Aptos" w:hAnsi="Aptos"/>
                <w:sz w:val="18"/>
                <w:szCs w:val="20"/>
              </w:rPr>
              <w:t>D</w:t>
            </w:r>
          </w:p>
        </w:tc>
        <w:tc>
          <w:tcPr>
            <w:tcW w:w="1776" w:type="dxa"/>
            <w:shd w:val="clear" w:color="auto" w:fill="FFFFFF" w:themeFill="background1"/>
          </w:tcPr>
          <w:p w14:paraId="510957AB" w14:textId="77777777" w:rsidR="001C331B" w:rsidRPr="009A5060" w:rsidRDefault="001C331B" w:rsidP="00C179E5">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rPr>
            </w:pPr>
            <w:r w:rsidRPr="009A5060">
              <w:rPr>
                <w:rFonts w:ascii="Aptos" w:hAnsi="Aptos"/>
                <w:sz w:val="18"/>
              </w:rPr>
              <w:t>40</w:t>
            </w:r>
          </w:p>
        </w:tc>
        <w:tc>
          <w:tcPr>
            <w:tcW w:w="1777" w:type="dxa"/>
            <w:shd w:val="clear" w:color="auto" w:fill="FFFFFF" w:themeFill="background1"/>
          </w:tcPr>
          <w:p w14:paraId="6E750EE3" w14:textId="77777777" w:rsidR="001C331B" w:rsidRPr="009A5060" w:rsidRDefault="001C331B" w:rsidP="00C179E5">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szCs w:val="20"/>
              </w:rPr>
            </w:pPr>
            <w:r w:rsidRPr="009A5060">
              <w:rPr>
                <w:rFonts w:ascii="Aptos" w:hAnsi="Aptos"/>
                <w:sz w:val="18"/>
                <w:szCs w:val="20"/>
              </w:rPr>
              <w:t>48.26</w:t>
            </w:r>
          </w:p>
        </w:tc>
        <w:tc>
          <w:tcPr>
            <w:tcW w:w="1776" w:type="dxa"/>
            <w:shd w:val="clear" w:color="auto" w:fill="FFFFFF" w:themeFill="background1"/>
          </w:tcPr>
          <w:p w14:paraId="1BC91D84" w14:textId="77777777" w:rsidR="001C331B" w:rsidRPr="009A5060" w:rsidRDefault="001C331B" w:rsidP="00C179E5">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szCs w:val="20"/>
              </w:rPr>
            </w:pPr>
            <w:r w:rsidRPr="009A5060">
              <w:rPr>
                <w:rFonts w:ascii="Aptos" w:hAnsi="Aptos"/>
                <w:sz w:val="18"/>
                <w:szCs w:val="20"/>
              </w:rPr>
              <w:t>1.65</w:t>
            </w:r>
          </w:p>
        </w:tc>
        <w:tc>
          <w:tcPr>
            <w:tcW w:w="1777" w:type="dxa"/>
            <w:shd w:val="clear" w:color="auto" w:fill="FFFFFF" w:themeFill="background1"/>
          </w:tcPr>
          <w:p w14:paraId="0D7E1EF5" w14:textId="77777777" w:rsidR="001C331B" w:rsidRPr="009A5060" w:rsidRDefault="001C331B" w:rsidP="00C179E5">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szCs w:val="20"/>
              </w:rPr>
            </w:pPr>
            <w:r w:rsidRPr="009A5060">
              <w:rPr>
                <w:rFonts w:ascii="Aptos" w:hAnsi="Aptos"/>
                <w:sz w:val="18"/>
                <w:szCs w:val="20"/>
              </w:rPr>
              <w:t>~14</w:t>
            </w:r>
          </w:p>
        </w:tc>
      </w:tr>
      <w:tr w:rsidR="001C331B" w:rsidRPr="009A5060" w14:paraId="67980519" w14:textId="77777777" w:rsidTr="001C331B">
        <w:trPr>
          <w:jc w:val="center"/>
        </w:trPr>
        <w:tc>
          <w:tcPr>
            <w:cnfStyle w:val="001000000000" w:firstRow="0" w:lastRow="0" w:firstColumn="1" w:lastColumn="0" w:oddVBand="0" w:evenVBand="0" w:oddHBand="0" w:evenHBand="0" w:firstRowFirstColumn="0" w:firstRowLastColumn="0" w:lastRowFirstColumn="0" w:lastRowLastColumn="0"/>
            <w:tcW w:w="1966" w:type="dxa"/>
            <w:shd w:val="clear" w:color="auto" w:fill="FFFFFF" w:themeFill="background1"/>
          </w:tcPr>
          <w:p w14:paraId="687BAA89" w14:textId="77777777" w:rsidR="001C331B" w:rsidRPr="009A5060" w:rsidRDefault="001C331B" w:rsidP="00C179E5">
            <w:pPr>
              <w:pStyle w:val="AASemiBold"/>
              <w:spacing w:before="60" w:after="40"/>
              <w:rPr>
                <w:rFonts w:ascii="Aptos" w:hAnsi="Aptos"/>
                <w:sz w:val="18"/>
                <w:szCs w:val="20"/>
              </w:rPr>
            </w:pPr>
            <w:r w:rsidRPr="009A5060">
              <w:rPr>
                <w:rFonts w:ascii="Aptos" w:hAnsi="Aptos"/>
                <w:sz w:val="18"/>
                <w:szCs w:val="20"/>
              </w:rPr>
              <w:t>E</w:t>
            </w:r>
          </w:p>
        </w:tc>
        <w:tc>
          <w:tcPr>
            <w:tcW w:w="1776" w:type="dxa"/>
            <w:shd w:val="clear" w:color="auto" w:fill="FFFFFF" w:themeFill="background1"/>
          </w:tcPr>
          <w:p w14:paraId="6B4A2987" w14:textId="77777777" w:rsidR="001C331B" w:rsidRPr="009A5060" w:rsidRDefault="001C331B" w:rsidP="00C179E5">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rPr>
            </w:pPr>
            <w:r w:rsidRPr="009A5060">
              <w:rPr>
                <w:rFonts w:ascii="Aptos" w:hAnsi="Aptos"/>
                <w:sz w:val="18"/>
              </w:rPr>
              <w:t>40</w:t>
            </w:r>
          </w:p>
        </w:tc>
        <w:tc>
          <w:tcPr>
            <w:tcW w:w="1777" w:type="dxa"/>
            <w:shd w:val="clear" w:color="auto" w:fill="FFFFFF" w:themeFill="background1"/>
          </w:tcPr>
          <w:p w14:paraId="1727FF21" w14:textId="77777777" w:rsidR="001C331B" w:rsidRPr="009A5060" w:rsidRDefault="001C331B" w:rsidP="00C179E5">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szCs w:val="20"/>
              </w:rPr>
            </w:pPr>
            <w:r w:rsidRPr="009A5060">
              <w:rPr>
                <w:rFonts w:ascii="Aptos" w:hAnsi="Aptos"/>
                <w:sz w:val="18"/>
                <w:szCs w:val="20"/>
              </w:rPr>
              <w:t>48.26</w:t>
            </w:r>
          </w:p>
        </w:tc>
        <w:tc>
          <w:tcPr>
            <w:tcW w:w="1776" w:type="dxa"/>
            <w:shd w:val="clear" w:color="auto" w:fill="FFFFFF" w:themeFill="background1"/>
          </w:tcPr>
          <w:p w14:paraId="74735BCB" w14:textId="77777777" w:rsidR="001C331B" w:rsidRPr="009A5060" w:rsidRDefault="001C331B" w:rsidP="00C179E5">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szCs w:val="20"/>
              </w:rPr>
            </w:pPr>
            <w:r w:rsidRPr="009A5060">
              <w:rPr>
                <w:rFonts w:ascii="Aptos" w:hAnsi="Aptos"/>
                <w:sz w:val="18"/>
                <w:szCs w:val="20"/>
              </w:rPr>
              <w:t>1.65</w:t>
            </w:r>
          </w:p>
        </w:tc>
        <w:tc>
          <w:tcPr>
            <w:tcW w:w="1777" w:type="dxa"/>
            <w:shd w:val="clear" w:color="auto" w:fill="FFFFFF" w:themeFill="background1"/>
          </w:tcPr>
          <w:p w14:paraId="08956D8A" w14:textId="77777777" w:rsidR="001C331B" w:rsidRPr="009A5060" w:rsidRDefault="001C331B" w:rsidP="00C179E5">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szCs w:val="20"/>
              </w:rPr>
            </w:pPr>
            <w:r w:rsidRPr="009A5060">
              <w:rPr>
                <w:rFonts w:ascii="Aptos" w:hAnsi="Aptos"/>
                <w:sz w:val="18"/>
                <w:szCs w:val="20"/>
              </w:rPr>
              <w:t>~13</w:t>
            </w:r>
          </w:p>
        </w:tc>
      </w:tr>
      <w:tr w:rsidR="001C331B" w:rsidRPr="009A5060" w14:paraId="17AE571B" w14:textId="77777777" w:rsidTr="001C33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66" w:type="dxa"/>
            <w:shd w:val="clear" w:color="auto" w:fill="FFFFFF" w:themeFill="background1"/>
          </w:tcPr>
          <w:p w14:paraId="4E08723D" w14:textId="77777777" w:rsidR="001C331B" w:rsidRPr="009A5060" w:rsidRDefault="001C331B" w:rsidP="00C179E5">
            <w:pPr>
              <w:pStyle w:val="AASemiBold"/>
              <w:spacing w:before="60" w:after="40"/>
              <w:rPr>
                <w:rFonts w:ascii="Aptos" w:hAnsi="Aptos"/>
                <w:sz w:val="18"/>
                <w:szCs w:val="20"/>
              </w:rPr>
            </w:pPr>
            <w:r w:rsidRPr="009A5060">
              <w:rPr>
                <w:rFonts w:ascii="Aptos" w:hAnsi="Aptos"/>
                <w:sz w:val="18"/>
                <w:szCs w:val="20"/>
              </w:rPr>
              <w:t>Thermal shield</w:t>
            </w:r>
          </w:p>
        </w:tc>
        <w:tc>
          <w:tcPr>
            <w:tcW w:w="1776" w:type="dxa"/>
            <w:shd w:val="clear" w:color="auto" w:fill="FFFFFF" w:themeFill="background1"/>
          </w:tcPr>
          <w:p w14:paraId="3513660D" w14:textId="77777777" w:rsidR="001C331B" w:rsidRPr="009A5060" w:rsidRDefault="001C331B" w:rsidP="00C179E5">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rPr>
            </w:pPr>
          </w:p>
        </w:tc>
        <w:tc>
          <w:tcPr>
            <w:tcW w:w="1777" w:type="dxa"/>
            <w:shd w:val="clear" w:color="auto" w:fill="FFFFFF" w:themeFill="background1"/>
          </w:tcPr>
          <w:p w14:paraId="443EDD09" w14:textId="77777777" w:rsidR="001C331B" w:rsidRPr="009A5060" w:rsidRDefault="001C331B" w:rsidP="00C179E5">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szCs w:val="20"/>
              </w:rPr>
            </w:pPr>
            <w:r w:rsidRPr="009A5060">
              <w:rPr>
                <w:rFonts w:ascii="Aptos" w:hAnsi="Aptos"/>
                <w:sz w:val="18"/>
                <w:szCs w:val="20"/>
              </w:rPr>
              <w:t>~350</w:t>
            </w:r>
          </w:p>
        </w:tc>
        <w:tc>
          <w:tcPr>
            <w:tcW w:w="1776" w:type="dxa"/>
            <w:shd w:val="clear" w:color="auto" w:fill="FFFFFF" w:themeFill="background1"/>
          </w:tcPr>
          <w:p w14:paraId="3AB273B8" w14:textId="77777777" w:rsidR="001C331B" w:rsidRPr="009A5060" w:rsidRDefault="001C331B" w:rsidP="00C179E5">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szCs w:val="20"/>
              </w:rPr>
            </w:pPr>
            <w:r w:rsidRPr="009A5060">
              <w:rPr>
                <w:rFonts w:ascii="Aptos" w:hAnsi="Aptos"/>
                <w:sz w:val="18"/>
                <w:szCs w:val="20"/>
              </w:rPr>
              <w:t>3*</w:t>
            </w:r>
          </w:p>
        </w:tc>
        <w:tc>
          <w:tcPr>
            <w:tcW w:w="1777" w:type="dxa"/>
            <w:shd w:val="clear" w:color="auto" w:fill="FFFFFF" w:themeFill="background1"/>
          </w:tcPr>
          <w:p w14:paraId="6B0E1E53" w14:textId="77777777" w:rsidR="001C331B" w:rsidRPr="009A5060" w:rsidRDefault="001C331B" w:rsidP="00C179E5">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szCs w:val="20"/>
              </w:rPr>
            </w:pPr>
            <w:r w:rsidRPr="009A5060">
              <w:rPr>
                <w:rFonts w:ascii="Aptos" w:hAnsi="Aptos"/>
                <w:sz w:val="18"/>
                <w:szCs w:val="20"/>
              </w:rPr>
              <w:t>-</w:t>
            </w:r>
          </w:p>
        </w:tc>
      </w:tr>
      <w:tr w:rsidR="001C331B" w:rsidRPr="009A5060" w14:paraId="1A8039F9" w14:textId="77777777" w:rsidTr="001C331B">
        <w:trPr>
          <w:jc w:val="center"/>
        </w:trPr>
        <w:tc>
          <w:tcPr>
            <w:cnfStyle w:val="001000000000" w:firstRow="0" w:lastRow="0" w:firstColumn="1" w:lastColumn="0" w:oddVBand="0" w:evenVBand="0" w:oddHBand="0" w:evenHBand="0" w:firstRowFirstColumn="0" w:firstRowLastColumn="0" w:lastRowFirstColumn="0" w:lastRowLastColumn="0"/>
            <w:tcW w:w="1966" w:type="dxa"/>
            <w:shd w:val="clear" w:color="auto" w:fill="FFFFFF" w:themeFill="background1"/>
          </w:tcPr>
          <w:p w14:paraId="16507184" w14:textId="77777777" w:rsidR="001C331B" w:rsidRPr="009A5060" w:rsidRDefault="001C331B" w:rsidP="00C179E5">
            <w:pPr>
              <w:pStyle w:val="AASemiBold"/>
              <w:spacing w:before="60" w:after="40"/>
              <w:rPr>
                <w:rFonts w:ascii="Aptos" w:hAnsi="Aptos"/>
                <w:sz w:val="18"/>
                <w:szCs w:val="20"/>
              </w:rPr>
            </w:pPr>
            <w:r w:rsidRPr="009A5060">
              <w:rPr>
                <w:rFonts w:ascii="Aptos" w:hAnsi="Aptos"/>
                <w:sz w:val="18"/>
                <w:szCs w:val="20"/>
              </w:rPr>
              <w:t>Vacuum jacket</w:t>
            </w:r>
          </w:p>
        </w:tc>
        <w:tc>
          <w:tcPr>
            <w:tcW w:w="1776" w:type="dxa"/>
            <w:shd w:val="clear" w:color="auto" w:fill="FFFFFF" w:themeFill="background1"/>
          </w:tcPr>
          <w:p w14:paraId="271F8C1A" w14:textId="77777777" w:rsidR="001C331B" w:rsidRPr="009A5060" w:rsidRDefault="001C331B" w:rsidP="00C179E5">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rPr>
            </w:pPr>
          </w:p>
        </w:tc>
        <w:tc>
          <w:tcPr>
            <w:tcW w:w="1777" w:type="dxa"/>
            <w:shd w:val="clear" w:color="auto" w:fill="FFFFFF" w:themeFill="background1"/>
          </w:tcPr>
          <w:p w14:paraId="004E8F4D" w14:textId="77777777" w:rsidR="001C331B" w:rsidRPr="009A5060" w:rsidRDefault="001C331B" w:rsidP="00C179E5">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szCs w:val="20"/>
              </w:rPr>
            </w:pPr>
            <w:r w:rsidRPr="009A5060">
              <w:rPr>
                <w:rFonts w:ascii="Aptos" w:hAnsi="Aptos"/>
                <w:sz w:val="18"/>
                <w:szCs w:val="20"/>
              </w:rPr>
              <w:t>~500</w:t>
            </w:r>
          </w:p>
        </w:tc>
        <w:tc>
          <w:tcPr>
            <w:tcW w:w="1776" w:type="dxa"/>
            <w:shd w:val="clear" w:color="auto" w:fill="FFFFFF" w:themeFill="background1"/>
          </w:tcPr>
          <w:p w14:paraId="60DC25E2" w14:textId="77777777" w:rsidR="001C331B" w:rsidRPr="009A5060" w:rsidRDefault="001C331B" w:rsidP="00C179E5">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szCs w:val="20"/>
              </w:rPr>
            </w:pPr>
            <w:r w:rsidRPr="009A5060">
              <w:rPr>
                <w:rFonts w:ascii="Aptos" w:hAnsi="Aptos"/>
                <w:sz w:val="18"/>
                <w:szCs w:val="20"/>
              </w:rPr>
              <w:t>4.5</w:t>
            </w:r>
          </w:p>
        </w:tc>
        <w:tc>
          <w:tcPr>
            <w:tcW w:w="1777" w:type="dxa"/>
            <w:shd w:val="clear" w:color="auto" w:fill="FFFFFF" w:themeFill="background1"/>
          </w:tcPr>
          <w:p w14:paraId="78A62FAF" w14:textId="77777777" w:rsidR="001C331B" w:rsidRPr="009A5060" w:rsidRDefault="001C331B" w:rsidP="00C179E5">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szCs w:val="20"/>
              </w:rPr>
            </w:pPr>
            <w:r w:rsidRPr="009A5060">
              <w:rPr>
                <w:rFonts w:ascii="Aptos" w:hAnsi="Aptos"/>
                <w:sz w:val="18"/>
                <w:szCs w:val="20"/>
              </w:rPr>
              <w:t>10</w:t>
            </w:r>
            <w:r w:rsidRPr="009A5060">
              <w:rPr>
                <w:rFonts w:ascii="Aptos" w:hAnsi="Aptos"/>
                <w:sz w:val="18"/>
                <w:szCs w:val="20"/>
                <w:vertAlign w:val="superscript"/>
              </w:rPr>
              <w:t>-6</w:t>
            </w:r>
          </w:p>
        </w:tc>
      </w:tr>
    </w:tbl>
    <w:p w14:paraId="508B3B7F" w14:textId="69AEED90" w:rsidR="00735071" w:rsidRPr="009A5060" w:rsidRDefault="00735071" w:rsidP="00C179E5">
      <w:pPr>
        <w:spacing w:line="240" w:lineRule="auto"/>
        <w:rPr>
          <w:szCs w:val="20"/>
        </w:rPr>
      </w:pPr>
    </w:p>
    <w:p w14:paraId="0D266737" w14:textId="77777777" w:rsidR="00735071" w:rsidRPr="009A5060" w:rsidRDefault="00735071" w:rsidP="00C179E5">
      <w:pPr>
        <w:pStyle w:val="RequirementList"/>
        <w:spacing w:line="240" w:lineRule="auto"/>
      </w:pPr>
      <w:bookmarkStart w:id="3600" w:name="_Toc200492357"/>
      <w:bookmarkEnd w:id="3596"/>
      <w:r w:rsidRPr="009A5060">
        <w:t>The welding connection between QRB and QLM shall be done by SCK CEN.</w:t>
      </w:r>
      <w:bookmarkEnd w:id="3600"/>
    </w:p>
    <w:p w14:paraId="15525172" w14:textId="77777777" w:rsidR="00735071" w:rsidRPr="009A5060" w:rsidRDefault="00735071" w:rsidP="00C179E5">
      <w:pPr>
        <w:pStyle w:val="RequirementList"/>
        <w:spacing w:line="240" w:lineRule="auto"/>
      </w:pPr>
      <w:bookmarkStart w:id="3601" w:name="_Toc200492358"/>
      <w:r w:rsidRPr="009A5060">
        <w:t>For the acceptance tests, the Contractor shall provide the necessary welded caps on pipes on the QRB side.</w:t>
      </w:r>
      <w:bookmarkEnd w:id="3601"/>
    </w:p>
    <w:p w14:paraId="41195F8C" w14:textId="5B8CA838" w:rsidR="005509B9" w:rsidRPr="009A5060" w:rsidRDefault="00735071" w:rsidP="00C179E5">
      <w:pPr>
        <w:pStyle w:val="Caption"/>
        <w:keepNext/>
        <w:spacing w:line="240" w:lineRule="auto"/>
      </w:pPr>
      <w:bookmarkStart w:id="3602" w:name="_Toc212194970"/>
      <w:r w:rsidRPr="009A5060">
        <w:t xml:space="preserve">Table </w:t>
      </w:r>
      <w:r w:rsidRPr="009A5060">
        <w:fldChar w:fldCharType="begin"/>
      </w:r>
      <w:r w:rsidRPr="009A5060">
        <w:instrText xml:space="preserve"> SEQ Table \* ARABIC </w:instrText>
      </w:r>
      <w:r w:rsidRPr="009A5060">
        <w:fldChar w:fldCharType="separate"/>
      </w:r>
      <w:r w:rsidR="00041F61">
        <w:rPr>
          <w:noProof/>
        </w:rPr>
        <w:t>13</w:t>
      </w:r>
      <w:r w:rsidRPr="009A5060">
        <w:fldChar w:fldCharType="end"/>
      </w:r>
      <w:r w:rsidRPr="009A5060">
        <w:t xml:space="preserve">  </w:t>
      </w:r>
      <w:r w:rsidR="005509B9" w:rsidRPr="009A5060">
        <w:t>Interface ID between QRB and QINFRA  (warm interfaces)</w:t>
      </w:r>
      <w:bookmarkEnd w:id="3602"/>
    </w:p>
    <w:tbl>
      <w:tblPr>
        <w:tblStyle w:val="TableGrid2"/>
        <w:tblW w:w="0" w:type="auto"/>
        <w:tblLook w:val="04A0" w:firstRow="1" w:lastRow="0" w:firstColumn="1" w:lastColumn="0" w:noHBand="0" w:noVBand="1"/>
      </w:tblPr>
      <w:tblGrid>
        <w:gridCol w:w="1974"/>
        <w:gridCol w:w="1934"/>
        <w:gridCol w:w="1957"/>
        <w:gridCol w:w="1930"/>
        <w:gridCol w:w="1935"/>
      </w:tblGrid>
      <w:tr w:rsidR="000C0A16" w:rsidRPr="009A5060" w14:paraId="22B1EBF9" w14:textId="77777777" w:rsidTr="007A02BC">
        <w:tc>
          <w:tcPr>
            <w:tcW w:w="2091" w:type="dxa"/>
            <w:shd w:val="clear" w:color="auto" w:fill="EBD9ED" w:themeFill="accent2" w:themeFillTint="33"/>
            <w:hideMark/>
          </w:tcPr>
          <w:p w14:paraId="15067C38" w14:textId="77777777" w:rsidR="000C0A16" w:rsidRPr="009A5060" w:rsidRDefault="000C0A16" w:rsidP="00C179E5">
            <w:pPr>
              <w:rPr>
                <w:rStyle w:val="Strong"/>
                <w:rFonts w:ascii="Aptos" w:hAnsi="Aptos"/>
                <w:sz w:val="19"/>
                <w:szCs w:val="19"/>
              </w:rPr>
            </w:pPr>
            <w:r w:rsidRPr="009A5060">
              <w:rPr>
                <w:rStyle w:val="Strong"/>
                <w:rFonts w:ascii="Aptos" w:hAnsi="Aptos"/>
                <w:sz w:val="19"/>
                <w:szCs w:val="19"/>
              </w:rPr>
              <w:t>Line ID</w:t>
            </w:r>
          </w:p>
        </w:tc>
        <w:tc>
          <w:tcPr>
            <w:tcW w:w="2091" w:type="dxa"/>
            <w:shd w:val="clear" w:color="auto" w:fill="EBD9ED" w:themeFill="accent2" w:themeFillTint="33"/>
            <w:hideMark/>
          </w:tcPr>
          <w:p w14:paraId="34D83D5F" w14:textId="77777777" w:rsidR="000C0A16" w:rsidRPr="009A5060" w:rsidRDefault="000C0A16" w:rsidP="00C179E5">
            <w:pPr>
              <w:rPr>
                <w:rStyle w:val="Strong"/>
                <w:rFonts w:ascii="Aptos" w:hAnsi="Aptos"/>
                <w:sz w:val="19"/>
                <w:szCs w:val="19"/>
              </w:rPr>
            </w:pPr>
            <w:r w:rsidRPr="009A5060">
              <w:rPr>
                <w:rStyle w:val="Strong"/>
                <w:rFonts w:ascii="Aptos" w:hAnsi="Aptos"/>
                <w:sz w:val="19"/>
                <w:szCs w:val="19"/>
              </w:rPr>
              <w:t>Purpose / Duty</w:t>
            </w:r>
          </w:p>
        </w:tc>
        <w:tc>
          <w:tcPr>
            <w:tcW w:w="2091" w:type="dxa"/>
            <w:shd w:val="clear" w:color="auto" w:fill="EBD9ED" w:themeFill="accent2" w:themeFillTint="33"/>
            <w:hideMark/>
          </w:tcPr>
          <w:p w14:paraId="66B734DC" w14:textId="14001D2F" w:rsidR="000C0A16" w:rsidRPr="009A5060" w:rsidRDefault="000C0A16" w:rsidP="00C179E5">
            <w:pPr>
              <w:rPr>
                <w:rStyle w:val="Strong"/>
                <w:rFonts w:ascii="Aptos" w:hAnsi="Aptos"/>
                <w:sz w:val="19"/>
                <w:szCs w:val="19"/>
              </w:rPr>
            </w:pPr>
            <w:r w:rsidRPr="009A5060">
              <w:rPr>
                <w:rStyle w:val="Strong"/>
                <w:rFonts w:ascii="Aptos" w:hAnsi="Aptos"/>
                <w:sz w:val="19"/>
                <w:szCs w:val="19"/>
              </w:rPr>
              <w:t xml:space="preserve">Indicative </w:t>
            </w:r>
            <w:r w:rsidR="00352FF0" w:rsidRPr="009A5060">
              <w:rPr>
                <w:rStyle w:val="Strong"/>
                <w:rFonts w:ascii="Aptos" w:hAnsi="Aptos"/>
                <w:sz w:val="19"/>
                <w:szCs w:val="19"/>
              </w:rPr>
              <w:t>Flowrate</w:t>
            </w:r>
          </w:p>
        </w:tc>
        <w:tc>
          <w:tcPr>
            <w:tcW w:w="2091" w:type="dxa"/>
            <w:shd w:val="clear" w:color="auto" w:fill="EBD9ED" w:themeFill="accent2" w:themeFillTint="33"/>
            <w:hideMark/>
          </w:tcPr>
          <w:p w14:paraId="1D73C37A" w14:textId="77777777" w:rsidR="000C0A16" w:rsidRPr="009A5060" w:rsidRDefault="000C0A16" w:rsidP="00C179E5">
            <w:pPr>
              <w:rPr>
                <w:rStyle w:val="Strong"/>
                <w:rFonts w:ascii="Aptos" w:hAnsi="Aptos"/>
                <w:sz w:val="19"/>
                <w:szCs w:val="19"/>
              </w:rPr>
            </w:pPr>
            <w:r w:rsidRPr="009A5060">
              <w:rPr>
                <w:rStyle w:val="Strong"/>
                <w:rFonts w:ascii="Aptos" w:hAnsi="Aptos"/>
                <w:sz w:val="19"/>
                <w:szCs w:val="19"/>
              </w:rPr>
              <w:t>Operating Envelope</w:t>
            </w:r>
          </w:p>
        </w:tc>
        <w:tc>
          <w:tcPr>
            <w:tcW w:w="2092" w:type="dxa"/>
            <w:shd w:val="clear" w:color="auto" w:fill="EBD9ED" w:themeFill="accent2" w:themeFillTint="33"/>
            <w:hideMark/>
          </w:tcPr>
          <w:p w14:paraId="7D1ED3D7" w14:textId="77777777" w:rsidR="000C0A16" w:rsidRPr="009A5060" w:rsidRDefault="000C0A16" w:rsidP="00C179E5">
            <w:pPr>
              <w:rPr>
                <w:rStyle w:val="Strong"/>
                <w:rFonts w:ascii="Aptos" w:hAnsi="Aptos"/>
                <w:sz w:val="19"/>
                <w:szCs w:val="19"/>
              </w:rPr>
            </w:pPr>
            <w:r w:rsidRPr="009A5060">
              <w:rPr>
                <w:rStyle w:val="Strong"/>
                <w:rFonts w:ascii="Aptos" w:hAnsi="Aptos"/>
                <w:sz w:val="19"/>
                <w:szCs w:val="19"/>
              </w:rPr>
              <w:t>Notes</w:t>
            </w:r>
          </w:p>
        </w:tc>
      </w:tr>
      <w:tr w:rsidR="000C0A16" w:rsidRPr="009A5060" w14:paraId="4D5FE110" w14:textId="77777777" w:rsidTr="007A02BC">
        <w:tc>
          <w:tcPr>
            <w:tcW w:w="2091" w:type="dxa"/>
            <w:hideMark/>
          </w:tcPr>
          <w:p w14:paraId="1EB67584" w14:textId="53DA30D2" w:rsidR="000C0A16" w:rsidRPr="009A5060" w:rsidRDefault="000C0A16" w:rsidP="00C179E5">
            <w:pPr>
              <w:rPr>
                <w:rStyle w:val="Strong"/>
                <w:rFonts w:ascii="Aptos" w:hAnsi="Aptos"/>
                <w:sz w:val="19"/>
                <w:szCs w:val="19"/>
              </w:rPr>
            </w:pPr>
            <w:r w:rsidRPr="009A5060">
              <w:rPr>
                <w:rStyle w:val="Strong"/>
                <w:rFonts w:ascii="Aptos" w:hAnsi="Aptos"/>
                <w:sz w:val="19"/>
                <w:szCs w:val="19"/>
              </w:rPr>
              <w:t>QINFRA</w:t>
            </w:r>
            <w:r w:rsidR="005F7670" w:rsidRPr="009A5060">
              <w:rPr>
                <w:rStyle w:val="Strong"/>
                <w:rFonts w:ascii="Aptos" w:hAnsi="Aptos"/>
                <w:sz w:val="19"/>
                <w:szCs w:val="19"/>
              </w:rPr>
              <w:t>.</w:t>
            </w:r>
            <w:r w:rsidRPr="009A5060">
              <w:rPr>
                <w:rStyle w:val="Strong"/>
                <w:rFonts w:ascii="Aptos" w:hAnsi="Aptos"/>
                <w:sz w:val="19"/>
                <w:szCs w:val="19"/>
              </w:rPr>
              <w:t xml:space="preserve">U </w:t>
            </w:r>
          </w:p>
        </w:tc>
        <w:tc>
          <w:tcPr>
            <w:tcW w:w="2091" w:type="dxa"/>
            <w:hideMark/>
          </w:tcPr>
          <w:p w14:paraId="58C71C6C" w14:textId="77777777" w:rsidR="000C0A16" w:rsidRPr="009A5060" w:rsidRDefault="000C0A16" w:rsidP="00C179E5">
            <w:pPr>
              <w:rPr>
                <w:rFonts w:ascii="Aptos" w:hAnsi="Aptos"/>
                <w:sz w:val="19"/>
                <w:szCs w:val="19"/>
              </w:rPr>
            </w:pPr>
            <w:r w:rsidRPr="009A5060">
              <w:rPr>
                <w:rFonts w:ascii="Aptos" w:hAnsi="Aptos"/>
                <w:sz w:val="19"/>
                <w:szCs w:val="19"/>
              </w:rPr>
              <w:t>Warm GHe utility / ad-hoc supply</w:t>
            </w:r>
          </w:p>
        </w:tc>
        <w:tc>
          <w:tcPr>
            <w:tcW w:w="2091" w:type="dxa"/>
            <w:hideMark/>
          </w:tcPr>
          <w:p w14:paraId="699A4269" w14:textId="77777777" w:rsidR="000C0A16" w:rsidRPr="009A5060" w:rsidRDefault="000C0A16" w:rsidP="00C179E5">
            <w:pPr>
              <w:rPr>
                <w:rFonts w:ascii="Aptos" w:hAnsi="Aptos"/>
                <w:sz w:val="19"/>
                <w:szCs w:val="19"/>
              </w:rPr>
            </w:pPr>
            <w:r w:rsidRPr="009A5060">
              <w:rPr>
                <w:rFonts w:ascii="Aptos" w:hAnsi="Aptos"/>
                <w:sz w:val="19"/>
                <w:szCs w:val="19"/>
              </w:rPr>
              <w:t>~10 g s</w:t>
            </w:r>
            <w:r w:rsidRPr="009A5060">
              <w:rPr>
                <w:rFonts w:ascii="Cambria Math" w:hAnsi="Cambria Math" w:cs="Cambria Math"/>
                <w:sz w:val="19"/>
                <w:szCs w:val="19"/>
              </w:rPr>
              <w:t>⁻</w:t>
            </w:r>
            <w:r w:rsidRPr="009A5060">
              <w:rPr>
                <w:rFonts w:ascii="Aptos" w:hAnsi="Aptos" w:cs="Aptos"/>
                <w:sz w:val="19"/>
                <w:szCs w:val="19"/>
              </w:rPr>
              <w:t>¹</w:t>
            </w:r>
          </w:p>
        </w:tc>
        <w:tc>
          <w:tcPr>
            <w:tcW w:w="2091" w:type="dxa"/>
            <w:hideMark/>
          </w:tcPr>
          <w:p w14:paraId="5DF2948D" w14:textId="77777777" w:rsidR="000C0A16" w:rsidRPr="009A5060" w:rsidRDefault="000C0A16" w:rsidP="00C179E5">
            <w:pPr>
              <w:rPr>
                <w:rFonts w:ascii="Aptos" w:hAnsi="Aptos"/>
                <w:sz w:val="19"/>
                <w:szCs w:val="19"/>
              </w:rPr>
            </w:pPr>
            <w:r w:rsidRPr="009A5060">
              <w:rPr>
                <w:rFonts w:ascii="Aptos" w:hAnsi="Aptos"/>
                <w:sz w:val="19"/>
                <w:szCs w:val="19"/>
              </w:rPr>
              <w:t>≤ 2 bar(a), 300 K</w:t>
            </w:r>
          </w:p>
        </w:tc>
        <w:tc>
          <w:tcPr>
            <w:tcW w:w="2092" w:type="dxa"/>
            <w:hideMark/>
          </w:tcPr>
          <w:p w14:paraId="3E39E055" w14:textId="77777777" w:rsidR="000C0A16" w:rsidRPr="009A5060" w:rsidRDefault="000C0A16" w:rsidP="00C179E5">
            <w:pPr>
              <w:rPr>
                <w:rFonts w:ascii="Aptos" w:hAnsi="Aptos"/>
                <w:sz w:val="19"/>
                <w:szCs w:val="19"/>
              </w:rPr>
            </w:pPr>
            <w:r w:rsidRPr="009A5060">
              <w:rPr>
                <w:rFonts w:ascii="Aptos" w:hAnsi="Aptos"/>
                <w:sz w:val="19"/>
                <w:szCs w:val="19"/>
              </w:rPr>
              <w:t>Occasional user demands</w:t>
            </w:r>
          </w:p>
        </w:tc>
      </w:tr>
      <w:tr w:rsidR="000C0A16" w:rsidRPr="009A5060" w14:paraId="0DD2B394" w14:textId="77777777" w:rsidTr="007A02BC">
        <w:tc>
          <w:tcPr>
            <w:tcW w:w="2091" w:type="dxa"/>
            <w:hideMark/>
          </w:tcPr>
          <w:p w14:paraId="724A07E3" w14:textId="488D6F61" w:rsidR="000C0A16" w:rsidRPr="009A5060" w:rsidRDefault="000C0A16" w:rsidP="00C179E5">
            <w:pPr>
              <w:rPr>
                <w:rStyle w:val="Strong"/>
                <w:rFonts w:ascii="Aptos" w:hAnsi="Aptos"/>
                <w:sz w:val="19"/>
                <w:szCs w:val="19"/>
              </w:rPr>
            </w:pPr>
            <w:r w:rsidRPr="009A5060">
              <w:rPr>
                <w:rStyle w:val="Strong"/>
                <w:rFonts w:ascii="Aptos" w:hAnsi="Aptos"/>
                <w:sz w:val="19"/>
                <w:szCs w:val="19"/>
              </w:rPr>
              <w:t>QINFRA</w:t>
            </w:r>
            <w:r w:rsidR="005F7670" w:rsidRPr="009A5060">
              <w:rPr>
                <w:rStyle w:val="Strong"/>
                <w:rFonts w:ascii="Aptos" w:hAnsi="Aptos"/>
                <w:sz w:val="19"/>
                <w:szCs w:val="19"/>
              </w:rPr>
              <w:t>.</w:t>
            </w:r>
            <w:r w:rsidRPr="009A5060">
              <w:rPr>
                <w:rStyle w:val="Strong"/>
                <w:rFonts w:ascii="Aptos" w:hAnsi="Aptos"/>
                <w:sz w:val="19"/>
                <w:szCs w:val="19"/>
              </w:rPr>
              <w:t xml:space="preserve">W </w:t>
            </w:r>
          </w:p>
        </w:tc>
        <w:tc>
          <w:tcPr>
            <w:tcW w:w="2091" w:type="dxa"/>
            <w:hideMark/>
          </w:tcPr>
          <w:p w14:paraId="1D1D90F2" w14:textId="77777777" w:rsidR="000C0A16" w:rsidRPr="009A5060" w:rsidRDefault="000C0A16" w:rsidP="00C179E5">
            <w:pPr>
              <w:rPr>
                <w:rFonts w:ascii="Aptos" w:hAnsi="Aptos"/>
                <w:sz w:val="19"/>
                <w:szCs w:val="19"/>
              </w:rPr>
            </w:pPr>
            <w:r w:rsidRPr="009A5060">
              <w:rPr>
                <w:rFonts w:ascii="Aptos" w:hAnsi="Aptos"/>
                <w:sz w:val="19"/>
                <w:szCs w:val="19"/>
              </w:rPr>
              <w:t>Warm return from QCELL couplers to VLP stage</w:t>
            </w:r>
          </w:p>
        </w:tc>
        <w:tc>
          <w:tcPr>
            <w:tcW w:w="2091" w:type="dxa"/>
            <w:hideMark/>
          </w:tcPr>
          <w:p w14:paraId="124E4299" w14:textId="0A46AE0C" w:rsidR="000C0A16" w:rsidRPr="009A5060" w:rsidRDefault="000C0A16" w:rsidP="00C179E5">
            <w:pPr>
              <w:rPr>
                <w:rFonts w:ascii="Aptos" w:hAnsi="Aptos"/>
                <w:sz w:val="19"/>
                <w:szCs w:val="19"/>
              </w:rPr>
            </w:pPr>
            <w:r w:rsidRPr="009A5060">
              <w:rPr>
                <w:rFonts w:ascii="Aptos" w:hAnsi="Aptos"/>
                <w:sz w:val="19"/>
                <w:szCs w:val="19"/>
              </w:rPr>
              <w:t>~5 g s</w:t>
            </w:r>
            <w:r w:rsidRPr="009A5060">
              <w:rPr>
                <w:rFonts w:ascii="Cambria Math" w:hAnsi="Cambria Math" w:cs="Cambria Math"/>
                <w:sz w:val="19"/>
                <w:szCs w:val="19"/>
              </w:rPr>
              <w:t>⁻</w:t>
            </w:r>
            <w:r w:rsidRPr="009A5060">
              <w:rPr>
                <w:rFonts w:ascii="Aptos" w:hAnsi="Aptos" w:cs="Aptos"/>
                <w:sz w:val="19"/>
                <w:szCs w:val="19"/>
              </w:rPr>
              <w:t>¹</w:t>
            </w:r>
            <w:r w:rsidR="001C410D" w:rsidRPr="009A5060">
              <w:rPr>
                <w:rFonts w:ascii="Aptos" w:hAnsi="Aptos" w:cs="Aptos"/>
                <w:sz w:val="19"/>
                <w:szCs w:val="19"/>
              </w:rPr>
              <w:t xml:space="preserve"> (nominal 2 g/s)</w:t>
            </w:r>
          </w:p>
        </w:tc>
        <w:tc>
          <w:tcPr>
            <w:tcW w:w="2091" w:type="dxa"/>
            <w:hideMark/>
          </w:tcPr>
          <w:p w14:paraId="5F5DA146" w14:textId="77777777" w:rsidR="000C0A16" w:rsidRPr="009A5060" w:rsidRDefault="000C0A16" w:rsidP="00C179E5">
            <w:pPr>
              <w:rPr>
                <w:rFonts w:ascii="Aptos" w:hAnsi="Aptos"/>
                <w:sz w:val="19"/>
                <w:szCs w:val="19"/>
              </w:rPr>
            </w:pPr>
            <w:r w:rsidRPr="009A5060">
              <w:rPr>
                <w:rFonts w:ascii="Aptos" w:hAnsi="Aptos"/>
                <w:sz w:val="19"/>
                <w:szCs w:val="19"/>
              </w:rPr>
              <w:t>~1 bar(a), 300 K</w:t>
            </w:r>
          </w:p>
        </w:tc>
        <w:tc>
          <w:tcPr>
            <w:tcW w:w="2092" w:type="dxa"/>
            <w:hideMark/>
          </w:tcPr>
          <w:p w14:paraId="2600F564" w14:textId="77777777" w:rsidR="000C0A16" w:rsidRPr="009A5060" w:rsidRDefault="000C0A16" w:rsidP="00C179E5">
            <w:pPr>
              <w:rPr>
                <w:rFonts w:ascii="Aptos" w:hAnsi="Aptos"/>
                <w:sz w:val="19"/>
                <w:szCs w:val="19"/>
              </w:rPr>
            </w:pPr>
            <w:r w:rsidRPr="009A5060">
              <w:rPr>
                <w:rFonts w:ascii="Aptos" w:hAnsi="Aptos"/>
                <w:sz w:val="19"/>
                <w:szCs w:val="19"/>
              </w:rPr>
              <w:t>Coupler (QPLR) exhaust</w:t>
            </w:r>
          </w:p>
        </w:tc>
      </w:tr>
      <w:tr w:rsidR="000C0A16" w:rsidRPr="009A5060" w14:paraId="02137228" w14:textId="77777777" w:rsidTr="007A02BC">
        <w:tc>
          <w:tcPr>
            <w:tcW w:w="2091" w:type="dxa"/>
            <w:hideMark/>
          </w:tcPr>
          <w:p w14:paraId="673FFBB8" w14:textId="3604C256" w:rsidR="000C0A16" w:rsidRPr="009A5060" w:rsidRDefault="000C0A16" w:rsidP="00C179E5">
            <w:pPr>
              <w:rPr>
                <w:rStyle w:val="Strong"/>
                <w:rFonts w:ascii="Aptos" w:hAnsi="Aptos"/>
                <w:sz w:val="19"/>
                <w:szCs w:val="19"/>
              </w:rPr>
            </w:pPr>
            <w:r w:rsidRPr="009A5060">
              <w:rPr>
                <w:rStyle w:val="Strong"/>
                <w:rFonts w:ascii="Aptos" w:hAnsi="Aptos"/>
                <w:sz w:val="19"/>
                <w:szCs w:val="19"/>
              </w:rPr>
              <w:t>QINFRA</w:t>
            </w:r>
            <w:r w:rsidR="005F7670" w:rsidRPr="009A5060">
              <w:rPr>
                <w:rStyle w:val="Strong"/>
                <w:rFonts w:ascii="Aptos" w:hAnsi="Aptos"/>
                <w:sz w:val="19"/>
                <w:szCs w:val="19"/>
              </w:rPr>
              <w:t>.</w:t>
            </w:r>
            <w:r w:rsidRPr="009A5060">
              <w:rPr>
                <w:rStyle w:val="Strong"/>
                <w:rFonts w:ascii="Aptos" w:hAnsi="Aptos"/>
                <w:sz w:val="19"/>
                <w:szCs w:val="19"/>
              </w:rPr>
              <w:t xml:space="preserve">S </w:t>
            </w:r>
          </w:p>
        </w:tc>
        <w:tc>
          <w:tcPr>
            <w:tcW w:w="2091" w:type="dxa"/>
            <w:hideMark/>
          </w:tcPr>
          <w:p w14:paraId="1CA8C293" w14:textId="77777777" w:rsidR="000C0A16" w:rsidRPr="009A5060" w:rsidRDefault="000C0A16" w:rsidP="00C179E5">
            <w:pPr>
              <w:rPr>
                <w:rFonts w:ascii="Aptos" w:hAnsi="Aptos"/>
                <w:sz w:val="19"/>
                <w:szCs w:val="19"/>
              </w:rPr>
            </w:pPr>
            <w:r w:rsidRPr="009A5060">
              <w:rPr>
                <w:rFonts w:ascii="Aptos" w:hAnsi="Aptos"/>
                <w:sz w:val="19"/>
                <w:szCs w:val="19"/>
              </w:rPr>
              <w:t>Safety vent to VLP compression</w:t>
            </w:r>
          </w:p>
        </w:tc>
        <w:tc>
          <w:tcPr>
            <w:tcW w:w="2091" w:type="dxa"/>
            <w:hideMark/>
          </w:tcPr>
          <w:p w14:paraId="113D3721" w14:textId="23FBA6ED" w:rsidR="000C0A16" w:rsidRPr="009A5060" w:rsidRDefault="000C0A16" w:rsidP="00C179E5">
            <w:pPr>
              <w:rPr>
                <w:rFonts w:ascii="Aptos" w:hAnsi="Aptos"/>
                <w:sz w:val="19"/>
                <w:szCs w:val="19"/>
              </w:rPr>
            </w:pPr>
            <w:r w:rsidRPr="009A5060">
              <w:rPr>
                <w:rFonts w:ascii="Aptos" w:hAnsi="Aptos"/>
                <w:sz w:val="19"/>
                <w:szCs w:val="19"/>
              </w:rPr>
              <w:t>Up to 200 g s</w:t>
            </w:r>
            <w:r w:rsidRPr="009A5060">
              <w:rPr>
                <w:rFonts w:ascii="Cambria Math" w:hAnsi="Cambria Math" w:cs="Cambria Math"/>
                <w:sz w:val="19"/>
                <w:szCs w:val="19"/>
              </w:rPr>
              <w:t>⁻</w:t>
            </w:r>
            <w:r w:rsidRPr="009A5060">
              <w:rPr>
                <w:rFonts w:ascii="Aptos" w:hAnsi="Aptos" w:cs="Aptos"/>
                <w:sz w:val="19"/>
                <w:szCs w:val="19"/>
              </w:rPr>
              <w:t>¹</w:t>
            </w:r>
            <w:r w:rsidRPr="009A5060">
              <w:rPr>
                <w:rFonts w:ascii="Aptos" w:hAnsi="Aptos"/>
                <w:sz w:val="19"/>
                <w:szCs w:val="19"/>
              </w:rPr>
              <w:t xml:space="preserve"> (</w:t>
            </w:r>
            <w:r w:rsidR="005F7670" w:rsidRPr="009A5060">
              <w:rPr>
                <w:rFonts w:ascii="Aptos" w:hAnsi="Aptos"/>
                <w:sz w:val="19"/>
                <w:szCs w:val="19"/>
              </w:rPr>
              <w:t xml:space="preserve">Loop </w:t>
            </w:r>
            <w:r w:rsidRPr="009A5060">
              <w:rPr>
                <w:rFonts w:ascii="Aptos" w:hAnsi="Aptos"/>
                <w:sz w:val="19"/>
                <w:szCs w:val="19"/>
              </w:rPr>
              <w:t>event)</w:t>
            </w:r>
          </w:p>
        </w:tc>
        <w:tc>
          <w:tcPr>
            <w:tcW w:w="2091" w:type="dxa"/>
            <w:hideMark/>
          </w:tcPr>
          <w:p w14:paraId="7478A987" w14:textId="77777777" w:rsidR="000C0A16" w:rsidRPr="009A5060" w:rsidRDefault="000C0A16" w:rsidP="00C179E5">
            <w:pPr>
              <w:rPr>
                <w:rFonts w:ascii="Aptos" w:hAnsi="Aptos"/>
                <w:sz w:val="19"/>
                <w:szCs w:val="19"/>
              </w:rPr>
            </w:pPr>
            <w:r w:rsidRPr="009A5060">
              <w:rPr>
                <w:rFonts w:ascii="Aptos" w:hAnsi="Aptos"/>
                <w:sz w:val="19"/>
                <w:szCs w:val="19"/>
              </w:rPr>
              <w:t>300 K</w:t>
            </w:r>
          </w:p>
        </w:tc>
        <w:tc>
          <w:tcPr>
            <w:tcW w:w="2092" w:type="dxa"/>
            <w:hideMark/>
          </w:tcPr>
          <w:p w14:paraId="540C9741" w14:textId="77777777" w:rsidR="000C0A16" w:rsidRPr="009A5060" w:rsidRDefault="000C0A16" w:rsidP="00C179E5">
            <w:pPr>
              <w:rPr>
                <w:rFonts w:ascii="Aptos" w:hAnsi="Aptos"/>
                <w:sz w:val="19"/>
                <w:szCs w:val="19"/>
              </w:rPr>
            </w:pPr>
            <w:r w:rsidRPr="009A5060">
              <w:rPr>
                <w:rFonts w:ascii="Aptos" w:hAnsi="Aptos"/>
                <w:sz w:val="19"/>
                <w:szCs w:val="19"/>
              </w:rPr>
              <w:t>Emergency discharge path</w:t>
            </w:r>
          </w:p>
        </w:tc>
      </w:tr>
    </w:tbl>
    <w:p w14:paraId="411500BC" w14:textId="2E420B4B" w:rsidR="002A055B" w:rsidRPr="009A5060" w:rsidRDefault="00292F65" w:rsidP="00C179E5">
      <w:pPr>
        <w:spacing w:line="240" w:lineRule="auto"/>
        <w:rPr>
          <w:rStyle w:val="Emphasis"/>
          <w:i w:val="0"/>
          <w:iCs w:val="0"/>
        </w:rPr>
      </w:pPr>
      <w:r w:rsidRPr="009A5060">
        <w:rPr>
          <w:rStyle w:val="Emphasis"/>
          <w:i w:val="0"/>
          <w:iCs w:val="0"/>
        </w:rPr>
        <w:t>QINFRA</w:t>
      </w:r>
      <w:r w:rsidR="001C410D" w:rsidRPr="009A5060">
        <w:rPr>
          <w:rStyle w:val="Emphasis"/>
          <w:i w:val="0"/>
          <w:iCs w:val="0"/>
        </w:rPr>
        <w:t>.</w:t>
      </w:r>
      <w:r w:rsidRPr="009A5060">
        <w:rPr>
          <w:rStyle w:val="Emphasis"/>
          <w:i w:val="0"/>
          <w:iCs w:val="0"/>
        </w:rPr>
        <w:t>U and QINFRA</w:t>
      </w:r>
      <w:r w:rsidR="005F7670" w:rsidRPr="009A5060">
        <w:rPr>
          <w:rStyle w:val="Emphasis"/>
          <w:i w:val="0"/>
          <w:iCs w:val="0"/>
        </w:rPr>
        <w:t>.</w:t>
      </w:r>
      <w:r w:rsidRPr="009A5060">
        <w:rPr>
          <w:rStyle w:val="Emphasis"/>
          <w:i w:val="0"/>
          <w:iCs w:val="0"/>
        </w:rPr>
        <w:t xml:space="preserve">S are not </w:t>
      </w:r>
      <w:r w:rsidR="00A71B98" w:rsidRPr="009A5060">
        <w:rPr>
          <w:rStyle w:val="Emphasis"/>
          <w:i w:val="0"/>
          <w:iCs w:val="0"/>
        </w:rPr>
        <w:t xml:space="preserve">participating in the </w:t>
      </w:r>
      <w:r w:rsidRPr="009A5060">
        <w:rPr>
          <w:rStyle w:val="Emphasis"/>
          <w:i w:val="0"/>
          <w:iCs w:val="0"/>
        </w:rPr>
        <w:t>cryogenic cycle and nominal cryogenic heat sink demand from the user (QCELL), with QINFRA</w:t>
      </w:r>
      <w:r w:rsidR="005F7670" w:rsidRPr="009A5060">
        <w:rPr>
          <w:rStyle w:val="Emphasis"/>
          <w:i w:val="0"/>
          <w:iCs w:val="0"/>
        </w:rPr>
        <w:t>.</w:t>
      </w:r>
      <w:r w:rsidRPr="009A5060">
        <w:rPr>
          <w:rStyle w:val="Emphasis"/>
          <w:i w:val="0"/>
          <w:iCs w:val="0"/>
        </w:rPr>
        <w:t xml:space="preserve">W the only warm line with active </w:t>
      </w:r>
      <w:r w:rsidR="005F7670" w:rsidRPr="009A5060">
        <w:rPr>
          <w:rStyle w:val="Emphasis"/>
          <w:i w:val="0"/>
          <w:iCs w:val="0"/>
        </w:rPr>
        <w:t xml:space="preserve">refrigeration participation </w:t>
      </w:r>
      <w:r w:rsidRPr="009A5060">
        <w:rPr>
          <w:rStyle w:val="Emphasis"/>
          <w:i w:val="0"/>
          <w:iCs w:val="0"/>
        </w:rPr>
        <w:t xml:space="preserve">that represent the liquefaction load (~4% supply of </w:t>
      </w:r>
      <w:r w:rsidR="002A055B" w:rsidRPr="009A5060">
        <w:rPr>
          <w:rStyle w:val="Emphasis"/>
          <w:i w:val="0"/>
          <w:iCs w:val="0"/>
        </w:rPr>
        <w:t>QRB.A</w:t>
      </w:r>
      <w:r w:rsidRPr="009A5060">
        <w:rPr>
          <w:rStyle w:val="Emphasis"/>
          <w:i w:val="0"/>
          <w:iCs w:val="0"/>
        </w:rPr>
        <w:t xml:space="preserve">, </w:t>
      </w:r>
      <w:r w:rsidR="002A055B" w:rsidRPr="009A5060">
        <w:rPr>
          <w:rStyle w:val="Emphasis"/>
          <w:i w:val="0"/>
          <w:iCs w:val="0"/>
        </w:rPr>
        <w:t>during nominal 2K Operational Scenario</w:t>
      </w:r>
      <w:r w:rsidRPr="009A5060">
        <w:rPr>
          <w:rStyle w:val="Emphasis"/>
          <w:i w:val="0"/>
          <w:iCs w:val="0"/>
        </w:rPr>
        <w:t xml:space="preserve">). </w:t>
      </w:r>
    </w:p>
    <w:p w14:paraId="1E50C0EC" w14:textId="36B80C45" w:rsidR="006658C3" w:rsidRPr="009A5060" w:rsidRDefault="00292F65" w:rsidP="00C179E5">
      <w:pPr>
        <w:spacing w:line="240" w:lineRule="auto"/>
      </w:pPr>
      <w:r w:rsidRPr="009A5060">
        <w:rPr>
          <w:rStyle w:val="Emphasis"/>
          <w:i w:val="0"/>
          <w:iCs w:val="0"/>
        </w:rPr>
        <w:t xml:space="preserve"> </w:t>
      </w:r>
    </w:p>
    <w:p w14:paraId="396AA35A" w14:textId="02215DEA" w:rsidR="002A055B" w:rsidRPr="009A5060" w:rsidRDefault="002A055B" w:rsidP="00C179E5">
      <w:pPr>
        <w:pStyle w:val="Caption"/>
        <w:keepNext/>
        <w:spacing w:line="240" w:lineRule="auto"/>
      </w:pPr>
      <w:bookmarkStart w:id="3603" w:name="_Toc212194971"/>
      <w:r w:rsidRPr="009A5060">
        <w:t xml:space="preserve">Table </w:t>
      </w:r>
      <w:r w:rsidRPr="009A5060">
        <w:fldChar w:fldCharType="begin"/>
      </w:r>
      <w:r w:rsidRPr="009A5060">
        <w:instrText xml:space="preserve"> SEQ Table \* ARABIC </w:instrText>
      </w:r>
      <w:r w:rsidRPr="009A5060">
        <w:fldChar w:fldCharType="separate"/>
      </w:r>
      <w:r w:rsidR="00041F61">
        <w:rPr>
          <w:noProof/>
        </w:rPr>
        <w:t>14</w:t>
      </w:r>
      <w:r w:rsidRPr="009A5060">
        <w:fldChar w:fldCharType="end"/>
      </w:r>
      <w:r w:rsidRPr="009A5060">
        <w:t xml:space="preserve"> Internal QPLANT Distribution Lines (crossing multiple rooms)</w:t>
      </w:r>
      <w:bookmarkEnd w:id="3603"/>
    </w:p>
    <w:tbl>
      <w:tblPr>
        <w:tblStyle w:val="TableGrid2"/>
        <w:tblW w:w="5000" w:type="pct"/>
        <w:tblLook w:val="04A0" w:firstRow="1" w:lastRow="0" w:firstColumn="1" w:lastColumn="0" w:noHBand="0" w:noVBand="1"/>
      </w:tblPr>
      <w:tblGrid>
        <w:gridCol w:w="1946"/>
        <w:gridCol w:w="1946"/>
        <w:gridCol w:w="1946"/>
        <w:gridCol w:w="1946"/>
        <w:gridCol w:w="1946"/>
      </w:tblGrid>
      <w:tr w:rsidR="000C0A16" w:rsidRPr="009A5060" w14:paraId="1A80CF75" w14:textId="77777777" w:rsidTr="006658C3">
        <w:tc>
          <w:tcPr>
            <w:tcW w:w="1000" w:type="pct"/>
            <w:shd w:val="clear" w:color="auto" w:fill="EBD9ED" w:themeFill="accent2" w:themeFillTint="33"/>
            <w:hideMark/>
          </w:tcPr>
          <w:p w14:paraId="420B6664" w14:textId="77777777" w:rsidR="000C0A16" w:rsidRPr="009A5060" w:rsidRDefault="000C0A16" w:rsidP="00C179E5">
            <w:pPr>
              <w:rPr>
                <w:bCs/>
                <w:sz w:val="19"/>
                <w:szCs w:val="19"/>
              </w:rPr>
            </w:pPr>
            <w:r w:rsidRPr="009A5060">
              <w:rPr>
                <w:rStyle w:val="Strong"/>
                <w:rFonts w:ascii="Aptos" w:hAnsi="Aptos"/>
                <w:sz w:val="19"/>
                <w:szCs w:val="19"/>
              </w:rPr>
              <w:t>Line ID</w:t>
            </w:r>
          </w:p>
        </w:tc>
        <w:tc>
          <w:tcPr>
            <w:tcW w:w="1000" w:type="pct"/>
            <w:shd w:val="clear" w:color="auto" w:fill="EBD9ED" w:themeFill="accent2" w:themeFillTint="33"/>
            <w:hideMark/>
          </w:tcPr>
          <w:p w14:paraId="4A63EE0F" w14:textId="77777777" w:rsidR="000C0A16" w:rsidRPr="009A5060" w:rsidRDefault="000C0A16" w:rsidP="00C179E5">
            <w:pPr>
              <w:rPr>
                <w:bCs/>
                <w:sz w:val="19"/>
                <w:szCs w:val="19"/>
              </w:rPr>
            </w:pPr>
            <w:r w:rsidRPr="009A5060">
              <w:rPr>
                <w:rStyle w:val="Strong"/>
                <w:rFonts w:ascii="Aptos" w:hAnsi="Aptos"/>
                <w:sz w:val="19"/>
                <w:szCs w:val="19"/>
              </w:rPr>
              <w:t>Purpose/Duty</w:t>
            </w:r>
          </w:p>
        </w:tc>
        <w:tc>
          <w:tcPr>
            <w:tcW w:w="1000" w:type="pct"/>
            <w:shd w:val="clear" w:color="auto" w:fill="EBD9ED" w:themeFill="accent2" w:themeFillTint="33"/>
          </w:tcPr>
          <w:p w14:paraId="76B08638" w14:textId="62325710" w:rsidR="000C0A16" w:rsidRPr="009A5060" w:rsidRDefault="000C0A16" w:rsidP="00C179E5">
            <w:pPr>
              <w:rPr>
                <w:bCs/>
                <w:sz w:val="19"/>
                <w:szCs w:val="19"/>
              </w:rPr>
            </w:pPr>
            <w:r w:rsidRPr="009A5060">
              <w:rPr>
                <w:rStyle w:val="Strong"/>
                <w:rFonts w:ascii="Aptos" w:hAnsi="Aptos"/>
                <w:sz w:val="19"/>
                <w:szCs w:val="19"/>
              </w:rPr>
              <w:t xml:space="preserve">Indicative </w:t>
            </w:r>
            <w:r w:rsidR="00352FF0" w:rsidRPr="009A5060">
              <w:rPr>
                <w:rStyle w:val="Strong"/>
                <w:rFonts w:ascii="Aptos" w:hAnsi="Aptos"/>
                <w:sz w:val="19"/>
                <w:szCs w:val="19"/>
              </w:rPr>
              <w:t>Flowrate</w:t>
            </w:r>
          </w:p>
        </w:tc>
        <w:tc>
          <w:tcPr>
            <w:tcW w:w="1000" w:type="pct"/>
            <w:shd w:val="clear" w:color="auto" w:fill="EBD9ED" w:themeFill="accent2" w:themeFillTint="33"/>
            <w:hideMark/>
          </w:tcPr>
          <w:p w14:paraId="6D1A0B33" w14:textId="77777777" w:rsidR="000C0A16" w:rsidRPr="009A5060" w:rsidRDefault="000C0A16" w:rsidP="00C179E5">
            <w:pPr>
              <w:rPr>
                <w:bCs/>
                <w:sz w:val="19"/>
                <w:szCs w:val="19"/>
              </w:rPr>
            </w:pPr>
            <w:r w:rsidRPr="009A5060">
              <w:rPr>
                <w:rStyle w:val="Strong"/>
                <w:rFonts w:ascii="Aptos" w:hAnsi="Aptos"/>
                <w:sz w:val="19"/>
                <w:szCs w:val="19"/>
              </w:rPr>
              <w:t>Operating Envelope</w:t>
            </w:r>
          </w:p>
        </w:tc>
        <w:tc>
          <w:tcPr>
            <w:tcW w:w="1000" w:type="pct"/>
            <w:shd w:val="clear" w:color="auto" w:fill="EBD9ED" w:themeFill="accent2" w:themeFillTint="33"/>
            <w:hideMark/>
          </w:tcPr>
          <w:p w14:paraId="1B2CA348" w14:textId="77777777" w:rsidR="000C0A16" w:rsidRPr="009A5060" w:rsidRDefault="000C0A16" w:rsidP="00C179E5">
            <w:pPr>
              <w:rPr>
                <w:bCs/>
                <w:sz w:val="19"/>
                <w:szCs w:val="19"/>
              </w:rPr>
            </w:pPr>
            <w:r w:rsidRPr="009A5060">
              <w:rPr>
                <w:rStyle w:val="Strong"/>
                <w:rFonts w:ascii="Aptos" w:hAnsi="Aptos"/>
                <w:sz w:val="19"/>
                <w:szCs w:val="19"/>
              </w:rPr>
              <w:t>Notes</w:t>
            </w:r>
          </w:p>
        </w:tc>
      </w:tr>
      <w:tr w:rsidR="000C0A16" w:rsidRPr="009A5060" w14:paraId="6459E33B" w14:textId="77777777" w:rsidTr="006658C3">
        <w:tc>
          <w:tcPr>
            <w:tcW w:w="1000" w:type="pct"/>
            <w:hideMark/>
          </w:tcPr>
          <w:p w14:paraId="5AA38E39" w14:textId="2E15BC60" w:rsidR="000C0A16" w:rsidRPr="009A5060" w:rsidRDefault="000C0A16" w:rsidP="00C179E5">
            <w:pPr>
              <w:rPr>
                <w:rFonts w:ascii="Aptos" w:hAnsi="Aptos"/>
                <w:sz w:val="19"/>
                <w:szCs w:val="19"/>
              </w:rPr>
            </w:pPr>
            <w:r w:rsidRPr="009A5060">
              <w:rPr>
                <w:rStyle w:val="Strong"/>
                <w:rFonts w:ascii="Aptos" w:hAnsi="Aptos"/>
                <w:sz w:val="19"/>
                <w:szCs w:val="19"/>
              </w:rPr>
              <w:t>WCS</w:t>
            </w:r>
            <w:r w:rsidR="005F7670" w:rsidRPr="009A5060">
              <w:rPr>
                <w:rStyle w:val="Strong"/>
                <w:rFonts w:ascii="Aptos" w:hAnsi="Aptos"/>
                <w:sz w:val="19"/>
                <w:szCs w:val="19"/>
              </w:rPr>
              <w:t>.</w:t>
            </w:r>
            <w:r w:rsidRPr="009A5060">
              <w:rPr>
                <w:rStyle w:val="Strong"/>
                <w:rFonts w:ascii="Aptos" w:hAnsi="Aptos"/>
                <w:sz w:val="19"/>
                <w:szCs w:val="19"/>
              </w:rPr>
              <w:t>HP</w:t>
            </w:r>
          </w:p>
        </w:tc>
        <w:tc>
          <w:tcPr>
            <w:tcW w:w="1000" w:type="pct"/>
            <w:hideMark/>
          </w:tcPr>
          <w:p w14:paraId="4F940EED" w14:textId="77777777" w:rsidR="000C0A16" w:rsidRPr="009A5060" w:rsidRDefault="000C0A16" w:rsidP="00C179E5">
            <w:pPr>
              <w:rPr>
                <w:rFonts w:ascii="Aptos" w:hAnsi="Aptos"/>
                <w:sz w:val="19"/>
                <w:szCs w:val="19"/>
              </w:rPr>
            </w:pPr>
            <w:r w:rsidRPr="009A5060">
              <w:rPr>
                <w:rFonts w:ascii="Aptos" w:hAnsi="Aptos"/>
                <w:sz w:val="19"/>
                <w:szCs w:val="19"/>
              </w:rPr>
              <w:t>High-pressure header from warm compressors to QRB</w:t>
            </w:r>
          </w:p>
        </w:tc>
        <w:tc>
          <w:tcPr>
            <w:tcW w:w="1000" w:type="pct"/>
          </w:tcPr>
          <w:p w14:paraId="7E0D7B5A" w14:textId="77777777" w:rsidR="000C0A16" w:rsidRPr="009A5060" w:rsidRDefault="000C0A16" w:rsidP="00C179E5">
            <w:pPr>
              <w:rPr>
                <w:rFonts w:ascii="Aptos" w:hAnsi="Aptos"/>
                <w:sz w:val="19"/>
                <w:szCs w:val="19"/>
              </w:rPr>
            </w:pPr>
            <w:r w:rsidRPr="009A5060">
              <w:rPr>
                <w:rFonts w:ascii="Aptos" w:hAnsi="Aptos"/>
                <w:sz w:val="19"/>
                <w:szCs w:val="19"/>
              </w:rPr>
              <w:t>~350 g s</w:t>
            </w:r>
            <w:r w:rsidRPr="009A5060">
              <w:rPr>
                <w:rFonts w:ascii="Cambria Math" w:hAnsi="Cambria Math" w:cs="Cambria Math"/>
                <w:sz w:val="19"/>
                <w:szCs w:val="19"/>
              </w:rPr>
              <w:t>⁻</w:t>
            </w:r>
            <w:r w:rsidRPr="009A5060">
              <w:rPr>
                <w:rFonts w:ascii="Aptos" w:hAnsi="Aptos" w:cs="Aptos"/>
                <w:sz w:val="19"/>
                <w:szCs w:val="19"/>
              </w:rPr>
              <w:t>¹</w:t>
            </w:r>
          </w:p>
        </w:tc>
        <w:tc>
          <w:tcPr>
            <w:tcW w:w="1000" w:type="pct"/>
            <w:hideMark/>
          </w:tcPr>
          <w:p w14:paraId="6642230E" w14:textId="77777777" w:rsidR="000C0A16" w:rsidRPr="009A5060" w:rsidRDefault="000C0A16" w:rsidP="00C179E5">
            <w:pPr>
              <w:rPr>
                <w:rFonts w:ascii="Aptos" w:hAnsi="Aptos"/>
                <w:sz w:val="19"/>
                <w:szCs w:val="19"/>
              </w:rPr>
            </w:pPr>
            <w:r w:rsidRPr="009A5060">
              <w:rPr>
                <w:rFonts w:ascii="Aptos" w:hAnsi="Aptos"/>
                <w:sz w:val="19"/>
                <w:szCs w:val="19"/>
              </w:rPr>
              <w:t>15 bar(a)</w:t>
            </w:r>
          </w:p>
        </w:tc>
        <w:tc>
          <w:tcPr>
            <w:tcW w:w="1000" w:type="pct"/>
            <w:hideMark/>
          </w:tcPr>
          <w:p w14:paraId="1247B791" w14:textId="77777777" w:rsidR="000C0A16" w:rsidRPr="009A5060" w:rsidRDefault="000C0A16" w:rsidP="00C179E5">
            <w:pPr>
              <w:rPr>
                <w:rFonts w:ascii="Aptos" w:hAnsi="Aptos"/>
                <w:sz w:val="19"/>
                <w:szCs w:val="19"/>
              </w:rPr>
            </w:pPr>
            <w:r w:rsidRPr="009A5060">
              <w:rPr>
                <w:rFonts w:ascii="Aptos" w:hAnsi="Aptos"/>
                <w:sz w:val="19"/>
                <w:szCs w:val="19"/>
              </w:rPr>
              <w:t>Insulated hard-pipe, traverses Compressor Room → Cold-box Room</w:t>
            </w:r>
          </w:p>
        </w:tc>
      </w:tr>
      <w:tr w:rsidR="000C0A16" w:rsidRPr="009A5060" w14:paraId="3FE630DA" w14:textId="77777777" w:rsidTr="006658C3">
        <w:tc>
          <w:tcPr>
            <w:tcW w:w="1000" w:type="pct"/>
            <w:hideMark/>
          </w:tcPr>
          <w:p w14:paraId="676F390E" w14:textId="79429AA8" w:rsidR="000C0A16" w:rsidRPr="009A5060" w:rsidRDefault="000C0A16" w:rsidP="00C179E5">
            <w:pPr>
              <w:rPr>
                <w:rFonts w:ascii="Aptos" w:hAnsi="Aptos"/>
                <w:sz w:val="19"/>
                <w:szCs w:val="19"/>
              </w:rPr>
            </w:pPr>
            <w:r w:rsidRPr="009A5060">
              <w:rPr>
                <w:rStyle w:val="Strong"/>
                <w:rFonts w:ascii="Aptos" w:hAnsi="Aptos"/>
                <w:sz w:val="19"/>
                <w:szCs w:val="19"/>
              </w:rPr>
              <w:t>WCS</w:t>
            </w:r>
            <w:r w:rsidR="005F7670" w:rsidRPr="009A5060">
              <w:rPr>
                <w:rStyle w:val="Strong"/>
                <w:rFonts w:ascii="Aptos" w:hAnsi="Aptos"/>
                <w:sz w:val="19"/>
                <w:szCs w:val="19"/>
              </w:rPr>
              <w:t>.</w:t>
            </w:r>
            <w:r w:rsidRPr="009A5060">
              <w:rPr>
                <w:rStyle w:val="Strong"/>
                <w:rFonts w:ascii="Aptos" w:hAnsi="Aptos"/>
                <w:sz w:val="19"/>
                <w:szCs w:val="19"/>
              </w:rPr>
              <w:t>LP</w:t>
            </w:r>
          </w:p>
        </w:tc>
        <w:tc>
          <w:tcPr>
            <w:tcW w:w="1000" w:type="pct"/>
            <w:hideMark/>
          </w:tcPr>
          <w:p w14:paraId="30ECBA22" w14:textId="77777777" w:rsidR="000C0A16" w:rsidRPr="009A5060" w:rsidRDefault="000C0A16" w:rsidP="00C179E5">
            <w:pPr>
              <w:rPr>
                <w:rFonts w:ascii="Aptos" w:hAnsi="Aptos"/>
                <w:sz w:val="19"/>
                <w:szCs w:val="19"/>
              </w:rPr>
            </w:pPr>
            <w:r w:rsidRPr="009A5060">
              <w:rPr>
                <w:rFonts w:ascii="Aptos" w:hAnsi="Aptos"/>
                <w:sz w:val="19"/>
                <w:szCs w:val="19"/>
              </w:rPr>
              <w:t>Low-pressure return header to warm compressors</w:t>
            </w:r>
          </w:p>
        </w:tc>
        <w:tc>
          <w:tcPr>
            <w:tcW w:w="1000" w:type="pct"/>
          </w:tcPr>
          <w:p w14:paraId="04AD8159" w14:textId="77777777" w:rsidR="000C0A16" w:rsidRPr="009A5060" w:rsidRDefault="000C0A16" w:rsidP="00C179E5">
            <w:pPr>
              <w:rPr>
                <w:rFonts w:ascii="Aptos" w:hAnsi="Aptos"/>
                <w:sz w:val="19"/>
                <w:szCs w:val="19"/>
              </w:rPr>
            </w:pPr>
            <w:r w:rsidRPr="009A5060">
              <w:rPr>
                <w:rFonts w:ascii="Aptos" w:hAnsi="Aptos"/>
                <w:sz w:val="19"/>
                <w:szCs w:val="19"/>
              </w:rPr>
              <w:t>~300 g s</w:t>
            </w:r>
            <w:r w:rsidRPr="009A5060">
              <w:rPr>
                <w:rFonts w:ascii="Cambria Math" w:hAnsi="Cambria Math" w:cs="Cambria Math"/>
                <w:sz w:val="19"/>
                <w:szCs w:val="19"/>
              </w:rPr>
              <w:t>⁻</w:t>
            </w:r>
            <w:r w:rsidRPr="009A5060">
              <w:rPr>
                <w:rFonts w:ascii="Aptos" w:hAnsi="Aptos" w:cs="Aptos"/>
                <w:sz w:val="19"/>
                <w:szCs w:val="19"/>
              </w:rPr>
              <w:t>¹</w:t>
            </w:r>
          </w:p>
        </w:tc>
        <w:tc>
          <w:tcPr>
            <w:tcW w:w="1000" w:type="pct"/>
            <w:hideMark/>
          </w:tcPr>
          <w:p w14:paraId="0F47E264" w14:textId="77777777" w:rsidR="000C0A16" w:rsidRPr="009A5060" w:rsidRDefault="000C0A16" w:rsidP="00C179E5">
            <w:pPr>
              <w:rPr>
                <w:rFonts w:ascii="Aptos" w:hAnsi="Aptos"/>
                <w:sz w:val="19"/>
                <w:szCs w:val="19"/>
              </w:rPr>
            </w:pPr>
            <w:r w:rsidRPr="009A5060">
              <w:rPr>
                <w:rFonts w:ascii="Aptos" w:hAnsi="Aptos"/>
                <w:sz w:val="19"/>
                <w:szCs w:val="19"/>
              </w:rPr>
              <w:t>1.05 bar(a)</w:t>
            </w:r>
          </w:p>
        </w:tc>
        <w:tc>
          <w:tcPr>
            <w:tcW w:w="1000" w:type="pct"/>
            <w:hideMark/>
          </w:tcPr>
          <w:p w14:paraId="53C4CC80" w14:textId="77777777" w:rsidR="000C0A16" w:rsidRPr="009A5060" w:rsidRDefault="000C0A16" w:rsidP="00C179E5">
            <w:pPr>
              <w:rPr>
                <w:rFonts w:ascii="Aptos" w:hAnsi="Aptos"/>
                <w:sz w:val="19"/>
                <w:szCs w:val="19"/>
              </w:rPr>
            </w:pPr>
            <w:r w:rsidRPr="009A5060">
              <w:rPr>
                <w:rFonts w:ascii="Aptos" w:hAnsi="Aptos"/>
                <w:sz w:val="19"/>
                <w:szCs w:val="19"/>
              </w:rPr>
              <w:t>Continuous purge maintains ≥ 1 050 mbar(a)</w:t>
            </w:r>
          </w:p>
        </w:tc>
      </w:tr>
      <w:tr w:rsidR="000C0A16" w:rsidRPr="009A5060" w14:paraId="668F9E89" w14:textId="77777777" w:rsidTr="006658C3">
        <w:tc>
          <w:tcPr>
            <w:tcW w:w="1000" w:type="pct"/>
            <w:hideMark/>
          </w:tcPr>
          <w:p w14:paraId="7CECF9AD" w14:textId="6754ACED" w:rsidR="000C0A16" w:rsidRPr="009A5060" w:rsidRDefault="000C0A16" w:rsidP="00C179E5">
            <w:pPr>
              <w:rPr>
                <w:rFonts w:ascii="Aptos" w:hAnsi="Aptos"/>
                <w:sz w:val="19"/>
                <w:szCs w:val="19"/>
              </w:rPr>
            </w:pPr>
            <w:r w:rsidRPr="009A5060">
              <w:rPr>
                <w:rStyle w:val="Strong"/>
                <w:rFonts w:ascii="Aptos" w:hAnsi="Aptos"/>
                <w:sz w:val="19"/>
                <w:szCs w:val="19"/>
              </w:rPr>
              <w:t>WCS</w:t>
            </w:r>
            <w:r w:rsidR="005F7670" w:rsidRPr="009A5060">
              <w:rPr>
                <w:rStyle w:val="Strong"/>
                <w:rFonts w:ascii="Aptos" w:hAnsi="Aptos"/>
                <w:sz w:val="19"/>
                <w:szCs w:val="19"/>
              </w:rPr>
              <w:t>.</w:t>
            </w:r>
            <w:r w:rsidRPr="009A5060">
              <w:rPr>
                <w:rStyle w:val="Strong"/>
                <w:rFonts w:ascii="Aptos" w:hAnsi="Aptos"/>
                <w:sz w:val="19"/>
                <w:szCs w:val="19"/>
              </w:rPr>
              <w:t>VLP</w:t>
            </w:r>
          </w:p>
        </w:tc>
        <w:tc>
          <w:tcPr>
            <w:tcW w:w="1000" w:type="pct"/>
            <w:hideMark/>
          </w:tcPr>
          <w:p w14:paraId="2A3363ED" w14:textId="1921CE00" w:rsidR="000C0A16" w:rsidRPr="009A5060" w:rsidRDefault="000C0A16" w:rsidP="00C179E5">
            <w:pPr>
              <w:rPr>
                <w:rFonts w:ascii="Aptos" w:hAnsi="Aptos"/>
                <w:sz w:val="19"/>
                <w:szCs w:val="19"/>
              </w:rPr>
            </w:pPr>
            <w:r w:rsidRPr="009A5060">
              <w:rPr>
                <w:rFonts w:ascii="Aptos" w:hAnsi="Aptos"/>
                <w:sz w:val="19"/>
                <w:szCs w:val="19"/>
              </w:rPr>
              <w:t>Very-low-pressure header  VLP compressors</w:t>
            </w:r>
          </w:p>
        </w:tc>
        <w:tc>
          <w:tcPr>
            <w:tcW w:w="1000" w:type="pct"/>
          </w:tcPr>
          <w:p w14:paraId="108D3B2A" w14:textId="1B595900" w:rsidR="000C0A16" w:rsidRPr="009A5060" w:rsidRDefault="000C0A16" w:rsidP="00C179E5">
            <w:pPr>
              <w:rPr>
                <w:rFonts w:ascii="Aptos" w:hAnsi="Aptos"/>
                <w:sz w:val="19"/>
                <w:szCs w:val="19"/>
              </w:rPr>
            </w:pPr>
            <w:r w:rsidRPr="009A5060">
              <w:rPr>
                <w:rFonts w:ascii="Aptos" w:hAnsi="Aptos"/>
                <w:sz w:val="19"/>
                <w:szCs w:val="19"/>
              </w:rPr>
              <w:t>~50 g s</w:t>
            </w:r>
            <w:r w:rsidRPr="009A5060">
              <w:rPr>
                <w:rFonts w:ascii="Cambria Math" w:hAnsi="Cambria Math" w:cs="Cambria Math"/>
                <w:sz w:val="19"/>
                <w:szCs w:val="19"/>
              </w:rPr>
              <w:t>⁻</w:t>
            </w:r>
            <w:r w:rsidRPr="009A5060">
              <w:rPr>
                <w:rFonts w:ascii="Aptos" w:hAnsi="Aptos" w:cs="Aptos"/>
                <w:sz w:val="19"/>
                <w:szCs w:val="19"/>
              </w:rPr>
              <w:t>¹</w:t>
            </w:r>
            <w:r w:rsidRPr="009A5060">
              <w:rPr>
                <w:rFonts w:ascii="Aptos" w:hAnsi="Aptos"/>
                <w:sz w:val="19"/>
                <w:szCs w:val="19"/>
              </w:rPr>
              <w:t>)</w:t>
            </w:r>
          </w:p>
        </w:tc>
        <w:tc>
          <w:tcPr>
            <w:tcW w:w="1000" w:type="pct"/>
            <w:hideMark/>
          </w:tcPr>
          <w:p w14:paraId="1523795A" w14:textId="77777777" w:rsidR="000C0A16" w:rsidRPr="009A5060" w:rsidRDefault="000C0A16" w:rsidP="00C179E5">
            <w:pPr>
              <w:rPr>
                <w:rFonts w:ascii="Aptos" w:hAnsi="Aptos"/>
                <w:sz w:val="19"/>
                <w:szCs w:val="19"/>
              </w:rPr>
            </w:pPr>
            <w:r w:rsidRPr="009A5060">
              <w:rPr>
                <w:rFonts w:ascii="Aptos" w:hAnsi="Aptos"/>
                <w:sz w:val="19"/>
                <w:szCs w:val="19"/>
              </w:rPr>
              <w:t>0.40–0.55 bar(a)</w:t>
            </w:r>
          </w:p>
        </w:tc>
        <w:tc>
          <w:tcPr>
            <w:tcW w:w="1000" w:type="pct"/>
            <w:hideMark/>
          </w:tcPr>
          <w:p w14:paraId="0CF322ED" w14:textId="3992C6A6" w:rsidR="000C0A16" w:rsidRPr="009A5060" w:rsidRDefault="001C410D" w:rsidP="00C179E5">
            <w:pPr>
              <w:rPr>
                <w:rFonts w:ascii="Aptos" w:hAnsi="Aptos"/>
                <w:sz w:val="19"/>
                <w:szCs w:val="19"/>
              </w:rPr>
            </w:pPr>
            <w:r w:rsidRPr="009A5060">
              <w:rPr>
                <w:rFonts w:ascii="Aptos" w:hAnsi="Aptos"/>
                <w:sz w:val="19"/>
                <w:szCs w:val="19"/>
              </w:rPr>
              <w:t xml:space="preserve">QRB.B Coldbox passthrough + </w:t>
            </w:r>
            <w:r w:rsidR="000C0A16" w:rsidRPr="009A5060">
              <w:rPr>
                <w:rFonts w:ascii="Aptos" w:hAnsi="Aptos"/>
                <w:sz w:val="19"/>
                <w:szCs w:val="19"/>
              </w:rPr>
              <w:t>Receives QINFRA</w:t>
            </w:r>
            <w:r w:rsidR="00D66D13" w:rsidRPr="009A5060">
              <w:rPr>
                <w:rFonts w:ascii="Aptos" w:hAnsi="Aptos"/>
                <w:sz w:val="19"/>
                <w:szCs w:val="19"/>
              </w:rPr>
              <w:t>.</w:t>
            </w:r>
            <w:r w:rsidR="000C0A16" w:rsidRPr="009A5060">
              <w:rPr>
                <w:rFonts w:ascii="Aptos" w:hAnsi="Aptos"/>
                <w:sz w:val="19"/>
                <w:szCs w:val="19"/>
              </w:rPr>
              <w:t>W and QINFRA</w:t>
            </w:r>
            <w:r w:rsidR="00D66D13" w:rsidRPr="009A5060">
              <w:rPr>
                <w:rFonts w:ascii="Aptos" w:hAnsi="Aptos"/>
                <w:sz w:val="19"/>
                <w:szCs w:val="19"/>
              </w:rPr>
              <w:t>.</w:t>
            </w:r>
            <w:r w:rsidR="000C0A16" w:rsidRPr="009A5060">
              <w:rPr>
                <w:rFonts w:ascii="Aptos" w:hAnsi="Aptos"/>
                <w:sz w:val="19"/>
                <w:szCs w:val="19"/>
              </w:rPr>
              <w:t>S flows</w:t>
            </w:r>
          </w:p>
        </w:tc>
      </w:tr>
    </w:tbl>
    <w:p w14:paraId="5F6B0BBE" w14:textId="2EBFACCA" w:rsidR="00292F65" w:rsidRPr="009A5060" w:rsidRDefault="00292F65" w:rsidP="00C179E5">
      <w:pPr>
        <w:pStyle w:val="SysReq3"/>
        <w:spacing w:line="240" w:lineRule="auto"/>
        <w:ind w:left="0"/>
        <w:rPr>
          <w:lang w:val="en-GB"/>
        </w:rPr>
      </w:pPr>
      <w:r w:rsidRPr="009A5060">
        <w:rPr>
          <w:lang w:val="en-GB"/>
        </w:rPr>
        <w:t>In the offer the applicant shall furnish the following deliverables and form part of the Interface Control Document (ICD) and will form technical baseline for offer and Conceptual Design Start (L1 in Project Lifecycle).</w:t>
      </w:r>
    </w:p>
    <w:p w14:paraId="2A1397B7" w14:textId="67D70DC7" w:rsidR="00735071" w:rsidRPr="009A5060" w:rsidRDefault="00735071" w:rsidP="00C179E5">
      <w:pPr>
        <w:pStyle w:val="0AClause"/>
        <w:numPr>
          <w:ilvl w:val="1"/>
          <w:numId w:val="30"/>
        </w:numPr>
        <w:spacing w:line="240" w:lineRule="auto"/>
        <w:rPr>
          <w:lang w:val="en-GB"/>
        </w:rPr>
      </w:pPr>
      <w:r w:rsidRPr="009A5060">
        <w:rPr>
          <w:lang w:val="en-GB"/>
        </w:rPr>
        <w:t xml:space="preserve">Terminal-point </w:t>
      </w:r>
      <w:r w:rsidR="00292F65" w:rsidRPr="009A5060">
        <w:rPr>
          <w:lang w:val="en-GB"/>
        </w:rPr>
        <w:t xml:space="preserve">definition (quantified with) </w:t>
      </w:r>
    </w:p>
    <w:p w14:paraId="2CCFDFBC" w14:textId="77777777" w:rsidR="00735071" w:rsidRPr="009A5060" w:rsidRDefault="00735071" w:rsidP="00C179E5">
      <w:pPr>
        <w:pStyle w:val="0AClause"/>
        <w:numPr>
          <w:ilvl w:val="1"/>
          <w:numId w:val="30"/>
        </w:numPr>
        <w:spacing w:line="240" w:lineRule="auto"/>
        <w:rPr>
          <w:lang w:val="en-GB"/>
        </w:rPr>
      </w:pPr>
      <w:r w:rsidRPr="009A5060">
        <w:rPr>
          <w:lang w:val="en-GB"/>
        </w:rPr>
        <w:t>3-D model representation</w:t>
      </w:r>
    </w:p>
    <w:p w14:paraId="3DC6F2F5" w14:textId="77777777" w:rsidR="00735071" w:rsidRPr="009A5060" w:rsidRDefault="00735071" w:rsidP="00C179E5">
      <w:pPr>
        <w:pStyle w:val="SysReq3"/>
        <w:numPr>
          <w:ilvl w:val="0"/>
          <w:numId w:val="34"/>
        </w:numPr>
        <w:spacing w:line="240" w:lineRule="auto"/>
        <w:rPr>
          <w:lang w:val="en-GB"/>
        </w:rPr>
      </w:pPr>
      <w:r w:rsidRPr="009A5060">
        <w:rPr>
          <w:lang w:val="en-GB"/>
        </w:rPr>
        <w:lastRenderedPageBreak/>
        <w:t>Extract or viewpoint showing each cryoline from first anchor to terminal flange</w:t>
      </w:r>
    </w:p>
    <w:p w14:paraId="14637BAC" w14:textId="77777777" w:rsidR="00735071" w:rsidRPr="009A5060" w:rsidRDefault="00735071" w:rsidP="00C179E5">
      <w:pPr>
        <w:pStyle w:val="SysReq3"/>
        <w:numPr>
          <w:ilvl w:val="0"/>
          <w:numId w:val="34"/>
        </w:numPr>
        <w:spacing w:line="240" w:lineRule="auto"/>
        <w:rPr>
          <w:lang w:val="en-GB"/>
        </w:rPr>
      </w:pPr>
      <w:r w:rsidRPr="009A5060">
        <w:rPr>
          <w:lang w:val="en-GB"/>
        </w:rPr>
        <w:t>Clash-free routing through all penetrations and service corridors</w:t>
      </w:r>
    </w:p>
    <w:p w14:paraId="478C20B8" w14:textId="77777777" w:rsidR="00735071" w:rsidRPr="009A5060" w:rsidRDefault="00735071" w:rsidP="00C179E5">
      <w:pPr>
        <w:pStyle w:val="0AClause"/>
        <w:numPr>
          <w:ilvl w:val="1"/>
          <w:numId w:val="30"/>
        </w:numPr>
        <w:spacing w:line="240" w:lineRule="auto"/>
        <w:rPr>
          <w:lang w:val="en-GB"/>
        </w:rPr>
      </w:pPr>
      <w:r w:rsidRPr="009A5060">
        <w:rPr>
          <w:lang w:val="en-GB"/>
        </w:rPr>
        <w:t>Refined mass-flow &amp; diameter table</w:t>
      </w:r>
    </w:p>
    <w:p w14:paraId="65D00543" w14:textId="77777777" w:rsidR="00735071" w:rsidRPr="009A5060" w:rsidRDefault="00735071" w:rsidP="00C179E5">
      <w:pPr>
        <w:pStyle w:val="SysReq3"/>
        <w:numPr>
          <w:ilvl w:val="0"/>
          <w:numId w:val="35"/>
        </w:numPr>
        <w:spacing w:line="240" w:lineRule="auto"/>
        <w:rPr>
          <w:lang w:val="en-GB"/>
        </w:rPr>
      </w:pPr>
      <w:r w:rsidRPr="009A5060">
        <w:rPr>
          <w:lang w:val="en-GB"/>
        </w:rPr>
        <w:t>Confirmed operating envelope for every line family (pressure, temperature, allowable ΔP)</w:t>
      </w:r>
    </w:p>
    <w:p w14:paraId="45CB1D99" w14:textId="19568758" w:rsidR="00054C3E" w:rsidRPr="009A5060" w:rsidRDefault="00735071" w:rsidP="00C179E5">
      <w:pPr>
        <w:pStyle w:val="SysReq3"/>
        <w:numPr>
          <w:ilvl w:val="0"/>
          <w:numId w:val="35"/>
        </w:numPr>
        <w:spacing w:line="240" w:lineRule="auto"/>
        <w:rPr>
          <w:lang w:val="en-GB"/>
        </w:rPr>
      </w:pPr>
      <w:r w:rsidRPr="009A5060">
        <w:rPr>
          <w:lang w:val="en-GB"/>
        </w:rPr>
        <w:t>Instrument take-off points (PT, TT, FT) and required maintenance clearances</w:t>
      </w:r>
      <w:r w:rsidR="00292F65" w:rsidRPr="009A5060">
        <w:rPr>
          <w:lang w:val="en-GB"/>
        </w:rPr>
        <w:t xml:space="preserve"> (Concept Design </w:t>
      </w:r>
      <w:r w:rsidR="005F7670" w:rsidRPr="009A5060">
        <w:rPr>
          <w:lang w:val="en-GB"/>
        </w:rPr>
        <w:t>Latest</w:t>
      </w:r>
      <w:r w:rsidR="00292F65" w:rsidRPr="009A5060">
        <w:rPr>
          <w:lang w:val="en-GB"/>
        </w:rPr>
        <w:t>)</w:t>
      </w:r>
      <w:bookmarkEnd w:id="3586"/>
      <w:bookmarkEnd w:id="3587"/>
      <w:bookmarkEnd w:id="3588"/>
    </w:p>
    <w:p w14:paraId="2BAE43B7" w14:textId="77777777" w:rsidR="007F284D" w:rsidRPr="009A5060" w:rsidRDefault="007F284D" w:rsidP="00C179E5">
      <w:pPr>
        <w:pStyle w:val="RequirementList"/>
        <w:spacing w:line="240" w:lineRule="auto"/>
      </w:pPr>
      <w:bookmarkStart w:id="3604" w:name="_Toc200492360"/>
      <w:r w:rsidRPr="009A5060">
        <w:t>The following warm lines are distributed in the tunnel</w:t>
      </w:r>
      <w:r w:rsidR="00E50CBD" w:rsidRPr="009A5060">
        <w:t xml:space="preserve">.  </w:t>
      </w:r>
      <w:r w:rsidR="006814D5" w:rsidRPr="009A5060">
        <w:rPr>
          <w:rStyle w:val="CommentReference"/>
          <w:sz w:val="18"/>
          <w:szCs w:val="22"/>
        </w:rPr>
        <w:t>T</w:t>
      </w:r>
      <w:r w:rsidRPr="009A5060">
        <w:t xml:space="preserve">he interface </w:t>
      </w:r>
      <w:r w:rsidR="006814D5" w:rsidRPr="009A5060">
        <w:t xml:space="preserve">with the </w:t>
      </w:r>
      <w:r w:rsidR="00947F24" w:rsidRPr="009A5060">
        <w:t>QPLANT</w:t>
      </w:r>
      <w:r w:rsidR="006814D5" w:rsidRPr="009A5060">
        <w:t xml:space="preserve"> </w:t>
      </w:r>
      <w:r w:rsidRPr="009A5060">
        <w:t xml:space="preserve">will </w:t>
      </w:r>
      <w:r w:rsidR="0085540D" w:rsidRPr="009A5060">
        <w:t>be in</w:t>
      </w:r>
      <w:r w:rsidRPr="009A5060">
        <w:t xml:space="preserve"> the cold box room, around the </w:t>
      </w:r>
      <w:r w:rsidR="00886993" w:rsidRPr="009A5060">
        <w:t>QRB</w:t>
      </w:r>
      <w:r w:rsidR="00E50CBD" w:rsidRPr="009A5060">
        <w:t xml:space="preserve">.  </w:t>
      </w:r>
      <w:r w:rsidRPr="009A5060">
        <w:t xml:space="preserve">The final location and pipe requirement shall be defined during the design phase with </w:t>
      </w:r>
      <w:r w:rsidR="0085540D" w:rsidRPr="009A5060">
        <w:t>SCK CEN</w:t>
      </w:r>
      <w:r w:rsidR="00EA4124" w:rsidRPr="009A5060">
        <w:t>.</w:t>
      </w:r>
      <w:bookmarkEnd w:id="3604"/>
    </w:p>
    <w:p w14:paraId="57689E84" w14:textId="64B95AD1" w:rsidR="00EA4124" w:rsidRPr="009A5060" w:rsidRDefault="00EA4124" w:rsidP="00C179E5">
      <w:pPr>
        <w:pStyle w:val="RequirementList"/>
        <w:numPr>
          <w:ilvl w:val="0"/>
          <w:numId w:val="20"/>
        </w:numPr>
        <w:spacing w:line="240" w:lineRule="auto"/>
      </w:pPr>
      <w:r w:rsidRPr="009A5060">
        <w:t>Warm GHe supply</w:t>
      </w:r>
      <w:r w:rsidR="00911DDD" w:rsidRPr="009A5060">
        <w:t xml:space="preserve"> (QINFRA</w:t>
      </w:r>
      <w:r w:rsidR="009B116B" w:rsidRPr="009A5060">
        <w:t>.</w:t>
      </w:r>
      <w:r w:rsidR="00911DDD" w:rsidRPr="009A5060">
        <w:t>U)</w:t>
      </w:r>
      <w:r w:rsidRPr="009A5060">
        <w:t>: This line supplies helium to the cryogenic users (300 K – 14 bar)</w:t>
      </w:r>
      <w:r w:rsidR="00E50CBD" w:rsidRPr="009A5060">
        <w:t xml:space="preserve">.  </w:t>
      </w:r>
      <w:r w:rsidRPr="009A5060">
        <w:t>It is high pressure (coming from the HP of the compression station), the interface pipe diameter is DN 25.</w:t>
      </w:r>
    </w:p>
    <w:p w14:paraId="63962264" w14:textId="21067B06" w:rsidR="00EA4124" w:rsidRPr="009A5060" w:rsidRDefault="00911DDD" w:rsidP="00C179E5">
      <w:pPr>
        <w:pStyle w:val="RequirementList"/>
        <w:numPr>
          <w:ilvl w:val="0"/>
          <w:numId w:val="20"/>
        </w:numPr>
        <w:spacing w:line="240" w:lineRule="auto"/>
      </w:pPr>
      <w:r w:rsidRPr="009A5060">
        <w:t xml:space="preserve">Safety Valves </w:t>
      </w:r>
      <w:r w:rsidR="00EA4124" w:rsidRPr="009A5060">
        <w:t>GHe re</w:t>
      </w:r>
      <w:r w:rsidRPr="009A5060">
        <w:t>covery (QINFRA</w:t>
      </w:r>
      <w:r w:rsidR="009B116B" w:rsidRPr="009A5060">
        <w:t>.</w:t>
      </w:r>
      <w:r w:rsidRPr="009A5060">
        <w:t>S)</w:t>
      </w:r>
      <w:r w:rsidR="00EA4124" w:rsidRPr="009A5060">
        <w:t>: to avoid loss of helium and to reduce anoxia risk, the safety devices shall be collected</w:t>
      </w:r>
      <w:r w:rsidR="00E50CBD" w:rsidRPr="009A5060">
        <w:t xml:space="preserve">.  </w:t>
      </w:r>
      <w:r w:rsidR="00EA4124" w:rsidRPr="009A5060">
        <w:t>The diameter of the pipe is DN 150.</w:t>
      </w:r>
    </w:p>
    <w:p w14:paraId="7D7B6171" w14:textId="742FF2F8" w:rsidR="00EA4124" w:rsidRPr="009A5060" w:rsidRDefault="00EA4124" w:rsidP="00C179E5">
      <w:pPr>
        <w:pStyle w:val="RequirementList"/>
        <w:numPr>
          <w:ilvl w:val="0"/>
          <w:numId w:val="20"/>
        </w:numPr>
        <w:spacing w:line="240" w:lineRule="auto"/>
      </w:pPr>
      <w:r w:rsidRPr="009A5060">
        <w:t>Coupler return line</w:t>
      </w:r>
      <w:r w:rsidR="00911DDD" w:rsidRPr="009A5060">
        <w:t xml:space="preserve"> (QINFRA</w:t>
      </w:r>
      <w:r w:rsidR="009B116B" w:rsidRPr="009A5060">
        <w:t>.</w:t>
      </w:r>
      <w:r w:rsidR="00911DDD" w:rsidRPr="009A5060">
        <w:t>W)</w:t>
      </w:r>
      <w:r w:rsidRPr="009A5060">
        <w:t>: This line collect</w:t>
      </w:r>
      <w:r w:rsidR="00CD4D32" w:rsidRPr="009A5060">
        <w:t>s</w:t>
      </w:r>
      <w:r w:rsidRPr="009A5060">
        <w:t xml:space="preserve"> the helium gas at the outlet of the coupler cooling circuits (300 K and 1.1 bar)</w:t>
      </w:r>
      <w:r w:rsidR="00E50CBD" w:rsidRPr="009A5060">
        <w:t xml:space="preserve">.  </w:t>
      </w:r>
      <w:r w:rsidRPr="009A5060">
        <w:t>It shall be connected directly to the LP pressure of warm compressors at 1.05 bar</w:t>
      </w:r>
      <w:r w:rsidR="00E50CBD" w:rsidRPr="009A5060">
        <w:t xml:space="preserve">.  </w:t>
      </w:r>
      <w:r w:rsidRPr="009A5060">
        <w:t>The selected diameter of this line is DN 25.</w:t>
      </w:r>
    </w:p>
    <w:p w14:paraId="62DE007F" w14:textId="31BA1682" w:rsidR="00EA4124" w:rsidRPr="009A5060" w:rsidRDefault="00EA4124" w:rsidP="00C179E5">
      <w:pPr>
        <w:pStyle w:val="TableCaption"/>
        <w:rPr>
          <w:lang w:val="en-GB"/>
        </w:rPr>
      </w:pPr>
      <w:bookmarkStart w:id="3605" w:name="_Toc201310423"/>
      <w:bookmarkStart w:id="3606" w:name="_Toc212194972"/>
      <w:r w:rsidRPr="009A5060">
        <w:rPr>
          <w:lang w:val="en-GB"/>
        </w:rPr>
        <w:t xml:space="preserve">Table </w:t>
      </w:r>
      <w:r w:rsidRPr="009A5060">
        <w:rPr>
          <w:lang w:val="en-GB"/>
        </w:rPr>
        <w:fldChar w:fldCharType="begin"/>
      </w:r>
      <w:r w:rsidRPr="009A5060">
        <w:rPr>
          <w:lang w:val="en-GB"/>
        </w:rPr>
        <w:instrText xml:space="preserve"> SEQ Table \* ARABIC </w:instrText>
      </w:r>
      <w:r w:rsidRPr="009A5060">
        <w:rPr>
          <w:lang w:val="en-GB"/>
        </w:rPr>
        <w:fldChar w:fldCharType="separate"/>
      </w:r>
      <w:r w:rsidR="00041F61">
        <w:rPr>
          <w:noProof/>
          <w:lang w:val="en-GB"/>
        </w:rPr>
        <w:t>15</w:t>
      </w:r>
      <w:r w:rsidRPr="009A5060">
        <w:rPr>
          <w:lang w:val="en-GB"/>
        </w:rPr>
        <w:fldChar w:fldCharType="end"/>
      </w:r>
      <w:r w:rsidRPr="009A5060">
        <w:rPr>
          <w:lang w:val="en-GB"/>
        </w:rPr>
        <w:t xml:space="preserve"> Warm lines at room temperature</w:t>
      </w:r>
      <w:bookmarkEnd w:id="3605"/>
      <w:bookmarkEnd w:id="3606"/>
    </w:p>
    <w:tbl>
      <w:tblPr>
        <w:tblStyle w:val="GridTable4-Accent1"/>
        <w:tblW w:w="8284" w:type="dxa"/>
        <w:jc w:val="center"/>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shd w:val="clear" w:color="auto" w:fill="FFFFFF" w:themeFill="background1"/>
        <w:tblLayout w:type="fixed"/>
        <w:tblCellMar>
          <w:top w:w="28" w:type="dxa"/>
          <w:bottom w:w="28" w:type="dxa"/>
        </w:tblCellMar>
        <w:tblLook w:val="04A0" w:firstRow="1" w:lastRow="0" w:firstColumn="1" w:lastColumn="0" w:noHBand="0" w:noVBand="1"/>
      </w:tblPr>
      <w:tblGrid>
        <w:gridCol w:w="2515"/>
        <w:gridCol w:w="900"/>
        <w:gridCol w:w="1620"/>
        <w:gridCol w:w="1350"/>
        <w:gridCol w:w="1899"/>
      </w:tblGrid>
      <w:tr w:rsidR="00EA4124" w:rsidRPr="009A5060" w14:paraId="581730AB" w14:textId="77777777" w:rsidTr="000439F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15" w:type="dxa"/>
            <w:shd w:val="clear" w:color="auto" w:fill="DFCAEC" w:themeFill="accent1" w:themeFillTint="33"/>
          </w:tcPr>
          <w:p w14:paraId="79C5E798" w14:textId="77777777" w:rsidR="00EA4124" w:rsidRPr="009A5060" w:rsidRDefault="00EA4124" w:rsidP="00C179E5">
            <w:pPr>
              <w:pStyle w:val="AASemiBold"/>
              <w:spacing w:before="60" w:after="40"/>
              <w:contextualSpacing/>
              <w:rPr>
                <w:b w:val="0"/>
                <w:bCs w:val="0"/>
                <w:sz w:val="18"/>
                <w:szCs w:val="20"/>
              </w:rPr>
            </w:pPr>
            <w:r w:rsidRPr="009A5060">
              <w:rPr>
                <w:b w:val="0"/>
                <w:bCs w:val="0"/>
                <w:sz w:val="18"/>
                <w:szCs w:val="20"/>
              </w:rPr>
              <w:t>Pipe</w:t>
            </w:r>
          </w:p>
        </w:tc>
        <w:tc>
          <w:tcPr>
            <w:tcW w:w="900" w:type="dxa"/>
            <w:shd w:val="clear" w:color="auto" w:fill="DFCAEC" w:themeFill="accent1" w:themeFillTint="33"/>
          </w:tcPr>
          <w:p w14:paraId="3852A742" w14:textId="77777777" w:rsidR="00EA4124" w:rsidRPr="009A5060" w:rsidRDefault="00EA4124" w:rsidP="00C179E5">
            <w:pPr>
              <w:pStyle w:val="AASemiBold"/>
              <w:spacing w:before="60" w:after="40"/>
              <w:contextualSpacing/>
              <w:cnfStyle w:val="100000000000" w:firstRow="1" w:lastRow="0" w:firstColumn="0" w:lastColumn="0" w:oddVBand="0" w:evenVBand="0" w:oddHBand="0" w:evenHBand="0" w:firstRowFirstColumn="0" w:firstRowLastColumn="0" w:lastRowFirstColumn="0" w:lastRowLastColumn="0"/>
              <w:rPr>
                <w:sz w:val="18"/>
                <w:szCs w:val="20"/>
              </w:rPr>
            </w:pPr>
            <w:r w:rsidRPr="009A5060">
              <w:rPr>
                <w:b w:val="0"/>
                <w:bCs w:val="0"/>
                <w:sz w:val="18"/>
                <w:szCs w:val="20"/>
              </w:rPr>
              <w:t>DN</w:t>
            </w:r>
          </w:p>
          <w:p w14:paraId="55E75E53" w14:textId="77777777" w:rsidR="00EA4124" w:rsidRPr="009A5060" w:rsidRDefault="00EA4124" w:rsidP="00C179E5">
            <w:pPr>
              <w:pStyle w:val="AASemiBold"/>
              <w:spacing w:before="60" w:after="40"/>
              <w:contextualSpacing/>
              <w:cnfStyle w:val="100000000000" w:firstRow="1" w:lastRow="0" w:firstColumn="0" w:lastColumn="0" w:oddVBand="0" w:evenVBand="0" w:oddHBand="0" w:evenHBand="0" w:firstRowFirstColumn="0" w:firstRowLastColumn="0" w:lastRowFirstColumn="0" w:lastRowLastColumn="0"/>
              <w:rPr>
                <w:b w:val="0"/>
                <w:bCs w:val="0"/>
                <w:sz w:val="18"/>
                <w:szCs w:val="20"/>
              </w:rPr>
            </w:pPr>
            <w:r w:rsidRPr="009A5060">
              <w:rPr>
                <w:b w:val="0"/>
                <w:bCs w:val="0"/>
                <w:sz w:val="18"/>
                <w:szCs w:val="20"/>
              </w:rPr>
              <w:t>(mm)</w:t>
            </w:r>
          </w:p>
        </w:tc>
        <w:tc>
          <w:tcPr>
            <w:tcW w:w="1620" w:type="dxa"/>
            <w:shd w:val="clear" w:color="auto" w:fill="DFCAEC" w:themeFill="accent1" w:themeFillTint="33"/>
          </w:tcPr>
          <w:p w14:paraId="281A7DB4" w14:textId="77777777" w:rsidR="00EA4124" w:rsidRPr="009A5060" w:rsidRDefault="00EA4124" w:rsidP="00C179E5">
            <w:pPr>
              <w:pStyle w:val="AASemiBold"/>
              <w:spacing w:before="60" w:after="40"/>
              <w:contextualSpacing/>
              <w:cnfStyle w:val="100000000000" w:firstRow="1" w:lastRow="0" w:firstColumn="0" w:lastColumn="0" w:oddVBand="0" w:evenVBand="0" w:oddHBand="0" w:evenHBand="0" w:firstRowFirstColumn="0" w:firstRowLastColumn="0" w:lastRowFirstColumn="0" w:lastRowLastColumn="0"/>
              <w:rPr>
                <w:b w:val="0"/>
                <w:bCs w:val="0"/>
                <w:sz w:val="18"/>
                <w:szCs w:val="20"/>
              </w:rPr>
            </w:pPr>
            <w:r w:rsidRPr="009A5060">
              <w:rPr>
                <w:b w:val="0"/>
                <w:bCs w:val="0"/>
                <w:sz w:val="18"/>
                <w:szCs w:val="20"/>
              </w:rPr>
              <w:t>External diameter (mm)</w:t>
            </w:r>
          </w:p>
        </w:tc>
        <w:tc>
          <w:tcPr>
            <w:tcW w:w="1350" w:type="dxa"/>
            <w:shd w:val="clear" w:color="auto" w:fill="DFCAEC" w:themeFill="accent1" w:themeFillTint="33"/>
          </w:tcPr>
          <w:p w14:paraId="1B553D48" w14:textId="77777777" w:rsidR="00EA4124" w:rsidRPr="009A5060" w:rsidRDefault="00EA4124" w:rsidP="00C179E5">
            <w:pPr>
              <w:pStyle w:val="AASemiBold"/>
              <w:spacing w:before="60" w:after="40"/>
              <w:contextualSpacing/>
              <w:cnfStyle w:val="100000000000" w:firstRow="1" w:lastRow="0" w:firstColumn="0" w:lastColumn="0" w:oddVBand="0" w:evenVBand="0" w:oddHBand="0" w:evenHBand="0" w:firstRowFirstColumn="0" w:firstRowLastColumn="0" w:lastRowFirstColumn="0" w:lastRowLastColumn="0"/>
              <w:rPr>
                <w:b w:val="0"/>
                <w:bCs w:val="0"/>
                <w:sz w:val="18"/>
                <w:szCs w:val="20"/>
              </w:rPr>
            </w:pPr>
            <w:r w:rsidRPr="009A5060">
              <w:rPr>
                <w:b w:val="0"/>
                <w:bCs w:val="0"/>
                <w:sz w:val="18"/>
                <w:szCs w:val="20"/>
              </w:rPr>
              <w:t>Thickness (mm)</w:t>
            </w:r>
          </w:p>
        </w:tc>
        <w:tc>
          <w:tcPr>
            <w:tcW w:w="1899" w:type="dxa"/>
            <w:shd w:val="clear" w:color="auto" w:fill="DFCAEC" w:themeFill="accent1" w:themeFillTint="33"/>
          </w:tcPr>
          <w:p w14:paraId="301CB34C" w14:textId="77777777" w:rsidR="00EA4124" w:rsidRPr="009A5060" w:rsidRDefault="00EA4124" w:rsidP="00C179E5">
            <w:pPr>
              <w:pStyle w:val="AASemiBold"/>
              <w:spacing w:before="60" w:after="40"/>
              <w:contextualSpacing/>
              <w:cnfStyle w:val="100000000000" w:firstRow="1" w:lastRow="0" w:firstColumn="0" w:lastColumn="0" w:oddVBand="0" w:evenVBand="0" w:oddHBand="0" w:evenHBand="0" w:firstRowFirstColumn="0" w:firstRowLastColumn="0" w:lastRowFirstColumn="0" w:lastRowLastColumn="0"/>
              <w:rPr>
                <w:b w:val="0"/>
                <w:bCs w:val="0"/>
                <w:sz w:val="18"/>
                <w:szCs w:val="20"/>
              </w:rPr>
            </w:pPr>
            <w:r w:rsidRPr="009A5060">
              <w:rPr>
                <w:b w:val="0"/>
                <w:bCs w:val="0"/>
                <w:sz w:val="18"/>
                <w:szCs w:val="20"/>
              </w:rPr>
              <w:t>Indicative operating pressure (bar)</w:t>
            </w:r>
          </w:p>
        </w:tc>
      </w:tr>
      <w:tr w:rsidR="00EA4124" w:rsidRPr="009A5060" w14:paraId="740EFEB2" w14:textId="77777777" w:rsidTr="000439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15" w:type="dxa"/>
            <w:shd w:val="clear" w:color="auto" w:fill="FFFFFF" w:themeFill="background1"/>
          </w:tcPr>
          <w:p w14:paraId="0CB2E398" w14:textId="77777777" w:rsidR="00EA4124" w:rsidRPr="009A5060" w:rsidRDefault="00EA4124" w:rsidP="00C179E5">
            <w:pPr>
              <w:rPr>
                <w:rFonts w:ascii="Aptos" w:hAnsi="Aptos"/>
                <w:color w:val="7030A0"/>
              </w:rPr>
            </w:pPr>
            <w:r w:rsidRPr="009A5060">
              <w:rPr>
                <w:rFonts w:ascii="Aptos" w:hAnsi="Aptos"/>
                <w:color w:val="7030A0"/>
              </w:rPr>
              <w:t>Warm GHe supply (U)</w:t>
            </w:r>
          </w:p>
        </w:tc>
        <w:tc>
          <w:tcPr>
            <w:tcW w:w="900" w:type="dxa"/>
            <w:shd w:val="clear" w:color="auto" w:fill="FFFFFF" w:themeFill="background1"/>
          </w:tcPr>
          <w:p w14:paraId="45D1FF08" w14:textId="77777777" w:rsidR="00EA4124" w:rsidRPr="009A5060" w:rsidRDefault="00EA4124" w:rsidP="00C179E5">
            <w:pPr>
              <w:spacing w:before="60" w:after="40"/>
              <w:cnfStyle w:val="000000100000" w:firstRow="0" w:lastRow="0" w:firstColumn="0" w:lastColumn="0" w:oddVBand="0" w:evenVBand="0" w:oddHBand="1" w:evenHBand="0" w:firstRowFirstColumn="0" w:firstRowLastColumn="0" w:lastRowFirstColumn="0" w:lastRowLastColumn="0"/>
              <w:rPr>
                <w:sz w:val="18"/>
                <w:szCs w:val="20"/>
              </w:rPr>
            </w:pPr>
            <w:r w:rsidRPr="009A5060">
              <w:rPr>
                <w:sz w:val="18"/>
                <w:szCs w:val="20"/>
              </w:rPr>
              <w:t>25</w:t>
            </w:r>
          </w:p>
        </w:tc>
        <w:tc>
          <w:tcPr>
            <w:tcW w:w="1620" w:type="dxa"/>
            <w:shd w:val="clear" w:color="auto" w:fill="FFFFFF" w:themeFill="background1"/>
          </w:tcPr>
          <w:p w14:paraId="2431B451" w14:textId="77777777" w:rsidR="00EA4124" w:rsidRPr="009A5060" w:rsidRDefault="00EA4124" w:rsidP="00C179E5">
            <w:pPr>
              <w:spacing w:before="60" w:after="40"/>
              <w:cnfStyle w:val="000000100000" w:firstRow="0" w:lastRow="0" w:firstColumn="0" w:lastColumn="0" w:oddVBand="0" w:evenVBand="0" w:oddHBand="1" w:evenHBand="0" w:firstRowFirstColumn="0" w:firstRowLastColumn="0" w:lastRowFirstColumn="0" w:lastRowLastColumn="0"/>
              <w:rPr>
                <w:sz w:val="18"/>
                <w:szCs w:val="20"/>
              </w:rPr>
            </w:pPr>
            <w:r w:rsidRPr="009A5060">
              <w:rPr>
                <w:sz w:val="18"/>
                <w:szCs w:val="20"/>
              </w:rPr>
              <w:t>33.4</w:t>
            </w:r>
          </w:p>
        </w:tc>
        <w:tc>
          <w:tcPr>
            <w:tcW w:w="1350" w:type="dxa"/>
            <w:shd w:val="clear" w:color="auto" w:fill="FFFFFF" w:themeFill="background1"/>
          </w:tcPr>
          <w:p w14:paraId="21DF5C2C" w14:textId="77777777" w:rsidR="00EA4124" w:rsidRPr="009A5060" w:rsidRDefault="00EA4124" w:rsidP="00C179E5">
            <w:pPr>
              <w:spacing w:before="60" w:after="40"/>
              <w:cnfStyle w:val="000000100000" w:firstRow="0" w:lastRow="0" w:firstColumn="0" w:lastColumn="0" w:oddVBand="0" w:evenVBand="0" w:oddHBand="1" w:evenHBand="0" w:firstRowFirstColumn="0" w:firstRowLastColumn="0" w:lastRowFirstColumn="0" w:lastRowLastColumn="0"/>
              <w:rPr>
                <w:sz w:val="18"/>
                <w:szCs w:val="20"/>
              </w:rPr>
            </w:pPr>
            <w:r w:rsidRPr="009A5060">
              <w:rPr>
                <w:sz w:val="18"/>
                <w:szCs w:val="20"/>
              </w:rPr>
              <w:t>1.65</w:t>
            </w:r>
          </w:p>
        </w:tc>
        <w:tc>
          <w:tcPr>
            <w:tcW w:w="1899" w:type="dxa"/>
            <w:shd w:val="clear" w:color="auto" w:fill="FFFFFF" w:themeFill="background1"/>
          </w:tcPr>
          <w:p w14:paraId="10DFC82C" w14:textId="77777777" w:rsidR="00EA4124" w:rsidRPr="009A5060" w:rsidRDefault="00EA4124" w:rsidP="00C179E5">
            <w:pPr>
              <w:spacing w:before="60" w:after="40"/>
              <w:cnfStyle w:val="000000100000" w:firstRow="0" w:lastRow="0" w:firstColumn="0" w:lastColumn="0" w:oddVBand="0" w:evenVBand="0" w:oddHBand="1" w:evenHBand="0" w:firstRowFirstColumn="0" w:firstRowLastColumn="0" w:lastRowFirstColumn="0" w:lastRowLastColumn="0"/>
              <w:rPr>
                <w:sz w:val="18"/>
                <w:szCs w:val="20"/>
              </w:rPr>
            </w:pPr>
            <w:r w:rsidRPr="009A5060">
              <w:rPr>
                <w:sz w:val="18"/>
                <w:szCs w:val="20"/>
              </w:rPr>
              <w:t>~ 14</w:t>
            </w:r>
          </w:p>
        </w:tc>
      </w:tr>
      <w:tr w:rsidR="00EA4124" w:rsidRPr="009A5060" w14:paraId="4CDB9624" w14:textId="77777777" w:rsidTr="000439F6">
        <w:trPr>
          <w:jc w:val="center"/>
        </w:trPr>
        <w:tc>
          <w:tcPr>
            <w:cnfStyle w:val="001000000000" w:firstRow="0" w:lastRow="0" w:firstColumn="1" w:lastColumn="0" w:oddVBand="0" w:evenVBand="0" w:oddHBand="0" w:evenHBand="0" w:firstRowFirstColumn="0" w:firstRowLastColumn="0" w:lastRowFirstColumn="0" w:lastRowLastColumn="0"/>
            <w:tcW w:w="2515" w:type="dxa"/>
            <w:shd w:val="clear" w:color="auto" w:fill="FFFFFF" w:themeFill="background1"/>
          </w:tcPr>
          <w:p w14:paraId="7E4DF423" w14:textId="77777777" w:rsidR="00EA4124" w:rsidRPr="009A5060" w:rsidRDefault="00EA4124" w:rsidP="00C179E5">
            <w:pPr>
              <w:rPr>
                <w:rFonts w:ascii="Aptos" w:hAnsi="Aptos"/>
                <w:color w:val="7030A0"/>
              </w:rPr>
            </w:pPr>
            <w:r w:rsidRPr="009A5060">
              <w:rPr>
                <w:rFonts w:ascii="Aptos" w:hAnsi="Aptos"/>
                <w:color w:val="7030A0"/>
              </w:rPr>
              <w:t>Safety Valves GHe return (S)</w:t>
            </w:r>
          </w:p>
        </w:tc>
        <w:tc>
          <w:tcPr>
            <w:tcW w:w="900" w:type="dxa"/>
            <w:shd w:val="clear" w:color="auto" w:fill="FFFFFF" w:themeFill="background1"/>
          </w:tcPr>
          <w:p w14:paraId="0F9BDE20" w14:textId="77777777" w:rsidR="00EA4124" w:rsidRPr="009A5060" w:rsidRDefault="00EA4124" w:rsidP="00C179E5">
            <w:pPr>
              <w:spacing w:before="60" w:after="40"/>
              <w:cnfStyle w:val="000000000000" w:firstRow="0" w:lastRow="0" w:firstColumn="0" w:lastColumn="0" w:oddVBand="0" w:evenVBand="0" w:oddHBand="0" w:evenHBand="0" w:firstRowFirstColumn="0" w:firstRowLastColumn="0" w:lastRowFirstColumn="0" w:lastRowLastColumn="0"/>
              <w:rPr>
                <w:sz w:val="18"/>
                <w:szCs w:val="20"/>
              </w:rPr>
            </w:pPr>
            <w:r w:rsidRPr="009A5060">
              <w:rPr>
                <w:sz w:val="18"/>
                <w:szCs w:val="20"/>
              </w:rPr>
              <w:t>150</w:t>
            </w:r>
          </w:p>
        </w:tc>
        <w:tc>
          <w:tcPr>
            <w:tcW w:w="1620" w:type="dxa"/>
            <w:shd w:val="clear" w:color="auto" w:fill="FFFFFF" w:themeFill="background1"/>
          </w:tcPr>
          <w:p w14:paraId="69A52B64" w14:textId="77777777" w:rsidR="00EA4124" w:rsidRPr="009A5060" w:rsidRDefault="00EA4124" w:rsidP="00C179E5">
            <w:pPr>
              <w:spacing w:before="60" w:after="40"/>
              <w:cnfStyle w:val="000000000000" w:firstRow="0" w:lastRow="0" w:firstColumn="0" w:lastColumn="0" w:oddVBand="0" w:evenVBand="0" w:oddHBand="0" w:evenHBand="0" w:firstRowFirstColumn="0" w:firstRowLastColumn="0" w:lastRowFirstColumn="0" w:lastRowLastColumn="0"/>
              <w:rPr>
                <w:sz w:val="18"/>
                <w:szCs w:val="20"/>
              </w:rPr>
            </w:pPr>
            <w:r w:rsidRPr="009A5060">
              <w:rPr>
                <w:sz w:val="18"/>
                <w:szCs w:val="20"/>
              </w:rPr>
              <w:t>168.3</w:t>
            </w:r>
          </w:p>
        </w:tc>
        <w:tc>
          <w:tcPr>
            <w:tcW w:w="1350" w:type="dxa"/>
            <w:shd w:val="clear" w:color="auto" w:fill="FFFFFF" w:themeFill="background1"/>
          </w:tcPr>
          <w:p w14:paraId="007E9D42" w14:textId="77777777" w:rsidR="00EA4124" w:rsidRPr="009A5060" w:rsidRDefault="00EA4124" w:rsidP="00C179E5">
            <w:pPr>
              <w:spacing w:before="60" w:after="40"/>
              <w:cnfStyle w:val="000000000000" w:firstRow="0" w:lastRow="0" w:firstColumn="0" w:lastColumn="0" w:oddVBand="0" w:evenVBand="0" w:oddHBand="0" w:evenHBand="0" w:firstRowFirstColumn="0" w:firstRowLastColumn="0" w:lastRowFirstColumn="0" w:lastRowLastColumn="0"/>
              <w:rPr>
                <w:sz w:val="18"/>
                <w:szCs w:val="20"/>
              </w:rPr>
            </w:pPr>
            <w:r w:rsidRPr="009A5060">
              <w:rPr>
                <w:sz w:val="18"/>
                <w:szCs w:val="20"/>
              </w:rPr>
              <w:t>2.77</w:t>
            </w:r>
          </w:p>
        </w:tc>
        <w:tc>
          <w:tcPr>
            <w:tcW w:w="1899" w:type="dxa"/>
            <w:shd w:val="clear" w:color="auto" w:fill="FFFFFF" w:themeFill="background1"/>
          </w:tcPr>
          <w:p w14:paraId="14639F1B" w14:textId="7D483525" w:rsidR="00EA4124" w:rsidRPr="009A5060" w:rsidRDefault="00EA4124" w:rsidP="00C179E5">
            <w:pPr>
              <w:spacing w:before="60" w:after="40"/>
              <w:cnfStyle w:val="000000000000" w:firstRow="0" w:lastRow="0" w:firstColumn="0" w:lastColumn="0" w:oddVBand="0" w:evenVBand="0" w:oddHBand="0" w:evenHBand="0" w:firstRowFirstColumn="0" w:firstRowLastColumn="0" w:lastRowFirstColumn="0" w:lastRowLastColumn="0"/>
              <w:rPr>
                <w:sz w:val="18"/>
                <w:szCs w:val="20"/>
              </w:rPr>
            </w:pPr>
            <w:r w:rsidRPr="009A5060">
              <w:rPr>
                <w:rFonts w:cs="Arial"/>
                <w:sz w:val="18"/>
                <w:szCs w:val="20"/>
              </w:rPr>
              <w:t>~ 1.</w:t>
            </w:r>
            <w:r w:rsidR="00B76F4A" w:rsidRPr="009A5060">
              <w:rPr>
                <w:rFonts w:cs="Arial"/>
                <w:sz w:val="18"/>
                <w:szCs w:val="20"/>
              </w:rPr>
              <w:t>05-1.</w:t>
            </w:r>
            <w:r w:rsidRPr="009A5060">
              <w:rPr>
                <w:rFonts w:cs="Arial"/>
                <w:sz w:val="18"/>
                <w:szCs w:val="20"/>
              </w:rPr>
              <w:t>1</w:t>
            </w:r>
            <w:r w:rsidR="00B76F4A" w:rsidRPr="009A5060">
              <w:rPr>
                <w:rFonts w:cs="Arial"/>
                <w:sz w:val="18"/>
                <w:szCs w:val="20"/>
              </w:rPr>
              <w:t>5</w:t>
            </w:r>
          </w:p>
        </w:tc>
      </w:tr>
      <w:tr w:rsidR="00EA4124" w:rsidRPr="009A5060" w14:paraId="38278421" w14:textId="77777777" w:rsidTr="000439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15" w:type="dxa"/>
            <w:shd w:val="clear" w:color="auto" w:fill="FFFFFF" w:themeFill="background1"/>
          </w:tcPr>
          <w:p w14:paraId="1F1BC56D" w14:textId="77777777" w:rsidR="00EA4124" w:rsidRPr="009A5060" w:rsidRDefault="00EA4124" w:rsidP="00C179E5">
            <w:pPr>
              <w:rPr>
                <w:rFonts w:ascii="Aptos" w:hAnsi="Aptos"/>
                <w:color w:val="7030A0"/>
              </w:rPr>
            </w:pPr>
            <w:r w:rsidRPr="009A5060">
              <w:rPr>
                <w:rFonts w:ascii="Aptos" w:hAnsi="Aptos"/>
                <w:color w:val="7030A0"/>
              </w:rPr>
              <w:t>Coupler return line (W)</w:t>
            </w:r>
          </w:p>
        </w:tc>
        <w:tc>
          <w:tcPr>
            <w:tcW w:w="900" w:type="dxa"/>
            <w:shd w:val="clear" w:color="auto" w:fill="FFFFFF" w:themeFill="background1"/>
          </w:tcPr>
          <w:p w14:paraId="07719668" w14:textId="77777777" w:rsidR="00EA4124" w:rsidRPr="009A5060" w:rsidRDefault="00EA4124" w:rsidP="00C179E5">
            <w:pPr>
              <w:spacing w:before="60" w:after="40"/>
              <w:cnfStyle w:val="000000100000" w:firstRow="0" w:lastRow="0" w:firstColumn="0" w:lastColumn="0" w:oddVBand="0" w:evenVBand="0" w:oddHBand="1" w:evenHBand="0" w:firstRowFirstColumn="0" w:firstRowLastColumn="0" w:lastRowFirstColumn="0" w:lastRowLastColumn="0"/>
              <w:rPr>
                <w:sz w:val="18"/>
                <w:szCs w:val="20"/>
              </w:rPr>
            </w:pPr>
            <w:r w:rsidRPr="009A5060">
              <w:rPr>
                <w:sz w:val="18"/>
                <w:szCs w:val="20"/>
              </w:rPr>
              <w:t>25</w:t>
            </w:r>
          </w:p>
        </w:tc>
        <w:tc>
          <w:tcPr>
            <w:tcW w:w="1620" w:type="dxa"/>
            <w:shd w:val="clear" w:color="auto" w:fill="FFFFFF" w:themeFill="background1"/>
          </w:tcPr>
          <w:p w14:paraId="2BA3C2EA" w14:textId="77777777" w:rsidR="00EA4124" w:rsidRPr="009A5060" w:rsidRDefault="00EA4124" w:rsidP="00C179E5">
            <w:pPr>
              <w:spacing w:before="60" w:after="40"/>
              <w:cnfStyle w:val="000000100000" w:firstRow="0" w:lastRow="0" w:firstColumn="0" w:lastColumn="0" w:oddVBand="0" w:evenVBand="0" w:oddHBand="1" w:evenHBand="0" w:firstRowFirstColumn="0" w:firstRowLastColumn="0" w:lastRowFirstColumn="0" w:lastRowLastColumn="0"/>
              <w:rPr>
                <w:sz w:val="18"/>
                <w:szCs w:val="20"/>
              </w:rPr>
            </w:pPr>
            <w:r w:rsidRPr="009A5060">
              <w:rPr>
                <w:sz w:val="18"/>
                <w:szCs w:val="20"/>
              </w:rPr>
              <w:t>33.4</w:t>
            </w:r>
          </w:p>
        </w:tc>
        <w:tc>
          <w:tcPr>
            <w:tcW w:w="1350" w:type="dxa"/>
            <w:shd w:val="clear" w:color="auto" w:fill="FFFFFF" w:themeFill="background1"/>
          </w:tcPr>
          <w:p w14:paraId="44794826" w14:textId="77777777" w:rsidR="00EA4124" w:rsidRPr="009A5060" w:rsidRDefault="00EA4124" w:rsidP="00C179E5">
            <w:pPr>
              <w:spacing w:before="60" w:after="40"/>
              <w:cnfStyle w:val="000000100000" w:firstRow="0" w:lastRow="0" w:firstColumn="0" w:lastColumn="0" w:oddVBand="0" w:evenVBand="0" w:oddHBand="1" w:evenHBand="0" w:firstRowFirstColumn="0" w:firstRowLastColumn="0" w:lastRowFirstColumn="0" w:lastRowLastColumn="0"/>
              <w:rPr>
                <w:sz w:val="18"/>
                <w:szCs w:val="20"/>
              </w:rPr>
            </w:pPr>
            <w:r w:rsidRPr="009A5060">
              <w:rPr>
                <w:sz w:val="18"/>
                <w:szCs w:val="20"/>
              </w:rPr>
              <w:t>1.65</w:t>
            </w:r>
          </w:p>
        </w:tc>
        <w:tc>
          <w:tcPr>
            <w:tcW w:w="1899" w:type="dxa"/>
            <w:shd w:val="clear" w:color="auto" w:fill="FFFFFF" w:themeFill="background1"/>
          </w:tcPr>
          <w:p w14:paraId="7BD1BC08" w14:textId="77777777" w:rsidR="00EA4124" w:rsidRPr="009A5060" w:rsidRDefault="00EA4124" w:rsidP="00C179E5">
            <w:pPr>
              <w:spacing w:before="60" w:after="40"/>
              <w:cnfStyle w:val="000000100000" w:firstRow="0" w:lastRow="0" w:firstColumn="0" w:lastColumn="0" w:oddVBand="0" w:evenVBand="0" w:oddHBand="1" w:evenHBand="0" w:firstRowFirstColumn="0" w:firstRowLastColumn="0" w:lastRowFirstColumn="0" w:lastRowLastColumn="0"/>
              <w:rPr>
                <w:sz w:val="18"/>
                <w:szCs w:val="20"/>
              </w:rPr>
            </w:pPr>
            <w:r w:rsidRPr="009A5060">
              <w:rPr>
                <w:rFonts w:ascii="Symbol" w:eastAsia="Symbol" w:hAnsi="Symbol" w:cs="Symbol"/>
                <w:sz w:val="18"/>
                <w:szCs w:val="20"/>
              </w:rPr>
              <w:t></w:t>
            </w:r>
            <w:r w:rsidRPr="009A5060">
              <w:rPr>
                <w:sz w:val="18"/>
                <w:szCs w:val="20"/>
              </w:rPr>
              <w:t xml:space="preserve"> 1.1</w:t>
            </w:r>
          </w:p>
        </w:tc>
      </w:tr>
    </w:tbl>
    <w:p w14:paraId="3B6FFD96" w14:textId="77777777" w:rsidR="00330932" w:rsidRPr="009A5060" w:rsidRDefault="00330932" w:rsidP="00C179E5">
      <w:pPr>
        <w:pStyle w:val="RequirementList"/>
        <w:numPr>
          <w:ilvl w:val="0"/>
          <w:numId w:val="0"/>
        </w:numPr>
        <w:spacing w:line="240" w:lineRule="auto"/>
        <w:ind w:left="720"/>
        <w:rPr>
          <w:highlight w:val="lightGray"/>
        </w:rPr>
      </w:pPr>
    </w:p>
    <w:p w14:paraId="084FB025" w14:textId="74BE59A1" w:rsidR="00911DDD" w:rsidRPr="009A5060" w:rsidRDefault="00911DDD" w:rsidP="00C179E5">
      <w:pPr>
        <w:pStyle w:val="RequirementList"/>
        <w:spacing w:line="240" w:lineRule="auto"/>
      </w:pPr>
      <w:r w:rsidRPr="009A5060">
        <w:t>To cope with a return mass flow rate through the safety valves around 100 g/s (case of utility stop for more than 1 hour), the diameter line shall be at least DN 1</w:t>
      </w:r>
      <w:r w:rsidR="00B76F4A" w:rsidRPr="009A5060">
        <w:t>50</w:t>
      </w:r>
      <w:r w:rsidRPr="009A5060">
        <w:t xml:space="preserve">.  </w:t>
      </w:r>
    </w:p>
    <w:p w14:paraId="54067C46" w14:textId="77777777" w:rsidR="007F284D" w:rsidRPr="009A5060" w:rsidRDefault="00EA4124" w:rsidP="00C179E5">
      <w:pPr>
        <w:pStyle w:val="Style5"/>
        <w:spacing w:line="240" w:lineRule="auto"/>
        <w:rPr>
          <w:i w:val="0"/>
          <w:color w:val="auto"/>
          <w:sz w:val="20"/>
          <w:lang w:val="en-GB" w:eastAsia="en-US"/>
        </w:rPr>
      </w:pPr>
      <w:r w:rsidRPr="009A5060">
        <w:rPr>
          <w:i w:val="0"/>
          <w:color w:val="auto"/>
          <w:sz w:val="20"/>
          <w:lang w:val="en-GB" w:eastAsia="en-US"/>
        </w:rPr>
        <w:t xml:space="preserve">In the LINAC tunnel, a line called “vent collector, Line V” could recover the burst disk of the Cryogenic Cells (QCELL’s) </w:t>
      </w:r>
      <w:r w:rsidR="0085540D" w:rsidRPr="009A5060">
        <w:rPr>
          <w:i w:val="0"/>
          <w:color w:val="auto"/>
          <w:sz w:val="20"/>
          <w:lang w:val="en-GB" w:eastAsia="en-US"/>
        </w:rPr>
        <w:t>to</w:t>
      </w:r>
      <w:r w:rsidRPr="009A5060">
        <w:rPr>
          <w:i w:val="0"/>
          <w:color w:val="auto"/>
          <w:sz w:val="20"/>
          <w:lang w:val="en-GB" w:eastAsia="en-US"/>
        </w:rPr>
        <w:t xml:space="preserve"> vent helium outside tunnel in case of major failure</w:t>
      </w:r>
      <w:r w:rsidR="00E50CBD" w:rsidRPr="009A5060">
        <w:rPr>
          <w:i w:val="0"/>
          <w:color w:val="auto"/>
          <w:sz w:val="20"/>
          <w:lang w:val="en-GB" w:eastAsia="en-US"/>
        </w:rPr>
        <w:t xml:space="preserve">.  </w:t>
      </w:r>
      <w:r w:rsidRPr="009A5060">
        <w:rPr>
          <w:i w:val="0"/>
          <w:color w:val="auto"/>
          <w:sz w:val="20"/>
          <w:lang w:val="en-GB" w:eastAsia="en-US"/>
        </w:rPr>
        <w:t>This vent collector is out of the present scope and do</w:t>
      </w:r>
      <w:r w:rsidR="00886993" w:rsidRPr="009A5060">
        <w:rPr>
          <w:i w:val="0"/>
          <w:color w:val="auto"/>
          <w:sz w:val="20"/>
          <w:lang w:val="en-GB" w:eastAsia="en-US"/>
        </w:rPr>
        <w:t>es</w:t>
      </w:r>
      <w:r w:rsidRPr="009A5060">
        <w:rPr>
          <w:i w:val="0"/>
          <w:color w:val="auto"/>
          <w:sz w:val="20"/>
          <w:lang w:val="en-GB" w:eastAsia="en-US"/>
        </w:rPr>
        <w:t xml:space="preserve"> not have any interface with the </w:t>
      </w:r>
      <w:r w:rsidR="00947F24" w:rsidRPr="009A5060">
        <w:rPr>
          <w:i w:val="0"/>
          <w:color w:val="auto"/>
          <w:sz w:val="20"/>
          <w:lang w:val="en-GB" w:eastAsia="en-US"/>
        </w:rPr>
        <w:t>QPLANT</w:t>
      </w:r>
      <w:r w:rsidRPr="009A5060">
        <w:rPr>
          <w:i w:val="0"/>
          <w:color w:val="auto"/>
          <w:sz w:val="20"/>
          <w:lang w:val="en-GB" w:eastAsia="en-US"/>
        </w:rPr>
        <w:t>.</w:t>
      </w:r>
    </w:p>
    <w:p w14:paraId="57C5038F" w14:textId="77777777" w:rsidR="00A24FEC" w:rsidRPr="009A5060" w:rsidRDefault="00A24FEC" w:rsidP="00C179E5">
      <w:pPr>
        <w:pStyle w:val="Heading3numbered"/>
        <w:spacing w:line="240" w:lineRule="auto"/>
        <w:rPr>
          <w:sz w:val="20"/>
          <w:szCs w:val="20"/>
        </w:rPr>
      </w:pPr>
      <w:bookmarkStart w:id="3607" w:name="_Toc216340957"/>
      <w:bookmarkStart w:id="3608" w:name="_Toc202536204"/>
      <w:bookmarkStart w:id="3609" w:name="_Toc202536904"/>
      <w:bookmarkStart w:id="3610" w:name="_Ref190781343"/>
      <w:bookmarkStart w:id="3611" w:name="_Toc200492361"/>
      <w:bookmarkStart w:id="3612" w:name="_Toc202536199"/>
      <w:bookmarkStart w:id="3613" w:name="_Toc202536903"/>
      <w:r w:rsidRPr="009A5060">
        <w:rPr>
          <w:sz w:val="20"/>
          <w:szCs w:val="20"/>
        </w:rPr>
        <w:t>Interface with support systems (</w:t>
      </w:r>
      <w:commentRangeStart w:id="3614"/>
      <w:r w:rsidRPr="009A5060">
        <w:rPr>
          <w:sz w:val="20"/>
          <w:szCs w:val="20"/>
        </w:rPr>
        <w:t>utilities</w:t>
      </w:r>
      <w:commentRangeEnd w:id="3614"/>
      <w:r w:rsidRPr="009A5060">
        <w:rPr>
          <w:rStyle w:val="CommentReference"/>
          <w:rFonts w:eastAsia="Calibri"/>
          <w:color w:val="auto"/>
        </w:rPr>
        <w:commentReference w:id="3614"/>
      </w:r>
      <w:r w:rsidRPr="009A5060">
        <w:rPr>
          <w:sz w:val="20"/>
          <w:szCs w:val="20"/>
        </w:rPr>
        <w:t>)</w:t>
      </w:r>
      <w:bookmarkEnd w:id="3607"/>
      <w:r w:rsidRPr="009A5060">
        <w:rPr>
          <w:sz w:val="20"/>
          <w:szCs w:val="20"/>
        </w:rPr>
        <w:t xml:space="preserve"> </w:t>
      </w:r>
    </w:p>
    <w:p w14:paraId="3C267784" w14:textId="77777777" w:rsidR="00A24FEC" w:rsidRPr="001D7A85" w:rsidRDefault="00A24FEC" w:rsidP="00C179E5">
      <w:pPr>
        <w:pStyle w:val="Heading4numbered"/>
        <w:rPr>
          <w:sz w:val="20"/>
          <w:lang w:val="en-GB"/>
        </w:rPr>
      </w:pPr>
      <w:r w:rsidRPr="001D7A85">
        <w:rPr>
          <w:sz w:val="20"/>
          <w:lang w:val="en-GB"/>
        </w:rPr>
        <w:t>Electrical Interface Provisioning</w:t>
      </w:r>
      <w:bookmarkEnd w:id="3608"/>
      <w:bookmarkEnd w:id="3609"/>
    </w:p>
    <w:p w14:paraId="2AC3D261" w14:textId="77777777" w:rsidR="00A24FEC" w:rsidRPr="009A5060" w:rsidRDefault="00A24FEC" w:rsidP="00C179E5">
      <w:pPr>
        <w:pStyle w:val="regular"/>
        <w:spacing w:line="240" w:lineRule="auto"/>
        <w:contextualSpacing/>
        <w:rPr>
          <w:szCs w:val="20"/>
        </w:rPr>
      </w:pPr>
      <w:bookmarkStart w:id="3615" w:name="_Toc200492382"/>
      <w:r w:rsidRPr="009A5060">
        <w:rPr>
          <w:szCs w:val="20"/>
        </w:rPr>
        <w:t>The SCK CEN site shall provide a dedicated 400 V~, 50 Hz, 3-phase + Neutral (TN-S) electrical supply at the following interface terminal points (dedicated to user location inside WCS):</w:t>
      </w:r>
    </w:p>
    <w:p w14:paraId="356A9B65" w14:textId="77777777" w:rsidR="00A24FEC" w:rsidRPr="009A5060" w:rsidRDefault="00A24FEC" w:rsidP="00C179E5">
      <w:pPr>
        <w:spacing w:line="240" w:lineRule="auto"/>
      </w:pPr>
      <w:r w:rsidRPr="009A5060">
        <w:t>WCS (Warm Compressor Station, CCB Building):</w:t>
      </w:r>
    </w:p>
    <w:p w14:paraId="55D84875" w14:textId="77777777" w:rsidR="00A24FEC" w:rsidRPr="009A5060" w:rsidRDefault="00A24FEC" w:rsidP="00C179E5">
      <w:pPr>
        <w:pStyle w:val="BulletListNormal"/>
        <w:spacing w:line="240" w:lineRule="auto"/>
        <w:rPr>
          <w:sz w:val="20"/>
          <w:szCs w:val="24"/>
          <w:lang w:val="en-GB"/>
        </w:rPr>
      </w:pPr>
      <w:r w:rsidRPr="009A5060">
        <w:rPr>
          <w:sz w:val="20"/>
          <w:szCs w:val="24"/>
          <w:lang w:val="en-GB"/>
        </w:rPr>
        <w:t>HP Compressors (four (4) individual)</w:t>
      </w:r>
    </w:p>
    <w:p w14:paraId="65609761" w14:textId="77777777" w:rsidR="00A24FEC" w:rsidRPr="009A5060" w:rsidRDefault="00A24FEC" w:rsidP="00C179E5">
      <w:pPr>
        <w:pStyle w:val="BulletListNormal"/>
        <w:spacing w:line="240" w:lineRule="auto"/>
        <w:rPr>
          <w:sz w:val="20"/>
          <w:szCs w:val="24"/>
          <w:lang w:val="en-GB"/>
        </w:rPr>
      </w:pPr>
      <w:r w:rsidRPr="009A5060">
        <w:rPr>
          <w:sz w:val="20"/>
          <w:szCs w:val="24"/>
          <w:lang w:val="en-GB"/>
        </w:rPr>
        <w:t xml:space="preserve">PVPS (Pressure-Volume Protection System) </w:t>
      </w:r>
    </w:p>
    <w:p w14:paraId="459C4D23" w14:textId="77777777" w:rsidR="00A24FEC" w:rsidRPr="009A5060" w:rsidRDefault="00A24FEC" w:rsidP="00C179E5">
      <w:pPr>
        <w:pStyle w:val="BulletListNormal"/>
        <w:spacing w:line="240" w:lineRule="auto"/>
        <w:rPr>
          <w:sz w:val="20"/>
          <w:szCs w:val="24"/>
          <w:lang w:val="en-GB"/>
        </w:rPr>
      </w:pPr>
      <w:r w:rsidRPr="009A5060">
        <w:rPr>
          <w:sz w:val="20"/>
          <w:szCs w:val="24"/>
          <w:lang w:val="en-GB"/>
        </w:rPr>
        <w:t>ORS Electrical Heater</w:t>
      </w:r>
    </w:p>
    <w:p w14:paraId="18481CF2" w14:textId="77777777" w:rsidR="00A24FEC" w:rsidRPr="009A5060" w:rsidRDefault="00A24FEC" w:rsidP="00C179E5">
      <w:pPr>
        <w:pStyle w:val="BulletListNormal"/>
        <w:spacing w:line="240" w:lineRule="auto"/>
        <w:rPr>
          <w:sz w:val="20"/>
          <w:szCs w:val="24"/>
          <w:lang w:val="en-GB"/>
        </w:rPr>
      </w:pPr>
      <w:r w:rsidRPr="009A5060">
        <w:rPr>
          <w:sz w:val="20"/>
          <w:szCs w:val="24"/>
          <w:lang w:val="en-GB"/>
        </w:rPr>
        <w:t xml:space="preserve">Analyzer </w:t>
      </w:r>
    </w:p>
    <w:p w14:paraId="218B329A" w14:textId="77777777" w:rsidR="00A24FEC" w:rsidRPr="009A5060" w:rsidRDefault="00A24FEC" w:rsidP="00C179E5">
      <w:pPr>
        <w:pStyle w:val="BulletListNormal"/>
        <w:spacing w:line="240" w:lineRule="auto"/>
        <w:rPr>
          <w:sz w:val="20"/>
          <w:szCs w:val="24"/>
          <w:lang w:val="en-GB"/>
        </w:rPr>
      </w:pPr>
      <w:r w:rsidRPr="009A5060">
        <w:rPr>
          <w:sz w:val="20"/>
          <w:szCs w:val="24"/>
          <w:lang w:val="en-GB"/>
        </w:rPr>
        <w:t>WCS UPS and Controls</w:t>
      </w:r>
    </w:p>
    <w:p w14:paraId="74210ABE" w14:textId="77777777" w:rsidR="00A24FEC" w:rsidRPr="009A5060" w:rsidRDefault="00A24FEC" w:rsidP="00C179E5">
      <w:pPr>
        <w:pStyle w:val="BulletListNormal"/>
        <w:spacing w:line="240" w:lineRule="auto"/>
        <w:rPr>
          <w:sz w:val="20"/>
          <w:szCs w:val="24"/>
          <w:lang w:val="en-GB"/>
        </w:rPr>
      </w:pPr>
      <w:r w:rsidRPr="009A5060">
        <w:rPr>
          <w:sz w:val="20"/>
          <w:szCs w:val="24"/>
          <w:lang w:val="en-GB"/>
        </w:rPr>
        <w:t>QRB (Cold Box Room, AUB Building):</w:t>
      </w:r>
    </w:p>
    <w:p w14:paraId="32A62232" w14:textId="77777777" w:rsidR="00A24FEC" w:rsidRPr="009A5060" w:rsidRDefault="00A24FEC" w:rsidP="00C179E5">
      <w:pPr>
        <w:pStyle w:val="BulletListNormal"/>
        <w:spacing w:line="240" w:lineRule="auto"/>
        <w:rPr>
          <w:sz w:val="20"/>
          <w:szCs w:val="24"/>
          <w:lang w:val="en-GB"/>
        </w:rPr>
      </w:pPr>
      <w:r w:rsidRPr="009A5060">
        <w:rPr>
          <w:sz w:val="20"/>
          <w:szCs w:val="24"/>
          <w:lang w:val="en-GB"/>
        </w:rPr>
        <w:t>Cold compressors CC1, CC2, CC3</w:t>
      </w:r>
    </w:p>
    <w:p w14:paraId="2A7AA5B7" w14:textId="77777777" w:rsidR="00A24FEC" w:rsidRPr="009A5060" w:rsidRDefault="00A24FEC" w:rsidP="00C179E5">
      <w:pPr>
        <w:pStyle w:val="BulletListNormal"/>
        <w:spacing w:line="240" w:lineRule="auto"/>
        <w:rPr>
          <w:sz w:val="20"/>
          <w:szCs w:val="24"/>
          <w:lang w:val="en-GB"/>
        </w:rPr>
      </w:pPr>
      <w:r w:rsidRPr="009A5060">
        <w:rPr>
          <w:sz w:val="20"/>
          <w:szCs w:val="24"/>
          <w:lang w:val="en-GB"/>
        </w:rPr>
        <w:lastRenderedPageBreak/>
        <w:t xml:space="preserve">QRB Controls </w:t>
      </w:r>
    </w:p>
    <w:p w14:paraId="3E34373F" w14:textId="77777777" w:rsidR="00A24FEC" w:rsidRPr="009A5060" w:rsidRDefault="00A24FEC" w:rsidP="00C179E5">
      <w:pPr>
        <w:pStyle w:val="BulletListNormal"/>
        <w:spacing w:line="240" w:lineRule="auto"/>
        <w:rPr>
          <w:lang w:val="en-GB"/>
        </w:rPr>
      </w:pPr>
      <w:r w:rsidRPr="009A5060">
        <w:rPr>
          <w:sz w:val="20"/>
          <w:szCs w:val="24"/>
          <w:lang w:val="en-GB"/>
        </w:rPr>
        <w:t>QRB Varia (auxiliary loads and other installed systems)</w:t>
      </w:r>
      <w:r w:rsidRPr="009A5060">
        <w:rPr>
          <w:lang w:val="en-GB"/>
        </w:rPr>
        <w:br/>
      </w:r>
    </w:p>
    <w:p w14:paraId="74383696" w14:textId="77777777" w:rsidR="00A24FEC" w:rsidRPr="009A5060" w:rsidRDefault="00A24FEC" w:rsidP="00C179E5">
      <w:pPr>
        <w:pStyle w:val="RequirementList"/>
        <w:spacing w:line="240" w:lineRule="auto"/>
      </w:pPr>
      <w:bookmarkStart w:id="3616" w:name="_Toc200492383"/>
      <w:bookmarkEnd w:id="3615"/>
      <w:r w:rsidRPr="009A5060">
        <w:t>The Contractor shall provide the complete Low Voltage (LV) distribution system for QPLANT, including LV cabinets, switchboards, and protection devices.</w:t>
      </w:r>
    </w:p>
    <w:p w14:paraId="2B931C5E" w14:textId="77777777" w:rsidR="00A24FEC" w:rsidRPr="009A5060" w:rsidRDefault="00A24FEC" w:rsidP="00C179E5">
      <w:pPr>
        <w:pStyle w:val="RequirementList"/>
        <w:spacing w:line="240" w:lineRule="auto"/>
      </w:pPr>
      <w:r w:rsidRPr="009A5060">
        <w:t>The Contractor shall route, install, and connect all electrical cabling, cable trays, and interfaces for the compressor room, cold box room, and warm helium storage area ‘except for the dedicated supply as per above.</w:t>
      </w:r>
    </w:p>
    <w:p w14:paraId="45B41000" w14:textId="77777777" w:rsidR="00A24FEC" w:rsidRPr="009A5060" w:rsidRDefault="00A24FEC" w:rsidP="00C179E5">
      <w:pPr>
        <w:pStyle w:val="RequirementList"/>
        <w:spacing w:line="240" w:lineRule="auto"/>
      </w:pPr>
      <w:r w:rsidRPr="009A5060">
        <w:t>All electrical design files—including one-line diagrams, layout plans, and protection studies—shall be submitted for SCK CEN approval.  Grounding interfaces shall be connected to SCK CEN-provided terminals in each area.</w:t>
      </w:r>
    </w:p>
    <w:p w14:paraId="27D69F47" w14:textId="77777777" w:rsidR="00A24FEC" w:rsidRPr="009A5060" w:rsidRDefault="00A24FEC" w:rsidP="00C179E5">
      <w:pPr>
        <w:pStyle w:val="RequirementList"/>
        <w:spacing w:line="240" w:lineRule="auto"/>
      </w:pPr>
      <w:r w:rsidRPr="009A5060">
        <w:t>The Contractor shall ensure all QPLANT equipment is connected to the respective building grounding network, fully compliant with IEC 60364 and IEC 61000 EMC requirements.</w:t>
      </w:r>
    </w:p>
    <w:p w14:paraId="6FA92102" w14:textId="77777777" w:rsidR="00A24FEC" w:rsidRPr="009A5060" w:rsidRDefault="00A24FEC" w:rsidP="00C179E5">
      <w:pPr>
        <w:pStyle w:val="RequirementList"/>
        <w:spacing w:line="240" w:lineRule="auto"/>
      </w:pPr>
      <w:r w:rsidRPr="009A5060">
        <w:t>All helium piping, water, air lines, and LV cabling entering each building shall pass through a single shared feedthrough and be connected to equipotential bonding systems to mitigate EMI risks.  EMC best practices and shall apply.</w:t>
      </w:r>
    </w:p>
    <w:p w14:paraId="46644F19" w14:textId="77777777" w:rsidR="00A24FEC" w:rsidRPr="009A5060" w:rsidRDefault="00A24FEC" w:rsidP="00C179E5">
      <w:pPr>
        <w:pStyle w:val="RequirementList"/>
        <w:spacing w:line="240" w:lineRule="auto"/>
      </w:pPr>
      <w:r w:rsidRPr="009A5060">
        <w:t>The Contractor shall define the required UPS backup scope and loads (HMI, PLCs, network, digital I/O) to ensure full operational redundancy in the event of utility loss.  SCK CEN will provide central UPS backup infrastructure.</w:t>
      </w:r>
    </w:p>
    <w:p w14:paraId="113B5836" w14:textId="77777777" w:rsidR="00A24FEC" w:rsidRPr="009A5060" w:rsidRDefault="00A24FEC" w:rsidP="00C179E5">
      <w:pPr>
        <w:pStyle w:val="RequirementList"/>
        <w:spacing w:line="240" w:lineRule="auto"/>
      </w:pPr>
      <w:r w:rsidRPr="009A5060">
        <w:t>The Contractor shall submit a risk-based signal classification and UPS demand report, listing all sensors, transmitters, and I/O requiring backup, subject to SCK CEN approval to finalize UPS system dimensioning.</w:t>
      </w:r>
    </w:p>
    <w:p w14:paraId="2CB3D933" w14:textId="77777777" w:rsidR="00A24FEC" w:rsidRPr="009A5060" w:rsidRDefault="00A24FEC" w:rsidP="00C179E5">
      <w:pPr>
        <w:pStyle w:val="RequirementList"/>
        <w:spacing w:line="240" w:lineRule="auto"/>
      </w:pPr>
      <w:r w:rsidRPr="009A5060">
        <w:t>Where high voltage (HV) or high-power systems exist, embedded controls shall be powered using a dedicated and segregated low-voltage AC feed.  These feeds shall be galvanically isolated from the HV main circuits.</w:t>
      </w:r>
    </w:p>
    <w:bookmarkEnd w:id="3616"/>
    <w:p w14:paraId="0AA03B3E" w14:textId="77777777" w:rsidR="00A24FEC" w:rsidRPr="009A5060" w:rsidRDefault="00A24FEC" w:rsidP="00C179E5">
      <w:pPr>
        <w:pStyle w:val="SysReq3"/>
        <w:spacing w:line="240" w:lineRule="auto"/>
        <w:ind w:left="0"/>
        <w:rPr>
          <w:lang w:val="en-GB"/>
        </w:rPr>
      </w:pPr>
      <w:r w:rsidRPr="009A5060">
        <w:rPr>
          <w:lang w:val="en-GB"/>
        </w:rPr>
        <w:t>In the Offer, the Applicant shall:</w:t>
      </w:r>
    </w:p>
    <w:p w14:paraId="400D7877" w14:textId="77777777" w:rsidR="00A24FEC" w:rsidRPr="009A5060" w:rsidRDefault="00A24FEC" w:rsidP="00C179E5">
      <w:pPr>
        <w:pStyle w:val="SysReq3"/>
        <w:numPr>
          <w:ilvl w:val="0"/>
          <w:numId w:val="49"/>
        </w:numPr>
        <w:spacing w:line="240" w:lineRule="auto"/>
        <w:rPr>
          <w:lang w:val="en-GB"/>
        </w:rPr>
      </w:pPr>
      <w:r w:rsidRPr="009A5060">
        <w:rPr>
          <w:lang w:val="en-GB"/>
        </w:rPr>
        <w:t>Provide the total and per-building load assessments (normal and peak demand) to define final terminal point loads.</w:t>
      </w:r>
    </w:p>
    <w:p w14:paraId="5FD336E2" w14:textId="77777777" w:rsidR="00A24FEC" w:rsidRPr="009A5060" w:rsidRDefault="00A24FEC" w:rsidP="00C179E5">
      <w:pPr>
        <w:pStyle w:val="SysReq3"/>
        <w:numPr>
          <w:ilvl w:val="0"/>
          <w:numId w:val="49"/>
        </w:numPr>
        <w:spacing w:line="240" w:lineRule="auto"/>
        <w:rPr>
          <w:lang w:val="en-GB"/>
        </w:rPr>
      </w:pPr>
      <w:r w:rsidRPr="009A5060">
        <w:rPr>
          <w:lang w:val="en-GB"/>
        </w:rPr>
        <w:t>Submit Single Line Diagram (One Line Diagrams) aligned to the ‘spatial split’ (2 rooms in 2 different buildings and terminal point logic described above.</w:t>
      </w:r>
    </w:p>
    <w:p w14:paraId="44ED6B25" w14:textId="77777777" w:rsidR="00A24FEC" w:rsidRPr="009A5060" w:rsidRDefault="00A24FEC" w:rsidP="00C179E5">
      <w:pPr>
        <w:pStyle w:val="SysReq3"/>
        <w:numPr>
          <w:ilvl w:val="0"/>
          <w:numId w:val="49"/>
        </w:numPr>
        <w:spacing w:line="240" w:lineRule="auto"/>
        <w:rPr>
          <w:lang w:val="en-GB"/>
        </w:rPr>
      </w:pPr>
      <w:r w:rsidRPr="009A5060">
        <w:rPr>
          <w:lang w:val="en-GB"/>
        </w:rPr>
        <w:t>Include a UPS backup proposal, risk analysis, and critical signal identification.</w:t>
      </w:r>
    </w:p>
    <w:p w14:paraId="63344B9F" w14:textId="77777777" w:rsidR="00A24FEC" w:rsidRPr="009A5060" w:rsidRDefault="00A24FEC" w:rsidP="00C179E5">
      <w:pPr>
        <w:pStyle w:val="SysReq3"/>
        <w:numPr>
          <w:ilvl w:val="0"/>
          <w:numId w:val="49"/>
        </w:numPr>
        <w:spacing w:line="240" w:lineRule="auto"/>
        <w:rPr>
          <w:lang w:val="en-GB"/>
        </w:rPr>
      </w:pPr>
      <w:r w:rsidRPr="009A5060">
        <w:rPr>
          <w:lang w:val="en-GB"/>
        </w:rPr>
        <w:t>Confirm EMC and equipotential bonding compliance per IEC 61000 and AD 7.</w:t>
      </w:r>
    </w:p>
    <w:p w14:paraId="68460327" w14:textId="77777777" w:rsidR="00A24FEC" w:rsidRPr="009A5060" w:rsidRDefault="00A24FEC" w:rsidP="00C179E5">
      <w:pPr>
        <w:pStyle w:val="SysReq3"/>
        <w:numPr>
          <w:ilvl w:val="0"/>
          <w:numId w:val="49"/>
        </w:numPr>
        <w:spacing w:line="240" w:lineRule="auto"/>
        <w:rPr>
          <w:lang w:val="en-GB"/>
        </w:rPr>
      </w:pPr>
      <w:r w:rsidRPr="009A5060">
        <w:rPr>
          <w:lang w:val="en-GB"/>
        </w:rPr>
        <w:t>Declare isolation strategies for embedded electronics in HV environments and list any required auxiliary supplies.</w:t>
      </w:r>
    </w:p>
    <w:p w14:paraId="60F3DAB0" w14:textId="77777777" w:rsidR="00A24FEC" w:rsidRPr="001D7A85" w:rsidRDefault="00A24FEC" w:rsidP="00C179E5">
      <w:pPr>
        <w:pStyle w:val="Heading4numbered"/>
        <w:rPr>
          <w:sz w:val="20"/>
          <w:lang w:val="en-GB"/>
        </w:rPr>
      </w:pPr>
      <w:bookmarkStart w:id="3617" w:name="_Ref190780127"/>
      <w:bookmarkStart w:id="3618" w:name="_Toc200492391"/>
      <w:bookmarkStart w:id="3619" w:name="_Toc202536205"/>
      <w:bookmarkStart w:id="3620" w:name="_Toc202536905"/>
      <w:r w:rsidRPr="001D7A85">
        <w:rPr>
          <w:sz w:val="20"/>
          <w:lang w:val="en-GB"/>
        </w:rPr>
        <w:t>Interfaces with the Water-Cooling Loop</w:t>
      </w:r>
      <w:bookmarkEnd w:id="3617"/>
      <w:bookmarkEnd w:id="3618"/>
      <w:bookmarkEnd w:id="3619"/>
      <w:bookmarkEnd w:id="3620"/>
      <w:r w:rsidRPr="001D7A85">
        <w:rPr>
          <w:sz w:val="20"/>
          <w:lang w:val="en-GB"/>
        </w:rPr>
        <w:t xml:space="preserve"> (NA.PS01.PAB12)</w:t>
      </w:r>
    </w:p>
    <w:p w14:paraId="061984E2" w14:textId="77777777" w:rsidR="00A24FEC" w:rsidRPr="009A5060" w:rsidRDefault="00A24FEC" w:rsidP="00C179E5">
      <w:pPr>
        <w:spacing w:line="240" w:lineRule="auto"/>
      </w:pPr>
      <w:r w:rsidRPr="009A5060">
        <w:t>Cooling water (mixture with 40 % of propylene glycol) in the compressor room for the warm compressors and in the cold box room for rotating machines (turbines, cold compressors, pumping system) will be provided by SCK CEN site at one point (supply and return) in each building at the dedicated technical rooms (Compressor Room and Cold Box Room).</w:t>
      </w:r>
    </w:p>
    <w:p w14:paraId="1C0B77A5" w14:textId="77777777" w:rsidR="00A24FEC" w:rsidRPr="009A5060" w:rsidRDefault="00A24FEC" w:rsidP="00C179E5">
      <w:pPr>
        <w:spacing w:line="240" w:lineRule="auto"/>
      </w:pPr>
      <w:r w:rsidRPr="009A5060">
        <w:t>The nominal cooling water temperature supply is 27°C (+/- 2°C) with an expected temperature difference around 10°C (T</w:t>
      </w:r>
      <w:r w:rsidRPr="009A5060">
        <w:rPr>
          <w:vertAlign w:val="subscript"/>
        </w:rPr>
        <w:t>return</w:t>
      </w:r>
      <w:r w:rsidRPr="009A5060">
        <w:t>-T</w:t>
      </w:r>
      <w:r w:rsidRPr="009A5060">
        <w:rPr>
          <w:vertAlign w:val="subscript"/>
        </w:rPr>
        <w:t>supply</w:t>
      </w:r>
      <w:r w:rsidRPr="009A5060">
        <w:t>).  The Maximum supply temperature is 29 °C.</w:t>
      </w:r>
    </w:p>
    <w:p w14:paraId="7EF9A87D" w14:textId="77777777" w:rsidR="00A24FEC" w:rsidRPr="009A5060" w:rsidRDefault="00A24FEC" w:rsidP="00C179E5">
      <w:pPr>
        <w:spacing w:line="240" w:lineRule="auto"/>
      </w:pPr>
      <w:r w:rsidRPr="009A5060">
        <w:rPr>
          <w:highlight w:val="green"/>
        </w:rPr>
        <w:t>Water supply pressure is of 10 bar can be assumed; physiochemical properties are given by:</w:t>
      </w:r>
      <w:r w:rsidRPr="009A5060">
        <w:br/>
      </w:r>
      <w:r w:rsidRPr="009A5060">
        <w:br/>
      </w:r>
    </w:p>
    <w:p w14:paraId="4AC1C26A" w14:textId="77777777" w:rsidR="00A24FEC" w:rsidRPr="009A5060" w:rsidRDefault="00A24FEC" w:rsidP="00C179E5">
      <w:pPr>
        <w:pStyle w:val="RequirementList"/>
        <w:spacing w:line="240" w:lineRule="auto"/>
      </w:pPr>
      <w:bookmarkStart w:id="3621" w:name="_Toc200492392"/>
      <w:r w:rsidRPr="009A5060">
        <w:t xml:space="preserve">The Contractor shall assume a maximum supply of cooling water 100 m3/h of 40% glycol. </w:t>
      </w:r>
    </w:p>
    <w:p w14:paraId="064C31DB" w14:textId="77777777" w:rsidR="00A24FEC" w:rsidRPr="009A5060" w:rsidRDefault="00A24FEC" w:rsidP="00C179E5">
      <w:pPr>
        <w:pStyle w:val="RequirementList"/>
        <w:spacing w:line="240" w:lineRule="auto"/>
      </w:pPr>
      <w:r w:rsidRPr="009A5060">
        <w:t>The Contractor shall provide the cooling water expected consumption at the end of the Conceptual Design phase.</w:t>
      </w:r>
      <w:bookmarkEnd w:id="3621"/>
    </w:p>
    <w:p w14:paraId="34214DC4" w14:textId="77777777" w:rsidR="00A24FEC" w:rsidRPr="009A5060" w:rsidRDefault="00A24FEC" w:rsidP="00C179E5">
      <w:pPr>
        <w:pStyle w:val="RequirementList"/>
        <w:spacing w:line="240" w:lineRule="auto"/>
      </w:pPr>
      <w:bookmarkStart w:id="3622" w:name="_Toc200492393"/>
      <w:r w:rsidRPr="009A5060">
        <w:t>The Contractor shall distribute the cooling water inside the dedicated technical rooms to the different QPLANT users.  The scheme of the cooling water distribution in the buildings shall be subject to approval by SCK CEN.</w:t>
      </w:r>
      <w:bookmarkEnd w:id="3622"/>
    </w:p>
    <w:p w14:paraId="7CB11C4F" w14:textId="77777777" w:rsidR="00A24FEC" w:rsidRPr="009A5060" w:rsidRDefault="00A24FEC" w:rsidP="00C179E5">
      <w:pPr>
        <w:pStyle w:val="RequirementList"/>
        <w:spacing w:line="240" w:lineRule="auto"/>
      </w:pPr>
      <w:bookmarkStart w:id="3623" w:name="_Toc200492394"/>
      <w:r w:rsidRPr="009A5060">
        <w:lastRenderedPageBreak/>
        <w:t>The Contractor shall install all necessary instrumentation and additional control elements to measure/control temperature, pressure and mass flow rate of the cooling water loops.</w:t>
      </w:r>
      <w:bookmarkEnd w:id="3623"/>
    </w:p>
    <w:p w14:paraId="3198072C" w14:textId="77777777" w:rsidR="00A24FEC" w:rsidRPr="009A5060" w:rsidRDefault="00A24FEC" w:rsidP="00C179E5">
      <w:pPr>
        <w:pStyle w:val="RequirementList"/>
        <w:spacing w:line="240" w:lineRule="auto"/>
      </w:pPr>
      <w:bookmarkStart w:id="3624" w:name="_Toc200492395"/>
      <w:r w:rsidRPr="009A5060">
        <w:t>The Contractor shall provide local drains considering that the draining of cooling water is a glycol type waste and therefore needs to be connected to the SCK CEN PS03 system.</w:t>
      </w:r>
      <w:bookmarkEnd w:id="3624"/>
    </w:p>
    <w:p w14:paraId="30580238" w14:textId="77777777" w:rsidR="00A24FEC" w:rsidRPr="001D7A85" w:rsidRDefault="00A24FEC" w:rsidP="00C179E5">
      <w:pPr>
        <w:pStyle w:val="Heading4numbered"/>
        <w:rPr>
          <w:sz w:val="20"/>
          <w:lang w:val="en-GB"/>
        </w:rPr>
      </w:pPr>
      <w:bookmarkStart w:id="3625" w:name="_Toc200492396"/>
      <w:bookmarkStart w:id="3626" w:name="_Toc202536206"/>
      <w:bookmarkStart w:id="3627" w:name="_Toc202536906"/>
      <w:r w:rsidRPr="001D7A85">
        <w:rPr>
          <w:sz w:val="20"/>
          <w:lang w:val="en-GB"/>
        </w:rPr>
        <w:t>Interfaces with Instrument Air System (NA.PS05.XXX</w:t>
      </w:r>
      <w:bookmarkEnd w:id="3625"/>
      <w:bookmarkEnd w:id="3626"/>
      <w:bookmarkEnd w:id="3627"/>
      <w:r w:rsidRPr="001D7A85">
        <w:rPr>
          <w:sz w:val="20"/>
          <w:lang w:val="en-GB"/>
        </w:rPr>
        <w:t>)</w:t>
      </w:r>
    </w:p>
    <w:p w14:paraId="3B59F303" w14:textId="77777777" w:rsidR="00A24FEC" w:rsidRPr="009A5060" w:rsidRDefault="00A24FEC" w:rsidP="00C179E5">
      <w:pPr>
        <w:pStyle w:val="RequirementList"/>
        <w:spacing w:line="240" w:lineRule="auto"/>
      </w:pPr>
      <w:r w:rsidRPr="009A5060">
        <w:t>Instrument air in the compressor room and in the cold box room will be provided by SCK CEN site at one point in each of the dedicated technical rooms.  Instrument air pressure will be around 9 bar with a dew point lower than -40 °C.  For the QPLANT, a maximum of 50 Nm3/h of compressed air will be available.</w:t>
      </w:r>
    </w:p>
    <w:p w14:paraId="04CC9DAC" w14:textId="77777777" w:rsidR="00A24FEC" w:rsidRPr="009A5060" w:rsidRDefault="00A24FEC" w:rsidP="00C179E5">
      <w:pPr>
        <w:pStyle w:val="RequirementList"/>
        <w:spacing w:line="240" w:lineRule="auto"/>
      </w:pPr>
      <w:bookmarkStart w:id="3628" w:name="_Toc200492397"/>
      <w:r w:rsidRPr="009A5060">
        <w:t>The Contractor shall provide the compressed air needs at the end of the Conceptual Design phase.</w:t>
      </w:r>
      <w:bookmarkEnd w:id="3628"/>
    </w:p>
    <w:p w14:paraId="38C99252" w14:textId="77777777" w:rsidR="00A24FEC" w:rsidRPr="009A5060" w:rsidRDefault="00A24FEC" w:rsidP="00C179E5">
      <w:pPr>
        <w:pStyle w:val="RequirementList"/>
        <w:spacing w:line="240" w:lineRule="auto"/>
      </w:pPr>
      <w:bookmarkStart w:id="3629" w:name="_Toc200492398"/>
      <w:r w:rsidRPr="009A5060">
        <w:t>The Contractor shall distribute the compressed air inside the dedicated technical rooms to the different QPLANT users.  The scheme of the compressed air distribution shall be submitted to SCK CEN’s approval.</w:t>
      </w:r>
      <w:bookmarkEnd w:id="3629"/>
    </w:p>
    <w:p w14:paraId="27FF2E87" w14:textId="77777777" w:rsidR="00A24FEC" w:rsidRPr="001D7A85" w:rsidRDefault="00A24FEC" w:rsidP="00C179E5">
      <w:pPr>
        <w:pStyle w:val="Heading4numbered"/>
        <w:rPr>
          <w:sz w:val="20"/>
          <w:lang w:val="en-GB"/>
        </w:rPr>
      </w:pPr>
      <w:bookmarkStart w:id="3630" w:name="_Toc200492399"/>
      <w:bookmarkStart w:id="3631" w:name="_Ref201940876"/>
      <w:bookmarkStart w:id="3632" w:name="_Toc202536207"/>
      <w:bookmarkStart w:id="3633" w:name="_Toc202536907"/>
      <w:r w:rsidRPr="001D7A85">
        <w:rPr>
          <w:sz w:val="20"/>
          <w:lang w:val="en-GB"/>
        </w:rPr>
        <w:t>Interfaces with HVAC</w:t>
      </w:r>
      <w:bookmarkEnd w:id="3630"/>
      <w:bookmarkEnd w:id="3631"/>
      <w:bookmarkEnd w:id="3632"/>
      <w:bookmarkEnd w:id="3633"/>
      <w:r w:rsidRPr="001D7A85">
        <w:rPr>
          <w:sz w:val="20"/>
          <w:lang w:val="en-GB"/>
        </w:rPr>
        <w:t xml:space="preserve"> (NA.HV02/3)</w:t>
      </w:r>
    </w:p>
    <w:p w14:paraId="03A8C99D" w14:textId="77777777" w:rsidR="00A24FEC" w:rsidRPr="009A5060" w:rsidRDefault="00A24FEC" w:rsidP="00C179E5">
      <w:pPr>
        <w:spacing w:line="240" w:lineRule="auto"/>
        <w:rPr>
          <w:i/>
          <w:iCs/>
          <w:u w:color="034694" w:themeColor="accent4"/>
          <w:lang w:eastAsia="fr-FR"/>
        </w:rPr>
      </w:pPr>
      <w:bookmarkStart w:id="3634" w:name="_Toc200492033"/>
      <w:r w:rsidRPr="009A5060">
        <w:rPr>
          <w:i/>
          <w:iCs/>
          <w:u w:color="034694" w:themeColor="accent4"/>
          <w:lang w:eastAsia="fr-FR"/>
        </w:rPr>
        <w:t>In the offer, the Applicant shall specify the terminal point(s) of the HP compressors to the HVAC system including duct cross-section, air-flow rate, and interface flange type.</w:t>
      </w:r>
      <w:bookmarkEnd w:id="3634"/>
    </w:p>
    <w:p w14:paraId="7D4B33F8" w14:textId="77777777" w:rsidR="00A24FEC" w:rsidRPr="009A5060" w:rsidRDefault="00A24FEC" w:rsidP="00C179E5">
      <w:pPr>
        <w:pStyle w:val="regular"/>
        <w:spacing w:line="240" w:lineRule="auto"/>
      </w:pPr>
    </w:p>
    <w:p w14:paraId="4915AA2D" w14:textId="77777777" w:rsidR="00A24FEC" w:rsidRPr="009A5060" w:rsidRDefault="00A24FEC" w:rsidP="00C179E5">
      <w:pPr>
        <w:pStyle w:val="RequirementList"/>
        <w:spacing w:line="240" w:lineRule="auto"/>
      </w:pPr>
      <w:bookmarkStart w:id="3635" w:name="_Toc195629619"/>
      <w:bookmarkStart w:id="3636" w:name="_Toc200492400"/>
      <w:bookmarkStart w:id="3637" w:name="_Toc195629625"/>
      <w:r w:rsidRPr="009A5060">
        <w:t>The Contractor shall provide a quantitative analysis of heat dissipation to the HVAC system covering:</w:t>
      </w:r>
      <w:bookmarkEnd w:id="3635"/>
      <w:bookmarkEnd w:id="3636"/>
    </w:p>
    <w:p w14:paraId="5F2E6E91" w14:textId="77777777" w:rsidR="00A24FEC" w:rsidRPr="009A5060" w:rsidRDefault="00A24FEC" w:rsidP="00C179E5">
      <w:pPr>
        <w:pStyle w:val="RequirementList"/>
        <w:numPr>
          <w:ilvl w:val="1"/>
          <w:numId w:val="15"/>
        </w:numPr>
        <w:spacing w:line="240" w:lineRule="auto"/>
      </w:pPr>
      <w:bookmarkStart w:id="3638" w:name="_Toc195629620"/>
      <w:bookmarkStart w:id="3639" w:name="_Toc200492401"/>
      <w:r w:rsidRPr="009A5060">
        <w:t>Heat load to (compressor and cold box) room and cooling air (in kW) for steady state (24 and 30 QCELL) operational and standby</w:t>
      </w:r>
      <w:bookmarkEnd w:id="3638"/>
      <w:r w:rsidRPr="009A5060">
        <w:t xml:space="preserve"> scenarios.</w:t>
      </w:r>
      <w:bookmarkEnd w:id="3639"/>
    </w:p>
    <w:p w14:paraId="135491F0" w14:textId="77777777" w:rsidR="00A24FEC" w:rsidRPr="009A5060" w:rsidRDefault="00A24FEC" w:rsidP="00C179E5">
      <w:pPr>
        <w:pStyle w:val="RequirementList"/>
        <w:numPr>
          <w:ilvl w:val="1"/>
          <w:numId w:val="15"/>
        </w:numPr>
        <w:spacing w:line="240" w:lineRule="auto"/>
      </w:pPr>
      <w:bookmarkStart w:id="3640" w:name="_Toc195629621"/>
      <w:bookmarkStart w:id="3641" w:name="_Toc200492402"/>
      <w:r w:rsidRPr="009A5060">
        <w:t>Validation of SCK CEN provided exhaust routing to designated HVAC intake points during commissioning and acceptance testing.</w:t>
      </w:r>
      <w:bookmarkEnd w:id="3640"/>
      <w:bookmarkEnd w:id="3641"/>
    </w:p>
    <w:p w14:paraId="2E6F4ED3" w14:textId="77777777" w:rsidR="00A24FEC" w:rsidRPr="009A5060" w:rsidRDefault="00A24FEC" w:rsidP="00C179E5">
      <w:pPr>
        <w:pStyle w:val="RequirementList"/>
        <w:spacing w:line="240" w:lineRule="auto"/>
      </w:pPr>
      <w:bookmarkStart w:id="3642" w:name="_Toc200492403"/>
      <w:bookmarkEnd w:id="3637"/>
      <w:r w:rsidRPr="009A5060">
        <w:t>The Contractor shall ensure the integration of the HP compressor exhaust ducting with the Compressor Room HVAC system (WCS in CCB).  SCK CEN provides extraction from defined scope boundary.</w:t>
      </w:r>
      <w:bookmarkEnd w:id="3642"/>
    </w:p>
    <w:p w14:paraId="7F2FB5B0" w14:textId="77777777" w:rsidR="00A24FEC" w:rsidRPr="009A5060" w:rsidRDefault="00A24FEC" w:rsidP="00C179E5">
      <w:pPr>
        <w:pStyle w:val="RequirementList"/>
        <w:spacing w:line="240" w:lineRule="auto"/>
      </w:pPr>
      <w:r w:rsidRPr="009A5060">
        <w:t>The total heat dissipated by the WCS to the surrounding air shall not exceed 120 kW under any steady-state operating condition (including HVAC load from HP compressor ducts).</w:t>
      </w:r>
    </w:p>
    <w:p w14:paraId="645A1440" w14:textId="77777777" w:rsidR="00A24FEC" w:rsidRPr="009A5060" w:rsidRDefault="00A24FEC" w:rsidP="00C179E5">
      <w:pPr>
        <w:pStyle w:val="RequirementList"/>
        <w:numPr>
          <w:ilvl w:val="0"/>
          <w:numId w:val="0"/>
        </w:numPr>
        <w:spacing w:line="240" w:lineRule="auto"/>
        <w:ind w:left="142"/>
      </w:pPr>
    </w:p>
    <w:p w14:paraId="6EC7CA11" w14:textId="77777777" w:rsidR="00A24FEC" w:rsidRPr="009A5060" w:rsidRDefault="00A24FEC" w:rsidP="00C179E5">
      <w:pPr>
        <w:pStyle w:val="SysReq3"/>
        <w:spacing w:line="240" w:lineRule="auto"/>
        <w:ind w:left="0"/>
        <w:rPr>
          <w:lang w:val="en-GB"/>
        </w:rPr>
      </w:pPr>
      <w:bookmarkStart w:id="3643" w:name="_Toc200492404"/>
      <w:r w:rsidRPr="009A5060">
        <w:rPr>
          <w:lang w:val="en-GB"/>
        </w:rPr>
        <w:t>In the offer, the Applicant shall furnish interface (HP compressor exhaust outlet/terminal points) quantitative data (heat dissipation, flow rates, pressure drop, …)</w:t>
      </w:r>
      <w:bookmarkEnd w:id="3643"/>
    </w:p>
    <w:p w14:paraId="019FE0D2" w14:textId="77777777" w:rsidR="00A24FEC" w:rsidRPr="009A5060" w:rsidRDefault="00A24FEC" w:rsidP="00C179E5">
      <w:pPr>
        <w:pStyle w:val="SysReq3"/>
        <w:spacing w:line="240" w:lineRule="auto"/>
        <w:ind w:left="0"/>
        <w:rPr>
          <w:lang w:val="en-GB"/>
        </w:rPr>
      </w:pPr>
      <w:bookmarkStart w:id="3644" w:name="_Toc200492405"/>
      <w:bookmarkEnd w:id="3644"/>
    </w:p>
    <w:p w14:paraId="6D808877" w14:textId="77777777" w:rsidR="00A24FEC" w:rsidRPr="009A5060" w:rsidRDefault="00A24FEC" w:rsidP="00C179E5">
      <w:pPr>
        <w:pStyle w:val="SysReq3"/>
        <w:spacing w:line="240" w:lineRule="auto"/>
        <w:ind w:left="0"/>
        <w:rPr>
          <w:lang w:val="en-GB"/>
        </w:rPr>
      </w:pPr>
      <w:r w:rsidRPr="009A5060">
        <w:rPr>
          <w:lang w:val="en-GB"/>
        </w:rPr>
        <w:t>In the offer, The Applicant shall quantify flow rates, temperatures (maximum, nominal, minimum), and provide outlet dimensions and fixed interface and terminal point definition.  The allowable pressure drop from the compressor to the outside shall be specified.</w:t>
      </w:r>
    </w:p>
    <w:p w14:paraId="77003590" w14:textId="77777777" w:rsidR="00A24FEC" w:rsidRPr="001D7A85" w:rsidRDefault="00A24FEC" w:rsidP="00C179E5">
      <w:pPr>
        <w:pStyle w:val="Heading4numbered"/>
        <w:rPr>
          <w:sz w:val="20"/>
          <w:lang w:val="en-GB"/>
        </w:rPr>
      </w:pPr>
      <w:r w:rsidRPr="001D7A85">
        <w:rPr>
          <w:sz w:val="20"/>
          <w:lang w:val="en-GB"/>
        </w:rPr>
        <w:t>Heat recovery</w:t>
      </w:r>
    </w:p>
    <w:p w14:paraId="5E13D61D" w14:textId="77777777" w:rsidR="00A24FEC" w:rsidRPr="009A5060" w:rsidRDefault="00A24FEC" w:rsidP="00C179E5">
      <w:pPr>
        <w:spacing w:line="240" w:lineRule="auto"/>
      </w:pPr>
      <w:r w:rsidRPr="009A5060">
        <w:t xml:space="preserve">The heat produced by the LP/HP compressor is to be partially recovered to supply a heating system only operating when there is a need for hot water.  </w:t>
      </w:r>
    </w:p>
    <w:p w14:paraId="3A09F9AA" w14:textId="19E531D0" w:rsidR="00A24FEC" w:rsidRPr="009A5060" w:rsidRDefault="00A24FEC" w:rsidP="00C179E5">
      <w:pPr>
        <w:pStyle w:val="RequirementList"/>
        <w:spacing w:line="240" w:lineRule="auto"/>
      </w:pPr>
      <w:r w:rsidRPr="009A5060">
        <w:t xml:space="preserve">At least 65 % of the compression power dissipated as heat by the LP and HP compressors shall be recoverable via the site hot water network (40/50°C) described in </w:t>
      </w:r>
      <w:r w:rsidRPr="009A5060">
        <w:fldChar w:fldCharType="begin"/>
      </w:r>
      <w:r w:rsidRPr="009A5060">
        <w:instrText xml:space="preserve"> REF _Ref201940876 \r \h  \* MERGEFORMAT </w:instrText>
      </w:r>
      <w:r w:rsidRPr="009A5060">
        <w:fldChar w:fldCharType="separate"/>
      </w:r>
      <w:r w:rsidR="00041F61">
        <w:t>3.8.2.4</w:t>
      </w:r>
      <w:r w:rsidRPr="009A5060">
        <w:fldChar w:fldCharType="end"/>
      </w:r>
      <w:r w:rsidRPr="009A5060">
        <w:t xml:space="preserve">. </w:t>
      </w:r>
    </w:p>
    <w:p w14:paraId="2BBBD483" w14:textId="77777777" w:rsidR="00A24FEC" w:rsidRPr="009A5060" w:rsidRDefault="00A24FEC" w:rsidP="00C179E5">
      <w:pPr>
        <w:pStyle w:val="RequirementList"/>
        <w:numPr>
          <w:ilvl w:val="0"/>
          <w:numId w:val="0"/>
        </w:numPr>
        <w:spacing w:line="240" w:lineRule="auto"/>
        <w:ind w:left="720"/>
      </w:pPr>
      <w:r w:rsidRPr="009A5060">
        <w:t xml:space="preserve">The heat-recovery function shall operate only when a hot-water demand signal is present. </w:t>
      </w:r>
    </w:p>
    <w:p w14:paraId="5FD472B0" w14:textId="77777777" w:rsidR="00A24FEC" w:rsidRPr="009A5060" w:rsidRDefault="00A24FEC" w:rsidP="00C179E5">
      <w:pPr>
        <w:pStyle w:val="RequirementList"/>
        <w:spacing w:line="240" w:lineRule="auto"/>
      </w:pPr>
      <w:r w:rsidRPr="009A5060">
        <w:t>The Contractor shall demonstrate, by heat-balance calculations, that the recovered-water temperature and the percentage of heat recovered meet the 65 % target when the cooling-water supply temperature is 27 °C.</w:t>
      </w:r>
    </w:p>
    <w:p w14:paraId="7440C69E" w14:textId="77777777" w:rsidR="00A24FEC" w:rsidRPr="009A5060" w:rsidRDefault="00A24FEC" w:rsidP="00C179E5">
      <w:pPr>
        <w:pStyle w:val="SysReq3"/>
        <w:spacing w:line="240" w:lineRule="auto"/>
        <w:ind w:left="0"/>
        <w:rPr>
          <w:lang w:val="en-GB"/>
        </w:rPr>
      </w:pPr>
      <w:r w:rsidRPr="009A5060">
        <w:rPr>
          <w:lang w:val="en-GB"/>
        </w:rPr>
        <w:t>In the offer, the applicant shall quantify the expected heat recovery per operating scenario)</w:t>
      </w:r>
    </w:p>
    <w:p w14:paraId="74107ED3" w14:textId="77777777" w:rsidR="00A24FEC" w:rsidRPr="009A5060" w:rsidRDefault="00A24FEC" w:rsidP="00C179E5">
      <w:pPr>
        <w:pStyle w:val="ListNumber2"/>
        <w:numPr>
          <w:ilvl w:val="0"/>
          <w:numId w:val="0"/>
        </w:numPr>
        <w:spacing w:line="240" w:lineRule="auto"/>
        <w:ind w:left="643" w:hanging="360"/>
        <w:rPr>
          <w:lang w:eastAsia="fr-FR"/>
        </w:rPr>
      </w:pPr>
    </w:p>
    <w:p w14:paraId="17DA6884" w14:textId="77777777" w:rsidR="005B2E2E" w:rsidRPr="009A5060" w:rsidRDefault="005B2E2E" w:rsidP="00C179E5">
      <w:pPr>
        <w:pStyle w:val="Heading3numbered"/>
        <w:spacing w:line="240" w:lineRule="auto"/>
      </w:pPr>
      <w:bookmarkStart w:id="3645" w:name="_Toc216340958"/>
      <w:r w:rsidRPr="009A5060">
        <w:t>Interfaces with the site</w:t>
      </w:r>
      <w:bookmarkStart w:id="3646" w:name="_Toc97036591"/>
      <w:bookmarkEnd w:id="3610"/>
      <w:bookmarkEnd w:id="3611"/>
      <w:bookmarkEnd w:id="3612"/>
      <w:bookmarkEnd w:id="3613"/>
      <w:bookmarkEnd w:id="3645"/>
    </w:p>
    <w:p w14:paraId="30E856B0" w14:textId="472EA88E" w:rsidR="005B2E2E" w:rsidRPr="009A5060" w:rsidRDefault="00F038E3" w:rsidP="00C179E5">
      <w:pPr>
        <w:pStyle w:val="regular"/>
        <w:spacing w:line="240" w:lineRule="auto"/>
      </w:pPr>
      <w:r w:rsidRPr="009A5060">
        <w:rPr>
          <w:rStyle w:val="Style1Char"/>
          <w:rFonts w:eastAsia="Calibri"/>
          <w:color w:val="auto"/>
        </w:rPr>
        <w:lastRenderedPageBreak/>
        <w:fldChar w:fldCharType="begin"/>
      </w:r>
      <w:r w:rsidRPr="009A5060">
        <w:rPr>
          <w:rStyle w:val="Style1Char"/>
          <w:rFonts w:eastAsia="Calibri"/>
          <w:color w:val="auto"/>
        </w:rPr>
        <w:instrText xml:space="preserve"> REF _Ref190681166 \h </w:instrText>
      </w:r>
      <w:r w:rsidR="00FB79A6" w:rsidRPr="009A5060">
        <w:rPr>
          <w:rStyle w:val="Style1Char"/>
          <w:rFonts w:eastAsia="Calibri"/>
          <w:color w:val="auto"/>
        </w:rPr>
        <w:instrText xml:space="preserve"> \* MERGEFORMAT </w:instrText>
      </w:r>
      <w:r w:rsidRPr="009A5060">
        <w:rPr>
          <w:rStyle w:val="Style1Char"/>
          <w:rFonts w:eastAsia="Calibri"/>
          <w:color w:val="auto"/>
        </w:rPr>
      </w:r>
      <w:r w:rsidRPr="009A5060">
        <w:rPr>
          <w:rStyle w:val="Style1Char"/>
          <w:rFonts w:eastAsia="Calibri"/>
          <w:color w:val="auto"/>
        </w:rPr>
        <w:fldChar w:fldCharType="separate"/>
      </w:r>
      <w:bookmarkStart w:id="3647" w:name="_Toc216340959"/>
      <w:r w:rsidR="00041F61" w:rsidRPr="00041F61">
        <w:rPr>
          <w:rStyle w:val="Style1Char"/>
          <w:rFonts w:eastAsia="Calibri"/>
          <w:color w:val="auto"/>
        </w:rPr>
        <w:t>Figure 2</w:t>
      </w:r>
      <w:bookmarkEnd w:id="3647"/>
      <w:r w:rsidRPr="009A5060">
        <w:rPr>
          <w:rStyle w:val="Style1Char"/>
          <w:rFonts w:eastAsia="Calibri"/>
          <w:color w:val="auto"/>
        </w:rPr>
        <w:fldChar w:fldCharType="end"/>
      </w:r>
      <w:r w:rsidRPr="009A5060">
        <w:t xml:space="preserve"> </w:t>
      </w:r>
      <w:r w:rsidR="005B2E2E" w:rsidRPr="009A5060">
        <w:t>gives an overview of the building</w:t>
      </w:r>
      <w:r w:rsidR="005267D3" w:rsidRPr="009A5060">
        <w:t>s</w:t>
      </w:r>
      <w:r w:rsidR="005B2E2E" w:rsidRPr="009A5060">
        <w:t xml:space="preserve"> </w:t>
      </w:r>
      <w:r w:rsidR="005267D3" w:rsidRPr="009A5060">
        <w:t>on site</w:t>
      </w:r>
      <w:r w:rsidR="00EA7164" w:rsidRPr="009A5060">
        <w:t xml:space="preserve"> (details are </w:t>
      </w:r>
      <w:r w:rsidR="00EA7164" w:rsidRPr="009A5060">
        <w:rPr>
          <w:sz w:val="18"/>
          <w:szCs w:val="20"/>
        </w:rPr>
        <w:t xml:space="preserve">given in </w:t>
      </w:r>
      <w:r w:rsidR="00EA7164" w:rsidRPr="009A5060">
        <w:t>[AD1])</w:t>
      </w:r>
      <w:r w:rsidR="007A2C67" w:rsidRPr="009A5060">
        <w:t xml:space="preserve">. </w:t>
      </w:r>
      <w:r w:rsidR="00900B24" w:rsidRPr="009A5060">
        <w:t xml:space="preserve"> </w:t>
      </w:r>
      <w:r w:rsidR="005B2E2E" w:rsidRPr="009A5060">
        <w:t xml:space="preserve">The </w:t>
      </w:r>
      <w:r w:rsidR="005267D3" w:rsidRPr="009A5060">
        <w:t xml:space="preserve">QCELLs </w:t>
      </w:r>
      <w:r w:rsidRPr="009A5060">
        <w:t>are in</w:t>
      </w:r>
      <w:r w:rsidR="005B2E2E" w:rsidRPr="009A5060">
        <w:t xml:space="preserve"> the tunnel (LTU)</w:t>
      </w:r>
      <w:r w:rsidR="007A2C67" w:rsidRPr="009A5060">
        <w:t xml:space="preserve">.  </w:t>
      </w:r>
      <w:r w:rsidR="005B2E2E" w:rsidRPr="009A5060">
        <w:t xml:space="preserve">The QRB </w:t>
      </w:r>
      <w:r w:rsidRPr="009A5060">
        <w:t>is in</w:t>
      </w:r>
      <w:r w:rsidR="005B2E2E" w:rsidRPr="009A5060">
        <w:t xml:space="preserve"> the cold box room and the </w:t>
      </w:r>
      <w:r w:rsidR="00723DA0" w:rsidRPr="009A5060">
        <w:t>WCS</w:t>
      </w:r>
      <w:r w:rsidR="005B2E2E" w:rsidRPr="009A5060">
        <w:t xml:space="preserve"> in the compressor room (CCB)</w:t>
      </w:r>
      <w:r w:rsidR="007A2C67" w:rsidRPr="009A5060">
        <w:t xml:space="preserve">.  </w:t>
      </w:r>
      <w:r w:rsidR="001C410D" w:rsidRPr="009A5060">
        <w:t xml:space="preserve">A transport distance of ~65 m applies. </w:t>
      </w:r>
    </w:p>
    <w:p w14:paraId="5FBC0224" w14:textId="650A87FB" w:rsidR="009205DF" w:rsidRPr="009A5060" w:rsidRDefault="009205DF" w:rsidP="00C179E5">
      <w:pPr>
        <w:pStyle w:val="RequirementList"/>
        <w:spacing w:line="240" w:lineRule="auto"/>
      </w:pPr>
      <w:bookmarkStart w:id="3648" w:name="_Toc200492362"/>
      <w:r w:rsidRPr="009A5060">
        <w:t xml:space="preserve">The </w:t>
      </w:r>
      <w:r w:rsidR="00947F24" w:rsidRPr="009A5060">
        <w:t>QPLANT</w:t>
      </w:r>
      <w:r w:rsidRPr="009A5060">
        <w:t xml:space="preserve"> shall be designed to </w:t>
      </w:r>
      <w:r w:rsidR="00EA7164" w:rsidRPr="009A5060">
        <w:t xml:space="preserve">meet </w:t>
      </w:r>
      <w:r w:rsidRPr="009A5060">
        <w:t>the site constraints (buildings, rooms) given in</w:t>
      </w:r>
      <w:r w:rsidR="00712175" w:rsidRPr="009A5060">
        <w:t xml:space="preserve"> AD1</w:t>
      </w:r>
      <w:r w:rsidRPr="009A5060">
        <w:t>.</w:t>
      </w:r>
      <w:bookmarkEnd w:id="3648"/>
    </w:p>
    <w:p w14:paraId="4AAB00DC" w14:textId="4F4F3BE1" w:rsidR="005B2E2E" w:rsidRPr="009A5060" w:rsidRDefault="00EA7164" w:rsidP="00C179E5">
      <w:pPr>
        <w:pStyle w:val="RequirementList"/>
        <w:spacing w:line="240" w:lineRule="auto"/>
      </w:pPr>
      <w:bookmarkStart w:id="3649" w:name="_Toc200492363"/>
      <w:r w:rsidRPr="009A5060">
        <w:t>T</w:t>
      </w:r>
      <w:r w:rsidR="00CC309F" w:rsidRPr="009A5060">
        <w:t xml:space="preserve">he Contractor shall provide </w:t>
      </w:r>
      <w:r w:rsidR="005B2E2E" w:rsidRPr="009A5060">
        <w:t xml:space="preserve">the general assembly drawings with </w:t>
      </w:r>
      <w:r w:rsidR="00947F24" w:rsidRPr="009A5060">
        <w:t>QPLANT</w:t>
      </w:r>
      <w:r w:rsidR="005B2E2E" w:rsidRPr="009A5060">
        <w:t xml:space="preserve"> components and 3D models</w:t>
      </w:r>
      <w:r w:rsidR="007A2C67" w:rsidRPr="009A5060">
        <w:t xml:space="preserve">.  </w:t>
      </w:r>
      <w:r w:rsidR="005B2E2E" w:rsidRPr="009A5060">
        <w:t xml:space="preserve">(*.step files </w:t>
      </w:r>
      <w:r w:rsidR="00F92D5A" w:rsidRPr="009A5060">
        <w:t>may</w:t>
      </w:r>
      <w:r w:rsidR="005B2E2E" w:rsidRPr="009A5060">
        <w:t xml:space="preserve"> be used).</w:t>
      </w:r>
      <w:bookmarkEnd w:id="3649"/>
    </w:p>
    <w:p w14:paraId="0D9F9797" w14:textId="7B6DBD9A" w:rsidR="0095094F" w:rsidRPr="009A5060" w:rsidRDefault="0095094F" w:rsidP="00C179E5">
      <w:pPr>
        <w:pStyle w:val="SysReq3"/>
        <w:spacing w:line="240" w:lineRule="auto"/>
        <w:ind w:left="142"/>
        <w:rPr>
          <w:lang w:val="en-GB"/>
        </w:rPr>
      </w:pPr>
      <w:r w:rsidRPr="009A5060">
        <w:rPr>
          <w:lang w:val="en-GB"/>
        </w:rPr>
        <w:t>In the offer, The Applicant shall quantify the number, size, and location of expected roof/wall penetrations</w:t>
      </w:r>
    </w:p>
    <w:p w14:paraId="1D4CD356" w14:textId="77777777" w:rsidR="00EA4124" w:rsidRPr="001D7A85" w:rsidRDefault="00EA4124" w:rsidP="00C179E5">
      <w:pPr>
        <w:pStyle w:val="Heading4numbered"/>
        <w:rPr>
          <w:sz w:val="20"/>
          <w:lang w:val="en-GB"/>
        </w:rPr>
      </w:pPr>
      <w:bookmarkStart w:id="3650" w:name="_Toc200492364"/>
      <w:bookmarkStart w:id="3651" w:name="_Toc202536200"/>
      <w:r w:rsidRPr="001D7A85">
        <w:rPr>
          <w:sz w:val="20"/>
          <w:lang w:val="en-GB"/>
        </w:rPr>
        <w:t>Compressor room</w:t>
      </w:r>
      <w:bookmarkEnd w:id="3650"/>
      <w:bookmarkEnd w:id="3651"/>
    </w:p>
    <w:p w14:paraId="275454CC" w14:textId="05565E63" w:rsidR="00EA4124" w:rsidRPr="009A5060" w:rsidRDefault="00EA4124" w:rsidP="00C179E5">
      <w:pPr>
        <w:pStyle w:val="RequirementList"/>
        <w:spacing w:line="240" w:lineRule="auto"/>
      </w:pPr>
      <w:bookmarkStart w:id="3652" w:name="_Toc200492365"/>
      <w:r w:rsidRPr="009A5060">
        <w:t xml:space="preserve">The compressor room shall house </w:t>
      </w:r>
      <w:r w:rsidR="005F55B3" w:rsidRPr="009A5060">
        <w:t xml:space="preserve">the </w:t>
      </w:r>
      <w:r w:rsidR="00A035A2" w:rsidRPr="009A5060">
        <w:t>WCS</w:t>
      </w:r>
      <w:r w:rsidR="007A2C67" w:rsidRPr="009A5060">
        <w:t xml:space="preserve">.  </w:t>
      </w:r>
      <w:r w:rsidR="0006535C" w:rsidRPr="009A5060">
        <w:t xml:space="preserve">(ALL equipment via door entrance of 2.5 m) </w:t>
      </w:r>
      <w:bookmarkEnd w:id="3652"/>
    </w:p>
    <w:p w14:paraId="6945E5AE" w14:textId="77777777" w:rsidR="00DA6D8D" w:rsidRPr="009A5060" w:rsidRDefault="00EA4124" w:rsidP="00C179E5">
      <w:pPr>
        <w:pStyle w:val="RequirementList"/>
        <w:spacing w:line="240" w:lineRule="auto"/>
      </w:pPr>
      <w:bookmarkStart w:id="3653" w:name="_Toc200492366"/>
      <w:r w:rsidRPr="009A5060">
        <w:t xml:space="preserve">The </w:t>
      </w:r>
      <w:r w:rsidR="00CB1438" w:rsidRPr="009A5060">
        <w:t>Contractor</w:t>
      </w:r>
      <w:r w:rsidRPr="009A5060">
        <w:t xml:space="preserve"> shall define the positioning </w:t>
      </w:r>
      <w:r w:rsidR="00EF3F64" w:rsidRPr="009A5060">
        <w:t xml:space="preserve">of all equipment in this room </w:t>
      </w:r>
      <w:r w:rsidR="003C7C93" w:rsidRPr="009A5060">
        <w:t xml:space="preserve">in agreement with </w:t>
      </w:r>
      <w:r w:rsidR="0085540D" w:rsidRPr="009A5060">
        <w:t>SCK CEN</w:t>
      </w:r>
      <w:r w:rsidRPr="009A5060">
        <w:t>.</w:t>
      </w:r>
      <w:bookmarkEnd w:id="3653"/>
    </w:p>
    <w:p w14:paraId="398940AB" w14:textId="77777777" w:rsidR="00EA4124" w:rsidRPr="009A5060" w:rsidRDefault="00EA4124" w:rsidP="00C179E5">
      <w:pPr>
        <w:pStyle w:val="RequirementList"/>
        <w:spacing w:line="240" w:lineRule="auto"/>
      </w:pPr>
      <w:bookmarkStart w:id="3654" w:name="_Toc200492367"/>
      <w:r w:rsidRPr="009A5060">
        <w:t xml:space="preserve">The compressor units </w:t>
      </w:r>
      <w:r w:rsidR="00450E6F" w:rsidRPr="009A5060">
        <w:t>may</w:t>
      </w:r>
      <w:r w:rsidRPr="009A5060">
        <w:t xml:space="preserve"> be installed and grouped on skids.</w:t>
      </w:r>
      <w:bookmarkEnd w:id="3654"/>
    </w:p>
    <w:p w14:paraId="6182AEA5" w14:textId="374D01A5" w:rsidR="00EA4124" w:rsidRPr="009A5060" w:rsidRDefault="00EA4124" w:rsidP="00C179E5">
      <w:pPr>
        <w:pStyle w:val="RequirementList"/>
        <w:spacing w:line="240" w:lineRule="auto"/>
      </w:pPr>
      <w:bookmarkStart w:id="3655" w:name="_Ref192187961"/>
      <w:bookmarkStart w:id="3656" w:name="_Toc200492368"/>
      <w:r w:rsidRPr="009A5060">
        <w:t xml:space="preserve">During the conceptual design phase, the </w:t>
      </w:r>
      <w:r w:rsidR="00CB1438" w:rsidRPr="009A5060">
        <w:t>Contractor</w:t>
      </w:r>
      <w:r w:rsidRPr="009A5060">
        <w:t xml:space="preserve"> shall evaluate the need for </w:t>
      </w:r>
      <w:r w:rsidR="009B385A" w:rsidRPr="009A5060">
        <w:t xml:space="preserve">a </w:t>
      </w:r>
      <w:r w:rsidRPr="009A5060">
        <w:t>crane in the compressor room and shall provide the necessary inputs in</w:t>
      </w:r>
      <w:r w:rsidR="00FB29AB" w:rsidRPr="009A5060">
        <w:t xml:space="preserve"> Conceptual Design Report (weight and dimensions)</w:t>
      </w:r>
      <w:bookmarkEnd w:id="3655"/>
      <w:bookmarkEnd w:id="3656"/>
    </w:p>
    <w:p w14:paraId="6D72D791" w14:textId="77777777" w:rsidR="00054C3E" w:rsidRPr="009A5060" w:rsidRDefault="00EA4124" w:rsidP="00C179E5">
      <w:pPr>
        <w:pStyle w:val="RequirementList"/>
        <w:spacing w:line="240" w:lineRule="auto"/>
      </w:pPr>
      <w:bookmarkStart w:id="3657" w:name="_Toc200492369"/>
      <w:r w:rsidRPr="009A5060">
        <w:t xml:space="preserve">The access for the installation of the large components could take place from the road by removal </w:t>
      </w:r>
      <w:r w:rsidR="002F70A5" w:rsidRPr="009A5060">
        <w:t xml:space="preserve">of </w:t>
      </w:r>
      <w:r w:rsidRPr="009A5060">
        <w:t>the wall dismountable panels</w:t>
      </w:r>
      <w:r w:rsidR="007A2C67" w:rsidRPr="009A5060">
        <w:t xml:space="preserve">.  </w:t>
      </w:r>
      <w:r w:rsidRPr="009A5060">
        <w:t xml:space="preserve">SCK will </w:t>
      </w:r>
      <w:r w:rsidR="0085540D" w:rsidRPr="009A5060">
        <w:t>oversee</w:t>
      </w:r>
      <w:r w:rsidRPr="009A5060">
        <w:t xml:space="preserve"> the dismountable panels dismounting and mounting.</w:t>
      </w:r>
      <w:bookmarkEnd w:id="3657"/>
    </w:p>
    <w:p w14:paraId="69C4B788" w14:textId="77777777" w:rsidR="00F53F45" w:rsidRPr="001D7A85" w:rsidRDefault="00F53F45" w:rsidP="00C179E5">
      <w:pPr>
        <w:pStyle w:val="Heading4numbered"/>
        <w:rPr>
          <w:sz w:val="20"/>
          <w:lang w:val="en-GB"/>
        </w:rPr>
      </w:pPr>
      <w:bookmarkStart w:id="3658" w:name="_Toc200492370"/>
      <w:bookmarkStart w:id="3659" w:name="_Toc202536201"/>
      <w:r w:rsidRPr="001D7A85">
        <w:rPr>
          <w:sz w:val="20"/>
          <w:lang w:val="en-GB"/>
        </w:rPr>
        <w:t>The cold box room</w:t>
      </w:r>
      <w:bookmarkEnd w:id="3658"/>
      <w:bookmarkEnd w:id="3659"/>
    </w:p>
    <w:p w14:paraId="3AC1BEF0" w14:textId="7628823A" w:rsidR="00F53F45" w:rsidRPr="009A5060" w:rsidRDefault="00F53F45" w:rsidP="00C179E5">
      <w:pPr>
        <w:pStyle w:val="RequirementList"/>
        <w:spacing w:line="240" w:lineRule="auto"/>
      </w:pPr>
      <w:bookmarkStart w:id="3660" w:name="_Toc200492371"/>
      <w:r w:rsidRPr="009A5060">
        <w:t>The Cold Box Room</w:t>
      </w:r>
      <w:r w:rsidR="00D66D13" w:rsidRPr="009A5060">
        <w:t xml:space="preserve"> </w:t>
      </w:r>
      <w:r w:rsidRPr="009A5060">
        <w:t xml:space="preserve">shall host the Refrigerator Cold Box and associated warm panels, the electrical cabinets, the gas </w:t>
      </w:r>
      <w:r w:rsidR="00B7042F" w:rsidRPr="009A5060">
        <w:t>analyse</w:t>
      </w:r>
      <w:r w:rsidRPr="009A5060">
        <w:t xml:space="preserve"> and pumping</w:t>
      </w:r>
      <w:r w:rsidR="001A0821" w:rsidRPr="009A5060">
        <w:t xml:space="preserve"> (vacuum)</w:t>
      </w:r>
      <w:r w:rsidRPr="009A5060">
        <w:t xml:space="preserve"> system</w:t>
      </w:r>
      <w:r w:rsidR="00B7042F" w:rsidRPr="009A5060">
        <w:t xml:space="preserve">.  </w:t>
      </w:r>
      <w:r w:rsidRPr="009A5060">
        <w:t xml:space="preserve">The height of </w:t>
      </w:r>
      <w:r w:rsidR="00CC309F" w:rsidRPr="009A5060">
        <w:t xml:space="preserve">the </w:t>
      </w:r>
      <w:r w:rsidRPr="009A5060">
        <w:t>ceiling is around 6.5 meters.</w:t>
      </w:r>
      <w:bookmarkEnd w:id="3660"/>
    </w:p>
    <w:p w14:paraId="35C6D18F" w14:textId="38FE8159" w:rsidR="00D54FCC" w:rsidRPr="009A5060" w:rsidRDefault="00F53F45" w:rsidP="00C179E5">
      <w:pPr>
        <w:pStyle w:val="RequirementList"/>
        <w:spacing w:line="240" w:lineRule="auto"/>
      </w:pPr>
      <w:bookmarkStart w:id="3661" w:name="_Ref192187915"/>
      <w:bookmarkStart w:id="3662" w:name="_Toc200492372"/>
      <w:r w:rsidRPr="009A5060">
        <w:t xml:space="preserve">During the </w:t>
      </w:r>
      <w:r w:rsidR="00F7668A" w:rsidRPr="009A5060">
        <w:t>C</w:t>
      </w:r>
      <w:r w:rsidRPr="009A5060">
        <w:t xml:space="preserve">onceptual </w:t>
      </w:r>
      <w:r w:rsidR="00F7668A" w:rsidRPr="009A5060">
        <w:t>D</w:t>
      </w:r>
      <w:r w:rsidRPr="009A5060">
        <w:t>esign phase</w:t>
      </w:r>
      <w:r w:rsidR="00F7668A" w:rsidRPr="009A5060">
        <w:t xml:space="preserve"> (LCP1)</w:t>
      </w:r>
      <w:r w:rsidRPr="009A5060">
        <w:t xml:space="preserve">, the </w:t>
      </w:r>
      <w:r w:rsidR="00CB1438" w:rsidRPr="009A5060">
        <w:t>Contractor</w:t>
      </w:r>
      <w:r w:rsidRPr="009A5060">
        <w:t xml:space="preserve"> shall evaluate the need for crane in the cold box room and shall provide the necessary inputs in the deliverable</w:t>
      </w:r>
      <w:r w:rsidR="00D54FCC" w:rsidRPr="009A5060">
        <w:t xml:space="preserve"> </w:t>
      </w:r>
      <w:bookmarkEnd w:id="3661"/>
      <w:bookmarkEnd w:id="3662"/>
    </w:p>
    <w:p w14:paraId="276222A8" w14:textId="77777777" w:rsidR="00F53F45" w:rsidRPr="009A5060" w:rsidRDefault="00F53F45" w:rsidP="00C179E5">
      <w:pPr>
        <w:pStyle w:val="RequirementList"/>
        <w:spacing w:line="240" w:lineRule="auto"/>
      </w:pPr>
      <w:bookmarkStart w:id="3663" w:name="_Toc200492373"/>
      <w:r w:rsidRPr="009A5060">
        <w:t xml:space="preserve">The access for the installation of the large components could take place from the road by removal </w:t>
      </w:r>
      <w:r w:rsidR="002F70A5" w:rsidRPr="009A5060">
        <w:t xml:space="preserve">of </w:t>
      </w:r>
      <w:r w:rsidRPr="009A5060">
        <w:t>the wall dismountable panels</w:t>
      </w:r>
      <w:r w:rsidR="007A2C67" w:rsidRPr="009A5060">
        <w:t xml:space="preserve">.  </w:t>
      </w:r>
      <w:r w:rsidRPr="009A5060">
        <w:t xml:space="preserve">SCK will </w:t>
      </w:r>
      <w:r w:rsidR="0085540D" w:rsidRPr="009A5060">
        <w:t>oversee</w:t>
      </w:r>
      <w:r w:rsidRPr="009A5060">
        <w:t xml:space="preserve"> the dismountable panels dismounting and mounting.</w:t>
      </w:r>
      <w:bookmarkEnd w:id="3663"/>
    </w:p>
    <w:p w14:paraId="7AD85A59" w14:textId="77777777" w:rsidR="00F53F45" w:rsidRPr="009A5060" w:rsidRDefault="00F53F45" w:rsidP="00C179E5">
      <w:pPr>
        <w:pStyle w:val="RequirementList"/>
        <w:spacing w:line="240" w:lineRule="auto"/>
      </w:pPr>
      <w:bookmarkStart w:id="3664" w:name="_Toc200492374"/>
      <w:r w:rsidRPr="009A5060">
        <w:t xml:space="preserve">The cold box room </w:t>
      </w:r>
      <w:r w:rsidR="002F70A5" w:rsidRPr="009A5060">
        <w:t xml:space="preserve">shall </w:t>
      </w:r>
      <w:r w:rsidRPr="009A5060">
        <w:t xml:space="preserve">be connected to the compressor room by the different warm lines of the </w:t>
      </w:r>
      <w:r w:rsidR="00947F24" w:rsidRPr="009A5060">
        <w:t>QPLANT</w:t>
      </w:r>
      <w:r w:rsidRPr="009A5060">
        <w:t>.</w:t>
      </w:r>
      <w:bookmarkEnd w:id="3664"/>
    </w:p>
    <w:p w14:paraId="590F07EF" w14:textId="27FDF970" w:rsidR="00F53F45" w:rsidRPr="009A5060" w:rsidRDefault="00F53F45" w:rsidP="00C179E5">
      <w:pPr>
        <w:pStyle w:val="RequirementList"/>
        <w:spacing w:line="240" w:lineRule="auto"/>
      </w:pPr>
      <w:bookmarkStart w:id="3665" w:name="_Toc200492375"/>
      <w:r w:rsidRPr="009A5060">
        <w:t>These warm lines of about 60 meters long shall be installed on the roof or below the roof close to the ceiling of the buildings between compressor room and cold box room.</w:t>
      </w:r>
      <w:bookmarkEnd w:id="3665"/>
      <w:r w:rsidR="009B116B" w:rsidRPr="009A5060">
        <w:br/>
      </w:r>
    </w:p>
    <w:p w14:paraId="3DEF6C36" w14:textId="2625AE95" w:rsidR="009B116B" w:rsidRPr="009A5060" w:rsidRDefault="009B116B" w:rsidP="00C179E5">
      <w:pPr>
        <w:pStyle w:val="RequirementList"/>
        <w:numPr>
          <w:ilvl w:val="0"/>
          <w:numId w:val="0"/>
        </w:numPr>
        <w:spacing w:line="240" w:lineRule="auto"/>
        <w:ind w:left="142"/>
        <w:rPr>
          <w:i/>
          <w:iCs/>
        </w:rPr>
      </w:pPr>
      <w:r w:rsidRPr="009A5060">
        <w:rPr>
          <w:rStyle w:val="SysReq3Char"/>
          <w:lang w:val="en-GB"/>
        </w:rPr>
        <w:t>In the offer, the Applicant shall give enveloping coldbox</w:t>
      </w:r>
      <w:r w:rsidR="00F7668A" w:rsidRPr="009A5060">
        <w:rPr>
          <w:rStyle w:val="SysReq3Char"/>
          <w:lang w:val="en-GB"/>
        </w:rPr>
        <w:t xml:space="preserve"> </w:t>
      </w:r>
      <w:r w:rsidRPr="009A5060">
        <w:rPr>
          <w:rStyle w:val="SysReq3Char"/>
          <w:lang w:val="en-GB"/>
        </w:rPr>
        <w:t>(QRB)</w:t>
      </w:r>
      <w:r w:rsidR="00F7668A" w:rsidRPr="009A5060">
        <w:rPr>
          <w:rStyle w:val="SysReq3Char"/>
          <w:lang w:val="en-GB"/>
        </w:rPr>
        <w:t xml:space="preserve"> dimensions, </w:t>
      </w:r>
      <w:r w:rsidRPr="009A5060">
        <w:rPr>
          <w:rStyle w:val="SysReq3Char"/>
          <w:lang w:val="en-GB"/>
        </w:rPr>
        <w:t xml:space="preserve"> lifting mass and clearances and road loads</w:t>
      </w:r>
      <w:r w:rsidR="00F7668A" w:rsidRPr="009A5060">
        <w:rPr>
          <w:i/>
          <w:iCs/>
        </w:rPr>
        <w:t xml:space="preserve">. </w:t>
      </w:r>
    </w:p>
    <w:p w14:paraId="30B0428D" w14:textId="77777777" w:rsidR="00F53F45" w:rsidRPr="001D7A85" w:rsidRDefault="00F53F45" w:rsidP="00C179E5">
      <w:pPr>
        <w:pStyle w:val="Heading4numbered"/>
        <w:rPr>
          <w:sz w:val="20"/>
          <w:lang w:val="en-GB"/>
        </w:rPr>
      </w:pPr>
      <w:bookmarkStart w:id="3666" w:name="_Toc200492376"/>
      <w:bookmarkStart w:id="3667" w:name="_Toc202536202"/>
      <w:r w:rsidRPr="001D7A85">
        <w:rPr>
          <w:sz w:val="20"/>
          <w:lang w:val="en-GB"/>
        </w:rPr>
        <w:t>Storage Area</w:t>
      </w:r>
      <w:bookmarkEnd w:id="3666"/>
      <w:bookmarkEnd w:id="3667"/>
    </w:p>
    <w:p w14:paraId="74F5F62F" w14:textId="3DE08E28" w:rsidR="00F53F45" w:rsidRPr="009A5060" w:rsidRDefault="00F53F45" w:rsidP="00C179E5">
      <w:pPr>
        <w:pStyle w:val="RequirementList"/>
        <w:spacing w:line="240" w:lineRule="auto"/>
      </w:pPr>
      <w:bookmarkStart w:id="3668" w:name="_Toc200492377"/>
      <w:r w:rsidRPr="009A5060">
        <w:t>The gas helium storages and potentially liquid nitrogen storage shall be installed in the storage area (next to the compressor roo</w:t>
      </w:r>
      <w:r w:rsidR="00F7668A" w:rsidRPr="009A5060">
        <w:t>m</w:t>
      </w:r>
      <w:r w:rsidR="007A2C67" w:rsidRPr="009A5060">
        <w:t xml:space="preserve">.  </w:t>
      </w:r>
      <w:r w:rsidRPr="009A5060">
        <w:t xml:space="preserve">The total helium inventory is detailed in </w:t>
      </w:r>
      <w:r w:rsidRPr="009A5060">
        <w:rPr>
          <w:rStyle w:val="AAReferencedChar"/>
          <w:rFonts w:ascii="Century Gothic" w:hAnsi="Century Gothic"/>
          <w:i w:val="0"/>
          <w:iCs w:val="0"/>
          <w:color w:val="auto"/>
          <w:sz w:val="18"/>
        </w:rPr>
        <w:t>§</w:t>
      </w:r>
      <w:r w:rsidR="00E73888" w:rsidRPr="009A5060">
        <w:rPr>
          <w:rStyle w:val="AAReferencedChar"/>
          <w:rFonts w:ascii="Century Gothic" w:hAnsi="Century Gothic"/>
          <w:i w:val="0"/>
          <w:iCs w:val="0"/>
          <w:color w:val="auto"/>
          <w:sz w:val="18"/>
        </w:rPr>
        <w:fldChar w:fldCharType="begin"/>
      </w:r>
      <w:r w:rsidR="00E73888" w:rsidRPr="009A5060">
        <w:rPr>
          <w:rStyle w:val="AAReferencedChar"/>
          <w:rFonts w:ascii="Century Gothic" w:hAnsi="Century Gothic"/>
          <w:i w:val="0"/>
          <w:iCs w:val="0"/>
          <w:color w:val="auto"/>
          <w:sz w:val="18"/>
        </w:rPr>
        <w:instrText xml:space="preserve"> REF _Ref215473290 \n \h </w:instrText>
      </w:r>
      <w:r w:rsidR="00E73888" w:rsidRPr="009A5060">
        <w:rPr>
          <w:rStyle w:val="AAReferencedChar"/>
          <w:rFonts w:ascii="Century Gothic" w:hAnsi="Century Gothic"/>
          <w:i w:val="0"/>
          <w:iCs w:val="0"/>
          <w:color w:val="auto"/>
          <w:sz w:val="18"/>
        </w:rPr>
      </w:r>
      <w:r w:rsidR="00C179E5">
        <w:rPr>
          <w:rStyle w:val="AAReferencedChar"/>
          <w:rFonts w:ascii="Century Gothic" w:hAnsi="Century Gothic"/>
          <w:i w:val="0"/>
          <w:iCs w:val="0"/>
          <w:color w:val="auto"/>
          <w:sz w:val="18"/>
        </w:rPr>
        <w:instrText xml:space="preserve"> \* MERGEFORMAT </w:instrText>
      </w:r>
      <w:r w:rsidR="00E73888" w:rsidRPr="009A5060">
        <w:rPr>
          <w:rStyle w:val="AAReferencedChar"/>
          <w:rFonts w:ascii="Century Gothic" w:hAnsi="Century Gothic"/>
          <w:i w:val="0"/>
          <w:iCs w:val="0"/>
          <w:color w:val="auto"/>
          <w:sz w:val="18"/>
        </w:rPr>
        <w:fldChar w:fldCharType="separate"/>
      </w:r>
      <w:r w:rsidR="00041F61">
        <w:rPr>
          <w:rStyle w:val="AAReferencedChar"/>
          <w:rFonts w:ascii="Century Gothic" w:hAnsi="Century Gothic"/>
          <w:i w:val="0"/>
          <w:iCs w:val="0"/>
          <w:color w:val="auto"/>
          <w:sz w:val="18"/>
        </w:rPr>
        <w:t>3.6.4</w:t>
      </w:r>
      <w:r w:rsidR="00E73888" w:rsidRPr="009A5060">
        <w:rPr>
          <w:rStyle w:val="AAReferencedChar"/>
          <w:rFonts w:ascii="Century Gothic" w:hAnsi="Century Gothic"/>
          <w:i w:val="0"/>
          <w:iCs w:val="0"/>
          <w:color w:val="auto"/>
          <w:sz w:val="18"/>
        </w:rPr>
        <w:fldChar w:fldCharType="end"/>
      </w:r>
      <w:r w:rsidRPr="009A5060">
        <w:t>.</w:t>
      </w:r>
      <w:bookmarkEnd w:id="3668"/>
    </w:p>
    <w:p w14:paraId="1AF2568C" w14:textId="77777777" w:rsidR="00CB1438" w:rsidRPr="009A5060" w:rsidRDefault="00F53F45" w:rsidP="00C179E5">
      <w:pPr>
        <w:pStyle w:val="RequirementList"/>
        <w:spacing w:line="240" w:lineRule="auto"/>
      </w:pPr>
      <w:bookmarkStart w:id="3669" w:name="_Toc200492378"/>
      <w:r w:rsidRPr="009A5060">
        <w:t>The positioning of the different storages shall consider the possibility of the fluid refilling by trailers.</w:t>
      </w:r>
      <w:bookmarkEnd w:id="3669"/>
    </w:p>
    <w:p w14:paraId="5DEEFADF" w14:textId="77777777" w:rsidR="00F53F45" w:rsidRPr="001D7A85" w:rsidRDefault="00F53F45" w:rsidP="00C179E5">
      <w:pPr>
        <w:pStyle w:val="Heading4numbered"/>
        <w:rPr>
          <w:sz w:val="20"/>
          <w:lang w:val="en-GB"/>
        </w:rPr>
      </w:pPr>
      <w:bookmarkStart w:id="3670" w:name="_Toc200492379"/>
      <w:bookmarkStart w:id="3671" w:name="_Toc202536203"/>
      <w:r w:rsidRPr="001D7A85">
        <w:rPr>
          <w:sz w:val="20"/>
          <w:lang w:val="en-GB"/>
        </w:rPr>
        <w:t>Site environmental conditions</w:t>
      </w:r>
      <w:bookmarkEnd w:id="3670"/>
      <w:bookmarkEnd w:id="3671"/>
    </w:p>
    <w:p w14:paraId="341B17D3" w14:textId="584F6FB6" w:rsidR="00F53F45" w:rsidRPr="009A5060" w:rsidRDefault="00F53F45" w:rsidP="00C179E5">
      <w:pPr>
        <w:pStyle w:val="RequirementList"/>
        <w:spacing w:line="240" w:lineRule="auto"/>
      </w:pPr>
      <w:bookmarkStart w:id="3672" w:name="_Toc200492380"/>
      <w:r w:rsidRPr="009A5060">
        <w:t xml:space="preserve">The following site operating conditions shall be considered for the design and operation of the </w:t>
      </w:r>
      <w:r w:rsidR="00947F24" w:rsidRPr="009A5060">
        <w:t>QPLANT</w:t>
      </w:r>
      <w:r w:rsidRPr="009A5060">
        <w:t xml:space="preserve"> and auxiliary equipment:</w:t>
      </w:r>
      <w:bookmarkEnd w:id="3672"/>
    </w:p>
    <w:p w14:paraId="635A9D50" w14:textId="77777777" w:rsidR="000C6046" w:rsidRPr="009A5060" w:rsidRDefault="000C6046" w:rsidP="00C179E5">
      <w:pPr>
        <w:pStyle w:val="RequirementList"/>
        <w:numPr>
          <w:ilvl w:val="0"/>
          <w:numId w:val="0"/>
        </w:numPr>
        <w:spacing w:line="240" w:lineRule="auto"/>
        <w:ind w:left="720"/>
      </w:pPr>
      <w:r w:rsidRPr="009A5060">
        <w:t>Winter design condition</w:t>
      </w:r>
    </w:p>
    <w:p w14:paraId="2651E42D" w14:textId="77777777" w:rsidR="000C6046" w:rsidRPr="009A5060" w:rsidRDefault="000C6046" w:rsidP="00C179E5">
      <w:pPr>
        <w:pStyle w:val="RequirementList"/>
        <w:numPr>
          <w:ilvl w:val="1"/>
          <w:numId w:val="29"/>
        </w:numPr>
        <w:spacing w:line="240" w:lineRule="auto"/>
      </w:pPr>
      <w:r w:rsidRPr="009A5060">
        <w:t>Dry-bulb temperature: −9.1 °C</w:t>
      </w:r>
    </w:p>
    <w:p w14:paraId="2EAB4B38" w14:textId="77777777" w:rsidR="000C6046" w:rsidRPr="009A5060" w:rsidRDefault="000C6046" w:rsidP="00C179E5">
      <w:pPr>
        <w:pStyle w:val="RequirementList"/>
        <w:numPr>
          <w:ilvl w:val="1"/>
          <w:numId w:val="29"/>
        </w:numPr>
        <w:spacing w:line="240" w:lineRule="auto"/>
      </w:pPr>
      <w:r w:rsidRPr="009A5060">
        <w:t>Relative humidity: 90 %</w:t>
      </w:r>
    </w:p>
    <w:p w14:paraId="7C717802" w14:textId="77777777" w:rsidR="000C6046" w:rsidRPr="009A5060" w:rsidRDefault="000C6046" w:rsidP="00C179E5">
      <w:pPr>
        <w:pStyle w:val="RequirementList"/>
        <w:numPr>
          <w:ilvl w:val="0"/>
          <w:numId w:val="0"/>
        </w:numPr>
        <w:spacing w:line="240" w:lineRule="auto"/>
        <w:ind w:left="720"/>
      </w:pPr>
      <w:r w:rsidRPr="009A5060">
        <w:t>Summer design condition</w:t>
      </w:r>
    </w:p>
    <w:p w14:paraId="2815EEAC" w14:textId="77777777" w:rsidR="000C6046" w:rsidRPr="009A5060" w:rsidRDefault="000C6046" w:rsidP="00C179E5">
      <w:pPr>
        <w:pStyle w:val="RequirementList"/>
        <w:numPr>
          <w:ilvl w:val="1"/>
          <w:numId w:val="29"/>
        </w:numPr>
        <w:spacing w:line="240" w:lineRule="auto"/>
      </w:pPr>
      <w:r w:rsidRPr="009A5060">
        <w:t>Dry-bulb temperature: 33.4 °C</w:t>
      </w:r>
    </w:p>
    <w:p w14:paraId="6C71FF65" w14:textId="77777777" w:rsidR="000C6046" w:rsidRPr="009A5060" w:rsidRDefault="000C6046" w:rsidP="00C179E5">
      <w:pPr>
        <w:pStyle w:val="RequirementList"/>
        <w:numPr>
          <w:ilvl w:val="1"/>
          <w:numId w:val="29"/>
        </w:numPr>
        <w:spacing w:line="240" w:lineRule="auto"/>
      </w:pPr>
      <w:r w:rsidRPr="009A5060">
        <w:t>Relative humidity: 39 %</w:t>
      </w:r>
    </w:p>
    <w:p w14:paraId="6C5FA765" w14:textId="77777777" w:rsidR="000C6046" w:rsidRPr="009A5060" w:rsidRDefault="000C6046" w:rsidP="00C179E5">
      <w:pPr>
        <w:pStyle w:val="RequirementList"/>
        <w:numPr>
          <w:ilvl w:val="0"/>
          <w:numId w:val="0"/>
        </w:numPr>
        <w:spacing w:line="240" w:lineRule="auto"/>
        <w:ind w:left="502" w:firstLine="207"/>
      </w:pPr>
      <w:r w:rsidRPr="009A5060">
        <w:t>Technical-room ambient range</w:t>
      </w:r>
    </w:p>
    <w:p w14:paraId="6F09A53F" w14:textId="6FDF7CB6" w:rsidR="000C6046" w:rsidRPr="009A5060" w:rsidRDefault="000C6046" w:rsidP="00C179E5">
      <w:pPr>
        <w:pStyle w:val="RequirementList"/>
        <w:numPr>
          <w:ilvl w:val="1"/>
          <w:numId w:val="29"/>
        </w:numPr>
        <w:spacing w:line="240" w:lineRule="auto"/>
      </w:pPr>
      <w:r w:rsidRPr="009A5060">
        <w:lastRenderedPageBreak/>
        <w:t>Cold-box room temperature: 5 °C – 40 °C</w:t>
      </w:r>
      <w:r w:rsidR="00460647" w:rsidRPr="009A5060">
        <w:t xml:space="preserve"> </w:t>
      </w:r>
      <w:r w:rsidRPr="009A5060">
        <w:t>(Range may be reduced for specific cold-box components upon Contractor’s request)</w:t>
      </w:r>
    </w:p>
    <w:p w14:paraId="60155E6A" w14:textId="77777777" w:rsidR="000C6046" w:rsidRPr="009A5060" w:rsidRDefault="000C6046" w:rsidP="00C179E5">
      <w:pPr>
        <w:pStyle w:val="RequirementList"/>
        <w:numPr>
          <w:ilvl w:val="1"/>
          <w:numId w:val="29"/>
        </w:numPr>
        <w:spacing w:line="240" w:lineRule="auto"/>
      </w:pPr>
      <w:r w:rsidRPr="009A5060">
        <w:t>Compressor room temperature: 5 °C – 40 °C</w:t>
      </w:r>
    </w:p>
    <w:p w14:paraId="2ED40484" w14:textId="77777777" w:rsidR="000C6046" w:rsidRPr="009A5060" w:rsidRDefault="000C6046" w:rsidP="00C179E5">
      <w:pPr>
        <w:pStyle w:val="RequirementList"/>
        <w:numPr>
          <w:ilvl w:val="1"/>
          <w:numId w:val="29"/>
        </w:numPr>
        <w:spacing w:line="240" w:lineRule="auto"/>
      </w:pPr>
      <w:r w:rsidRPr="009A5060">
        <w:t>Relative humidity: Not controlled</w:t>
      </w:r>
    </w:p>
    <w:p w14:paraId="16BE0709" w14:textId="77777777" w:rsidR="000C6046" w:rsidRPr="009A5060" w:rsidRDefault="000C6046" w:rsidP="00C179E5">
      <w:pPr>
        <w:pStyle w:val="RequirementList"/>
        <w:numPr>
          <w:ilvl w:val="0"/>
          <w:numId w:val="0"/>
        </w:numPr>
        <w:spacing w:line="240" w:lineRule="auto"/>
        <w:ind w:left="502" w:firstLine="207"/>
      </w:pPr>
      <w:r w:rsidRPr="009A5060">
        <w:t>Environmental design loads</w:t>
      </w:r>
    </w:p>
    <w:p w14:paraId="132097E6" w14:textId="77777777" w:rsidR="000C6046" w:rsidRPr="009A5060" w:rsidRDefault="000C6046" w:rsidP="00C179E5">
      <w:pPr>
        <w:pStyle w:val="RequirementList"/>
        <w:numPr>
          <w:ilvl w:val="1"/>
          <w:numId w:val="29"/>
        </w:numPr>
        <w:spacing w:line="240" w:lineRule="auto"/>
      </w:pPr>
      <w:r w:rsidRPr="009A5060">
        <w:t>Wind speed: 49 m s</w:t>
      </w:r>
      <w:r w:rsidRPr="009A5060">
        <w:rPr>
          <w:rFonts w:ascii="Cambria Math" w:hAnsi="Cambria Math" w:cs="Cambria Math"/>
        </w:rPr>
        <w:t>⁻</w:t>
      </w:r>
      <w:r w:rsidRPr="009A5060">
        <w:t>¹ (≈ 176 km h</w:t>
      </w:r>
      <w:r w:rsidRPr="009A5060">
        <w:rPr>
          <w:rFonts w:ascii="Cambria Math" w:hAnsi="Cambria Math" w:cs="Cambria Math"/>
        </w:rPr>
        <w:t>⁻</w:t>
      </w:r>
      <w:r w:rsidRPr="009A5060">
        <w:t>¹), 3 s gust at 25 m height (NBN 460)</w:t>
      </w:r>
    </w:p>
    <w:p w14:paraId="64700BCC" w14:textId="77777777" w:rsidR="000C6046" w:rsidRPr="009A5060" w:rsidRDefault="000C6046" w:rsidP="00C179E5">
      <w:pPr>
        <w:pStyle w:val="RequirementList"/>
        <w:numPr>
          <w:ilvl w:val="1"/>
          <w:numId w:val="29"/>
        </w:numPr>
        <w:spacing w:line="240" w:lineRule="auto"/>
      </w:pPr>
      <w:r w:rsidRPr="009A5060">
        <w:t>Rainfall: 54 mm in 1 h (100-year return)</w:t>
      </w:r>
    </w:p>
    <w:p w14:paraId="3981889F" w14:textId="77777777" w:rsidR="000C6046" w:rsidRPr="009A5060" w:rsidRDefault="000C6046" w:rsidP="00C179E5">
      <w:pPr>
        <w:pStyle w:val="RequirementList"/>
        <w:numPr>
          <w:ilvl w:val="1"/>
          <w:numId w:val="29"/>
        </w:numPr>
        <w:spacing w:line="240" w:lineRule="auto"/>
      </w:pPr>
      <w:r w:rsidRPr="009A5060">
        <w:t>Snow load: 0.50 kN m</w:t>
      </w:r>
      <w:r w:rsidRPr="009A5060">
        <w:rPr>
          <w:rFonts w:ascii="Cambria Math" w:hAnsi="Cambria Math" w:cs="Cambria Math"/>
        </w:rPr>
        <w:t>⁻</w:t>
      </w:r>
      <w:r w:rsidRPr="009A5060">
        <w:t>² (100-year return)</w:t>
      </w:r>
    </w:p>
    <w:p w14:paraId="39630ABD" w14:textId="77777777" w:rsidR="000C6046" w:rsidRPr="009A5060" w:rsidRDefault="000C6046" w:rsidP="00C179E5">
      <w:pPr>
        <w:pStyle w:val="RequirementList"/>
        <w:numPr>
          <w:ilvl w:val="0"/>
          <w:numId w:val="0"/>
        </w:numPr>
        <w:spacing w:line="240" w:lineRule="auto"/>
        <w:ind w:left="502" w:firstLine="207"/>
      </w:pPr>
      <w:r w:rsidRPr="009A5060">
        <w:t>Site altitude &amp; coordinates</w:t>
      </w:r>
    </w:p>
    <w:p w14:paraId="279FB95F" w14:textId="77777777" w:rsidR="000C6046" w:rsidRPr="009A5060" w:rsidRDefault="000C6046" w:rsidP="00C179E5">
      <w:pPr>
        <w:pStyle w:val="RequirementList"/>
        <w:numPr>
          <w:ilvl w:val="1"/>
          <w:numId w:val="29"/>
        </w:numPr>
        <w:spacing w:line="240" w:lineRule="auto"/>
      </w:pPr>
      <w:r w:rsidRPr="009A5060">
        <w:t>Elevation: 27 m a.s.l.</w:t>
      </w:r>
    </w:p>
    <w:p w14:paraId="35973AA5" w14:textId="77777777" w:rsidR="000C6046" w:rsidRPr="009A5060" w:rsidRDefault="000C6046" w:rsidP="00C179E5">
      <w:pPr>
        <w:pStyle w:val="RequirementList"/>
        <w:numPr>
          <w:ilvl w:val="1"/>
          <w:numId w:val="29"/>
        </w:numPr>
        <w:spacing w:line="240" w:lineRule="auto"/>
      </w:pPr>
      <w:r w:rsidRPr="009A5060">
        <w:t>Location: 51° 13′ 50″ N</w:t>
      </w:r>
      <w:r w:rsidRPr="009A5060">
        <w:t> </w:t>
      </w:r>
      <w:r w:rsidRPr="009A5060">
        <w:t>5° 05′ 24″ E</w:t>
      </w:r>
    </w:p>
    <w:p w14:paraId="385A55A3" w14:textId="77777777" w:rsidR="00F53F45" w:rsidRPr="009A5060" w:rsidRDefault="00F53F45" w:rsidP="00C179E5">
      <w:pPr>
        <w:pStyle w:val="Heading3numbered"/>
        <w:spacing w:line="240" w:lineRule="auto"/>
      </w:pPr>
      <w:bookmarkStart w:id="3673" w:name="_Toc200492407"/>
      <w:bookmarkStart w:id="3674" w:name="_Toc202536208"/>
      <w:bookmarkStart w:id="3675" w:name="_Toc202536908"/>
      <w:bookmarkStart w:id="3676" w:name="_Toc216340960"/>
      <w:r w:rsidRPr="009A5060">
        <w:t>Interfaces with the Vacuum System</w:t>
      </w:r>
      <w:bookmarkEnd w:id="3673"/>
      <w:bookmarkEnd w:id="3674"/>
      <w:bookmarkEnd w:id="3675"/>
      <w:bookmarkEnd w:id="3676"/>
    </w:p>
    <w:p w14:paraId="7C9418FD" w14:textId="77777777" w:rsidR="00442533" w:rsidRPr="009A5060" w:rsidRDefault="00F53F45" w:rsidP="00C179E5">
      <w:pPr>
        <w:pStyle w:val="RequirementList"/>
        <w:spacing w:line="240" w:lineRule="auto"/>
      </w:pPr>
      <w:bookmarkStart w:id="3677" w:name="_Toc200492408"/>
      <w:bookmarkStart w:id="3678" w:name="_Hlk196409599"/>
      <w:r w:rsidRPr="009A5060">
        <w:t>The exhaust of the vacuum system</w:t>
      </w:r>
      <w:r w:rsidR="00442533" w:rsidRPr="009A5060">
        <w:t>(s)</w:t>
      </w:r>
      <w:r w:rsidRPr="009A5060">
        <w:t xml:space="preserve"> </w:t>
      </w:r>
      <w:r w:rsidR="00442533" w:rsidRPr="009A5060">
        <w:t>from</w:t>
      </w:r>
      <w:r w:rsidRPr="009A5060">
        <w:t xml:space="preserve"> the </w:t>
      </w:r>
      <w:r w:rsidR="00947F24" w:rsidRPr="009A5060">
        <w:t>QPLANT</w:t>
      </w:r>
      <w:r w:rsidRPr="009A5060">
        <w:t xml:space="preserve"> </w:t>
      </w:r>
      <w:r w:rsidR="00442533" w:rsidRPr="009A5060">
        <w:t xml:space="preserve">process rooms </w:t>
      </w:r>
      <w:r w:rsidRPr="009A5060">
        <w:t>shall be collected and vented outside the building</w:t>
      </w:r>
      <w:r w:rsidR="007A2C67" w:rsidRPr="009A5060">
        <w:t xml:space="preserve">.  </w:t>
      </w:r>
      <w:r w:rsidRPr="009A5060">
        <w:t xml:space="preserve">The location of these exhausts shall be </w:t>
      </w:r>
      <w:r w:rsidR="002F70A5" w:rsidRPr="009A5060">
        <w:t xml:space="preserve">subject to approval </w:t>
      </w:r>
      <w:r w:rsidRPr="009A5060">
        <w:t xml:space="preserve">by </w:t>
      </w:r>
      <w:r w:rsidR="0085540D" w:rsidRPr="009A5060">
        <w:t>SCK CEN</w:t>
      </w:r>
      <w:r w:rsidRPr="009A5060">
        <w:t>.</w:t>
      </w:r>
      <w:bookmarkEnd w:id="3677"/>
    </w:p>
    <w:p w14:paraId="1511CF6A" w14:textId="77777777" w:rsidR="00DD5C3A" w:rsidRPr="009A5060" w:rsidRDefault="00DD5C3A" w:rsidP="00C179E5">
      <w:pPr>
        <w:pStyle w:val="RequirementList"/>
        <w:numPr>
          <w:ilvl w:val="0"/>
          <w:numId w:val="0"/>
        </w:numPr>
        <w:spacing w:line="240" w:lineRule="auto"/>
        <w:ind w:left="502"/>
      </w:pPr>
    </w:p>
    <w:p w14:paraId="0423F4DB" w14:textId="660808B6" w:rsidR="00054C3E" w:rsidRPr="009A5060" w:rsidRDefault="00AC254F" w:rsidP="00C179E5">
      <w:pPr>
        <w:pStyle w:val="RequirementList"/>
        <w:spacing w:line="240" w:lineRule="auto"/>
      </w:pPr>
      <w:bookmarkStart w:id="3679" w:name="_Toc200492410"/>
      <w:bookmarkEnd w:id="3678"/>
      <w:r w:rsidRPr="009A5060">
        <w:t>The Contractor shall provide the necessary helium to be used during the installation</w:t>
      </w:r>
      <w:r w:rsidR="004849EA" w:rsidRPr="009A5060">
        <w:t>, commissioning phases and acceptance testing</w:t>
      </w:r>
      <w:r w:rsidR="00F53F45" w:rsidRPr="009A5060">
        <w:t xml:space="preserve"> including leak tests and conditioning of the </w:t>
      </w:r>
      <w:r w:rsidR="00947F24" w:rsidRPr="009A5060">
        <w:t>QPLANT</w:t>
      </w:r>
      <w:r w:rsidR="00F53F45" w:rsidRPr="009A5060">
        <w:t xml:space="preserve"> circuits.</w:t>
      </w:r>
      <w:bookmarkEnd w:id="3679"/>
    </w:p>
    <w:p w14:paraId="03A6146E" w14:textId="77777777" w:rsidR="00DD5C3A" w:rsidRPr="009A5060" w:rsidRDefault="00027E03" w:rsidP="00C179E5">
      <w:pPr>
        <w:pStyle w:val="Heading3numbered"/>
        <w:spacing w:line="240" w:lineRule="auto"/>
      </w:pPr>
      <w:bookmarkStart w:id="3680" w:name="_Toc200492411"/>
      <w:bookmarkStart w:id="3681" w:name="_Toc202536210"/>
      <w:bookmarkStart w:id="3682" w:name="_Toc202536910"/>
      <w:bookmarkStart w:id="3683" w:name="_Toc216340961"/>
      <w:r w:rsidRPr="009A5060">
        <w:t>Interface with LHe (ad-hoc) user and associated helium recovery</w:t>
      </w:r>
      <w:bookmarkEnd w:id="3680"/>
      <w:bookmarkEnd w:id="3681"/>
      <w:bookmarkEnd w:id="3682"/>
      <w:bookmarkEnd w:id="3683"/>
    </w:p>
    <w:p w14:paraId="76934E67" w14:textId="77777777" w:rsidR="00314FA2" w:rsidRPr="001D7A85" w:rsidRDefault="00314FA2" w:rsidP="00C179E5">
      <w:pPr>
        <w:pStyle w:val="Heading4numbered"/>
        <w:rPr>
          <w:sz w:val="20"/>
          <w:lang w:val="en-GB"/>
        </w:rPr>
      </w:pPr>
      <w:bookmarkStart w:id="3684" w:name="_Toc200492112"/>
      <w:bookmarkStart w:id="3685" w:name="_Toc202536153"/>
      <w:r w:rsidRPr="001D7A85">
        <w:rPr>
          <w:sz w:val="20"/>
          <w:lang w:val="en-GB"/>
        </w:rPr>
        <w:t>Recovery and purification system for ad-hoc user</w:t>
      </w:r>
      <w:bookmarkEnd w:id="3684"/>
      <w:bookmarkEnd w:id="3685"/>
    </w:p>
    <w:p w14:paraId="0C33BE95" w14:textId="77777777" w:rsidR="00314FA2" w:rsidRPr="009A5060" w:rsidRDefault="00314FA2" w:rsidP="00C179E5">
      <w:pPr>
        <w:pStyle w:val="RequirementList"/>
        <w:spacing w:line="240" w:lineRule="auto"/>
      </w:pPr>
      <w:bookmarkStart w:id="3686" w:name="_Toc200492113"/>
      <w:r w:rsidRPr="009A5060">
        <w:t>The QPLANT shall include a recovery header for helium gas at room temperature and atmospheric pressure collecting safety valves and potentially for future external user.</w:t>
      </w:r>
      <w:bookmarkEnd w:id="3686"/>
    </w:p>
    <w:p w14:paraId="382302AA" w14:textId="77777777" w:rsidR="00314FA2" w:rsidRPr="009A5060" w:rsidRDefault="00314FA2" w:rsidP="00C179E5">
      <w:pPr>
        <w:pStyle w:val="RequirementList"/>
        <w:spacing w:line="240" w:lineRule="auto"/>
      </w:pPr>
      <w:bookmarkStart w:id="3687" w:name="_Toc200492114"/>
      <w:r w:rsidRPr="009A5060">
        <w:t>Envisaged future external user amounts (future external helium users liquid supply by dewar and gaseous return) will be about 200 litres for initial cooldown and 50 litres/day while the relevant experimental setup is operational).</w:t>
      </w:r>
      <w:bookmarkEnd w:id="3687"/>
    </w:p>
    <w:p w14:paraId="322A17DD" w14:textId="77777777" w:rsidR="00314FA2" w:rsidRPr="009A5060" w:rsidRDefault="00314FA2" w:rsidP="00C179E5">
      <w:pPr>
        <w:pStyle w:val="RequirementList"/>
        <w:spacing w:line="240" w:lineRule="auto"/>
      </w:pPr>
      <w:bookmarkStart w:id="3688" w:name="_Toc200492115"/>
      <w:r w:rsidRPr="009A5060">
        <w:t>This recovery header shall be connected to the LP of the warm compressors.</w:t>
      </w:r>
      <w:bookmarkEnd w:id="3688"/>
    </w:p>
    <w:p w14:paraId="13E2468A" w14:textId="77777777" w:rsidR="00314FA2" w:rsidRPr="009A5060" w:rsidRDefault="00314FA2" w:rsidP="00C179E5">
      <w:pPr>
        <w:pStyle w:val="RequirementList"/>
        <w:spacing w:line="240" w:lineRule="auto"/>
      </w:pPr>
      <w:bookmarkStart w:id="3689" w:name="_Toc200492116"/>
      <w:r w:rsidRPr="009A5060">
        <w:t>The pressure and mass flow through the recovery header shall be permanently measured.</w:t>
      </w:r>
      <w:bookmarkEnd w:id="3689"/>
    </w:p>
    <w:p w14:paraId="36C44D93" w14:textId="70C3E2D6" w:rsidR="00314FA2" w:rsidRPr="009A5060" w:rsidRDefault="00314FA2" w:rsidP="00C179E5">
      <w:pPr>
        <w:pStyle w:val="RequirementList"/>
        <w:spacing w:line="240" w:lineRule="auto"/>
      </w:pPr>
      <w:bookmarkStart w:id="3690" w:name="_Toc200492117"/>
      <w:r w:rsidRPr="009A5060">
        <w:t>The possibility to connect in the future to a recovery gas bag and external purification system shall exist.  The Contractor shall make recommendation on required external purification system, or as a minimum specify the limits (in terms of impurities) to avoid negative impact on the main QPLANT function.</w:t>
      </w:r>
      <w:bookmarkEnd w:id="3690"/>
    </w:p>
    <w:p w14:paraId="42DE8BB9" w14:textId="77777777" w:rsidR="00054DA5" w:rsidRPr="009A5060" w:rsidRDefault="00054DA5" w:rsidP="00C179E5">
      <w:pPr>
        <w:pStyle w:val="Heading4numbered"/>
        <w:rPr>
          <w:sz w:val="22"/>
          <w:szCs w:val="22"/>
          <w:lang w:val="en-GB"/>
        </w:rPr>
      </w:pPr>
      <w:r w:rsidRPr="009A5060">
        <w:rPr>
          <w:sz w:val="22"/>
          <w:szCs w:val="22"/>
          <w:lang w:val="en-GB"/>
        </w:rPr>
        <w:t>General</w:t>
      </w:r>
    </w:p>
    <w:p w14:paraId="6EA30F0C" w14:textId="76D7A9FF" w:rsidR="00054DA5" w:rsidRPr="009A5060" w:rsidRDefault="00054DA5" w:rsidP="00C179E5">
      <w:pPr>
        <w:spacing w:line="240" w:lineRule="auto"/>
        <w:rPr>
          <w:szCs w:val="20"/>
        </w:rPr>
      </w:pPr>
      <w:r w:rsidRPr="009A5060">
        <w:rPr>
          <w:szCs w:val="20"/>
        </w:rPr>
        <w:t xml:space="preserve">This section defines the physical and functional interface between the Cryoplant (QPLANT) and an external or ad-hoc user consuming liquid helium (LHe) and returning gaseous helium (GHe) to the plant recovery network. </w:t>
      </w:r>
      <w:r w:rsidR="007B444F" w:rsidRPr="009A5060">
        <w:rPr>
          <w:szCs w:val="20"/>
        </w:rPr>
        <w:t xml:space="preserve"> </w:t>
      </w:r>
      <w:r w:rsidRPr="009A5060">
        <w:rPr>
          <w:szCs w:val="20"/>
        </w:rPr>
        <w:t>The interface is located at QRB.EUR (External User Recovery)</w:t>
      </w:r>
      <w:r w:rsidR="00D46239" w:rsidRPr="009A5060">
        <w:rPr>
          <w:szCs w:val="20"/>
        </w:rPr>
        <w:t>.</w:t>
      </w:r>
    </w:p>
    <w:p w14:paraId="00852D35" w14:textId="77777777" w:rsidR="00054DA5" w:rsidRPr="009A5060" w:rsidRDefault="00054DA5" w:rsidP="00C179E5">
      <w:pPr>
        <w:spacing w:line="240" w:lineRule="auto"/>
        <w:rPr>
          <w:szCs w:val="20"/>
        </w:rPr>
      </w:pPr>
      <w:r w:rsidRPr="009A5060">
        <w:rPr>
          <w:szCs w:val="20"/>
        </w:rPr>
        <w:t>The objective of this interface is to enable safe withdrawal of LHe for experimental use while ensuring that all boil-off helium is recovered under controlled pressure, maintaining gas purity and system stability.</w:t>
      </w:r>
    </w:p>
    <w:p w14:paraId="51732D77" w14:textId="77777777" w:rsidR="00054DA5" w:rsidRPr="009A5060" w:rsidRDefault="00054DA5" w:rsidP="00C179E5">
      <w:pPr>
        <w:pStyle w:val="Heading4numbered"/>
        <w:rPr>
          <w:sz w:val="20"/>
          <w:lang w:val="en-GB"/>
        </w:rPr>
      </w:pPr>
      <w:r w:rsidRPr="009A5060">
        <w:rPr>
          <w:sz w:val="20"/>
          <w:lang w:val="en-GB"/>
        </w:rPr>
        <w:t>Functional Description</w:t>
      </w:r>
    </w:p>
    <w:p w14:paraId="4AA41704" w14:textId="6B3C505D" w:rsidR="00054DA5" w:rsidRPr="009A5060" w:rsidRDefault="00054DA5" w:rsidP="00C179E5">
      <w:pPr>
        <w:spacing w:line="240" w:lineRule="auto"/>
        <w:rPr>
          <w:szCs w:val="20"/>
        </w:rPr>
      </w:pPr>
      <w:r w:rsidRPr="009A5060">
        <w:rPr>
          <w:szCs w:val="20"/>
        </w:rPr>
        <w:t>The external user shall withdraw liquid helium from a 500 L user-owned Dewar, transferring it in batch mode to the experiment.  The helium boiled off from the experiment shall be routed back to the QPLANT recovery network via the dedicated LP return header</w:t>
      </w:r>
      <w:r w:rsidR="00B60A1D" w:rsidRPr="009A5060">
        <w:rPr>
          <w:szCs w:val="20"/>
        </w:rPr>
        <w:t xml:space="preserve"> (QRB.LP).</w:t>
      </w:r>
    </w:p>
    <w:p w14:paraId="1413E273" w14:textId="77777777" w:rsidR="00054DA5" w:rsidRPr="009A5060" w:rsidRDefault="00054DA5" w:rsidP="00C179E5">
      <w:pPr>
        <w:spacing w:line="240" w:lineRule="auto"/>
        <w:rPr>
          <w:szCs w:val="20"/>
        </w:rPr>
      </w:pPr>
      <w:r w:rsidRPr="009A5060">
        <w:rPr>
          <w:szCs w:val="20"/>
        </w:rPr>
        <w:t>Typical operating parameters:</w:t>
      </w:r>
    </w:p>
    <w:p w14:paraId="694C2AE0" w14:textId="23299A82" w:rsidR="00054DA5" w:rsidRPr="009A5060" w:rsidRDefault="00054DA5" w:rsidP="00C179E5">
      <w:pPr>
        <w:pStyle w:val="Caption"/>
        <w:keepNext/>
        <w:spacing w:line="240" w:lineRule="auto"/>
      </w:pPr>
      <w:bookmarkStart w:id="3691" w:name="_Toc212194973"/>
      <w:r w:rsidRPr="009A5060">
        <w:lastRenderedPageBreak/>
        <w:t xml:space="preserve">Table </w:t>
      </w:r>
      <w:r w:rsidRPr="009A5060">
        <w:fldChar w:fldCharType="begin"/>
      </w:r>
      <w:r w:rsidRPr="009A5060">
        <w:instrText xml:space="preserve"> SEQ Table \* ARABIC </w:instrText>
      </w:r>
      <w:r w:rsidRPr="009A5060">
        <w:fldChar w:fldCharType="separate"/>
      </w:r>
      <w:r w:rsidR="00041F61">
        <w:rPr>
          <w:noProof/>
        </w:rPr>
        <w:t>16</w:t>
      </w:r>
      <w:r w:rsidRPr="009A5060">
        <w:fldChar w:fldCharType="end"/>
      </w:r>
      <w:r w:rsidRPr="009A5060">
        <w:t xml:space="preserve"> External Helium User Quantification</w:t>
      </w:r>
      <w:bookmarkEnd w:id="3691"/>
    </w:p>
    <w:tbl>
      <w:tblPr>
        <w:tblStyle w:val="TableGrid2"/>
        <w:tblW w:w="0" w:type="auto"/>
        <w:jc w:val="center"/>
        <w:tblLook w:val="04A0" w:firstRow="1" w:lastRow="0" w:firstColumn="1" w:lastColumn="0" w:noHBand="0" w:noVBand="1"/>
      </w:tblPr>
      <w:tblGrid>
        <w:gridCol w:w="2268"/>
        <w:gridCol w:w="1428"/>
        <w:gridCol w:w="1719"/>
        <w:gridCol w:w="1819"/>
        <w:gridCol w:w="2107"/>
      </w:tblGrid>
      <w:tr w:rsidR="00562F7B" w:rsidRPr="009A5060" w14:paraId="05300A72" w14:textId="77777777" w:rsidTr="00A87F1B">
        <w:trPr>
          <w:jc w:val="center"/>
        </w:trPr>
        <w:tc>
          <w:tcPr>
            <w:tcW w:w="0" w:type="auto"/>
            <w:shd w:val="clear" w:color="auto" w:fill="EBD9ED" w:themeFill="accent2" w:themeFillTint="33"/>
            <w:hideMark/>
          </w:tcPr>
          <w:p w14:paraId="067941B7" w14:textId="77777777" w:rsidR="00054DA5" w:rsidRPr="009A5060" w:rsidRDefault="00054DA5" w:rsidP="00C179E5">
            <w:pPr>
              <w:spacing w:after="120"/>
              <w:rPr>
                <w:rFonts w:ascii="Aptos" w:hAnsi="Aptos"/>
                <w:b/>
                <w:bCs/>
                <w:color w:val="984A9C" w:themeColor="accent2"/>
                <w:sz w:val="22"/>
              </w:rPr>
            </w:pPr>
            <w:r w:rsidRPr="009A5060">
              <w:rPr>
                <w:rFonts w:ascii="Aptos" w:hAnsi="Aptos"/>
                <w:b/>
                <w:bCs/>
                <w:color w:val="984A9C" w:themeColor="accent2"/>
                <w:sz w:val="22"/>
              </w:rPr>
              <w:t>Condition</w:t>
            </w:r>
          </w:p>
        </w:tc>
        <w:tc>
          <w:tcPr>
            <w:tcW w:w="0" w:type="auto"/>
            <w:shd w:val="clear" w:color="auto" w:fill="EBD9ED" w:themeFill="accent2" w:themeFillTint="33"/>
            <w:hideMark/>
          </w:tcPr>
          <w:p w14:paraId="74DACA24" w14:textId="77777777" w:rsidR="00054DA5" w:rsidRPr="009A5060" w:rsidRDefault="00054DA5" w:rsidP="00C179E5">
            <w:pPr>
              <w:spacing w:after="120"/>
              <w:rPr>
                <w:rFonts w:ascii="Aptos" w:hAnsi="Aptos"/>
                <w:b/>
                <w:bCs/>
                <w:color w:val="984A9C" w:themeColor="accent2"/>
                <w:sz w:val="22"/>
              </w:rPr>
            </w:pPr>
            <w:r w:rsidRPr="009A5060">
              <w:rPr>
                <w:rFonts w:ascii="Aptos" w:hAnsi="Aptos"/>
                <w:b/>
                <w:bCs/>
                <w:color w:val="984A9C" w:themeColor="accent2"/>
                <w:sz w:val="22"/>
              </w:rPr>
              <w:t>Liquid He</w:t>
            </w:r>
          </w:p>
        </w:tc>
        <w:tc>
          <w:tcPr>
            <w:tcW w:w="0" w:type="auto"/>
            <w:shd w:val="clear" w:color="auto" w:fill="EBD9ED" w:themeFill="accent2" w:themeFillTint="33"/>
            <w:hideMark/>
          </w:tcPr>
          <w:p w14:paraId="0889BDEB" w14:textId="77777777" w:rsidR="00054DA5" w:rsidRPr="009A5060" w:rsidRDefault="00054DA5" w:rsidP="00C179E5">
            <w:pPr>
              <w:spacing w:after="120"/>
              <w:rPr>
                <w:rFonts w:ascii="Aptos" w:hAnsi="Aptos"/>
                <w:b/>
                <w:bCs/>
                <w:color w:val="984A9C" w:themeColor="accent2"/>
                <w:sz w:val="22"/>
              </w:rPr>
            </w:pPr>
            <w:r w:rsidRPr="009A5060">
              <w:rPr>
                <w:rFonts w:ascii="Aptos" w:hAnsi="Aptos"/>
                <w:b/>
                <w:bCs/>
                <w:color w:val="984A9C" w:themeColor="accent2"/>
                <w:sz w:val="22"/>
              </w:rPr>
              <w:t>Equivalent Gas</w:t>
            </w:r>
          </w:p>
        </w:tc>
        <w:tc>
          <w:tcPr>
            <w:tcW w:w="0" w:type="auto"/>
            <w:shd w:val="clear" w:color="auto" w:fill="EBD9ED" w:themeFill="accent2" w:themeFillTint="33"/>
            <w:hideMark/>
          </w:tcPr>
          <w:p w14:paraId="27479725" w14:textId="77777777" w:rsidR="00054DA5" w:rsidRPr="009A5060" w:rsidRDefault="00054DA5" w:rsidP="00C179E5">
            <w:pPr>
              <w:spacing w:after="120"/>
              <w:rPr>
                <w:rFonts w:ascii="Aptos" w:hAnsi="Aptos"/>
                <w:b/>
                <w:bCs/>
                <w:color w:val="984A9C" w:themeColor="accent2"/>
                <w:sz w:val="22"/>
              </w:rPr>
            </w:pPr>
            <w:r w:rsidRPr="009A5060">
              <w:rPr>
                <w:rFonts w:ascii="Aptos" w:hAnsi="Aptos"/>
                <w:b/>
                <w:bCs/>
                <w:color w:val="984A9C" w:themeColor="accent2"/>
                <w:sz w:val="22"/>
              </w:rPr>
              <w:t>Return Rate</w:t>
            </w:r>
          </w:p>
        </w:tc>
        <w:tc>
          <w:tcPr>
            <w:tcW w:w="0" w:type="auto"/>
            <w:shd w:val="clear" w:color="auto" w:fill="EBD9ED" w:themeFill="accent2" w:themeFillTint="33"/>
            <w:hideMark/>
          </w:tcPr>
          <w:p w14:paraId="007E37D1" w14:textId="77777777" w:rsidR="00054DA5" w:rsidRPr="009A5060" w:rsidRDefault="00054DA5" w:rsidP="00C179E5">
            <w:pPr>
              <w:spacing w:after="120"/>
              <w:rPr>
                <w:rFonts w:ascii="Aptos" w:hAnsi="Aptos"/>
                <w:b/>
                <w:bCs/>
                <w:color w:val="984A9C" w:themeColor="accent2"/>
                <w:sz w:val="22"/>
              </w:rPr>
            </w:pPr>
            <w:r w:rsidRPr="009A5060">
              <w:rPr>
                <w:rFonts w:ascii="Aptos" w:hAnsi="Aptos"/>
                <w:b/>
                <w:bCs/>
                <w:color w:val="984A9C" w:themeColor="accent2"/>
                <w:sz w:val="22"/>
              </w:rPr>
              <w:t>Notes</w:t>
            </w:r>
          </w:p>
        </w:tc>
      </w:tr>
      <w:tr w:rsidR="00A87F1B" w:rsidRPr="009A5060" w14:paraId="3D7BE8B3" w14:textId="77777777" w:rsidTr="00A87F1B">
        <w:trPr>
          <w:jc w:val="center"/>
        </w:trPr>
        <w:tc>
          <w:tcPr>
            <w:tcW w:w="0" w:type="auto"/>
            <w:hideMark/>
          </w:tcPr>
          <w:p w14:paraId="1F0D6FC3" w14:textId="77777777" w:rsidR="00054DA5" w:rsidRPr="009A5060" w:rsidRDefault="00054DA5" w:rsidP="00C179E5">
            <w:pPr>
              <w:spacing w:after="120"/>
              <w:rPr>
                <w:rFonts w:ascii="Aptos" w:hAnsi="Aptos"/>
                <w:sz w:val="18"/>
                <w:szCs w:val="16"/>
              </w:rPr>
            </w:pPr>
            <w:r w:rsidRPr="009A5060">
              <w:rPr>
                <w:rFonts w:ascii="Aptos" w:hAnsi="Aptos"/>
                <w:sz w:val="18"/>
                <w:szCs w:val="16"/>
              </w:rPr>
              <w:t>Cooldown (startup)</w:t>
            </w:r>
          </w:p>
        </w:tc>
        <w:tc>
          <w:tcPr>
            <w:tcW w:w="0" w:type="auto"/>
            <w:hideMark/>
          </w:tcPr>
          <w:p w14:paraId="61856197" w14:textId="77777777" w:rsidR="00054DA5" w:rsidRPr="009A5060" w:rsidRDefault="00054DA5" w:rsidP="00C179E5">
            <w:pPr>
              <w:spacing w:after="120"/>
              <w:rPr>
                <w:rFonts w:ascii="Aptos" w:hAnsi="Aptos"/>
                <w:sz w:val="18"/>
                <w:szCs w:val="16"/>
              </w:rPr>
            </w:pPr>
            <w:r w:rsidRPr="009A5060">
              <w:rPr>
                <w:rFonts w:ascii="Aptos" w:hAnsi="Aptos"/>
                <w:sz w:val="18"/>
                <w:szCs w:val="16"/>
              </w:rPr>
              <w:t>200 L</w:t>
            </w:r>
          </w:p>
        </w:tc>
        <w:tc>
          <w:tcPr>
            <w:tcW w:w="0" w:type="auto"/>
            <w:hideMark/>
          </w:tcPr>
          <w:p w14:paraId="54FDBEED" w14:textId="77777777" w:rsidR="00054DA5" w:rsidRPr="009A5060" w:rsidRDefault="00054DA5" w:rsidP="00C179E5">
            <w:pPr>
              <w:spacing w:after="120"/>
              <w:rPr>
                <w:rFonts w:ascii="Aptos" w:hAnsi="Aptos"/>
                <w:sz w:val="18"/>
                <w:szCs w:val="16"/>
              </w:rPr>
            </w:pPr>
            <w:r w:rsidRPr="009A5060">
              <w:rPr>
                <w:rFonts w:ascii="Aptos" w:hAnsi="Aptos"/>
                <w:sz w:val="18"/>
                <w:szCs w:val="16"/>
              </w:rPr>
              <w:t>≈ 149 Nm³</w:t>
            </w:r>
          </w:p>
        </w:tc>
        <w:tc>
          <w:tcPr>
            <w:tcW w:w="0" w:type="auto"/>
            <w:hideMark/>
          </w:tcPr>
          <w:p w14:paraId="25925CD2" w14:textId="77777777" w:rsidR="00054DA5" w:rsidRPr="009A5060" w:rsidRDefault="00054DA5" w:rsidP="00C179E5">
            <w:pPr>
              <w:spacing w:after="120"/>
              <w:rPr>
                <w:rFonts w:ascii="Aptos" w:hAnsi="Aptos"/>
                <w:sz w:val="18"/>
                <w:szCs w:val="16"/>
              </w:rPr>
            </w:pPr>
            <w:r w:rsidRPr="009A5060">
              <w:rPr>
                <w:rFonts w:ascii="Aptos" w:hAnsi="Aptos"/>
                <w:sz w:val="18"/>
                <w:szCs w:val="16"/>
              </w:rPr>
              <w:t>≈ 0.31 g/s</w:t>
            </w:r>
          </w:p>
        </w:tc>
        <w:tc>
          <w:tcPr>
            <w:tcW w:w="0" w:type="auto"/>
            <w:hideMark/>
          </w:tcPr>
          <w:p w14:paraId="7AFFAC24" w14:textId="77777777" w:rsidR="00054DA5" w:rsidRPr="009A5060" w:rsidRDefault="00054DA5" w:rsidP="00C179E5">
            <w:pPr>
              <w:spacing w:after="120"/>
              <w:rPr>
                <w:rFonts w:ascii="Aptos" w:hAnsi="Aptos"/>
                <w:sz w:val="18"/>
                <w:szCs w:val="16"/>
              </w:rPr>
            </w:pPr>
            <w:r w:rsidRPr="009A5060">
              <w:rPr>
                <w:rFonts w:ascii="Aptos" w:hAnsi="Aptos"/>
                <w:sz w:val="18"/>
                <w:szCs w:val="16"/>
              </w:rPr>
              <w:t>one-time, short duration</w:t>
            </w:r>
          </w:p>
        </w:tc>
      </w:tr>
      <w:tr w:rsidR="00A87F1B" w:rsidRPr="009A5060" w14:paraId="68317462" w14:textId="77777777" w:rsidTr="00A87F1B">
        <w:trPr>
          <w:jc w:val="center"/>
        </w:trPr>
        <w:tc>
          <w:tcPr>
            <w:tcW w:w="0" w:type="auto"/>
            <w:hideMark/>
          </w:tcPr>
          <w:p w14:paraId="559AEC2C" w14:textId="77777777" w:rsidR="00054DA5" w:rsidRPr="009A5060" w:rsidRDefault="00054DA5" w:rsidP="00C179E5">
            <w:pPr>
              <w:spacing w:after="120"/>
              <w:rPr>
                <w:rFonts w:ascii="Aptos" w:hAnsi="Aptos"/>
                <w:sz w:val="18"/>
                <w:szCs w:val="16"/>
              </w:rPr>
            </w:pPr>
            <w:r w:rsidRPr="009A5060">
              <w:rPr>
                <w:rFonts w:ascii="Aptos" w:hAnsi="Aptos"/>
                <w:sz w:val="18"/>
                <w:szCs w:val="16"/>
              </w:rPr>
              <w:t>Steady operation (typical)</w:t>
            </w:r>
          </w:p>
        </w:tc>
        <w:tc>
          <w:tcPr>
            <w:tcW w:w="0" w:type="auto"/>
            <w:hideMark/>
          </w:tcPr>
          <w:p w14:paraId="33634953" w14:textId="77777777" w:rsidR="00054DA5" w:rsidRPr="009A5060" w:rsidRDefault="00054DA5" w:rsidP="00C179E5">
            <w:pPr>
              <w:spacing w:after="120"/>
              <w:rPr>
                <w:rFonts w:ascii="Aptos" w:hAnsi="Aptos"/>
                <w:sz w:val="18"/>
                <w:szCs w:val="16"/>
              </w:rPr>
            </w:pPr>
            <w:r w:rsidRPr="009A5060">
              <w:rPr>
                <w:rFonts w:ascii="Aptos" w:hAnsi="Aptos"/>
                <w:sz w:val="18"/>
                <w:szCs w:val="16"/>
              </w:rPr>
              <w:t>50 L / day</w:t>
            </w:r>
          </w:p>
        </w:tc>
        <w:tc>
          <w:tcPr>
            <w:tcW w:w="0" w:type="auto"/>
            <w:hideMark/>
          </w:tcPr>
          <w:p w14:paraId="0300B9DE" w14:textId="77777777" w:rsidR="00054DA5" w:rsidRPr="009A5060" w:rsidRDefault="00054DA5" w:rsidP="00C179E5">
            <w:pPr>
              <w:spacing w:after="120"/>
              <w:rPr>
                <w:rFonts w:ascii="Aptos" w:hAnsi="Aptos"/>
                <w:sz w:val="18"/>
                <w:szCs w:val="16"/>
              </w:rPr>
            </w:pPr>
            <w:r w:rsidRPr="009A5060">
              <w:rPr>
                <w:rFonts w:ascii="Aptos" w:hAnsi="Aptos"/>
                <w:sz w:val="18"/>
                <w:szCs w:val="16"/>
              </w:rPr>
              <w:t>≈ 37 Nm³ / day</w:t>
            </w:r>
          </w:p>
        </w:tc>
        <w:tc>
          <w:tcPr>
            <w:tcW w:w="0" w:type="auto"/>
            <w:hideMark/>
          </w:tcPr>
          <w:p w14:paraId="4DE71C6A" w14:textId="77777777" w:rsidR="00054DA5" w:rsidRPr="009A5060" w:rsidRDefault="00054DA5" w:rsidP="00C179E5">
            <w:pPr>
              <w:spacing w:after="120"/>
              <w:rPr>
                <w:rFonts w:ascii="Aptos" w:hAnsi="Aptos"/>
                <w:sz w:val="18"/>
                <w:szCs w:val="16"/>
              </w:rPr>
            </w:pPr>
            <w:r w:rsidRPr="009A5060">
              <w:rPr>
                <w:rFonts w:ascii="Aptos" w:hAnsi="Aptos"/>
                <w:sz w:val="18"/>
                <w:szCs w:val="16"/>
              </w:rPr>
              <w:t>≈ 0.08 g/s</w:t>
            </w:r>
          </w:p>
        </w:tc>
        <w:tc>
          <w:tcPr>
            <w:tcW w:w="0" w:type="auto"/>
            <w:hideMark/>
          </w:tcPr>
          <w:p w14:paraId="3639F324" w14:textId="77777777" w:rsidR="00054DA5" w:rsidRPr="009A5060" w:rsidRDefault="00054DA5" w:rsidP="00C179E5">
            <w:pPr>
              <w:spacing w:after="120"/>
              <w:rPr>
                <w:rFonts w:ascii="Aptos" w:hAnsi="Aptos"/>
                <w:sz w:val="18"/>
                <w:szCs w:val="16"/>
              </w:rPr>
            </w:pPr>
            <w:r w:rsidRPr="009A5060">
              <w:rPr>
                <w:rFonts w:ascii="Aptos" w:hAnsi="Aptos"/>
                <w:sz w:val="18"/>
                <w:szCs w:val="16"/>
              </w:rPr>
              <w:t>continuous boil-off</w:t>
            </w:r>
          </w:p>
        </w:tc>
      </w:tr>
      <w:tr w:rsidR="00A87F1B" w:rsidRPr="009A5060" w14:paraId="7237F225" w14:textId="77777777" w:rsidTr="00A87F1B">
        <w:trPr>
          <w:jc w:val="center"/>
        </w:trPr>
        <w:tc>
          <w:tcPr>
            <w:tcW w:w="0" w:type="auto"/>
            <w:hideMark/>
          </w:tcPr>
          <w:p w14:paraId="18C60892" w14:textId="77777777" w:rsidR="00054DA5" w:rsidRPr="009A5060" w:rsidRDefault="00054DA5" w:rsidP="00C179E5">
            <w:pPr>
              <w:spacing w:after="120"/>
              <w:rPr>
                <w:rFonts w:ascii="Aptos" w:hAnsi="Aptos"/>
                <w:sz w:val="18"/>
                <w:szCs w:val="16"/>
              </w:rPr>
            </w:pPr>
            <w:r w:rsidRPr="009A5060">
              <w:rPr>
                <w:rFonts w:ascii="Aptos" w:hAnsi="Aptos"/>
                <w:sz w:val="18"/>
                <w:szCs w:val="16"/>
              </w:rPr>
              <w:t>High transient (3 × normal)</w:t>
            </w:r>
          </w:p>
        </w:tc>
        <w:tc>
          <w:tcPr>
            <w:tcW w:w="0" w:type="auto"/>
            <w:hideMark/>
          </w:tcPr>
          <w:p w14:paraId="004388CF" w14:textId="77777777" w:rsidR="00054DA5" w:rsidRPr="009A5060" w:rsidRDefault="00054DA5" w:rsidP="00C179E5">
            <w:pPr>
              <w:spacing w:after="120"/>
              <w:rPr>
                <w:rFonts w:ascii="Aptos" w:hAnsi="Aptos"/>
                <w:sz w:val="18"/>
                <w:szCs w:val="16"/>
              </w:rPr>
            </w:pPr>
            <w:r w:rsidRPr="009A5060">
              <w:rPr>
                <w:rFonts w:ascii="Aptos" w:hAnsi="Aptos"/>
                <w:sz w:val="18"/>
                <w:szCs w:val="16"/>
              </w:rPr>
              <w:t>≈ 150 Nm³ / day</w:t>
            </w:r>
          </w:p>
        </w:tc>
        <w:tc>
          <w:tcPr>
            <w:tcW w:w="0" w:type="auto"/>
            <w:hideMark/>
          </w:tcPr>
          <w:p w14:paraId="39E4106B" w14:textId="77777777" w:rsidR="00054DA5" w:rsidRPr="009A5060" w:rsidRDefault="00054DA5" w:rsidP="00C179E5">
            <w:pPr>
              <w:spacing w:after="120"/>
              <w:rPr>
                <w:rFonts w:ascii="Aptos" w:hAnsi="Aptos"/>
                <w:sz w:val="18"/>
                <w:szCs w:val="16"/>
              </w:rPr>
            </w:pPr>
            <w:r w:rsidRPr="009A5060">
              <w:rPr>
                <w:rFonts w:ascii="Aptos" w:hAnsi="Aptos"/>
                <w:sz w:val="18"/>
                <w:szCs w:val="16"/>
              </w:rPr>
              <w:t>≈ 0.24 g/s</w:t>
            </w:r>
          </w:p>
        </w:tc>
        <w:tc>
          <w:tcPr>
            <w:tcW w:w="0" w:type="auto"/>
            <w:hideMark/>
          </w:tcPr>
          <w:p w14:paraId="7D569A95" w14:textId="77777777" w:rsidR="00054DA5" w:rsidRPr="009A5060" w:rsidRDefault="00054DA5" w:rsidP="00C179E5">
            <w:pPr>
              <w:spacing w:after="120"/>
              <w:rPr>
                <w:rFonts w:ascii="Aptos" w:hAnsi="Aptos"/>
                <w:sz w:val="18"/>
                <w:szCs w:val="16"/>
              </w:rPr>
            </w:pPr>
            <w:r w:rsidRPr="009A5060">
              <w:rPr>
                <w:rFonts w:ascii="Aptos" w:hAnsi="Aptos"/>
                <w:sz w:val="18"/>
                <w:szCs w:val="16"/>
              </w:rPr>
              <w:t>representative upset</w:t>
            </w:r>
          </w:p>
        </w:tc>
        <w:tc>
          <w:tcPr>
            <w:tcW w:w="0" w:type="auto"/>
            <w:hideMark/>
          </w:tcPr>
          <w:p w14:paraId="7E7539D1" w14:textId="5CFCD8DB" w:rsidR="00054DA5" w:rsidRPr="009A5060" w:rsidRDefault="00D46239" w:rsidP="00C179E5">
            <w:pPr>
              <w:spacing w:after="120"/>
              <w:rPr>
                <w:rFonts w:ascii="Aptos" w:hAnsi="Aptos"/>
                <w:sz w:val="18"/>
                <w:szCs w:val="16"/>
              </w:rPr>
            </w:pPr>
            <w:r w:rsidRPr="009A5060">
              <w:rPr>
                <w:rFonts w:ascii="Aptos" w:hAnsi="Aptos"/>
                <w:sz w:val="18"/>
                <w:szCs w:val="16"/>
              </w:rPr>
              <w:t>Representative upset</w:t>
            </w:r>
          </w:p>
        </w:tc>
      </w:tr>
    </w:tbl>
    <w:p w14:paraId="675172F2" w14:textId="10B13659" w:rsidR="00054DA5" w:rsidRPr="009A5060" w:rsidRDefault="00054DA5" w:rsidP="00C179E5">
      <w:pPr>
        <w:spacing w:line="240" w:lineRule="auto"/>
        <w:rPr>
          <w:szCs w:val="20"/>
        </w:rPr>
      </w:pPr>
      <w:r w:rsidRPr="009A5060">
        <w:rPr>
          <w:szCs w:val="20"/>
        </w:rPr>
        <w:t>For a 30-day campaign (1 per calendar year), total returned helium ≈ 1 100 – 1 200 Nm³, equivalent to ≈ 200 kg He.</w:t>
      </w:r>
    </w:p>
    <w:p w14:paraId="54A23224" w14:textId="71DDE4CD" w:rsidR="00054DA5" w:rsidRPr="009A5060" w:rsidRDefault="00054DA5" w:rsidP="00C179E5">
      <w:pPr>
        <w:pStyle w:val="BulletListNormal"/>
        <w:spacing w:line="240" w:lineRule="auto"/>
        <w:rPr>
          <w:sz w:val="20"/>
          <w:szCs w:val="24"/>
          <w:lang w:val="en-GB"/>
        </w:rPr>
      </w:pPr>
      <w:r w:rsidRPr="009A5060">
        <w:rPr>
          <w:sz w:val="20"/>
          <w:szCs w:val="24"/>
          <w:lang w:val="en-GB"/>
        </w:rPr>
        <w:t>Return pressure: maintained ≥ 1.00 bar(a), nominal 1.05 bar(a).</w:t>
      </w:r>
    </w:p>
    <w:p w14:paraId="7E1D5240" w14:textId="77777777" w:rsidR="007B444F" w:rsidRPr="009A5060" w:rsidRDefault="007B444F" w:rsidP="00C179E5">
      <w:pPr>
        <w:pStyle w:val="BulletListNormal"/>
        <w:spacing w:line="240" w:lineRule="auto"/>
        <w:rPr>
          <w:sz w:val="20"/>
          <w:szCs w:val="24"/>
          <w:lang w:val="en-GB"/>
        </w:rPr>
      </w:pPr>
      <w:r w:rsidRPr="009A5060">
        <w:rPr>
          <w:sz w:val="20"/>
          <w:szCs w:val="24"/>
          <w:lang w:val="en-GB"/>
        </w:rPr>
        <w:t>Helium purity for acceptance: O₂ ≤ 1 ppm, N₂ ≤ 5 ppm, dew point ≤ –80 °C.</w:t>
      </w:r>
    </w:p>
    <w:p w14:paraId="150D61EC" w14:textId="1319457F" w:rsidR="007B444F" w:rsidRPr="009A5060" w:rsidRDefault="007B444F" w:rsidP="00C179E5">
      <w:pPr>
        <w:pStyle w:val="BulletListNormal"/>
        <w:spacing w:line="240" w:lineRule="auto"/>
        <w:rPr>
          <w:sz w:val="20"/>
          <w:szCs w:val="24"/>
          <w:lang w:val="en-GB"/>
        </w:rPr>
      </w:pPr>
      <w:r w:rsidRPr="009A5060">
        <w:rPr>
          <w:sz w:val="20"/>
          <w:szCs w:val="24"/>
          <w:lang w:val="en-GB"/>
        </w:rPr>
        <w:t>SCK CEN is fully responsible for Dewar logistics, batch filling, and maintaining helium purity</w:t>
      </w:r>
      <w:r w:rsidR="00B60A1D" w:rsidRPr="009A5060">
        <w:rPr>
          <w:sz w:val="20"/>
          <w:szCs w:val="24"/>
          <w:lang w:val="en-GB"/>
        </w:rPr>
        <w:br/>
      </w:r>
    </w:p>
    <w:p w14:paraId="57FA060A" w14:textId="0F94658A" w:rsidR="007B444F" w:rsidRPr="009A5060" w:rsidRDefault="007B444F" w:rsidP="00C179E5">
      <w:pPr>
        <w:pStyle w:val="RequirementList"/>
        <w:spacing w:line="240" w:lineRule="auto"/>
      </w:pPr>
      <w:r w:rsidRPr="009A5060">
        <w:t xml:space="preserve">QPLANT shall accept helium gas into the recovery network only when purity is within specification.  If gas analysis indicates contamination above limits, the recovery valve shall remain </w:t>
      </w:r>
      <w:r w:rsidR="00D46239" w:rsidRPr="009A5060">
        <w:t>closed,</w:t>
      </w:r>
      <w:r w:rsidRPr="009A5060">
        <w:t xml:space="preserve"> and helium shall be vented at the user side.</w:t>
      </w:r>
      <w:r w:rsidRPr="009A5060">
        <w:br/>
      </w:r>
    </w:p>
    <w:p w14:paraId="6D6A7102" w14:textId="7E9F0B8A" w:rsidR="00054DA5" w:rsidRPr="009A5060" w:rsidRDefault="00054DA5" w:rsidP="00C179E5">
      <w:pPr>
        <w:pStyle w:val="RequirementList"/>
        <w:numPr>
          <w:ilvl w:val="0"/>
          <w:numId w:val="28"/>
        </w:numPr>
        <w:spacing w:line="240" w:lineRule="auto"/>
      </w:pPr>
      <w:r w:rsidRPr="009A5060">
        <w:t>No purification or gas clean-up by QPLANT is foreseen for this interface.</w:t>
      </w:r>
    </w:p>
    <w:p w14:paraId="7DBCAF11" w14:textId="466C0CAE" w:rsidR="00DD5C3A" w:rsidRPr="009A5060" w:rsidRDefault="00DD5C3A" w:rsidP="00C179E5">
      <w:pPr>
        <w:spacing w:line="240" w:lineRule="auto"/>
      </w:pPr>
      <w:r w:rsidRPr="009A5060">
        <w:br/>
      </w:r>
    </w:p>
    <w:p w14:paraId="727519F9" w14:textId="11E0F250" w:rsidR="00027E03" w:rsidRPr="009A5060" w:rsidRDefault="00DD5C3A" w:rsidP="00C179E5">
      <w:pPr>
        <w:spacing w:line="240" w:lineRule="auto"/>
      </w:pPr>
      <w:r w:rsidRPr="009A5060">
        <w:br/>
      </w:r>
    </w:p>
    <w:p w14:paraId="3F5456A2" w14:textId="77777777" w:rsidR="00DD5C3A" w:rsidRPr="009A5060" w:rsidRDefault="00DD5C3A" w:rsidP="00C179E5">
      <w:pPr>
        <w:spacing w:line="240" w:lineRule="auto"/>
        <w:jc w:val="center"/>
      </w:pPr>
      <w:r w:rsidRPr="009A5060">
        <w:object w:dxaOrig="13455" w:dyaOrig="19515" w14:anchorId="35D985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4.45pt;height:375.05pt" o:ole="">
            <v:imagedata r:id="rId38" o:title="" cropbottom="33354f" cropleft="12512f"/>
          </v:shape>
          <o:OLEObject Type="Embed" ProgID="Visio.Drawing.15" ShapeID="_x0000_i1025" DrawAspect="Content" ObjectID="_1827290171" r:id="rId39"/>
        </w:object>
      </w:r>
    </w:p>
    <w:p w14:paraId="4B70670B" w14:textId="45E44830" w:rsidR="00DD5C3A" w:rsidRPr="009A5060" w:rsidRDefault="00DD5C3A" w:rsidP="00C179E5">
      <w:pPr>
        <w:pStyle w:val="Caption"/>
        <w:spacing w:line="240" w:lineRule="auto"/>
      </w:pPr>
      <w:bookmarkStart w:id="3692" w:name="_Toc212194956"/>
      <w:r w:rsidRPr="009A5060">
        <w:t xml:space="preserve">Figure </w:t>
      </w:r>
      <w:r w:rsidRPr="009A5060">
        <w:fldChar w:fldCharType="begin"/>
      </w:r>
      <w:r w:rsidRPr="009A5060">
        <w:instrText xml:space="preserve"> SEQ Figure \* ARABIC </w:instrText>
      </w:r>
      <w:r w:rsidRPr="009A5060">
        <w:fldChar w:fldCharType="separate"/>
      </w:r>
      <w:r w:rsidR="00041F61">
        <w:rPr>
          <w:noProof/>
        </w:rPr>
        <w:t>13</w:t>
      </w:r>
      <w:r w:rsidRPr="009A5060">
        <w:fldChar w:fldCharType="end"/>
      </w:r>
      <w:r w:rsidRPr="009A5060">
        <w:t xml:space="preserve"> Routing of QRB.EUR (External User Recovery)</w:t>
      </w:r>
      <w:bookmarkEnd w:id="3692"/>
    </w:p>
    <w:p w14:paraId="511326B6" w14:textId="77777777" w:rsidR="007B444F" w:rsidRPr="009A5060" w:rsidRDefault="007B444F" w:rsidP="00C179E5">
      <w:pPr>
        <w:spacing w:line="240" w:lineRule="auto"/>
      </w:pPr>
    </w:p>
    <w:p w14:paraId="3DA09A07" w14:textId="51DCCAC5" w:rsidR="007B444F" w:rsidRPr="009A5060" w:rsidRDefault="007B444F" w:rsidP="00C179E5">
      <w:pPr>
        <w:pStyle w:val="RequirementList"/>
        <w:spacing w:line="240" w:lineRule="auto"/>
      </w:pPr>
      <w:r w:rsidRPr="009A5060">
        <w:t xml:space="preserve">The Contractor shall provide a complete interface assembly at QRB.EUR consisting of a check valve, automated isolation valve, removable end cap, and gas-sampling take-off. </w:t>
      </w:r>
      <w:r w:rsidR="00AE0D8F" w:rsidRPr="009A5060">
        <w:t xml:space="preserve"> </w:t>
      </w:r>
      <w:r w:rsidRPr="009A5060">
        <w:t xml:space="preserve">All components shall be helium-tight and suitable for </w:t>
      </w:r>
      <w:r w:rsidR="00AE0D8F" w:rsidRPr="009A5060">
        <w:t>room temperature helium</w:t>
      </w:r>
      <w:r w:rsidRPr="009A5060">
        <w:t xml:space="preserve">. </w:t>
      </w:r>
    </w:p>
    <w:p w14:paraId="54C89171" w14:textId="4E8D3F2B" w:rsidR="007B444F" w:rsidRPr="009A5060" w:rsidRDefault="007B444F" w:rsidP="00C179E5">
      <w:pPr>
        <w:pStyle w:val="RequirementList"/>
        <w:spacing w:line="240" w:lineRule="auto"/>
      </w:pPr>
      <w:r w:rsidRPr="009A5060">
        <w:t>The external-user return circuit shall maintain stable suction pressure and flow during all operating conditions.</w:t>
      </w:r>
      <w:r w:rsidRPr="009A5060">
        <w:br/>
        <w:t>The Contractor shall design the return line to maintain 1.05 bar(a) ± 0.02 bar(a) for helium gas flows of 0.06 – 0.08 g/s (steady) and up to 0.30 g/s for short-term transients.</w:t>
      </w:r>
      <w:r w:rsidR="00D46239" w:rsidRPr="009A5060">
        <w:t xml:space="preserve"> </w:t>
      </w:r>
      <w:r w:rsidR="00AE0D8F" w:rsidRPr="009A5060">
        <w:t xml:space="preserve"> </w:t>
      </w:r>
      <w:r w:rsidRPr="009A5060">
        <w:t>Pressure stability and flow compliance shall be verified by continuous logging during commissioning.</w:t>
      </w:r>
    </w:p>
    <w:p w14:paraId="2D80772A" w14:textId="30FD306C" w:rsidR="007B444F" w:rsidRPr="009A5060" w:rsidRDefault="007B444F" w:rsidP="00C179E5">
      <w:pPr>
        <w:pStyle w:val="RequirementList"/>
        <w:spacing w:line="240" w:lineRule="auto"/>
      </w:pPr>
      <w:r w:rsidRPr="009A5060">
        <w:t>Safe isolation and purge capability shall be ensured for all operational and maintenance modes.</w:t>
      </w:r>
      <w:r w:rsidRPr="009A5060">
        <w:br/>
        <w:t>The Contractor shall install remotely operated emergency shut-off valves (ESD) on both the liquid-helium supply and gas-return lines, closing within 5 s of an emergency signal.</w:t>
      </w:r>
      <w:r w:rsidR="00D46239" w:rsidRPr="009A5060">
        <w:t xml:space="preserve">  </w:t>
      </w:r>
      <w:r w:rsidRPr="009A5060">
        <w:t>Manual vent/purge ports shall be provided to allow drying and safe warm-up of the interface and user line.</w:t>
      </w:r>
    </w:p>
    <w:p w14:paraId="38B77548" w14:textId="77777777" w:rsidR="00B60A1D" w:rsidRPr="009A5060" w:rsidRDefault="007B444F" w:rsidP="00C179E5">
      <w:pPr>
        <w:pStyle w:val="RequirementList"/>
        <w:spacing w:line="240" w:lineRule="auto"/>
      </w:pPr>
      <w:r w:rsidRPr="009A5060">
        <w:t>Helium recovery shall only occur when the returned gas purity is within specification.</w:t>
      </w:r>
      <w:r w:rsidRPr="009A5060">
        <w:br/>
        <w:t>QPLANT shall accept gaseous helium only when purity meets O₂ ≤ 1 ppm and N₂ ≤ 5 ppm.</w:t>
      </w:r>
      <w:r w:rsidRPr="009A5060">
        <w:br/>
      </w:r>
    </w:p>
    <w:p w14:paraId="11A6AAFE" w14:textId="15DA31F4" w:rsidR="007B444F" w:rsidRPr="009A5060" w:rsidRDefault="007B444F" w:rsidP="00C179E5">
      <w:pPr>
        <w:pStyle w:val="RequirementList"/>
        <w:spacing w:line="240" w:lineRule="auto"/>
      </w:pPr>
      <w:r w:rsidRPr="009A5060">
        <w:t xml:space="preserve">The Contractor shall integrate an oxygen and dew-point </w:t>
      </w:r>
      <w:r w:rsidR="00900B24" w:rsidRPr="009A5060">
        <w:t>analyser</w:t>
      </w:r>
      <w:r w:rsidRPr="009A5060">
        <w:t xml:space="preserve"> at QRB.EUR to verify compliance</w:t>
      </w:r>
      <w:r w:rsidR="00B60A1D" w:rsidRPr="009A5060">
        <w:t xml:space="preserve"> and prevent any process contamination</w:t>
      </w:r>
      <w:r w:rsidR="00900B24" w:rsidRPr="009A5060">
        <w:t xml:space="preserve">.  </w:t>
      </w:r>
      <w:r w:rsidRPr="009A5060">
        <w:t xml:space="preserve">If the gas is out of specification, the recovery valve shall remain </w:t>
      </w:r>
      <w:r w:rsidR="006E58DA" w:rsidRPr="009A5060">
        <w:t>closed,</w:t>
      </w:r>
      <w:r w:rsidRPr="009A5060">
        <w:t xml:space="preserve"> and the helium shall be vented on the user side.</w:t>
      </w:r>
      <w:r w:rsidR="00B60A1D" w:rsidRPr="009A5060">
        <w:br/>
      </w:r>
      <w:r w:rsidR="00B60A1D" w:rsidRPr="009A5060">
        <w:br/>
      </w:r>
    </w:p>
    <w:p w14:paraId="117249F0" w14:textId="77777777" w:rsidR="00F53F45" w:rsidRPr="009A5060" w:rsidRDefault="00F53F45" w:rsidP="00C179E5">
      <w:pPr>
        <w:pStyle w:val="Heading3numbered"/>
        <w:spacing w:line="240" w:lineRule="auto"/>
      </w:pPr>
      <w:bookmarkStart w:id="3693" w:name="_Toc200492412"/>
      <w:bookmarkStart w:id="3694" w:name="_Toc202536211"/>
      <w:bookmarkStart w:id="3695" w:name="_Toc202536911"/>
      <w:bookmarkStart w:id="3696" w:name="_Toc216340962"/>
      <w:r w:rsidRPr="009A5060">
        <w:t>Liquid Nitrogen (LN2)</w:t>
      </w:r>
      <w:bookmarkEnd w:id="3693"/>
      <w:bookmarkEnd w:id="3694"/>
      <w:bookmarkEnd w:id="3695"/>
      <w:bookmarkEnd w:id="3696"/>
    </w:p>
    <w:p w14:paraId="688B45FD" w14:textId="6FB6E756" w:rsidR="00F53F45" w:rsidRPr="009A5060" w:rsidRDefault="00F53F45" w:rsidP="00C179E5">
      <w:pPr>
        <w:pStyle w:val="RequirementList"/>
        <w:spacing w:line="240" w:lineRule="auto"/>
      </w:pPr>
      <w:bookmarkStart w:id="3697" w:name="_Toc200492413"/>
      <w:r w:rsidRPr="009A5060">
        <w:lastRenderedPageBreak/>
        <w:t xml:space="preserve">If liquid nitrogen is used for the </w:t>
      </w:r>
      <w:r w:rsidR="00947F24" w:rsidRPr="009A5060">
        <w:t>QPLANT</w:t>
      </w:r>
      <w:r w:rsidRPr="009A5060">
        <w:t xml:space="preserve"> precooling, the </w:t>
      </w:r>
      <w:r w:rsidR="00CB1438" w:rsidRPr="009A5060">
        <w:t>Contractor</w:t>
      </w:r>
      <w:r w:rsidRPr="009A5060">
        <w:t xml:space="preserve"> </w:t>
      </w:r>
      <w:r w:rsidR="002F70A5" w:rsidRPr="009A5060">
        <w:t xml:space="preserve">shall be </w:t>
      </w:r>
      <w:r w:rsidRPr="009A5060">
        <w:t>responsible for the entire nitrogen equipment including liquid nitrogen tanks, heaters,</w:t>
      </w:r>
      <w:r w:rsidR="0085540D" w:rsidRPr="009A5060">
        <w:t xml:space="preserve"> …</w:t>
      </w:r>
      <w:r w:rsidR="007A2C67" w:rsidRPr="009A5060">
        <w:t xml:space="preserve">.  </w:t>
      </w:r>
      <w:r w:rsidRPr="009A5060">
        <w:t xml:space="preserve">If the liquid nitrogen is not used for the </w:t>
      </w:r>
      <w:r w:rsidR="00947F24" w:rsidRPr="009A5060">
        <w:t>QPLANT</w:t>
      </w:r>
      <w:r w:rsidRPr="009A5060">
        <w:t xml:space="preserve"> precooling, </w:t>
      </w:r>
      <w:r w:rsidR="0085540D" w:rsidRPr="009A5060">
        <w:t>SCK CEN</w:t>
      </w:r>
      <w:r w:rsidRPr="009A5060">
        <w:t xml:space="preserve"> </w:t>
      </w:r>
      <w:r w:rsidR="0095094F" w:rsidRPr="009A5060">
        <w:t xml:space="preserve">shall </w:t>
      </w:r>
      <w:r w:rsidRPr="009A5060">
        <w:t>provide gas helium for regeneration purpose</w:t>
      </w:r>
      <w:r w:rsidR="007A2C67" w:rsidRPr="009A5060">
        <w:t xml:space="preserve">.  </w:t>
      </w:r>
      <w:bookmarkEnd w:id="3697"/>
    </w:p>
    <w:p w14:paraId="4208F7E4" w14:textId="77777777" w:rsidR="00F53F45" w:rsidRPr="009A5060" w:rsidRDefault="00F53F45" w:rsidP="00C179E5">
      <w:pPr>
        <w:pStyle w:val="RequirementList"/>
        <w:spacing w:line="240" w:lineRule="auto"/>
      </w:pPr>
      <w:bookmarkStart w:id="3698" w:name="_Toc200492414"/>
      <w:r w:rsidRPr="009A5060">
        <w:t xml:space="preserve">During installation and commissioning, the </w:t>
      </w:r>
      <w:r w:rsidR="00CB1438" w:rsidRPr="009A5060">
        <w:t>Contractor</w:t>
      </w:r>
      <w:r w:rsidRPr="009A5060">
        <w:t xml:space="preserve"> </w:t>
      </w:r>
      <w:r w:rsidR="002F70A5" w:rsidRPr="009A5060">
        <w:t xml:space="preserve">shall be in </w:t>
      </w:r>
      <w:r w:rsidRPr="009A5060">
        <w:t>charge to supply the necessary nitrogen linked to the</w:t>
      </w:r>
      <w:r w:rsidR="002F70A5" w:rsidRPr="009A5060">
        <w:t>se</w:t>
      </w:r>
      <w:r w:rsidRPr="009A5060">
        <w:t xml:space="preserve"> activities.</w:t>
      </w:r>
      <w:bookmarkEnd w:id="3698"/>
    </w:p>
    <w:p w14:paraId="227010C9" w14:textId="371B5096" w:rsidR="00FE5568" w:rsidRPr="009A5060" w:rsidRDefault="00FE5568" w:rsidP="00C179E5">
      <w:pPr>
        <w:pStyle w:val="Heading3numbered"/>
        <w:spacing w:line="240" w:lineRule="auto"/>
      </w:pPr>
      <w:bookmarkStart w:id="3699" w:name="_Toc216340963"/>
      <w:bookmarkStart w:id="3700" w:name="_Toc200492415"/>
      <w:bookmarkStart w:id="3701" w:name="_Toc202536212"/>
      <w:bookmarkStart w:id="3702" w:name="_Toc202536912"/>
      <w:r w:rsidRPr="009A5060">
        <w:t>Interfaces with (external) Control System</w:t>
      </w:r>
      <w:bookmarkEnd w:id="3699"/>
    </w:p>
    <w:p w14:paraId="6D1ABEC4" w14:textId="45492728" w:rsidR="00F90BBA" w:rsidRPr="001D7A85" w:rsidRDefault="00F53F45" w:rsidP="00C179E5">
      <w:pPr>
        <w:pStyle w:val="Heading4numbered"/>
        <w:rPr>
          <w:sz w:val="20"/>
          <w:lang w:val="en-GB"/>
        </w:rPr>
      </w:pPr>
      <w:r w:rsidRPr="001D7A85">
        <w:rPr>
          <w:sz w:val="20"/>
          <w:lang w:val="en-GB"/>
        </w:rPr>
        <w:t xml:space="preserve">Interfaces with </w:t>
      </w:r>
      <w:r w:rsidR="00F90BBA" w:rsidRPr="001D7A85">
        <w:rPr>
          <w:sz w:val="20"/>
          <w:lang w:val="en-GB"/>
        </w:rPr>
        <w:t>MCS</w:t>
      </w:r>
      <w:bookmarkEnd w:id="3700"/>
      <w:bookmarkEnd w:id="3701"/>
      <w:bookmarkEnd w:id="3702"/>
      <w:r w:rsidR="00C50D69" w:rsidRPr="001D7A85">
        <w:rPr>
          <w:sz w:val="20"/>
          <w:lang w:val="en-GB"/>
        </w:rPr>
        <w:t xml:space="preserve"> </w:t>
      </w:r>
    </w:p>
    <w:p w14:paraId="36155659" w14:textId="0B12CBBB" w:rsidR="00422565" w:rsidRPr="009A5060" w:rsidRDefault="00422565" w:rsidP="00C179E5">
      <w:pPr>
        <w:pStyle w:val="RequirementList"/>
        <w:spacing w:line="240" w:lineRule="auto"/>
      </w:pPr>
      <w:bookmarkStart w:id="3703" w:name="_Toc200492416"/>
      <w:r w:rsidRPr="009A5060">
        <w:t xml:space="preserve">Where the system has an interface with MCS, the system shall comply to the MCS architecture, </w:t>
      </w:r>
      <w:r w:rsidR="007A2C67" w:rsidRPr="009A5060">
        <w:t>processes,</w:t>
      </w:r>
      <w:r w:rsidRPr="009A5060">
        <w:t xml:space="preserve"> and interfaces</w:t>
      </w:r>
      <w:r w:rsidR="007A2C67" w:rsidRPr="009A5060">
        <w:t xml:space="preserve">.  </w:t>
      </w:r>
      <w:r w:rsidR="00E73888" w:rsidRPr="009A5060">
        <w:fldChar w:fldCharType="begin"/>
      </w:r>
      <w:r w:rsidR="00E73888" w:rsidRPr="009A5060">
        <w:instrText xml:space="preserve"> REF _Ref215473580 \n \h  \* MERGEFORMAT </w:instrText>
      </w:r>
      <w:r w:rsidR="00E73888" w:rsidRPr="009A5060">
        <w:fldChar w:fldCharType="separate"/>
      </w:r>
      <w:r w:rsidR="00041F61">
        <w:t>[</w:t>
      </w:r>
      <w:r w:rsidR="00041F61" w:rsidRPr="00041F61">
        <w:rPr>
          <w:b/>
          <w:bCs/>
          <w:color w:val="034694" w:themeColor="accent4"/>
        </w:rPr>
        <w:t>AD 18]</w:t>
      </w:r>
      <w:r w:rsidR="00E73888" w:rsidRPr="009A5060">
        <w:fldChar w:fldCharType="end"/>
      </w:r>
      <w:bookmarkEnd w:id="3703"/>
    </w:p>
    <w:p w14:paraId="6B9E5298" w14:textId="090FBC10" w:rsidR="003B0E81" w:rsidRPr="009A5060" w:rsidRDefault="003B0E81" w:rsidP="00C179E5">
      <w:pPr>
        <w:pStyle w:val="RequirementList"/>
        <w:spacing w:line="240" w:lineRule="auto"/>
      </w:pPr>
      <w:bookmarkStart w:id="3704" w:name="_Toc200492417"/>
      <w:r w:rsidRPr="009A5060">
        <w:t xml:space="preserve">The interface between </w:t>
      </w:r>
      <w:r w:rsidR="00947F24" w:rsidRPr="009A5060">
        <w:t>QPLANT</w:t>
      </w:r>
      <w:r w:rsidRPr="009A5060">
        <w:t xml:space="preserve"> (Contractor) and Control System (ICS) shall comply to the Slow Fieldbus Control and Monitoring Interfaces type C as listed in MCS Interface Catalogue </w:t>
      </w:r>
      <w:r w:rsidR="00E73888" w:rsidRPr="009A5060">
        <w:fldChar w:fldCharType="begin"/>
      </w:r>
      <w:r w:rsidR="00E73888" w:rsidRPr="009A5060">
        <w:instrText xml:space="preserve"> REF _Ref215473524 \n \h  \* MERGEFORMAT </w:instrText>
      </w:r>
      <w:r w:rsidR="00E73888" w:rsidRPr="009A5060">
        <w:fldChar w:fldCharType="separate"/>
      </w:r>
      <w:r w:rsidR="00041F61">
        <w:t>[</w:t>
      </w:r>
      <w:r w:rsidR="00041F61" w:rsidRPr="00041F61">
        <w:rPr>
          <w:b/>
          <w:bCs/>
          <w:color w:val="034694" w:themeColor="accent4"/>
        </w:rPr>
        <w:t>AD 20</w:t>
      </w:r>
      <w:r w:rsidR="00041F61" w:rsidRPr="00041F61">
        <w:rPr>
          <w:color w:val="034694" w:themeColor="accent4"/>
        </w:rPr>
        <w:t>]</w:t>
      </w:r>
      <w:r w:rsidR="00E73888" w:rsidRPr="009A5060">
        <w:fldChar w:fldCharType="end"/>
      </w:r>
      <w:r w:rsidRPr="009A5060">
        <w:t>.</w:t>
      </w:r>
      <w:bookmarkEnd w:id="3704"/>
    </w:p>
    <w:p w14:paraId="33D38F40" w14:textId="77777777" w:rsidR="00814C81" w:rsidRPr="001D7A85" w:rsidRDefault="00814C81" w:rsidP="00C179E5">
      <w:pPr>
        <w:pStyle w:val="Heading4numbered"/>
        <w:rPr>
          <w:sz w:val="20"/>
          <w:lang w:val="en-GB"/>
        </w:rPr>
      </w:pPr>
      <w:bookmarkStart w:id="3705" w:name="_Toc200492418"/>
      <w:bookmarkStart w:id="3706" w:name="_Toc202536213"/>
      <w:bookmarkStart w:id="3707" w:name="_Toc202536913"/>
      <w:r w:rsidRPr="001D7A85">
        <w:rPr>
          <w:sz w:val="20"/>
          <w:lang w:val="en-GB"/>
        </w:rPr>
        <w:t>Interfaces with MIS</w:t>
      </w:r>
      <w:bookmarkEnd w:id="3705"/>
      <w:bookmarkEnd w:id="3706"/>
      <w:bookmarkEnd w:id="3707"/>
    </w:p>
    <w:p w14:paraId="562B51CE" w14:textId="2F227A85" w:rsidR="00814C81" w:rsidRPr="009A5060" w:rsidRDefault="00814C81" w:rsidP="00C179E5">
      <w:pPr>
        <w:pStyle w:val="RequirementList"/>
        <w:spacing w:line="240" w:lineRule="auto"/>
      </w:pPr>
      <w:bookmarkStart w:id="3708" w:name="_Toc200492419"/>
      <w:r w:rsidRPr="009A5060">
        <w:t xml:space="preserve">Where the system has an interface with MIS, the system shall comply to the MIS architecture, </w:t>
      </w:r>
      <w:r w:rsidR="007A2C67" w:rsidRPr="009A5060">
        <w:t>processes,</w:t>
      </w:r>
      <w:r w:rsidRPr="009A5060">
        <w:t xml:space="preserve"> and interfaces</w:t>
      </w:r>
      <w:bookmarkEnd w:id="3708"/>
      <w:r w:rsidR="00E73888" w:rsidRPr="009A5060">
        <w:t xml:space="preserve">  </w:t>
      </w:r>
      <w:r w:rsidR="00E73888" w:rsidRPr="009A5060">
        <w:rPr>
          <w:b/>
          <w:bCs/>
          <w:color w:val="034694" w:themeColor="accent4"/>
        </w:rPr>
        <w:fldChar w:fldCharType="begin"/>
      </w:r>
      <w:r w:rsidR="00E73888" w:rsidRPr="009A5060">
        <w:rPr>
          <w:b/>
          <w:bCs/>
          <w:color w:val="034694" w:themeColor="accent4"/>
        </w:rPr>
        <w:instrText xml:space="preserve"> REF _Ref215473731 \n \h </w:instrText>
      </w:r>
      <w:r w:rsidR="00900B24" w:rsidRPr="009A5060">
        <w:rPr>
          <w:b/>
          <w:bCs/>
          <w:color w:val="034694" w:themeColor="accent4"/>
        </w:rPr>
        <w:instrText xml:space="preserve"> \* MERGEFORMAT </w:instrText>
      </w:r>
      <w:r w:rsidR="00E73888" w:rsidRPr="009A5060">
        <w:rPr>
          <w:b/>
          <w:bCs/>
          <w:color w:val="034694" w:themeColor="accent4"/>
        </w:rPr>
      </w:r>
      <w:r w:rsidR="00E73888" w:rsidRPr="009A5060">
        <w:rPr>
          <w:b/>
          <w:bCs/>
          <w:color w:val="034694" w:themeColor="accent4"/>
        </w:rPr>
        <w:fldChar w:fldCharType="separate"/>
      </w:r>
      <w:r w:rsidR="00041F61">
        <w:rPr>
          <w:b/>
          <w:bCs/>
          <w:color w:val="034694" w:themeColor="accent4"/>
        </w:rPr>
        <w:t>[AD 19]</w:t>
      </w:r>
      <w:r w:rsidR="00E73888" w:rsidRPr="009A5060">
        <w:rPr>
          <w:b/>
          <w:bCs/>
          <w:color w:val="034694" w:themeColor="accent4"/>
        </w:rPr>
        <w:fldChar w:fldCharType="end"/>
      </w:r>
    </w:p>
    <w:p w14:paraId="56EE3795" w14:textId="4B4036B6" w:rsidR="005D322D" w:rsidRPr="009A5060" w:rsidRDefault="005D322D" w:rsidP="00C179E5">
      <w:pPr>
        <w:pStyle w:val="RequirementList"/>
        <w:spacing w:line="240" w:lineRule="auto"/>
        <w:rPr>
          <w:rStyle w:val="AAReferencedChar"/>
          <w:rFonts w:ascii="Century Gothic" w:hAnsi="Century Gothic"/>
          <w:i w:val="0"/>
          <w:iCs w:val="0"/>
          <w:color w:val="auto"/>
          <w:sz w:val="18"/>
        </w:rPr>
      </w:pPr>
      <w:bookmarkStart w:id="3709" w:name="_Toc200492420"/>
      <w:r w:rsidRPr="009A5060">
        <w:t xml:space="preserve">The interface between </w:t>
      </w:r>
      <w:r w:rsidR="00947F24" w:rsidRPr="009A5060">
        <w:t>QPLANT</w:t>
      </w:r>
      <w:r w:rsidRPr="009A5060">
        <w:t xml:space="preserve"> (Contractor) and Interlock System (ICS) shall comply to the Slow control interface catalogue</w:t>
      </w:r>
      <w:r w:rsidR="00E73888" w:rsidRPr="009A5060">
        <w:t xml:space="preserve"> </w:t>
      </w:r>
      <w:r w:rsidR="00E73888" w:rsidRPr="009A5060">
        <w:fldChar w:fldCharType="begin"/>
      </w:r>
      <w:r w:rsidR="00E73888" w:rsidRPr="009A5060">
        <w:instrText xml:space="preserve"> REF _Ref215473777 \n \h </w:instrText>
      </w:r>
      <w:r w:rsidR="00900B24" w:rsidRPr="009A5060">
        <w:instrText xml:space="preserve"> \* MERGEFORMAT </w:instrText>
      </w:r>
      <w:r w:rsidR="00E73888" w:rsidRPr="009A5060">
        <w:fldChar w:fldCharType="separate"/>
      </w:r>
      <w:r w:rsidR="00041F61">
        <w:t>[</w:t>
      </w:r>
      <w:r w:rsidR="00041F61" w:rsidRPr="00041F61">
        <w:rPr>
          <w:b/>
          <w:bCs/>
          <w:color w:val="034694" w:themeColor="accent4"/>
        </w:rPr>
        <w:t>AD 22]</w:t>
      </w:r>
      <w:r w:rsidR="00E73888" w:rsidRPr="009A5060">
        <w:fldChar w:fldCharType="end"/>
      </w:r>
      <w:r w:rsidR="007A2C67" w:rsidRPr="009A5060">
        <w:t xml:space="preserve">  </w:t>
      </w:r>
      <w:bookmarkEnd w:id="3709"/>
    </w:p>
    <w:p w14:paraId="5970B693" w14:textId="325CCC0F" w:rsidR="00AD2B68" w:rsidRPr="009A5060" w:rsidRDefault="005D322D" w:rsidP="00C179E5">
      <w:pPr>
        <w:pStyle w:val="RequirementList"/>
        <w:spacing w:line="240" w:lineRule="auto"/>
      </w:pPr>
      <w:bookmarkStart w:id="3710" w:name="_Toc200492421"/>
      <w:r w:rsidRPr="009A5060">
        <w:t xml:space="preserve">Where the system has a slow interlock interface, the slow interlock interface shall comply to the slow interlock interface document: </w:t>
      </w:r>
      <w:bookmarkStart w:id="3711" w:name="_Toc200492423"/>
      <w:bookmarkStart w:id="3712" w:name="_Toc202536214"/>
      <w:bookmarkEnd w:id="3710"/>
      <w:r w:rsidR="002175A0" w:rsidRPr="009A5060">
        <w:t xml:space="preserve">Interfaces with </w:t>
      </w:r>
      <w:r w:rsidR="00633964" w:rsidRPr="009A5060">
        <w:t>MIT</w:t>
      </w:r>
      <w:bookmarkEnd w:id="3711"/>
      <w:bookmarkEnd w:id="3712"/>
      <w:r w:rsidR="00900B24" w:rsidRPr="009A5060">
        <w:t xml:space="preserve"> </w:t>
      </w:r>
      <w:r w:rsidR="00900B24" w:rsidRPr="009A5060">
        <w:fldChar w:fldCharType="begin"/>
      </w:r>
      <w:r w:rsidR="00900B24" w:rsidRPr="009A5060">
        <w:instrText xml:space="preserve"> REF _Ref215473822 \n \h  \* MERGEFORMAT </w:instrText>
      </w:r>
      <w:r w:rsidR="00900B24" w:rsidRPr="009A5060">
        <w:fldChar w:fldCharType="separate"/>
      </w:r>
      <w:r w:rsidR="00041F61">
        <w:t>[</w:t>
      </w:r>
      <w:r w:rsidR="00041F61" w:rsidRPr="00041F61">
        <w:rPr>
          <w:b/>
          <w:bCs/>
          <w:color w:val="034694" w:themeColor="accent4"/>
        </w:rPr>
        <w:t>AD 23]</w:t>
      </w:r>
      <w:r w:rsidR="00900B24" w:rsidRPr="009A5060">
        <w:fldChar w:fldCharType="end"/>
      </w:r>
    </w:p>
    <w:p w14:paraId="54190070" w14:textId="6E382FC3" w:rsidR="00814C81" w:rsidRPr="009A5060" w:rsidRDefault="00814C81" w:rsidP="00C179E5">
      <w:pPr>
        <w:pStyle w:val="RequirementList"/>
        <w:spacing w:line="240" w:lineRule="auto"/>
      </w:pPr>
      <w:bookmarkStart w:id="3713" w:name="_Toc200492424"/>
      <w:r w:rsidRPr="009A5060">
        <w:t xml:space="preserve">Where the system has an interface with MIT, the system shall comply to the MIT architecture, </w:t>
      </w:r>
      <w:r w:rsidR="007A2C67" w:rsidRPr="009A5060">
        <w:t>processes,</w:t>
      </w:r>
      <w:r w:rsidRPr="009A5060">
        <w:t xml:space="preserve"> and interfaces</w:t>
      </w:r>
      <w:r w:rsidR="007A2C67" w:rsidRPr="009A5060">
        <w:t xml:space="preserve">.  </w:t>
      </w:r>
      <w:bookmarkEnd w:id="3713"/>
      <w:r w:rsidR="00E73888" w:rsidRPr="009A5060">
        <w:fldChar w:fldCharType="begin"/>
      </w:r>
      <w:r w:rsidR="00E73888" w:rsidRPr="009A5060">
        <w:instrText xml:space="preserve"> REF _Ref215473731 \n \h </w:instrText>
      </w:r>
      <w:r w:rsidR="00900B24" w:rsidRPr="009A5060">
        <w:instrText xml:space="preserve"> \* MERGEFORMAT </w:instrText>
      </w:r>
      <w:r w:rsidR="00E73888" w:rsidRPr="009A5060">
        <w:fldChar w:fldCharType="separate"/>
      </w:r>
      <w:r w:rsidR="00041F61">
        <w:t>[</w:t>
      </w:r>
      <w:r w:rsidR="00041F61" w:rsidRPr="00041F61">
        <w:rPr>
          <w:b/>
          <w:bCs/>
          <w:color w:val="034694" w:themeColor="accent4"/>
        </w:rPr>
        <w:t>AD 19]</w:t>
      </w:r>
      <w:r w:rsidR="00E73888" w:rsidRPr="009A5060">
        <w:fldChar w:fldCharType="end"/>
      </w:r>
    </w:p>
    <w:p w14:paraId="5E32BD20" w14:textId="4EC00C63" w:rsidR="00E375FB" w:rsidRPr="009A5060" w:rsidRDefault="00E375FB" w:rsidP="00C179E5">
      <w:pPr>
        <w:pStyle w:val="RequirementList"/>
        <w:spacing w:line="240" w:lineRule="auto"/>
      </w:pPr>
      <w:bookmarkStart w:id="3714" w:name="_Toc200492425"/>
      <w:r w:rsidRPr="009A5060">
        <w:t xml:space="preserve">The interface between </w:t>
      </w:r>
      <w:r w:rsidR="00947F24" w:rsidRPr="009A5060">
        <w:t>QPLANT</w:t>
      </w:r>
      <w:r w:rsidRPr="009A5060">
        <w:t xml:space="preserve"> (Contractor) </w:t>
      </w:r>
      <w:r w:rsidR="00E50CBD" w:rsidRPr="009A5060">
        <w:t>and SCK</w:t>
      </w:r>
      <w:r w:rsidR="0085540D" w:rsidRPr="009A5060">
        <w:t xml:space="preserve"> CEN</w:t>
      </w:r>
      <w:r w:rsidR="0087769C" w:rsidRPr="009A5060">
        <w:t xml:space="preserve"> </w:t>
      </w:r>
      <w:r w:rsidRPr="009A5060">
        <w:t xml:space="preserve">Information Technology (ICS) shall comply to the MIT interfaces as listed in </w:t>
      </w:r>
      <w:r w:rsidR="007A2C67" w:rsidRPr="009A5060">
        <w:t xml:space="preserve">catalogue </w:t>
      </w:r>
      <w:bookmarkEnd w:id="3714"/>
      <w:r w:rsidR="00E73888" w:rsidRPr="009A5060">
        <w:t xml:space="preserve"> </w:t>
      </w:r>
      <w:r w:rsidR="00E73888" w:rsidRPr="009A5060">
        <w:fldChar w:fldCharType="begin"/>
      </w:r>
      <w:r w:rsidR="00E73888" w:rsidRPr="009A5060">
        <w:instrText xml:space="preserve"> REF _Ref215473822 \n \h </w:instrText>
      </w:r>
      <w:r w:rsidR="00900B24" w:rsidRPr="009A5060">
        <w:instrText xml:space="preserve"> \* MERGEFORMAT </w:instrText>
      </w:r>
      <w:r w:rsidR="00E73888" w:rsidRPr="009A5060">
        <w:fldChar w:fldCharType="separate"/>
      </w:r>
      <w:r w:rsidR="00041F61">
        <w:t>[</w:t>
      </w:r>
      <w:r w:rsidR="00041F61" w:rsidRPr="00041F61">
        <w:rPr>
          <w:b/>
          <w:bCs/>
          <w:color w:val="034694" w:themeColor="accent4"/>
        </w:rPr>
        <w:t>AD 23</w:t>
      </w:r>
      <w:r w:rsidR="00041F61">
        <w:t>]</w:t>
      </w:r>
      <w:r w:rsidR="00E73888" w:rsidRPr="009A5060">
        <w:fldChar w:fldCharType="end"/>
      </w:r>
    </w:p>
    <w:p w14:paraId="5B8E58CE" w14:textId="45DF7E55" w:rsidR="00AD2B68" w:rsidRPr="009A5060" w:rsidRDefault="00AD2B68" w:rsidP="00C179E5">
      <w:pPr>
        <w:pStyle w:val="RequirementList"/>
        <w:spacing w:line="240" w:lineRule="auto"/>
      </w:pPr>
      <w:bookmarkStart w:id="3715" w:name="_Toc200492426"/>
      <w:r w:rsidRPr="009A5060">
        <w:t xml:space="preserve">The </w:t>
      </w:r>
      <w:r w:rsidR="00947F24" w:rsidRPr="009A5060">
        <w:t>QPLANT</w:t>
      </w:r>
      <w:r w:rsidRPr="009A5060">
        <w:t xml:space="preserve"> shall be physically connected to the MIT network in a redundant, fault tolerant way</w:t>
      </w:r>
      <w:r w:rsidR="007A2C67" w:rsidRPr="009A5060">
        <w:t xml:space="preserve">.  </w:t>
      </w:r>
      <w:r w:rsidRPr="009A5060">
        <w:t>At minimum 2 physical links will be foreseen, each link routed via a separate pathway</w:t>
      </w:r>
      <w:r w:rsidR="007A2C67" w:rsidRPr="009A5060">
        <w:t xml:space="preserve">.  </w:t>
      </w:r>
      <w:r w:rsidRPr="009A5060">
        <w:t xml:space="preserve">The physical connections need to be distributed over at minimum 2 separate physical endpoints on the </w:t>
      </w:r>
      <w:r w:rsidR="00947F24" w:rsidRPr="009A5060">
        <w:t>QPLANT</w:t>
      </w:r>
      <w:r w:rsidRPr="009A5060">
        <w:t xml:space="preserve"> side.</w:t>
      </w:r>
      <w:bookmarkEnd w:id="3715"/>
    </w:p>
    <w:p w14:paraId="7EF1AB0D" w14:textId="14B217C0" w:rsidR="00AD2B68" w:rsidRPr="009A5060" w:rsidRDefault="00AD2B68" w:rsidP="00C179E5">
      <w:pPr>
        <w:pStyle w:val="RequirementList"/>
        <w:spacing w:line="240" w:lineRule="auto"/>
      </w:pPr>
      <w:bookmarkStart w:id="3716" w:name="_Toc200492427"/>
      <w:r w:rsidRPr="009A5060">
        <w:t xml:space="preserve">The </w:t>
      </w:r>
      <w:r w:rsidR="00947F24" w:rsidRPr="009A5060">
        <w:t>QPLANT</w:t>
      </w:r>
      <w:r w:rsidRPr="009A5060">
        <w:t xml:space="preserve"> shall be connected to the MIT IP network using a single logical routed connection ("layer 3")</w:t>
      </w:r>
      <w:r w:rsidR="007A2C67" w:rsidRPr="009A5060">
        <w:t xml:space="preserve">.  </w:t>
      </w:r>
      <w:r w:rsidRPr="009A5060">
        <w:t>At both sides, a single gateway IP will be configured as destination IP for packet forwarding.</w:t>
      </w:r>
      <w:bookmarkEnd w:id="3716"/>
    </w:p>
    <w:p w14:paraId="183C1839" w14:textId="5E757311" w:rsidR="00892A67" w:rsidRPr="009A5060" w:rsidRDefault="00892A67" w:rsidP="00C179E5">
      <w:pPr>
        <w:pStyle w:val="RequirementList"/>
        <w:spacing w:line="240" w:lineRule="auto"/>
      </w:pPr>
      <w:bookmarkStart w:id="3717" w:name="_Toc200492428"/>
      <w:r w:rsidRPr="009A5060">
        <w:t xml:space="preserve">Where the </w:t>
      </w:r>
      <w:r w:rsidR="00D97476" w:rsidRPr="009A5060">
        <w:t>QPLANT:CIS</w:t>
      </w:r>
      <w:r w:rsidRPr="009A5060">
        <w:t xml:space="preserve"> or one of its components supports system logging, the contractor shall provide system logs remotely through at least one of the protocols mentioned in the MIT interface catalogue chapter "System logging"</w:t>
      </w:r>
      <w:r w:rsidR="007A2C67" w:rsidRPr="009A5060">
        <w:t xml:space="preserve">.  </w:t>
      </w:r>
      <w:bookmarkEnd w:id="3717"/>
    </w:p>
    <w:p w14:paraId="5479F7FB" w14:textId="66C23A4B" w:rsidR="0024074D" w:rsidRPr="009A5060" w:rsidRDefault="0024074D" w:rsidP="00C179E5">
      <w:pPr>
        <w:pStyle w:val="RequirementList"/>
        <w:spacing w:line="240" w:lineRule="auto"/>
      </w:pPr>
      <w:bookmarkStart w:id="3718" w:name="_Ref196905460"/>
      <w:bookmarkStart w:id="3719" w:name="_Toc200492429"/>
      <w:r w:rsidRPr="009A5060">
        <w:t xml:space="preserve">Where the </w:t>
      </w:r>
      <w:r w:rsidR="00D97476" w:rsidRPr="009A5060">
        <w:t>QPLANT:CIS</w:t>
      </w:r>
      <w:r w:rsidRPr="009A5060">
        <w:t xml:space="preserve"> support application logging, the System shall log remotely either by using a protocol defined in section "Application logging" of document "MIT interface catalogue"</w:t>
      </w:r>
      <w:r w:rsidR="007A2C67" w:rsidRPr="009A5060">
        <w:t>)</w:t>
      </w:r>
      <w:r w:rsidRPr="009A5060">
        <w:t xml:space="preserve"> or alternatively adhere to the following:</w:t>
      </w:r>
      <w:bookmarkEnd w:id="3718"/>
      <w:bookmarkEnd w:id="3719"/>
    </w:p>
    <w:p w14:paraId="662B37A4" w14:textId="77777777" w:rsidR="0024074D" w:rsidRPr="009A5060" w:rsidRDefault="0024074D" w:rsidP="00C179E5">
      <w:pPr>
        <w:pStyle w:val="RequirementList"/>
        <w:numPr>
          <w:ilvl w:val="0"/>
          <w:numId w:val="26"/>
        </w:numPr>
        <w:spacing w:line="240" w:lineRule="auto"/>
        <w:rPr>
          <w:shd w:val="clear" w:color="auto" w:fill="FFFFFF"/>
        </w:rPr>
      </w:pPr>
      <w:bookmarkStart w:id="3720" w:name="_Toc200492430"/>
      <w:r w:rsidRPr="009A5060">
        <w:rPr>
          <w:shd w:val="clear" w:color="auto" w:fill="FFFFFF"/>
        </w:rPr>
        <w:t>Logs are provided in a data and file format that is machine readable, text based and non-proprietary</w:t>
      </w:r>
      <w:r w:rsidR="007A2C67" w:rsidRPr="009A5060">
        <w:rPr>
          <w:shd w:val="clear" w:color="auto" w:fill="FFFFFF"/>
        </w:rPr>
        <w:t xml:space="preserve">.  </w:t>
      </w:r>
      <w:r w:rsidRPr="009A5060">
        <w:rPr>
          <w:shd w:val="clear" w:color="auto" w:fill="FFFFFF"/>
        </w:rPr>
        <w:t xml:space="preserve">Examples of this </w:t>
      </w:r>
      <w:r w:rsidR="000D266F" w:rsidRPr="009A5060">
        <w:rPr>
          <w:shd w:val="clear" w:color="auto" w:fill="FFFFFF"/>
        </w:rPr>
        <w:t>include but</w:t>
      </w:r>
      <w:r w:rsidRPr="009A5060">
        <w:rPr>
          <w:shd w:val="clear" w:color="auto" w:fill="FFFFFF"/>
        </w:rPr>
        <w:t xml:space="preserve"> are not limited to: CSV (Comma Separated Values), JSON (JavaScript Object Notation), GELF (Graylog Extended Log Format) or “Common Log Format</w:t>
      </w:r>
      <w:r w:rsidR="007A2C67" w:rsidRPr="009A5060">
        <w:rPr>
          <w:shd w:val="clear" w:color="auto" w:fill="FFFFFF"/>
        </w:rPr>
        <w:t>.”</w:t>
      </w:r>
      <w:bookmarkEnd w:id="3720"/>
    </w:p>
    <w:p w14:paraId="23027827" w14:textId="77777777" w:rsidR="0024074D" w:rsidRPr="009A5060" w:rsidRDefault="0024074D" w:rsidP="00C179E5">
      <w:pPr>
        <w:pStyle w:val="RequirementList"/>
        <w:numPr>
          <w:ilvl w:val="0"/>
          <w:numId w:val="26"/>
        </w:numPr>
        <w:spacing w:line="240" w:lineRule="auto"/>
        <w:rPr>
          <w:shd w:val="clear" w:color="auto" w:fill="FFFFFF"/>
        </w:rPr>
      </w:pPr>
      <w:bookmarkStart w:id="3721" w:name="_Toc200492431"/>
      <w:r w:rsidRPr="009A5060">
        <w:rPr>
          <w:shd w:val="clear" w:color="auto" w:fill="FFFFFF"/>
        </w:rPr>
        <w:t>The details of the used log format(s) are provided</w:t>
      </w:r>
      <w:r w:rsidR="007A2C67" w:rsidRPr="009A5060">
        <w:rPr>
          <w:shd w:val="clear" w:color="auto" w:fill="FFFFFF"/>
        </w:rPr>
        <w:t xml:space="preserve">.  </w:t>
      </w:r>
      <w:r w:rsidRPr="009A5060">
        <w:rPr>
          <w:shd w:val="clear" w:color="auto" w:fill="FFFFFF"/>
        </w:rPr>
        <w:t xml:space="preserve">This </w:t>
      </w:r>
      <w:r w:rsidR="000D266F" w:rsidRPr="009A5060">
        <w:rPr>
          <w:shd w:val="clear" w:color="auto" w:fill="FFFFFF"/>
        </w:rPr>
        <w:t>includes but</w:t>
      </w:r>
      <w:r w:rsidRPr="009A5060">
        <w:rPr>
          <w:shd w:val="clear" w:color="auto" w:fill="FFFFFF"/>
        </w:rPr>
        <w:t xml:space="preserve"> is not limited </w:t>
      </w:r>
      <w:r w:rsidR="000D266F" w:rsidRPr="009A5060">
        <w:rPr>
          <w:shd w:val="clear" w:color="auto" w:fill="FFFFFF"/>
        </w:rPr>
        <w:t>to</w:t>
      </w:r>
      <w:r w:rsidRPr="009A5060">
        <w:rPr>
          <w:shd w:val="clear" w:color="auto" w:fill="FFFFFF"/>
        </w:rPr>
        <w:t xml:space="preserve"> the message structure and the possible key/value pairs with their type, </w:t>
      </w:r>
      <w:r w:rsidR="0007473A" w:rsidRPr="009A5060">
        <w:rPr>
          <w:shd w:val="clear" w:color="auto" w:fill="FFFFFF"/>
        </w:rPr>
        <w:t>value,</w:t>
      </w:r>
      <w:r w:rsidRPr="009A5060">
        <w:rPr>
          <w:shd w:val="clear" w:color="auto" w:fill="FFFFFF"/>
        </w:rPr>
        <w:t xml:space="preserve"> and description.</w:t>
      </w:r>
      <w:bookmarkEnd w:id="3721"/>
    </w:p>
    <w:p w14:paraId="30C84763" w14:textId="77777777" w:rsidR="0024074D" w:rsidRPr="009A5060" w:rsidRDefault="0024074D" w:rsidP="00C179E5">
      <w:pPr>
        <w:pStyle w:val="RequirementList"/>
        <w:numPr>
          <w:ilvl w:val="0"/>
          <w:numId w:val="26"/>
        </w:numPr>
        <w:spacing w:line="240" w:lineRule="auto"/>
        <w:rPr>
          <w:shd w:val="clear" w:color="auto" w:fill="FFFFFF"/>
        </w:rPr>
      </w:pPr>
      <w:bookmarkStart w:id="3722" w:name="_Toc200492432"/>
      <w:r w:rsidRPr="009A5060">
        <w:rPr>
          <w:shd w:val="clear" w:color="auto" w:fill="FFFFFF"/>
        </w:rPr>
        <w:t xml:space="preserve">Logs can be encrypted during transport </w:t>
      </w:r>
      <w:r w:rsidR="0085540D" w:rsidRPr="009A5060">
        <w:rPr>
          <w:shd w:val="clear" w:color="auto" w:fill="FFFFFF"/>
        </w:rPr>
        <w:t>if</w:t>
      </w:r>
      <w:r w:rsidRPr="009A5060">
        <w:rPr>
          <w:shd w:val="clear" w:color="auto" w:fill="FFFFFF"/>
        </w:rPr>
        <w:t xml:space="preserve"> the security classification of the data permits this, but in this case the decryption procedure and required secret(s) need to be provided.</w:t>
      </w:r>
      <w:bookmarkEnd w:id="3722"/>
    </w:p>
    <w:p w14:paraId="0E6764EE" w14:textId="64490C16" w:rsidR="0024074D" w:rsidRPr="009A5060" w:rsidRDefault="00EF631B" w:rsidP="00C179E5">
      <w:pPr>
        <w:pStyle w:val="RequirementList"/>
        <w:spacing w:line="240" w:lineRule="auto"/>
        <w:rPr>
          <w:shd w:val="clear" w:color="auto" w:fill="FFFFFF"/>
        </w:rPr>
      </w:pPr>
      <w:bookmarkStart w:id="3723" w:name="_Toc200492433"/>
      <w:r w:rsidRPr="009A5060">
        <w:rPr>
          <w:rStyle w:val="regularChar"/>
          <w:lang w:val="en-GB"/>
        </w:rPr>
        <w:t>T</w:t>
      </w:r>
      <w:r w:rsidR="0024074D" w:rsidRPr="009A5060">
        <w:t xml:space="preserve">he </w:t>
      </w:r>
      <w:r w:rsidR="00D97476" w:rsidRPr="009A5060">
        <w:t>QPLANT:CIS</w:t>
      </w:r>
      <w:r w:rsidR="0024074D" w:rsidRPr="009A5060">
        <w:t xml:space="preserve"> shall support timing synchronization by at least one of the protocols</w:t>
      </w:r>
      <w:r w:rsidR="0024074D" w:rsidRPr="009A5060">
        <w:rPr>
          <w:shd w:val="clear" w:color="auto" w:fill="FFFFFF"/>
        </w:rPr>
        <w:t xml:space="preserve"> mentioned in the MIT interface catalogue chapter "Timing synchronization"</w:t>
      </w:r>
      <w:r w:rsidR="007A2C67" w:rsidRPr="009A5060">
        <w:rPr>
          <w:shd w:val="clear" w:color="auto" w:fill="FFFFFF"/>
        </w:rPr>
        <w:t xml:space="preserve">.  </w:t>
      </w:r>
      <w:bookmarkEnd w:id="3723"/>
    </w:p>
    <w:p w14:paraId="2F97A846" w14:textId="78846E98" w:rsidR="0024074D" w:rsidRPr="009A5060" w:rsidRDefault="0024074D" w:rsidP="00C179E5">
      <w:pPr>
        <w:pStyle w:val="RequirementList"/>
        <w:spacing w:line="240" w:lineRule="auto"/>
      </w:pPr>
      <w:bookmarkStart w:id="3724" w:name="_Toc200492434"/>
      <w:r w:rsidRPr="009A5060">
        <w:t xml:space="preserve">Where the </w:t>
      </w:r>
      <w:r w:rsidR="00D97476" w:rsidRPr="009A5060">
        <w:t>QPLANT:CIS</w:t>
      </w:r>
      <w:r w:rsidRPr="009A5060">
        <w:t xml:space="preserve"> requires remote </w:t>
      </w:r>
      <w:r w:rsidR="00C91E8F" w:rsidRPr="009A5060">
        <w:t>access;</w:t>
      </w:r>
      <w:r w:rsidRPr="009A5060">
        <w:t xml:space="preserve"> Systems shall provide remote access through at least one of </w:t>
      </w:r>
      <w:r w:rsidR="00E50CBD" w:rsidRPr="009A5060">
        <w:t>the protocols</w:t>
      </w:r>
      <w:r w:rsidRPr="009A5060">
        <w:t xml:space="preserve"> listed in the MIT interface catalogue chapter "Remote access"</w:t>
      </w:r>
      <w:r w:rsidR="007A2C67" w:rsidRPr="009A5060">
        <w:t xml:space="preserve">.  </w:t>
      </w:r>
      <w:bookmarkEnd w:id="3724"/>
    </w:p>
    <w:p w14:paraId="681F468A" w14:textId="3D3B70F7" w:rsidR="001A7F9D" w:rsidRPr="009A5060" w:rsidRDefault="001A7F9D" w:rsidP="00C179E5">
      <w:pPr>
        <w:pStyle w:val="RequirementList"/>
        <w:spacing w:line="240" w:lineRule="auto"/>
      </w:pPr>
      <w:bookmarkStart w:id="3725" w:name="_Toc200492435"/>
      <w:r w:rsidRPr="009A5060">
        <w:t xml:space="preserve">The connection of the </w:t>
      </w:r>
      <w:r w:rsidR="00D97476" w:rsidRPr="009A5060">
        <w:t>QPLANT:CIS</w:t>
      </w:r>
      <w:r w:rsidR="006F2CC8" w:rsidRPr="009A5060">
        <w:t xml:space="preserve"> </w:t>
      </w:r>
      <w:r w:rsidRPr="009A5060">
        <w:t>with MIT, shall terminate on a patch panel.</w:t>
      </w:r>
      <w:bookmarkEnd w:id="3725"/>
    </w:p>
    <w:p w14:paraId="49EB7D13" w14:textId="33E3FF7A" w:rsidR="00FC5F43" w:rsidRDefault="00A92DF7" w:rsidP="00C179E5">
      <w:pPr>
        <w:pStyle w:val="Heading2numbered"/>
        <w:keepNext/>
        <w:ind w:left="578" w:hanging="578"/>
      </w:pPr>
      <w:bookmarkStart w:id="3726" w:name="_Ref214967129"/>
      <w:bookmarkStart w:id="3727" w:name="_Toc216340964"/>
      <w:bookmarkStart w:id="3728" w:name="_Toc216340971"/>
      <w:bookmarkStart w:id="3729" w:name="_Ref216439907"/>
      <w:r>
        <w:lastRenderedPageBreak/>
        <w:t>Verification and Validation</w:t>
      </w:r>
      <w:bookmarkEnd w:id="3726"/>
      <w:bookmarkEnd w:id="3727"/>
    </w:p>
    <w:p w14:paraId="6DAD8BBA" w14:textId="77777777" w:rsidR="00FC5F43" w:rsidRDefault="00FC5F43" w:rsidP="00C179E5">
      <w:pPr>
        <w:pStyle w:val="RequirementList"/>
        <w:spacing w:line="240" w:lineRule="auto"/>
      </w:pPr>
      <w:r w:rsidRPr="009A5060">
        <w:t>All measurement and testing instrumentation used at the performance of the Contract shall have the appropriate qualifications and shall be regularly calibrated to ensure appropriate accuracy and precision for the measurement at hand.  SCK CEN reserves the right to request a measurement system analysis and/or proof of calibration in case of any doubt of appropriateness.</w:t>
      </w:r>
    </w:p>
    <w:p w14:paraId="78780C48" w14:textId="77777777" w:rsidR="00FC5F43" w:rsidRPr="009A5060" w:rsidRDefault="00FC5F43" w:rsidP="00C179E5">
      <w:pPr>
        <w:pStyle w:val="SysReq3"/>
        <w:spacing w:line="240" w:lineRule="auto"/>
        <w:ind w:left="0"/>
        <w:rPr>
          <w:lang w:val="en-GB"/>
        </w:rPr>
      </w:pPr>
      <w:r w:rsidRPr="009A5060">
        <w:rPr>
          <w:lang w:val="en-GB"/>
        </w:rPr>
        <w:t>In the offer, the Applicant shall outline the quality control process that shall be implemented during Contract execution.</w:t>
      </w:r>
    </w:p>
    <w:p w14:paraId="2545CFB1" w14:textId="77777777" w:rsidR="00FC5F43" w:rsidRPr="00D426B2" w:rsidRDefault="00FC5F43" w:rsidP="00C179E5">
      <w:pPr>
        <w:pStyle w:val="Heading3numbered"/>
        <w:numPr>
          <w:ilvl w:val="0"/>
          <w:numId w:val="0"/>
        </w:numPr>
        <w:spacing w:line="240" w:lineRule="auto"/>
        <w:rPr>
          <w:rStyle w:val="Strong"/>
        </w:rPr>
      </w:pPr>
      <w:r w:rsidRPr="00D426B2">
        <w:rPr>
          <w:rStyle w:val="Strong"/>
        </w:rPr>
        <w:t>Quality assurance Program</w:t>
      </w:r>
    </w:p>
    <w:p w14:paraId="023D7EB0" w14:textId="7337D5D9" w:rsidR="00FC5F43" w:rsidRPr="00D426B2" w:rsidRDefault="00FC5F43" w:rsidP="00C179E5">
      <w:pPr>
        <w:pStyle w:val="RequirementList"/>
        <w:spacing w:line="240" w:lineRule="auto"/>
        <w:rPr>
          <w:highlight w:val="yellow"/>
        </w:rPr>
      </w:pPr>
      <w:r w:rsidRPr="00D426B2">
        <w:rPr>
          <w:highlight w:val="yellow"/>
        </w:rPr>
        <w:t xml:space="preserve">Prior to beginning any work from L1 (Conceptual Design), the Contractor shall submit a detailed Quality Assurance Program, QAP, for review and approval by SCK CEN demonstrating compliance with the QA/QC requirements set out in this document.  The Contractor and </w:t>
      </w:r>
      <w:r w:rsidR="00937C9B" w:rsidRPr="00D426B2">
        <w:rPr>
          <w:highlight w:val="yellow"/>
        </w:rPr>
        <w:t>all</w:t>
      </w:r>
      <w:r w:rsidRPr="00D426B2">
        <w:rPr>
          <w:highlight w:val="yellow"/>
        </w:rPr>
        <w:t xml:space="preserve"> its Subcontractors shall adhere to the QAP and shall apply the mandatory QA/QC measures to each deliverable.  Any required change to the QAP during Contract execution shall be requested from SCK CEN via a Change request. </w:t>
      </w:r>
    </w:p>
    <w:p w14:paraId="0C31E10F" w14:textId="77777777" w:rsidR="00FC5F43" w:rsidRPr="009A5060" w:rsidRDefault="00FC5F43" w:rsidP="00C179E5">
      <w:pPr>
        <w:pStyle w:val="SysReq3"/>
        <w:spacing w:line="240" w:lineRule="auto"/>
        <w:ind w:left="0"/>
        <w:rPr>
          <w:lang w:val="en-GB"/>
        </w:rPr>
      </w:pPr>
      <w:r w:rsidRPr="009A5060">
        <w:rPr>
          <w:lang w:val="en-GB"/>
        </w:rPr>
        <w:t>In the offer, the Applicant shall include a preliminary version of this QAP.</w:t>
      </w:r>
    </w:p>
    <w:p w14:paraId="7093BBFD" w14:textId="77777777" w:rsidR="00FC5F43" w:rsidRPr="009A5060" w:rsidRDefault="00FC5F43" w:rsidP="00C179E5">
      <w:pPr>
        <w:pStyle w:val="Heading3numbered"/>
        <w:spacing w:line="240" w:lineRule="auto"/>
      </w:pPr>
      <w:bookmarkStart w:id="3730" w:name="_Toc200492437"/>
      <w:bookmarkStart w:id="3731" w:name="_Toc202536216"/>
      <w:bookmarkStart w:id="3732" w:name="_Toc202536915"/>
      <w:bookmarkStart w:id="3733" w:name="_Toc200492683"/>
      <w:bookmarkStart w:id="3734" w:name="_Toc202536284"/>
      <w:bookmarkStart w:id="3735" w:name="_Toc202536966"/>
      <w:bookmarkStart w:id="3736" w:name="_Toc216340965"/>
      <w:r w:rsidRPr="009A5060">
        <w:t>Manufacturing and Inspection Plan</w:t>
      </w:r>
      <w:bookmarkEnd w:id="3733"/>
      <w:bookmarkEnd w:id="3734"/>
      <w:bookmarkEnd w:id="3735"/>
      <w:bookmarkEnd w:id="3736"/>
    </w:p>
    <w:p w14:paraId="6E9FCAF0" w14:textId="77777777" w:rsidR="00FC5F43" w:rsidRDefault="00FC5F43" w:rsidP="00C179E5">
      <w:pPr>
        <w:pStyle w:val="RequirementList"/>
        <w:spacing w:line="240" w:lineRule="auto"/>
      </w:pPr>
      <w:r w:rsidRPr="009A5060">
        <w:t xml:space="preserve">The Contractor shall prepare a Manufacturing and Inspection Plan (MIP) covering all tests and inspections from start of manufacturing to provisional acceptance.  It shall, as a minimum, include test and inspection plans &amp; procedures and (if on-site at SCK CEN) utilities necessary for executing the tests.  </w:t>
      </w:r>
    </w:p>
    <w:p w14:paraId="03395BCB" w14:textId="77777777" w:rsidR="00FC5F43" w:rsidRPr="009B23C8" w:rsidRDefault="00FC5F43" w:rsidP="00C179E5">
      <w:pPr>
        <w:pStyle w:val="RequirementList"/>
        <w:numPr>
          <w:ilvl w:val="0"/>
          <w:numId w:val="26"/>
        </w:numPr>
        <w:spacing w:line="240" w:lineRule="auto"/>
        <w:rPr>
          <w:shd w:val="clear" w:color="auto" w:fill="FFFFFF"/>
        </w:rPr>
      </w:pPr>
      <w:r>
        <w:t>It shall define, for each subsystem and activity, the applicable codes and standards, inspection and test methods, acceptance criteria, documentation to be produced, and the responsible or witnessing party, including any notified bodies where applicable.</w:t>
      </w:r>
    </w:p>
    <w:p w14:paraId="4A831EF0" w14:textId="77777777" w:rsidR="00FC5F43" w:rsidRPr="00A24FEC" w:rsidRDefault="00FC5F43" w:rsidP="00C179E5">
      <w:pPr>
        <w:pStyle w:val="RequirementList"/>
        <w:numPr>
          <w:ilvl w:val="0"/>
          <w:numId w:val="26"/>
        </w:numPr>
        <w:spacing w:line="240" w:lineRule="auto"/>
        <w:rPr>
          <w:shd w:val="clear" w:color="auto" w:fill="FFFFFF"/>
        </w:rPr>
      </w:pPr>
      <w:r w:rsidRPr="00A24FEC">
        <w:rPr>
          <w:shd w:val="clear" w:color="auto" w:fill="FFFFFF"/>
        </w:rPr>
        <w:t>It shall indicate the Hold Points and Witness Points defined in the Contract as well as any other HP/WP defined by SCK CEN during execution of the Contract.</w:t>
      </w:r>
    </w:p>
    <w:p w14:paraId="2346ACC4" w14:textId="77777777" w:rsidR="00FC5F43" w:rsidRPr="00A24FEC" w:rsidRDefault="00FC5F43" w:rsidP="00C179E5">
      <w:pPr>
        <w:pStyle w:val="RequirementList"/>
        <w:numPr>
          <w:ilvl w:val="1"/>
          <w:numId w:val="26"/>
        </w:numPr>
        <w:spacing w:line="240" w:lineRule="auto"/>
        <w:rPr>
          <w:shd w:val="clear" w:color="auto" w:fill="FFFFFF"/>
        </w:rPr>
      </w:pPr>
      <w:r w:rsidRPr="00A24FEC">
        <w:rPr>
          <w:shd w:val="clear" w:color="auto" w:fill="FFFFFF"/>
        </w:rPr>
        <w:t>The MIP shall serve to verify that all tests and inspections are executed as planned and in compliance with the agreed HP/WP.</w:t>
      </w:r>
    </w:p>
    <w:p w14:paraId="695EA1EF" w14:textId="77777777" w:rsidR="00FC5F43" w:rsidRDefault="00FC5F43" w:rsidP="00C179E5">
      <w:pPr>
        <w:pStyle w:val="RequirementList"/>
        <w:numPr>
          <w:ilvl w:val="0"/>
          <w:numId w:val="26"/>
        </w:numPr>
        <w:spacing w:line="240" w:lineRule="auto"/>
        <w:rPr>
          <w:shd w:val="clear" w:color="auto" w:fill="FFFFFF"/>
        </w:rPr>
      </w:pPr>
      <w:r w:rsidRPr="00A24FEC">
        <w:rPr>
          <w:shd w:val="clear" w:color="auto" w:fill="FFFFFF"/>
        </w:rPr>
        <w:t xml:space="preserve">A preliminary version of the MIP shall be provided during L2 in </w:t>
      </w:r>
      <w:r w:rsidRPr="00D100BC">
        <w:rPr>
          <w:b/>
          <w:color w:val="034694" w:themeColor="accent4"/>
          <w:shd w:val="clear" w:color="auto" w:fill="FFFFFF"/>
        </w:rPr>
        <w:fldChar w:fldCharType="begin"/>
      </w:r>
      <w:r w:rsidRPr="00D100BC">
        <w:rPr>
          <w:b/>
          <w:color w:val="034694" w:themeColor="accent4"/>
          <w:shd w:val="clear" w:color="auto" w:fill="FFFFFF"/>
        </w:rPr>
        <w:instrText xml:space="preserve"> REF _Ref211522352 \r \h  \* MERGEFORMAT </w:instrText>
      </w:r>
      <w:r w:rsidRPr="00D100BC">
        <w:rPr>
          <w:b/>
          <w:color w:val="034694" w:themeColor="accent4"/>
          <w:shd w:val="clear" w:color="auto" w:fill="FFFFFF"/>
        </w:rPr>
      </w:r>
      <w:r w:rsidRPr="00D100BC">
        <w:rPr>
          <w:b/>
          <w:color w:val="034694" w:themeColor="accent4"/>
          <w:shd w:val="clear" w:color="auto" w:fill="FFFFFF"/>
        </w:rPr>
        <w:fldChar w:fldCharType="separate"/>
      </w:r>
      <w:r>
        <w:rPr>
          <w:b/>
          <w:color w:val="034694" w:themeColor="accent4"/>
          <w:shd w:val="clear" w:color="auto" w:fill="FFFFFF"/>
        </w:rPr>
        <w:t>DD-5</w:t>
      </w:r>
      <w:r w:rsidRPr="00D100BC">
        <w:rPr>
          <w:b/>
          <w:color w:val="034694" w:themeColor="accent4"/>
          <w:shd w:val="clear" w:color="auto" w:fill="FFFFFF"/>
        </w:rPr>
        <w:fldChar w:fldCharType="end"/>
      </w:r>
      <w:r w:rsidRPr="00A24FEC">
        <w:rPr>
          <w:b/>
          <w:shd w:val="clear" w:color="auto" w:fill="FFFFFF"/>
        </w:rPr>
        <w:t xml:space="preserve"> </w:t>
      </w:r>
      <w:r w:rsidRPr="00A24FEC">
        <w:rPr>
          <w:shd w:val="clear" w:color="auto" w:fill="FFFFFF"/>
        </w:rPr>
        <w:t>with the updated and</w:t>
      </w:r>
      <w:r w:rsidRPr="00A24FEC">
        <w:rPr>
          <w:b/>
          <w:shd w:val="clear" w:color="auto" w:fill="FFFFFF"/>
        </w:rPr>
        <w:t xml:space="preserve"> </w:t>
      </w:r>
      <w:r w:rsidRPr="00A24FEC">
        <w:rPr>
          <w:shd w:val="clear" w:color="auto" w:fill="FFFFFF"/>
        </w:rPr>
        <w:t>unalterable version provided at the end of L5</w:t>
      </w:r>
    </w:p>
    <w:p w14:paraId="6E7739A5" w14:textId="56081D77" w:rsidR="00FC5F43" w:rsidRPr="009A5060" w:rsidRDefault="00FC5F43" w:rsidP="00C179E5">
      <w:pPr>
        <w:pStyle w:val="SysReq3"/>
        <w:spacing w:line="240" w:lineRule="auto"/>
        <w:ind w:left="0"/>
        <w:rPr>
          <w:lang w:val="en-GB"/>
        </w:rPr>
      </w:pPr>
      <w:r w:rsidRPr="009A5060">
        <w:rPr>
          <w:lang w:val="en-GB"/>
        </w:rPr>
        <w:t>In the offer, the Applicant shall explain the approach to implementing the above MIP requirements.</w:t>
      </w:r>
      <w:r>
        <w:rPr>
          <w:lang w:val="en-GB"/>
        </w:rPr>
        <w:br/>
      </w:r>
      <w:r>
        <w:rPr>
          <w:lang w:val="en-GB"/>
        </w:rPr>
        <w:br/>
      </w:r>
      <w:r w:rsidR="00937C9B" w:rsidRPr="00FC5F43">
        <w:rPr>
          <w:highlight w:val="yellow"/>
          <w:lang w:val="en-GB"/>
        </w:rPr>
        <w:t>Specify</w:t>
      </w:r>
      <w:r w:rsidRPr="00FC5F43">
        <w:rPr>
          <w:highlight w:val="yellow"/>
          <w:lang w:val="en-GB"/>
        </w:rPr>
        <w:t xml:space="preserve"> whether a MIP, QAP, ITS inspection and testing </w:t>
      </w:r>
      <w:proofErr w:type="spellStart"/>
      <w:r w:rsidRPr="00FC5F43">
        <w:rPr>
          <w:highlight w:val="yellow"/>
          <w:lang w:val="en-GB"/>
        </w:rPr>
        <w:t>tttt</w:t>
      </w:r>
      <w:proofErr w:type="spellEnd"/>
    </w:p>
    <w:p w14:paraId="6EEB5764" w14:textId="77777777" w:rsidR="00FC5F43" w:rsidRPr="009A5060" w:rsidRDefault="00FC5F43" w:rsidP="00C179E5">
      <w:pPr>
        <w:pStyle w:val="Heading3numbered"/>
        <w:keepNext/>
        <w:spacing w:line="240" w:lineRule="auto"/>
      </w:pPr>
      <w:bookmarkStart w:id="3737" w:name="_Toc216340966"/>
      <w:r w:rsidRPr="009A5060">
        <w:t>Pressure, and leak tests</w:t>
      </w:r>
      <w:bookmarkEnd w:id="3730"/>
      <w:bookmarkEnd w:id="3731"/>
      <w:bookmarkEnd w:id="3732"/>
      <w:bookmarkEnd w:id="3737"/>
    </w:p>
    <w:p w14:paraId="55847942" w14:textId="77777777" w:rsidR="00FC5F43" w:rsidRPr="009A5060" w:rsidRDefault="00FC5F43" w:rsidP="00C179E5">
      <w:pPr>
        <w:pStyle w:val="RequirementList"/>
        <w:spacing w:line="240" w:lineRule="auto"/>
      </w:pPr>
      <w:bookmarkStart w:id="3738" w:name="_Toc200492439"/>
      <w:r w:rsidRPr="009A5060">
        <w:t>As a minimum, the following tests shall be conducted during construction of the components.</w:t>
      </w:r>
      <w:bookmarkEnd w:id="3738"/>
    </w:p>
    <w:p w14:paraId="562CC266" w14:textId="77777777" w:rsidR="00FC5F43" w:rsidRPr="009A5060" w:rsidRDefault="00FC5F43" w:rsidP="00C179E5">
      <w:pPr>
        <w:pStyle w:val="RequirementList"/>
        <w:numPr>
          <w:ilvl w:val="0"/>
          <w:numId w:val="26"/>
        </w:numPr>
        <w:spacing w:line="240" w:lineRule="auto"/>
        <w:rPr>
          <w:shd w:val="clear" w:color="auto" w:fill="FFFFFF"/>
        </w:rPr>
      </w:pPr>
      <w:bookmarkStart w:id="3739" w:name="_Toc200492441"/>
      <w:r w:rsidRPr="009A5060">
        <w:rPr>
          <w:shd w:val="clear" w:color="auto" w:fill="FFFFFF"/>
        </w:rPr>
        <w:t xml:space="preserve">Pressure tests shall be performed in accordance with </w:t>
      </w:r>
      <w:r>
        <w:t xml:space="preserve">documentation in accordance with </w:t>
      </w:r>
      <w:r w:rsidRPr="009A5060">
        <w:t>Pressure Equipment Directive (2014/68/EU)</w:t>
      </w:r>
      <w:r>
        <w:t>.</w:t>
      </w:r>
      <w:bookmarkEnd w:id="3739"/>
    </w:p>
    <w:p w14:paraId="0E2AB2B4" w14:textId="77777777" w:rsidR="00FC5F43" w:rsidRPr="009A5060" w:rsidRDefault="00FC5F43" w:rsidP="00C179E5">
      <w:pPr>
        <w:pStyle w:val="RequirementList"/>
        <w:numPr>
          <w:ilvl w:val="0"/>
          <w:numId w:val="26"/>
        </w:numPr>
        <w:spacing w:line="240" w:lineRule="auto"/>
        <w:rPr>
          <w:shd w:val="clear" w:color="auto" w:fill="FFFFFF"/>
        </w:rPr>
      </w:pPr>
      <w:bookmarkStart w:id="3740" w:name="_Toc200492442"/>
      <w:r w:rsidRPr="009A5060">
        <w:rPr>
          <w:shd w:val="clear" w:color="auto" w:fill="FFFFFF"/>
        </w:rPr>
        <w:t>Leak tests:</w:t>
      </w:r>
    </w:p>
    <w:p w14:paraId="1716493B" w14:textId="77777777" w:rsidR="00FC5F43" w:rsidRPr="009A5060" w:rsidRDefault="00FC5F43" w:rsidP="00C179E5">
      <w:pPr>
        <w:pStyle w:val="RequirementList"/>
        <w:numPr>
          <w:ilvl w:val="1"/>
          <w:numId w:val="26"/>
        </w:numPr>
        <w:spacing w:line="240" w:lineRule="auto"/>
        <w:rPr>
          <w:shd w:val="clear" w:color="auto" w:fill="FFFFFF"/>
        </w:rPr>
      </w:pPr>
      <w:r w:rsidRPr="009A5060">
        <w:rPr>
          <w:shd w:val="clear" w:color="auto" w:fill="FFFFFF"/>
        </w:rPr>
        <w:t xml:space="preserve"> Leak tests shall be performed at ambient temperature after the pressure tests.</w:t>
      </w:r>
      <w:bookmarkEnd w:id="3740"/>
    </w:p>
    <w:p w14:paraId="4D042BDB" w14:textId="77777777" w:rsidR="00FC5F43" w:rsidRPr="009A5060" w:rsidRDefault="00FC5F43" w:rsidP="00C179E5">
      <w:pPr>
        <w:pStyle w:val="RequirementList"/>
        <w:numPr>
          <w:ilvl w:val="1"/>
          <w:numId w:val="26"/>
        </w:numPr>
        <w:spacing w:line="240" w:lineRule="auto"/>
        <w:rPr>
          <w:shd w:val="clear" w:color="auto" w:fill="FFFFFF"/>
        </w:rPr>
      </w:pPr>
      <w:r w:rsidRPr="009A5060">
        <w:rPr>
          <w:shd w:val="clear" w:color="auto" w:fill="FFFFFF"/>
        </w:rPr>
        <w:t>All welds, that that will be at cold in the final system, shall be thermally shocked (e.g. by spraying liquid nitrogen on them) and then leak tested.</w:t>
      </w:r>
    </w:p>
    <w:p w14:paraId="34135F14" w14:textId="77777777" w:rsidR="00FC5F43" w:rsidRPr="009A5060" w:rsidRDefault="00FC5F43" w:rsidP="00C179E5">
      <w:pPr>
        <w:pStyle w:val="Heading3numbered"/>
        <w:spacing w:line="240" w:lineRule="auto"/>
      </w:pPr>
      <w:bookmarkStart w:id="3741" w:name="_Toc200492445"/>
      <w:bookmarkStart w:id="3742" w:name="_Toc202536217"/>
      <w:bookmarkStart w:id="3743" w:name="_Toc202536916"/>
      <w:bookmarkStart w:id="3744" w:name="_Toc192183302"/>
      <w:bookmarkStart w:id="3745" w:name="_Toc192183554"/>
      <w:bookmarkStart w:id="3746" w:name="_Toc192335695"/>
      <w:bookmarkStart w:id="3747" w:name="_Toc192406210"/>
      <w:bookmarkStart w:id="3748" w:name="_Toc192408615"/>
      <w:bookmarkStart w:id="3749" w:name="_Toc192409060"/>
      <w:bookmarkStart w:id="3750" w:name="_Toc192496521"/>
      <w:bookmarkStart w:id="3751" w:name="_Toc192502726"/>
      <w:bookmarkStart w:id="3752" w:name="_Toc192509615"/>
      <w:bookmarkStart w:id="3753" w:name="_Toc192510330"/>
      <w:bookmarkStart w:id="3754" w:name="_Toc192516220"/>
      <w:bookmarkStart w:id="3755" w:name="_Toc192579323"/>
      <w:bookmarkStart w:id="3756" w:name="_Toc192581265"/>
      <w:bookmarkStart w:id="3757" w:name="_Toc192581706"/>
      <w:bookmarkStart w:id="3758" w:name="_Toc192762736"/>
      <w:bookmarkStart w:id="3759" w:name="_Toc192765310"/>
      <w:bookmarkStart w:id="3760" w:name="_Toc192765923"/>
      <w:bookmarkStart w:id="3761" w:name="_Toc192782475"/>
      <w:bookmarkStart w:id="3762" w:name="_Toc192783083"/>
      <w:bookmarkStart w:id="3763" w:name="_Toc192851002"/>
      <w:bookmarkStart w:id="3764" w:name="_Toc192929489"/>
      <w:bookmarkStart w:id="3765" w:name="_Toc192935177"/>
      <w:bookmarkStart w:id="3766" w:name="_Toc193016525"/>
      <w:bookmarkStart w:id="3767" w:name="_Toc216340967"/>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bookmarkEnd w:id="3761"/>
      <w:bookmarkEnd w:id="3762"/>
      <w:bookmarkEnd w:id="3763"/>
      <w:bookmarkEnd w:id="3764"/>
      <w:bookmarkEnd w:id="3765"/>
      <w:bookmarkEnd w:id="3766"/>
      <w:r w:rsidRPr="009A5060">
        <w:t>Electrical, wiring and control system tests</w:t>
      </w:r>
      <w:bookmarkEnd w:id="3767"/>
    </w:p>
    <w:p w14:paraId="66335908" w14:textId="77777777" w:rsidR="00FC5F43" w:rsidRPr="009A5060" w:rsidRDefault="00FC5F43" w:rsidP="00C179E5">
      <w:pPr>
        <w:pStyle w:val="RequirementList"/>
        <w:spacing w:line="240" w:lineRule="auto"/>
      </w:pPr>
      <w:r w:rsidRPr="009A5060">
        <w:t>After mechanical assembly and cabling of any sub-assembly, the Contractor shall execute a complete electrical and wiring test.  The electrical and wiring tests shall include at least:</w:t>
      </w:r>
    </w:p>
    <w:p w14:paraId="5AEB6EC8" w14:textId="77777777" w:rsidR="00FC5F43" w:rsidRPr="009A5060" w:rsidRDefault="00FC5F43" w:rsidP="00C179E5">
      <w:pPr>
        <w:pStyle w:val="RequirementList"/>
        <w:numPr>
          <w:ilvl w:val="0"/>
          <w:numId w:val="25"/>
        </w:numPr>
        <w:spacing w:line="240" w:lineRule="auto"/>
      </w:pPr>
      <w:r w:rsidRPr="009A5060">
        <w:t>Visual inspection of the cabling.</w:t>
      </w:r>
    </w:p>
    <w:p w14:paraId="1505D78F" w14:textId="77777777" w:rsidR="00FC5F43" w:rsidRPr="009A5060" w:rsidRDefault="00FC5F43" w:rsidP="00C179E5">
      <w:pPr>
        <w:pStyle w:val="RequirementList"/>
        <w:numPr>
          <w:ilvl w:val="0"/>
          <w:numId w:val="25"/>
        </w:numPr>
        <w:spacing w:line="240" w:lineRule="auto"/>
      </w:pPr>
      <w:r>
        <w:t>Validate</w:t>
      </w:r>
      <w:r w:rsidRPr="009A5060">
        <w:t xml:space="preserve"> conformity with the electrical wiring diagrams.</w:t>
      </w:r>
    </w:p>
    <w:p w14:paraId="1C2B47D1" w14:textId="77777777" w:rsidR="00FC5F43" w:rsidRPr="009A5060" w:rsidRDefault="00FC5F43" w:rsidP="00C179E5">
      <w:pPr>
        <w:pStyle w:val="RequirementList"/>
        <w:numPr>
          <w:ilvl w:val="0"/>
          <w:numId w:val="25"/>
        </w:numPr>
        <w:spacing w:line="240" w:lineRule="auto"/>
      </w:pPr>
      <w:r>
        <w:lastRenderedPageBreak/>
        <w:t xml:space="preserve">Validate </w:t>
      </w:r>
      <w:r w:rsidRPr="009A5060">
        <w:t>correct labelling.</w:t>
      </w:r>
    </w:p>
    <w:p w14:paraId="436EDF9D" w14:textId="77777777" w:rsidR="00FC5F43" w:rsidRPr="009A5060" w:rsidRDefault="00FC5F43" w:rsidP="00C179E5">
      <w:pPr>
        <w:pStyle w:val="RequirementList"/>
        <w:numPr>
          <w:ilvl w:val="0"/>
          <w:numId w:val="25"/>
        </w:numPr>
        <w:spacing w:line="240" w:lineRule="auto"/>
      </w:pPr>
      <w:r>
        <w:t xml:space="preserve">Validate </w:t>
      </w:r>
      <w:commentRangeStart w:id="3768"/>
      <w:r w:rsidRPr="009A5060">
        <w:t>the grounding of all components and measuring of insulation resistance for all electrical wiring and electrical components.</w:t>
      </w:r>
      <w:commentRangeEnd w:id="3768"/>
      <w:r w:rsidRPr="009A5060">
        <w:rPr>
          <w:rStyle w:val="CommentReference"/>
          <w:rFonts w:ascii="Segoe UI" w:hAnsi="Segoe UI"/>
        </w:rPr>
        <w:commentReference w:id="3768"/>
      </w:r>
    </w:p>
    <w:p w14:paraId="0F8556D7" w14:textId="77777777" w:rsidR="00FC5F43" w:rsidRPr="009A5060" w:rsidRDefault="00FC5F43" w:rsidP="00C179E5">
      <w:pPr>
        <w:pStyle w:val="RequirementList"/>
        <w:numPr>
          <w:ilvl w:val="0"/>
          <w:numId w:val="25"/>
        </w:numPr>
        <w:spacing w:line="240" w:lineRule="auto"/>
      </w:pPr>
      <w:r>
        <w:t xml:space="preserve">Validate </w:t>
      </w:r>
      <w:r w:rsidRPr="009A5060">
        <w:t>correct functioning of all valves (including correct positioner setting).</w:t>
      </w:r>
    </w:p>
    <w:p w14:paraId="0961308E" w14:textId="77777777" w:rsidR="00FC5F43" w:rsidRPr="009A5060" w:rsidRDefault="00FC5F43" w:rsidP="00C179E5">
      <w:pPr>
        <w:pStyle w:val="RequirementList"/>
        <w:numPr>
          <w:ilvl w:val="0"/>
          <w:numId w:val="25"/>
        </w:numPr>
        <w:spacing w:line="240" w:lineRule="auto"/>
      </w:pPr>
      <w:r>
        <w:t>Validate</w:t>
      </w:r>
      <w:r w:rsidRPr="009A5060">
        <w:t xml:space="preserve"> the electrical cabinets (instrumentation, power supply and control) by injection of input signals and detection of output signals.</w:t>
      </w:r>
    </w:p>
    <w:p w14:paraId="70905EC5" w14:textId="77777777" w:rsidR="00FC5F43" w:rsidRPr="009A5060" w:rsidRDefault="00FC5F43" w:rsidP="00C179E5">
      <w:pPr>
        <w:pStyle w:val="RequirementList"/>
        <w:spacing w:line="240" w:lineRule="auto"/>
      </w:pPr>
      <w:commentRangeStart w:id="3769"/>
      <w:r w:rsidRPr="009A5060">
        <w:t>The QPLANT:CIS operation shall be tested in simulation mode before shipment.</w:t>
      </w:r>
      <w:commentRangeEnd w:id="3769"/>
      <w:r w:rsidRPr="009A5060">
        <w:rPr>
          <w:rStyle w:val="CommentReference"/>
          <w:rFonts w:ascii="Segoe UI" w:hAnsi="Segoe UI"/>
        </w:rPr>
        <w:commentReference w:id="3769"/>
      </w:r>
    </w:p>
    <w:p w14:paraId="6D90ABB1" w14:textId="77777777" w:rsidR="00FC5F43" w:rsidRPr="009A5060" w:rsidRDefault="00FC5F43" w:rsidP="00C179E5">
      <w:pPr>
        <w:pStyle w:val="Heading3numbered"/>
        <w:spacing w:line="240" w:lineRule="auto"/>
        <w:rPr>
          <w:rFonts w:eastAsia="Calibri"/>
        </w:rPr>
      </w:pPr>
      <w:bookmarkStart w:id="3770" w:name="_Toc216340968"/>
      <w:r w:rsidRPr="009A5060">
        <w:t>Tests of components</w:t>
      </w:r>
      <w:bookmarkEnd w:id="3741"/>
      <w:bookmarkEnd w:id="3742"/>
      <w:bookmarkEnd w:id="3743"/>
      <w:bookmarkEnd w:id="3770"/>
    </w:p>
    <w:p w14:paraId="62179684" w14:textId="77777777" w:rsidR="00FC5F43" w:rsidRPr="009A5060" w:rsidRDefault="00FC5F43" w:rsidP="00C179E5">
      <w:pPr>
        <w:pStyle w:val="RequirementList"/>
        <w:spacing w:line="240" w:lineRule="auto"/>
      </w:pPr>
      <w:bookmarkStart w:id="3771" w:name="_Toc200492446"/>
      <w:r w:rsidRPr="009A5060">
        <w:t>Functional tests shall be performed at the manufacturer site to detect any faults before delivery and to confirm the performance.  At least, the following tests shall be performed:</w:t>
      </w:r>
      <w:bookmarkEnd w:id="3771"/>
    </w:p>
    <w:p w14:paraId="3DF6317A" w14:textId="77777777" w:rsidR="00FC5F43" w:rsidRPr="009A5060" w:rsidRDefault="00FC5F43" w:rsidP="00C179E5">
      <w:pPr>
        <w:pStyle w:val="RequirementList"/>
        <w:numPr>
          <w:ilvl w:val="0"/>
          <w:numId w:val="26"/>
        </w:numPr>
        <w:spacing w:line="240" w:lineRule="auto"/>
        <w:rPr>
          <w:shd w:val="clear" w:color="auto" w:fill="FFFFFF"/>
        </w:rPr>
      </w:pPr>
      <w:r w:rsidRPr="009A5060">
        <w:rPr>
          <w:shd w:val="clear" w:color="auto" w:fill="FFFFFF"/>
        </w:rPr>
        <w:t>All helium compressors or pumps shall be tested individually.  At least the flow rate, pressures, temperatures, helium leak, noise level and vibrations shall be measured.</w:t>
      </w:r>
    </w:p>
    <w:p w14:paraId="28D4E1E6" w14:textId="77777777" w:rsidR="00FC5F43" w:rsidRPr="009A5060" w:rsidRDefault="00FC5F43" w:rsidP="00C179E5">
      <w:pPr>
        <w:pStyle w:val="RequirementList"/>
        <w:numPr>
          <w:ilvl w:val="0"/>
          <w:numId w:val="26"/>
        </w:numPr>
        <w:spacing w:line="240" w:lineRule="auto"/>
        <w:rPr>
          <w:shd w:val="clear" w:color="auto" w:fill="FFFFFF"/>
        </w:rPr>
      </w:pPr>
      <w:r w:rsidRPr="009A5060">
        <w:rPr>
          <w:shd w:val="clear" w:color="auto" w:fill="FFFFFF"/>
        </w:rPr>
        <w:t>Compressor motors shall be tested individually.  At least the power consumption, temperatures, noise level, vibrations and efficiency shall be measured</w:t>
      </w:r>
    </w:p>
    <w:p w14:paraId="09EB0076" w14:textId="77777777" w:rsidR="00FC5F43" w:rsidRPr="009A5060" w:rsidRDefault="00FC5F43" w:rsidP="00C179E5">
      <w:pPr>
        <w:pStyle w:val="RequirementList"/>
        <w:numPr>
          <w:ilvl w:val="0"/>
          <w:numId w:val="26"/>
        </w:numPr>
        <w:spacing w:line="240" w:lineRule="auto"/>
        <w:rPr>
          <w:shd w:val="clear" w:color="auto" w:fill="FFFFFF"/>
        </w:rPr>
      </w:pPr>
      <w:r w:rsidRPr="009A5060">
        <w:rPr>
          <w:shd w:val="clear" w:color="auto" w:fill="FFFFFF"/>
        </w:rPr>
        <w:t>Turbines, cold compressors, and cold circulators shall be tested at design rotation speed at ambient temperature.  At least vibrations, rotor stability and noise shall be measured.</w:t>
      </w:r>
    </w:p>
    <w:p w14:paraId="177D626C" w14:textId="77777777" w:rsidR="00FC5F43" w:rsidRPr="009A5060" w:rsidRDefault="00FC5F43" w:rsidP="00C179E5">
      <w:pPr>
        <w:pStyle w:val="RequirementList"/>
        <w:numPr>
          <w:ilvl w:val="0"/>
          <w:numId w:val="26"/>
        </w:numPr>
        <w:spacing w:line="240" w:lineRule="auto"/>
        <w:rPr>
          <w:shd w:val="clear" w:color="auto" w:fill="FFFFFF"/>
        </w:rPr>
      </w:pPr>
      <w:commentRangeStart w:id="3772"/>
      <w:r w:rsidRPr="009A5060">
        <w:rPr>
          <w:shd w:val="clear" w:color="auto" w:fill="FFFFFF"/>
        </w:rPr>
        <w:t>All cryogenic helium valves shall be delivered with leak test certificates of the body and the seat.</w:t>
      </w:r>
    </w:p>
    <w:p w14:paraId="40357B83" w14:textId="77777777" w:rsidR="00FC5F43" w:rsidRPr="009A5060" w:rsidRDefault="00FC5F43" w:rsidP="00C179E5">
      <w:pPr>
        <w:pStyle w:val="RequirementList"/>
        <w:numPr>
          <w:ilvl w:val="0"/>
          <w:numId w:val="26"/>
        </w:numPr>
        <w:spacing w:line="240" w:lineRule="auto"/>
        <w:rPr>
          <w:shd w:val="clear" w:color="auto" w:fill="FFFFFF"/>
        </w:rPr>
      </w:pPr>
      <w:r w:rsidRPr="009A5060">
        <w:rPr>
          <w:shd w:val="clear" w:color="auto" w:fill="FFFFFF"/>
        </w:rPr>
        <w:t>All safety components shall be delivered with the necessary certificates.</w:t>
      </w:r>
      <w:commentRangeEnd w:id="3772"/>
      <w:r w:rsidRPr="009A5060">
        <w:rPr>
          <w:rStyle w:val="CommentReference"/>
          <w:rFonts w:ascii="Segoe UI" w:hAnsi="Segoe UI"/>
        </w:rPr>
        <w:commentReference w:id="3772"/>
      </w:r>
    </w:p>
    <w:p w14:paraId="5ED025DB" w14:textId="77777777" w:rsidR="00FC5F43" w:rsidRPr="009A5060" w:rsidRDefault="00FC5F43" w:rsidP="00C179E5">
      <w:pPr>
        <w:pStyle w:val="Heading3numbered"/>
        <w:spacing w:line="240" w:lineRule="auto"/>
      </w:pPr>
      <w:bookmarkStart w:id="3773" w:name="_Toc200492447"/>
      <w:bookmarkStart w:id="3774" w:name="_Toc202536218"/>
      <w:bookmarkStart w:id="3775" w:name="_Toc202536917"/>
      <w:bookmarkStart w:id="3776" w:name="_Toc216340969"/>
      <w:r w:rsidRPr="009A5060">
        <w:t xml:space="preserve">Packaging, </w:t>
      </w:r>
      <w:bookmarkStart w:id="3777" w:name="_Toc200492460"/>
      <w:bookmarkStart w:id="3778" w:name="_Toc202536219"/>
      <w:bookmarkStart w:id="3779" w:name="_Toc202536918"/>
      <w:bookmarkEnd w:id="3773"/>
      <w:bookmarkEnd w:id="3774"/>
      <w:bookmarkEnd w:id="3775"/>
      <w:r w:rsidRPr="009A5060">
        <w:t>Transport and Storage</w:t>
      </w:r>
      <w:bookmarkEnd w:id="3776"/>
      <w:bookmarkEnd w:id="3777"/>
      <w:bookmarkEnd w:id="3778"/>
      <w:bookmarkEnd w:id="3779"/>
    </w:p>
    <w:p w14:paraId="72493785" w14:textId="77777777" w:rsidR="00FC5F43" w:rsidRPr="009A5060" w:rsidRDefault="00FC5F43" w:rsidP="00C179E5">
      <w:pPr>
        <w:pStyle w:val="RequirementList"/>
        <w:spacing w:line="240" w:lineRule="auto"/>
      </w:pPr>
      <w:bookmarkStart w:id="3780" w:name="_Toc200492461"/>
      <w:r w:rsidRPr="009A5060">
        <w:t>Prior to transportation, all process circuits of the QPLANT components shall be filled with inert gas at a fixed pressure and sealed during transport.  Pressure gauges shall be installed and checked at the departure from manufacturer premises and at the arrival on SCK CEN site.</w:t>
      </w:r>
    </w:p>
    <w:p w14:paraId="7DE3D7E8" w14:textId="77777777" w:rsidR="00FC5F43" w:rsidRPr="009A5060" w:rsidRDefault="00FC5F43" w:rsidP="00C179E5">
      <w:pPr>
        <w:pStyle w:val="RequirementList"/>
        <w:numPr>
          <w:ilvl w:val="0"/>
          <w:numId w:val="0"/>
        </w:numPr>
        <w:spacing w:line="240" w:lineRule="auto"/>
        <w:ind w:left="502" w:hanging="360"/>
      </w:pPr>
      <w:commentRangeStart w:id="3781"/>
    </w:p>
    <w:p w14:paraId="28DEE362" w14:textId="77777777" w:rsidR="00FC5F43" w:rsidRPr="009A5060" w:rsidRDefault="00FC5F43" w:rsidP="00C179E5">
      <w:pPr>
        <w:pStyle w:val="RequirementList"/>
        <w:spacing w:line="240" w:lineRule="auto"/>
      </w:pPr>
      <w:r w:rsidRPr="009A5060">
        <w:t>Each package shall be clearly marked with a label stating the Contractor’s name, the destination, the name of the component and its identification number, the weight, and a link to the documentation.</w:t>
      </w:r>
    </w:p>
    <w:p w14:paraId="09C5E313" w14:textId="77777777" w:rsidR="00FC5F43" w:rsidRPr="009A5060" w:rsidRDefault="00FC5F43" w:rsidP="00C179E5">
      <w:pPr>
        <w:pStyle w:val="RequirementList"/>
        <w:spacing w:line="240" w:lineRule="auto"/>
      </w:pPr>
      <w:r w:rsidRPr="009A5060">
        <w:t>Prior to transportation, the package units shall be visually inspected at the manufacturer premises and a certificate about proper packaging and availability of the necessary documentation shall be issued.  Representatives of the SCK CEN shall be invited by the Contractor to witness the inspection.</w:t>
      </w:r>
      <w:commentRangeEnd w:id="3781"/>
      <w:r w:rsidRPr="009A5060">
        <w:rPr>
          <w:rStyle w:val="CommentReference"/>
          <w:rFonts w:ascii="Segoe UI" w:hAnsi="Segoe UI"/>
        </w:rPr>
        <w:commentReference w:id="3781"/>
      </w:r>
    </w:p>
    <w:p w14:paraId="07A4F36C" w14:textId="65AFE693" w:rsidR="00FC5F43" w:rsidRPr="000A12DF" w:rsidRDefault="00FC5F43" w:rsidP="00C179E5">
      <w:pPr>
        <w:pStyle w:val="RequirementList"/>
        <w:spacing w:line="240" w:lineRule="auto"/>
        <w:rPr>
          <w:b/>
          <w:bCs/>
          <w:color w:val="034694" w:themeColor="accent4"/>
        </w:rPr>
      </w:pPr>
      <w:r w:rsidRPr="009A5060">
        <w:t>The Contractor is responsible for any intermediate storage and the transport of all the QPLANT components from the manufacturing sites to the final installation location including all loading, unloading and final positioning activities.</w:t>
      </w:r>
      <w:bookmarkEnd w:id="3780"/>
      <w:r w:rsidR="000A12DF">
        <w:t xml:space="preserve"> The contractor shall document all </w:t>
      </w:r>
      <w:proofErr w:type="spellStart"/>
      <w:r w:rsidR="000A12DF">
        <w:t>packagaging</w:t>
      </w:r>
      <w:proofErr w:type="spellEnd"/>
      <w:r w:rsidR="000A12DF">
        <w:t xml:space="preserve"> and transportation in </w:t>
      </w:r>
      <w:r w:rsidR="000A12DF" w:rsidRPr="000A12DF">
        <w:rPr>
          <w:b/>
          <w:bCs/>
          <w:color w:val="034694" w:themeColor="accent4"/>
        </w:rPr>
        <w:fldChar w:fldCharType="begin"/>
      </w:r>
      <w:r w:rsidR="000A12DF" w:rsidRPr="000A12DF">
        <w:rPr>
          <w:b/>
          <w:bCs/>
          <w:color w:val="034694" w:themeColor="accent4"/>
        </w:rPr>
        <w:instrText xml:space="preserve"> REF _Ref216677047 \n \h </w:instrText>
      </w:r>
      <w:r w:rsidR="000A12DF" w:rsidRPr="000A12DF">
        <w:rPr>
          <w:b/>
          <w:bCs/>
          <w:color w:val="034694" w:themeColor="accent4"/>
        </w:rPr>
      </w:r>
      <w:r w:rsidR="000A12DF" w:rsidRPr="000A12DF">
        <w:rPr>
          <w:b/>
          <w:bCs/>
          <w:color w:val="034694" w:themeColor="accent4"/>
        </w:rPr>
        <w:instrText xml:space="preserve"> \* MERGEFORMAT </w:instrText>
      </w:r>
      <w:r w:rsidR="000A12DF" w:rsidRPr="000A12DF">
        <w:rPr>
          <w:b/>
          <w:bCs/>
          <w:color w:val="034694" w:themeColor="accent4"/>
        </w:rPr>
        <w:fldChar w:fldCharType="separate"/>
      </w:r>
      <w:r w:rsidR="000A12DF" w:rsidRPr="000A12DF">
        <w:rPr>
          <w:b/>
          <w:bCs/>
          <w:color w:val="034694" w:themeColor="accent4"/>
        </w:rPr>
        <w:t>DD-7</w:t>
      </w:r>
      <w:r w:rsidR="000A12DF" w:rsidRPr="000A12DF">
        <w:rPr>
          <w:b/>
          <w:bCs/>
          <w:color w:val="034694" w:themeColor="accent4"/>
        </w:rPr>
        <w:fldChar w:fldCharType="end"/>
      </w:r>
    </w:p>
    <w:p w14:paraId="6E0E1CC3" w14:textId="773E59C9" w:rsidR="003E523F" w:rsidRDefault="003E523F" w:rsidP="00C179E5">
      <w:pPr>
        <w:pStyle w:val="Heading2numbered"/>
      </w:pPr>
      <w:r w:rsidRPr="003E523F">
        <w:t>Installation</w:t>
      </w:r>
      <w:bookmarkEnd w:id="3728"/>
      <w:bookmarkEnd w:id="3729"/>
    </w:p>
    <w:p w14:paraId="6F2ABEA4" w14:textId="1D1A09F0" w:rsidR="00A97720" w:rsidRPr="00A97720" w:rsidRDefault="00A43F3A" w:rsidP="00C179E5">
      <w:pPr>
        <w:pStyle w:val="regular"/>
        <w:spacing w:line="240" w:lineRule="auto"/>
      </w:pPr>
      <w:r w:rsidRPr="00A43F3A">
        <w:t xml:space="preserve">The purpose of the (L4) Installation phase is to achieve </w:t>
      </w:r>
      <w:r w:rsidR="00A97720" w:rsidRPr="00A43F3A">
        <w:t>Static readiness and integrity verification prior to cool-down, commissioning, and acceptance</w:t>
      </w:r>
      <w:r w:rsidR="00A97720" w:rsidRPr="00A97720">
        <w:t>.</w:t>
      </w:r>
    </w:p>
    <w:p w14:paraId="7277A0D9" w14:textId="77777777" w:rsidR="00A4470F" w:rsidRPr="00F53D1F" w:rsidRDefault="00A4470F" w:rsidP="00C179E5">
      <w:pPr>
        <w:pStyle w:val="Heading3numbered"/>
        <w:spacing w:line="240" w:lineRule="auto"/>
      </w:pPr>
      <w:bookmarkStart w:id="3782" w:name="_Toc216340970"/>
      <w:bookmarkStart w:id="3783" w:name="_Toc216340972"/>
      <w:r w:rsidRPr="003E523F">
        <w:t>Incoming Inspection at SCK CEN Site</w:t>
      </w:r>
      <w:bookmarkEnd w:id="3782"/>
    </w:p>
    <w:p w14:paraId="72629C57" w14:textId="77777777" w:rsidR="00A4470F" w:rsidRPr="00127BC1" w:rsidRDefault="00A4470F" w:rsidP="00C179E5">
      <w:pPr>
        <w:pStyle w:val="RequirementList"/>
        <w:spacing w:line="240" w:lineRule="auto"/>
        <w:rPr>
          <w:lang w:val="en-US"/>
        </w:rPr>
      </w:pPr>
      <w:r>
        <w:rPr>
          <w:lang w:val="en-US"/>
        </w:rPr>
        <w:t>The Contractor shall perform at least the following actions</w:t>
      </w:r>
      <w:r w:rsidRPr="003E523F">
        <w:rPr>
          <w:lang w:val="en-US"/>
        </w:rPr>
        <w:t>:</w:t>
      </w:r>
    </w:p>
    <w:p w14:paraId="4C14AB05" w14:textId="77777777" w:rsidR="00A4470F" w:rsidRDefault="00A4470F" w:rsidP="00C179E5">
      <w:pPr>
        <w:pStyle w:val="RequirementList"/>
        <w:numPr>
          <w:ilvl w:val="0"/>
          <w:numId w:val="26"/>
        </w:numPr>
        <w:spacing w:line="240" w:lineRule="auto"/>
        <w:rPr>
          <w:lang w:val="en-US"/>
        </w:rPr>
      </w:pPr>
      <w:r>
        <w:rPr>
          <w:lang w:val="en-US"/>
        </w:rPr>
        <w:t>I</w:t>
      </w:r>
      <w:r w:rsidRPr="003E523F">
        <w:rPr>
          <w:lang w:val="en-US"/>
        </w:rPr>
        <w:t>nventory check</w:t>
      </w:r>
    </w:p>
    <w:p w14:paraId="4FF1AA91" w14:textId="77777777" w:rsidR="00A4470F" w:rsidRPr="00F652A1" w:rsidRDefault="00A4470F" w:rsidP="00C179E5">
      <w:pPr>
        <w:pStyle w:val="RequirementList"/>
        <w:numPr>
          <w:ilvl w:val="0"/>
          <w:numId w:val="26"/>
        </w:numPr>
        <w:spacing w:line="240" w:lineRule="auto"/>
        <w:rPr>
          <w:lang w:val="en-US"/>
        </w:rPr>
      </w:pPr>
      <w:r w:rsidRPr="00F652A1">
        <w:rPr>
          <w:lang w:val="en-US"/>
        </w:rPr>
        <w:t>Visual checks (damage, welds, packaging)</w:t>
      </w:r>
    </w:p>
    <w:p w14:paraId="05296F05" w14:textId="77777777" w:rsidR="00A4470F" w:rsidRPr="003E523F" w:rsidRDefault="00A4470F" w:rsidP="00C179E5">
      <w:pPr>
        <w:pStyle w:val="RequirementList"/>
        <w:numPr>
          <w:ilvl w:val="0"/>
          <w:numId w:val="26"/>
        </w:numPr>
        <w:spacing w:line="240" w:lineRule="auto"/>
        <w:rPr>
          <w:lang w:val="en-US"/>
        </w:rPr>
      </w:pPr>
      <w:r>
        <w:rPr>
          <w:lang w:val="en-US"/>
        </w:rPr>
        <w:t xml:space="preserve">Comparison of </w:t>
      </w:r>
      <w:r w:rsidRPr="003E523F">
        <w:rPr>
          <w:lang w:val="en-US"/>
        </w:rPr>
        <w:t>Pressure-retention readings before vs. after transport</w:t>
      </w:r>
    </w:p>
    <w:p w14:paraId="2194CD56" w14:textId="77777777" w:rsidR="00A4470F" w:rsidRPr="003E523F" w:rsidRDefault="00A4470F" w:rsidP="00C179E5">
      <w:pPr>
        <w:pStyle w:val="RequirementList"/>
        <w:numPr>
          <w:ilvl w:val="0"/>
          <w:numId w:val="26"/>
        </w:numPr>
        <w:spacing w:line="240" w:lineRule="auto"/>
        <w:rPr>
          <w:lang w:val="en-US"/>
        </w:rPr>
      </w:pPr>
      <w:r>
        <w:rPr>
          <w:lang w:val="en-US"/>
        </w:rPr>
        <w:t xml:space="preserve">Read out </w:t>
      </w:r>
      <w:r w:rsidRPr="003E523F">
        <w:rPr>
          <w:lang w:val="en-US"/>
        </w:rPr>
        <w:t>Shock/acceleration indicators</w:t>
      </w:r>
    </w:p>
    <w:p w14:paraId="45D6F179" w14:textId="77777777" w:rsidR="00706411" w:rsidRDefault="00A4470F" w:rsidP="00C179E5">
      <w:pPr>
        <w:pStyle w:val="RequirementList"/>
        <w:numPr>
          <w:ilvl w:val="0"/>
          <w:numId w:val="26"/>
        </w:numPr>
        <w:spacing w:line="240" w:lineRule="auto"/>
        <w:rPr>
          <w:lang w:val="en-US"/>
        </w:rPr>
      </w:pPr>
      <w:r>
        <w:rPr>
          <w:lang w:val="en-US"/>
        </w:rPr>
        <w:t xml:space="preserve">Submission of the </w:t>
      </w:r>
      <w:r w:rsidRPr="003E523F">
        <w:rPr>
          <w:lang w:val="en-US"/>
        </w:rPr>
        <w:t>Incoming Inspection Report</w:t>
      </w:r>
    </w:p>
    <w:p w14:paraId="0EA2768F" w14:textId="5B529F5F" w:rsidR="00F7254A" w:rsidRDefault="00F7254A" w:rsidP="00C179E5">
      <w:pPr>
        <w:pStyle w:val="Heading3numbered"/>
        <w:spacing w:line="240" w:lineRule="auto"/>
      </w:pPr>
      <w:r w:rsidRPr="00F7254A">
        <w:lastRenderedPageBreak/>
        <w:t>Installation &amp; Pre-Commissioning</w:t>
      </w:r>
      <w:r w:rsidR="00A97720">
        <w:t xml:space="preserve"> prerequisites</w:t>
      </w:r>
    </w:p>
    <w:p w14:paraId="1ECFD56B" w14:textId="6BF7FCED" w:rsidR="00F7254A" w:rsidRPr="00F7254A" w:rsidRDefault="00F7254A" w:rsidP="00C179E5">
      <w:pPr>
        <w:pStyle w:val="RequirementList"/>
        <w:spacing w:line="240" w:lineRule="auto"/>
        <w:rPr>
          <w:lang w:val="en-US"/>
        </w:rPr>
      </w:pPr>
      <w:r w:rsidRPr="00F7254A">
        <w:rPr>
          <w:lang w:val="en-US"/>
        </w:rPr>
        <w:t>Before initiation of Standalone Commissioning, the Contractor shall complete static verification activities to demonstrate that the system is ready for functional operation</w:t>
      </w:r>
      <w:proofErr w:type="gramStart"/>
      <w:r w:rsidRPr="00F7254A">
        <w:rPr>
          <w:lang w:val="en-US"/>
        </w:rPr>
        <w:t xml:space="preserve">. </w:t>
      </w:r>
      <w:proofErr w:type="gramEnd"/>
      <w:r w:rsidRPr="00F7254A">
        <w:rPr>
          <w:lang w:val="en-US"/>
        </w:rPr>
        <w:t>These activities shall normally be completed by the Contractor prior to global plant startup.</w:t>
      </w:r>
    </w:p>
    <w:p w14:paraId="2FE6DE68" w14:textId="01F13A34" w:rsidR="00706411" w:rsidRPr="00706411" w:rsidRDefault="00706411" w:rsidP="00C179E5">
      <w:pPr>
        <w:pStyle w:val="RequirementList"/>
        <w:spacing w:line="240" w:lineRule="auto"/>
        <w:rPr>
          <w:lang w:val="en-US"/>
        </w:rPr>
      </w:pPr>
      <w:r w:rsidRPr="00706411">
        <w:rPr>
          <w:lang w:val="en-US"/>
        </w:rPr>
        <w:t>During installation at SCK CEN site, the Contractor shall implement and submit a defined QA/QC governance structure that identifies who is responsible for installation quality, who approves installations for testing, and how deviations are escalated</w:t>
      </w:r>
      <w:proofErr w:type="gramStart"/>
      <w:r w:rsidRPr="00706411">
        <w:rPr>
          <w:lang w:val="en-US"/>
        </w:rPr>
        <w:t xml:space="preserve">. </w:t>
      </w:r>
      <w:commentRangeStart w:id="3784"/>
      <w:proofErr w:type="gramEnd"/>
      <w:r w:rsidRPr="00961414">
        <w:rPr>
          <w:highlight w:val="yellow"/>
          <w:lang w:val="en-US"/>
        </w:rPr>
        <w:t>This structure shall be consistent with the Responsibility Matrix and Project Board governance</w:t>
      </w:r>
      <w:r w:rsidRPr="00706411">
        <w:rPr>
          <w:lang w:val="en-US"/>
        </w:rPr>
        <w:t>.</w:t>
      </w:r>
      <w:commentRangeEnd w:id="3784"/>
      <w:r w:rsidR="00961414">
        <w:rPr>
          <w:rStyle w:val="CommentReference"/>
          <w:rFonts w:ascii="Segoe UI" w:hAnsi="Segoe UI"/>
        </w:rPr>
        <w:commentReference w:id="3784"/>
      </w:r>
    </w:p>
    <w:p w14:paraId="19949DDE" w14:textId="6FBE315D" w:rsidR="00706411" w:rsidRPr="00F7254A" w:rsidRDefault="00706411" w:rsidP="00C179E5">
      <w:pPr>
        <w:pStyle w:val="RequirementList"/>
        <w:spacing w:line="240" w:lineRule="auto"/>
        <w:rPr>
          <w:lang w:val="en-US"/>
        </w:rPr>
      </w:pPr>
      <w:r>
        <w:t xml:space="preserve">The Contractor shall establish and maintain </w:t>
      </w:r>
      <w:r w:rsidRPr="000A12DF">
        <w:t>an installation verification matrix linking the as-built installation to the approved design documentation, including P&amp;IDs, 3D models, routing drawings</w:t>
      </w:r>
      <w:r>
        <w:t xml:space="preserve"> and weld maps</w:t>
      </w:r>
      <w:proofErr w:type="gramStart"/>
      <w:r>
        <w:t xml:space="preserve">. </w:t>
      </w:r>
      <w:proofErr w:type="gramEnd"/>
      <w:r>
        <w:t>The matrix shall define verification activities, acceptance criteria and responsible parties for confirming that the installed configuration conforms to the design before commissioning</w:t>
      </w:r>
      <w:r w:rsidR="0007151F">
        <w:t xml:space="preserve"> and provided as part of </w:t>
      </w:r>
      <w:r w:rsidR="0007151F" w:rsidRPr="0007151F">
        <w:rPr>
          <w:b/>
          <w:bCs/>
          <w:color w:val="034694" w:themeColor="accent4"/>
        </w:rPr>
        <w:fldChar w:fldCharType="begin"/>
      </w:r>
      <w:r w:rsidR="0007151F" w:rsidRPr="0007151F">
        <w:rPr>
          <w:b/>
          <w:bCs/>
          <w:color w:val="034694" w:themeColor="accent4"/>
        </w:rPr>
        <w:instrText xml:space="preserve"> REF _Ref211486861 \n \h </w:instrText>
      </w:r>
      <w:r w:rsidR="0007151F" w:rsidRPr="0007151F">
        <w:rPr>
          <w:b/>
          <w:bCs/>
          <w:color w:val="034694" w:themeColor="accent4"/>
        </w:rPr>
      </w:r>
      <w:r w:rsidR="0007151F" w:rsidRPr="0007151F">
        <w:rPr>
          <w:b/>
          <w:bCs/>
          <w:color w:val="034694" w:themeColor="accent4"/>
        </w:rPr>
        <w:instrText xml:space="preserve"> \* MERGEFORMAT </w:instrText>
      </w:r>
      <w:r w:rsidR="0007151F" w:rsidRPr="0007151F">
        <w:rPr>
          <w:b/>
          <w:bCs/>
          <w:color w:val="034694" w:themeColor="accent4"/>
        </w:rPr>
        <w:fldChar w:fldCharType="separate"/>
      </w:r>
      <w:r w:rsidR="0007151F" w:rsidRPr="0007151F">
        <w:rPr>
          <w:b/>
          <w:bCs/>
          <w:color w:val="034694" w:themeColor="accent4"/>
        </w:rPr>
        <w:t>DD-8</w:t>
      </w:r>
      <w:r w:rsidR="0007151F" w:rsidRPr="0007151F">
        <w:rPr>
          <w:b/>
          <w:bCs/>
          <w:color w:val="034694" w:themeColor="accent4"/>
        </w:rPr>
        <w:fldChar w:fldCharType="end"/>
      </w:r>
    </w:p>
    <w:p w14:paraId="74E86FDF" w14:textId="77777777" w:rsidR="00661AD1" w:rsidRPr="003E523F" w:rsidRDefault="00661AD1" w:rsidP="00661AD1">
      <w:pPr>
        <w:pStyle w:val="Heading3numbered"/>
      </w:pPr>
      <w:r w:rsidRPr="003E523F">
        <w:t>Quality Assurance After Mechanical Assembly</w:t>
      </w:r>
    </w:p>
    <w:p w14:paraId="1418C45C" w14:textId="77777777" w:rsidR="00661AD1" w:rsidRPr="00684A58" w:rsidRDefault="00661AD1" w:rsidP="00661AD1">
      <w:pPr>
        <w:pStyle w:val="RequirementList"/>
        <w:spacing w:line="240" w:lineRule="auto"/>
        <w:rPr>
          <w:lang w:val="en-US"/>
        </w:rPr>
      </w:pPr>
      <w:r w:rsidRPr="00684A58">
        <w:rPr>
          <w:lang w:val="en-US"/>
        </w:rPr>
        <w:t xml:space="preserve">The Contractor shall perform </w:t>
      </w:r>
      <w:r>
        <w:rPr>
          <w:lang w:val="en-US"/>
        </w:rPr>
        <w:t xml:space="preserve">at least </w:t>
      </w:r>
      <w:r w:rsidRPr="00684A58">
        <w:rPr>
          <w:lang w:val="en-US"/>
        </w:rPr>
        <w:t>the following actions:</w:t>
      </w:r>
    </w:p>
    <w:p w14:paraId="1531CB20" w14:textId="77777777" w:rsidR="00661AD1" w:rsidRPr="003E523F" w:rsidRDefault="00661AD1" w:rsidP="00661AD1">
      <w:pPr>
        <w:pStyle w:val="RequirementList"/>
        <w:numPr>
          <w:ilvl w:val="0"/>
          <w:numId w:val="26"/>
        </w:numPr>
        <w:spacing w:line="240" w:lineRule="auto"/>
        <w:rPr>
          <w:lang w:val="en-US"/>
        </w:rPr>
      </w:pPr>
      <w:r w:rsidRPr="003E523F">
        <w:rPr>
          <w:lang w:val="en-US"/>
        </w:rPr>
        <w:t>Helium service line tightness verification</w:t>
      </w:r>
    </w:p>
    <w:p w14:paraId="324A4BF7" w14:textId="77777777" w:rsidR="00661AD1" w:rsidRPr="003E523F" w:rsidRDefault="00661AD1" w:rsidP="00661AD1">
      <w:pPr>
        <w:pStyle w:val="RequirementList"/>
        <w:numPr>
          <w:ilvl w:val="0"/>
          <w:numId w:val="26"/>
        </w:numPr>
        <w:spacing w:line="240" w:lineRule="auto"/>
        <w:rPr>
          <w:lang w:val="en-US"/>
        </w:rPr>
      </w:pPr>
      <w:r w:rsidRPr="003E523F">
        <w:rPr>
          <w:lang w:val="en-US"/>
        </w:rPr>
        <w:t>Interface geometry verification</w:t>
      </w:r>
    </w:p>
    <w:p w14:paraId="67510531" w14:textId="77777777" w:rsidR="00661AD1" w:rsidRPr="003E523F" w:rsidRDefault="00661AD1" w:rsidP="00661AD1">
      <w:pPr>
        <w:pStyle w:val="RequirementList"/>
        <w:numPr>
          <w:ilvl w:val="0"/>
          <w:numId w:val="26"/>
        </w:numPr>
        <w:spacing w:line="240" w:lineRule="auto"/>
        <w:rPr>
          <w:lang w:val="en-US"/>
        </w:rPr>
      </w:pPr>
      <w:r>
        <w:rPr>
          <w:lang w:val="en-US"/>
        </w:rPr>
        <w:t>Verification of con</w:t>
      </w:r>
      <w:r w:rsidRPr="003E523F">
        <w:rPr>
          <w:lang w:val="en-US"/>
        </w:rPr>
        <w:t>formance of assembly vs P&amp;ID</w:t>
      </w:r>
      <w:r>
        <w:rPr>
          <w:lang w:val="en-US"/>
        </w:rPr>
        <w:t xml:space="preserve"> and 3D model</w:t>
      </w:r>
    </w:p>
    <w:p w14:paraId="2A410710" w14:textId="77777777" w:rsidR="00661AD1" w:rsidRDefault="00661AD1" w:rsidP="00661AD1">
      <w:pPr>
        <w:pStyle w:val="RequirementList"/>
        <w:numPr>
          <w:ilvl w:val="0"/>
          <w:numId w:val="26"/>
        </w:numPr>
        <w:spacing w:line="240" w:lineRule="auto"/>
        <w:rPr>
          <w:lang w:val="en-US"/>
        </w:rPr>
      </w:pPr>
      <w:r>
        <w:rPr>
          <w:lang w:val="en-US"/>
        </w:rPr>
        <w:t xml:space="preserve">Checking of </w:t>
      </w:r>
      <w:r w:rsidRPr="003E523F">
        <w:rPr>
          <w:lang w:val="en-US"/>
        </w:rPr>
        <w:t>Labelling and weld inspections</w:t>
      </w:r>
    </w:p>
    <w:p w14:paraId="1BB8B79F" w14:textId="44AAE7C8" w:rsidR="00661AD1" w:rsidRDefault="00661AD1" w:rsidP="000A12DF">
      <w:pPr>
        <w:pStyle w:val="RequirementList"/>
        <w:numPr>
          <w:ilvl w:val="0"/>
          <w:numId w:val="0"/>
        </w:numPr>
        <w:spacing w:line="240" w:lineRule="auto"/>
        <w:ind w:left="1069"/>
        <w:rPr>
          <w:lang w:val="en-US"/>
        </w:rPr>
      </w:pPr>
    </w:p>
    <w:p w14:paraId="5B113188" w14:textId="77777777" w:rsidR="00F7254A" w:rsidRPr="00F7254A" w:rsidRDefault="00F7254A" w:rsidP="00961414">
      <w:pPr>
        <w:pStyle w:val="Heading3numbered"/>
      </w:pPr>
      <w:r w:rsidRPr="00F7254A">
        <w:t>Static &amp; Integrity Requirements</w:t>
      </w:r>
    </w:p>
    <w:p w14:paraId="3DA61BCD" w14:textId="77777777" w:rsidR="00F7254A" w:rsidRPr="00F7254A" w:rsidRDefault="00F7254A" w:rsidP="00C179E5">
      <w:pPr>
        <w:pStyle w:val="RequirementList"/>
        <w:spacing w:line="240" w:lineRule="auto"/>
        <w:rPr>
          <w:lang w:val="en-US"/>
        </w:rPr>
      </w:pPr>
      <w:r w:rsidRPr="00F7254A">
        <w:rPr>
          <w:lang w:val="en-US"/>
        </w:rPr>
        <w:t>The Contractor shall demonstrate compliance with the following:</w:t>
      </w:r>
    </w:p>
    <w:p w14:paraId="288568CE" w14:textId="77777777" w:rsidR="00F7254A" w:rsidRPr="00F7254A" w:rsidRDefault="00F7254A" w:rsidP="002E7E07">
      <w:pPr>
        <w:pStyle w:val="RequirementList"/>
        <w:numPr>
          <w:ilvl w:val="1"/>
          <w:numId w:val="81"/>
        </w:numPr>
        <w:spacing w:line="240" w:lineRule="auto"/>
        <w:ind w:left="1069"/>
        <w:rPr>
          <w:lang w:val="en-US"/>
        </w:rPr>
      </w:pPr>
      <w:r w:rsidRPr="00F7254A">
        <w:rPr>
          <w:lang w:val="en-US"/>
        </w:rPr>
        <w:t>Pressure &amp; Leak Integrity</w:t>
      </w:r>
    </w:p>
    <w:p w14:paraId="21127ECE" w14:textId="0574AB7E" w:rsidR="00F7254A" w:rsidRPr="00F7254A" w:rsidRDefault="00F7254A" w:rsidP="002E7E07">
      <w:pPr>
        <w:pStyle w:val="RequirementList"/>
        <w:numPr>
          <w:ilvl w:val="0"/>
          <w:numId w:val="192"/>
        </w:numPr>
        <w:spacing w:line="240" w:lineRule="auto"/>
        <w:rPr>
          <w:lang w:val="en-US"/>
        </w:rPr>
      </w:pPr>
      <w:r w:rsidRPr="00F7254A">
        <w:rPr>
          <w:lang w:val="en-US"/>
        </w:rPr>
        <w:t>All pressure-containing components shall successfully pass pressure tests and static leak tests in accordance with the applicable codes</w:t>
      </w:r>
      <w:proofErr w:type="gramStart"/>
      <w:r w:rsidRPr="00F7254A">
        <w:rPr>
          <w:lang w:val="en-US"/>
        </w:rPr>
        <w:t>.</w:t>
      </w:r>
      <w:r w:rsidR="00961414">
        <w:rPr>
          <w:lang w:val="en-US"/>
        </w:rPr>
        <w:t xml:space="preserve"> </w:t>
      </w:r>
      <w:proofErr w:type="gramEnd"/>
      <w:r w:rsidR="00961414">
        <w:rPr>
          <w:lang w:val="en-US"/>
        </w:rPr>
        <w:t>Pressure test shall be pneumatic on all helium service components (</w:t>
      </w:r>
      <w:r w:rsidR="002E7E07">
        <w:rPr>
          <w:lang w:val="en-US"/>
        </w:rPr>
        <w:t>Note:</w:t>
      </w:r>
      <w:r w:rsidR="00961414">
        <w:rPr>
          <w:lang w:val="en-US"/>
        </w:rPr>
        <w:t xml:space="preserve"> </w:t>
      </w:r>
      <w:r w:rsidR="002E7E07">
        <w:rPr>
          <w:lang w:val="en-US"/>
        </w:rPr>
        <w:t>N</w:t>
      </w:r>
      <w:r w:rsidR="00961414">
        <w:rPr>
          <w:lang w:val="en-US"/>
        </w:rPr>
        <w:t>ot applicable to process cooling (PS01) and heat recovery (HV06) items</w:t>
      </w:r>
      <w:r w:rsidR="002E7E07">
        <w:rPr>
          <w:lang w:val="en-US"/>
        </w:rPr>
        <w:t>)</w:t>
      </w:r>
    </w:p>
    <w:p w14:paraId="5D9761C0" w14:textId="77777777" w:rsidR="00F7254A" w:rsidRPr="00F7254A" w:rsidRDefault="00F7254A" w:rsidP="002E7E07">
      <w:pPr>
        <w:pStyle w:val="RequirementList"/>
        <w:numPr>
          <w:ilvl w:val="0"/>
          <w:numId w:val="192"/>
        </w:numPr>
        <w:spacing w:line="240" w:lineRule="auto"/>
        <w:rPr>
          <w:lang w:val="en-US"/>
        </w:rPr>
      </w:pPr>
      <w:r w:rsidRPr="00F7254A">
        <w:rPr>
          <w:lang w:val="en-US"/>
        </w:rPr>
        <w:t>Valid test certificates shall be provided.</w:t>
      </w:r>
    </w:p>
    <w:p w14:paraId="138DF671" w14:textId="77777777" w:rsidR="00F7254A" w:rsidRPr="00F7254A" w:rsidRDefault="00F7254A" w:rsidP="002E7E07">
      <w:pPr>
        <w:pStyle w:val="RequirementList"/>
        <w:numPr>
          <w:ilvl w:val="1"/>
          <w:numId w:val="81"/>
        </w:numPr>
        <w:spacing w:line="240" w:lineRule="auto"/>
        <w:ind w:left="1069"/>
        <w:rPr>
          <w:lang w:val="en-US"/>
        </w:rPr>
      </w:pPr>
      <w:r w:rsidRPr="00F7254A">
        <w:rPr>
          <w:lang w:val="en-US"/>
        </w:rPr>
        <w:t>Electrical &amp; Instrumentation Verification</w:t>
      </w:r>
    </w:p>
    <w:p w14:paraId="483411E9" w14:textId="77777777" w:rsidR="00F7254A" w:rsidRPr="00F7254A" w:rsidRDefault="00F7254A" w:rsidP="002E7E07">
      <w:pPr>
        <w:pStyle w:val="RequirementList"/>
        <w:numPr>
          <w:ilvl w:val="0"/>
          <w:numId w:val="192"/>
        </w:numPr>
        <w:spacing w:line="240" w:lineRule="auto"/>
        <w:rPr>
          <w:lang w:val="en-US"/>
        </w:rPr>
      </w:pPr>
      <w:r w:rsidRPr="00F7254A">
        <w:rPr>
          <w:lang w:val="en-US"/>
        </w:rPr>
        <w:t>Electrical continuity, insulation, and functional tests shall be completed.</w:t>
      </w:r>
    </w:p>
    <w:p w14:paraId="109FEEB7" w14:textId="77777777" w:rsidR="00F7254A" w:rsidRPr="00F7254A" w:rsidRDefault="00F7254A" w:rsidP="002E7E07">
      <w:pPr>
        <w:pStyle w:val="RequirementList"/>
        <w:numPr>
          <w:ilvl w:val="0"/>
          <w:numId w:val="192"/>
        </w:numPr>
        <w:spacing w:line="240" w:lineRule="auto"/>
        <w:rPr>
          <w:lang w:val="en-US"/>
        </w:rPr>
      </w:pPr>
      <w:r w:rsidRPr="00F7254A">
        <w:rPr>
          <w:lang w:val="en-US"/>
        </w:rPr>
        <w:t xml:space="preserve">All instruments (including sensors, valves, and gas </w:t>
      </w:r>
      <w:proofErr w:type="spellStart"/>
      <w:r w:rsidRPr="00F7254A">
        <w:rPr>
          <w:lang w:val="en-US"/>
        </w:rPr>
        <w:t>analysers</w:t>
      </w:r>
      <w:proofErr w:type="spellEnd"/>
      <w:r w:rsidRPr="00F7254A">
        <w:rPr>
          <w:lang w:val="en-US"/>
        </w:rPr>
        <w:t>) shall be calibrated and verified.</w:t>
      </w:r>
    </w:p>
    <w:p w14:paraId="62959881" w14:textId="77777777" w:rsidR="00F7254A" w:rsidRPr="00F7254A" w:rsidRDefault="00F7254A" w:rsidP="002E7E07">
      <w:pPr>
        <w:pStyle w:val="RequirementList"/>
        <w:numPr>
          <w:ilvl w:val="1"/>
          <w:numId w:val="81"/>
        </w:numPr>
        <w:spacing w:line="240" w:lineRule="auto"/>
        <w:ind w:left="1069"/>
        <w:rPr>
          <w:lang w:val="en-US"/>
        </w:rPr>
      </w:pPr>
      <w:r w:rsidRPr="00F7254A">
        <w:rPr>
          <w:lang w:val="en-US"/>
        </w:rPr>
        <w:t>Safety Logic Verification</w:t>
      </w:r>
    </w:p>
    <w:p w14:paraId="20086548" w14:textId="77777777" w:rsidR="00F7254A" w:rsidRPr="00F7254A" w:rsidRDefault="00F7254A" w:rsidP="002E7E07">
      <w:pPr>
        <w:pStyle w:val="RequirementList"/>
        <w:numPr>
          <w:ilvl w:val="0"/>
          <w:numId w:val="192"/>
        </w:numPr>
        <w:spacing w:line="240" w:lineRule="auto"/>
        <w:rPr>
          <w:lang w:val="en-US"/>
        </w:rPr>
      </w:pPr>
      <w:r w:rsidRPr="00F7254A">
        <w:rPr>
          <w:lang w:val="en-US"/>
        </w:rPr>
        <w:t xml:space="preserve">All safety interlocks and fail-safe functions shall be checked to confirm correct </w:t>
      </w:r>
      <w:proofErr w:type="spellStart"/>
      <w:r w:rsidRPr="00F7254A">
        <w:rPr>
          <w:lang w:val="en-US"/>
        </w:rPr>
        <w:t>behaviour</w:t>
      </w:r>
      <w:proofErr w:type="spellEnd"/>
      <w:r w:rsidRPr="00F7254A">
        <w:rPr>
          <w:lang w:val="en-US"/>
        </w:rPr>
        <w:t xml:space="preserve"> under fault conditions.</w:t>
      </w:r>
    </w:p>
    <w:p w14:paraId="7D223B84" w14:textId="77777777" w:rsidR="00F7254A" w:rsidRPr="00F7254A" w:rsidRDefault="00F7254A" w:rsidP="002E7E07">
      <w:pPr>
        <w:pStyle w:val="RequirementList"/>
        <w:numPr>
          <w:ilvl w:val="1"/>
          <w:numId w:val="81"/>
        </w:numPr>
        <w:spacing w:line="240" w:lineRule="auto"/>
        <w:ind w:left="1069"/>
        <w:rPr>
          <w:lang w:val="en-US"/>
        </w:rPr>
      </w:pPr>
      <w:r w:rsidRPr="00F7254A">
        <w:rPr>
          <w:lang w:val="en-US"/>
        </w:rPr>
        <w:t>Control System Verification</w:t>
      </w:r>
    </w:p>
    <w:p w14:paraId="25523848" w14:textId="77777777" w:rsidR="00F7254A" w:rsidRPr="00F7254A" w:rsidRDefault="00F7254A" w:rsidP="002E7E07">
      <w:pPr>
        <w:pStyle w:val="RequirementList"/>
        <w:numPr>
          <w:ilvl w:val="0"/>
          <w:numId w:val="192"/>
        </w:numPr>
        <w:spacing w:line="240" w:lineRule="auto"/>
        <w:rPr>
          <w:lang w:val="en-US"/>
        </w:rPr>
      </w:pPr>
      <w:r w:rsidRPr="00F7254A">
        <w:rPr>
          <w:lang w:val="en-US"/>
        </w:rPr>
        <w:t>Control procedures implemented in the process control system shall be verified for correct execution.</w:t>
      </w:r>
    </w:p>
    <w:p w14:paraId="5E45E969" w14:textId="77777777" w:rsidR="00F7254A" w:rsidRPr="00F7254A" w:rsidRDefault="00F7254A" w:rsidP="002E7E07">
      <w:pPr>
        <w:pStyle w:val="RequirementList"/>
        <w:numPr>
          <w:ilvl w:val="1"/>
          <w:numId w:val="81"/>
        </w:numPr>
        <w:spacing w:line="240" w:lineRule="auto"/>
        <w:ind w:left="1069"/>
        <w:rPr>
          <w:lang w:val="en-US"/>
        </w:rPr>
      </w:pPr>
      <w:r w:rsidRPr="00F7254A">
        <w:rPr>
          <w:lang w:val="en-US"/>
        </w:rPr>
        <w:t>Cleanliness &amp; Conditioning</w:t>
      </w:r>
    </w:p>
    <w:p w14:paraId="3B185762" w14:textId="77777777" w:rsidR="00F7254A" w:rsidRPr="00F7254A" w:rsidRDefault="00F7254A" w:rsidP="002E7E07">
      <w:pPr>
        <w:pStyle w:val="RequirementList"/>
        <w:numPr>
          <w:ilvl w:val="0"/>
          <w:numId w:val="192"/>
        </w:numPr>
        <w:spacing w:line="240" w:lineRule="auto"/>
        <w:rPr>
          <w:lang w:val="en-US"/>
        </w:rPr>
      </w:pPr>
      <w:r w:rsidRPr="00F7254A">
        <w:rPr>
          <w:lang w:val="en-US"/>
        </w:rPr>
        <w:t>All gas circuits shall be conditioned and verified clean.</w:t>
      </w:r>
    </w:p>
    <w:p w14:paraId="2FDD1635" w14:textId="77777777" w:rsidR="00F7254A" w:rsidRPr="00F7254A" w:rsidRDefault="00F7254A" w:rsidP="002E7E07">
      <w:pPr>
        <w:pStyle w:val="RequirementList"/>
        <w:numPr>
          <w:ilvl w:val="1"/>
          <w:numId w:val="81"/>
        </w:numPr>
        <w:spacing w:line="240" w:lineRule="auto"/>
        <w:ind w:left="1069"/>
        <w:rPr>
          <w:lang w:val="en-US"/>
        </w:rPr>
      </w:pPr>
      <w:r w:rsidRPr="00F7254A">
        <w:rPr>
          <w:lang w:val="en-US"/>
        </w:rPr>
        <w:t>Initial/static vibration checks shall be performed on compressors.</w:t>
      </w:r>
    </w:p>
    <w:p w14:paraId="4FA9AD4B" w14:textId="77777777" w:rsidR="00F7254A" w:rsidRPr="00F7254A" w:rsidRDefault="00F7254A" w:rsidP="002E7E07">
      <w:pPr>
        <w:pStyle w:val="RequirementList"/>
        <w:numPr>
          <w:ilvl w:val="1"/>
          <w:numId w:val="81"/>
        </w:numPr>
        <w:spacing w:line="240" w:lineRule="auto"/>
        <w:ind w:left="1069"/>
        <w:rPr>
          <w:lang w:val="en-US"/>
        </w:rPr>
      </w:pPr>
      <w:r w:rsidRPr="00F7254A">
        <w:rPr>
          <w:lang w:val="en-US"/>
        </w:rPr>
        <w:t>Insulation Vacuum (Warm Condition)</w:t>
      </w:r>
    </w:p>
    <w:p w14:paraId="3B69FF5F" w14:textId="77777777" w:rsidR="00F7254A" w:rsidRPr="00F7254A" w:rsidRDefault="00F7254A" w:rsidP="002E7E07">
      <w:pPr>
        <w:pStyle w:val="RequirementList"/>
        <w:numPr>
          <w:ilvl w:val="0"/>
          <w:numId w:val="192"/>
        </w:numPr>
        <w:spacing w:line="240" w:lineRule="auto"/>
        <w:rPr>
          <w:lang w:val="en-US"/>
        </w:rPr>
      </w:pPr>
      <w:r w:rsidRPr="00F7254A">
        <w:rPr>
          <w:lang w:val="en-US"/>
        </w:rPr>
        <w:t xml:space="preserve">Prior to cool-down, the insulation vacuum of the cold box shall be verified to be below </w:t>
      </w:r>
      <w:r w:rsidRPr="00961414">
        <w:rPr>
          <w:lang w:val="en-US"/>
        </w:rPr>
        <w:t>10</w:t>
      </w:r>
      <w:r w:rsidRPr="00961414">
        <w:rPr>
          <w:rFonts w:ascii="Cambria Math" w:hAnsi="Cambria Math" w:cs="Cambria Math"/>
          <w:lang w:val="en-US"/>
        </w:rPr>
        <w:t>⁻</w:t>
      </w:r>
      <w:r w:rsidRPr="00961414">
        <w:rPr>
          <w:lang w:val="en-US"/>
        </w:rPr>
        <w:t>³ mbar</w:t>
      </w:r>
      <w:r w:rsidRPr="00F7254A">
        <w:rPr>
          <w:lang w:val="en-US"/>
        </w:rPr>
        <w:t>, unless a different value is justified based on operational history.</w:t>
      </w:r>
    </w:p>
    <w:p w14:paraId="6C76B347" w14:textId="77777777" w:rsidR="00F7254A" w:rsidRPr="00F7254A" w:rsidRDefault="00F7254A" w:rsidP="002E7E07">
      <w:pPr>
        <w:pStyle w:val="RequirementList"/>
        <w:numPr>
          <w:ilvl w:val="0"/>
          <w:numId w:val="0"/>
        </w:numPr>
        <w:spacing w:line="240" w:lineRule="auto"/>
        <w:ind w:left="502" w:hanging="360"/>
        <w:rPr>
          <w:lang w:val="en-US"/>
        </w:rPr>
      </w:pPr>
      <w:r w:rsidRPr="00F7254A">
        <w:rPr>
          <w:lang w:val="en-US"/>
        </w:rPr>
        <w:t>Completion of L4 verification is a prerequisite for entry into Standalone Commissioning (L5).</w:t>
      </w:r>
    </w:p>
    <w:p w14:paraId="6C60DFF3" w14:textId="77777777" w:rsidR="00F7254A" w:rsidRDefault="00F7254A" w:rsidP="00C179E5">
      <w:pPr>
        <w:pStyle w:val="RequirementList"/>
        <w:numPr>
          <w:ilvl w:val="0"/>
          <w:numId w:val="0"/>
        </w:numPr>
        <w:spacing w:line="240" w:lineRule="auto"/>
        <w:ind w:left="502" w:hanging="360"/>
        <w:rPr>
          <w:lang w:val="en-US"/>
        </w:rPr>
      </w:pPr>
    </w:p>
    <w:bookmarkEnd w:id="3783"/>
    <w:p w14:paraId="5164CCF2" w14:textId="5CF47107" w:rsidR="0098054C" w:rsidRPr="0098054C" w:rsidRDefault="0098054C" w:rsidP="00C179E5">
      <w:pPr>
        <w:pStyle w:val="Heading3numbered"/>
        <w:spacing w:line="240" w:lineRule="auto"/>
      </w:pPr>
      <w:r w:rsidRPr="0098054C">
        <w:lastRenderedPageBreak/>
        <w:t>Pre-</w:t>
      </w:r>
      <w:r>
        <w:t>C</w:t>
      </w:r>
      <w:r w:rsidRPr="0098054C">
        <w:t>ommissioning</w:t>
      </w:r>
    </w:p>
    <w:p w14:paraId="23172F1E" w14:textId="77777777" w:rsidR="0098054C" w:rsidRPr="003E523F" w:rsidRDefault="0098054C" w:rsidP="00C179E5">
      <w:pPr>
        <w:pStyle w:val="RequirementList"/>
        <w:spacing w:line="240" w:lineRule="auto"/>
        <w:rPr>
          <w:lang w:val="en-US"/>
        </w:rPr>
      </w:pPr>
      <w:r>
        <w:rPr>
          <w:lang w:val="en-US"/>
        </w:rPr>
        <w:t>The Contractor shall perform at least the following actions</w:t>
      </w:r>
      <w:r w:rsidRPr="003E523F">
        <w:rPr>
          <w:lang w:val="en-US"/>
        </w:rPr>
        <w:t>:</w:t>
      </w:r>
    </w:p>
    <w:p w14:paraId="4B774526" w14:textId="77777777" w:rsidR="0098054C" w:rsidRPr="003E523F" w:rsidRDefault="0098054C" w:rsidP="00C179E5">
      <w:pPr>
        <w:pStyle w:val="RequirementList"/>
        <w:numPr>
          <w:ilvl w:val="0"/>
          <w:numId w:val="26"/>
        </w:numPr>
        <w:spacing w:line="240" w:lineRule="auto"/>
        <w:rPr>
          <w:lang w:val="en-US"/>
        </w:rPr>
      </w:pPr>
      <w:r w:rsidRPr="003E523F">
        <w:rPr>
          <w:lang w:val="en-US"/>
        </w:rPr>
        <w:t xml:space="preserve">Mechanical placement </w:t>
      </w:r>
      <w:r>
        <w:rPr>
          <w:lang w:val="en-US"/>
        </w:rPr>
        <w:t>and</w:t>
      </w:r>
      <w:r w:rsidRPr="003E523F">
        <w:rPr>
          <w:lang w:val="en-US"/>
        </w:rPr>
        <w:t xml:space="preserve"> alignment</w:t>
      </w:r>
    </w:p>
    <w:p w14:paraId="39A4A5EF" w14:textId="77777777" w:rsidR="0098054C" w:rsidRPr="003E523F" w:rsidRDefault="0098054C" w:rsidP="00C179E5">
      <w:pPr>
        <w:pStyle w:val="RequirementList"/>
        <w:numPr>
          <w:ilvl w:val="0"/>
          <w:numId w:val="26"/>
        </w:numPr>
        <w:spacing w:line="240" w:lineRule="auto"/>
        <w:rPr>
          <w:lang w:val="en-US"/>
        </w:rPr>
      </w:pPr>
      <w:r w:rsidRPr="003E523F">
        <w:rPr>
          <w:lang w:val="en-US"/>
        </w:rPr>
        <w:t>Interconnection to all site utilities</w:t>
      </w:r>
    </w:p>
    <w:p w14:paraId="7C7EA793" w14:textId="77777777" w:rsidR="0098054C" w:rsidRPr="003E523F" w:rsidRDefault="0098054C" w:rsidP="00C179E5">
      <w:pPr>
        <w:pStyle w:val="RequirementList"/>
        <w:numPr>
          <w:ilvl w:val="0"/>
          <w:numId w:val="26"/>
        </w:numPr>
        <w:spacing w:line="240" w:lineRule="auto"/>
        <w:rPr>
          <w:lang w:val="en-US"/>
        </w:rPr>
      </w:pPr>
      <w:r>
        <w:rPr>
          <w:lang w:val="en-US"/>
        </w:rPr>
        <w:t xml:space="preserve">Deployment of </w:t>
      </w:r>
      <w:r w:rsidRPr="003E523F">
        <w:rPr>
          <w:lang w:val="en-US"/>
        </w:rPr>
        <w:t xml:space="preserve">Temporary vacuum </w:t>
      </w:r>
      <w:commentRangeStart w:id="3785"/>
      <w:r w:rsidRPr="003E523F">
        <w:rPr>
          <w:lang w:val="en-US"/>
        </w:rPr>
        <w:t>systems</w:t>
      </w:r>
      <w:commentRangeEnd w:id="3785"/>
      <w:r>
        <w:rPr>
          <w:rStyle w:val="CommentReference"/>
          <w:rFonts w:ascii="Segoe UI" w:hAnsi="Segoe UI"/>
        </w:rPr>
        <w:commentReference w:id="3785"/>
      </w:r>
      <w:r>
        <w:rPr>
          <w:lang w:val="en-US"/>
        </w:rPr>
        <w:t xml:space="preserve"> </w:t>
      </w:r>
    </w:p>
    <w:p w14:paraId="21EFA5DE" w14:textId="77777777" w:rsidR="0098054C" w:rsidRDefault="0098054C" w:rsidP="00C179E5">
      <w:pPr>
        <w:pStyle w:val="RequirementList"/>
        <w:numPr>
          <w:ilvl w:val="0"/>
          <w:numId w:val="26"/>
        </w:numPr>
        <w:spacing w:line="240" w:lineRule="auto"/>
        <w:rPr>
          <w:lang w:val="en-US"/>
        </w:rPr>
      </w:pPr>
      <w:r w:rsidRPr="003E523F">
        <w:rPr>
          <w:lang w:val="en-US"/>
        </w:rPr>
        <w:t xml:space="preserve">Compliance with site logistics + </w:t>
      </w:r>
      <w:commentRangeStart w:id="3786"/>
      <w:r w:rsidRPr="003E523F">
        <w:rPr>
          <w:lang w:val="en-US"/>
        </w:rPr>
        <w:t>safety</w:t>
      </w:r>
      <w:commentRangeEnd w:id="3786"/>
      <w:r>
        <w:rPr>
          <w:rStyle w:val="CommentReference"/>
          <w:rFonts w:ascii="Segoe UI" w:hAnsi="Segoe UI"/>
        </w:rPr>
        <w:commentReference w:id="3786"/>
      </w:r>
    </w:p>
    <w:p w14:paraId="01BB0C0B" w14:textId="77777777" w:rsidR="0098054C" w:rsidRPr="003E523F" w:rsidRDefault="0098054C" w:rsidP="00C179E5">
      <w:pPr>
        <w:pStyle w:val="RequirementList"/>
        <w:numPr>
          <w:ilvl w:val="0"/>
          <w:numId w:val="26"/>
        </w:numPr>
        <w:spacing w:line="240" w:lineRule="auto"/>
        <w:rPr>
          <w:lang w:val="en-US"/>
        </w:rPr>
      </w:pPr>
      <w:r>
        <w:rPr>
          <w:lang w:val="en-US"/>
        </w:rPr>
        <w:t xml:space="preserve">Submission of Installation Report </w:t>
      </w:r>
      <w:r w:rsidRPr="00A43F3A">
        <w:rPr>
          <w:b/>
          <w:bCs/>
          <w:color w:val="034694" w:themeColor="accent4"/>
          <w:lang w:val="en-US"/>
        </w:rPr>
        <w:t>DD-8</w:t>
      </w:r>
    </w:p>
    <w:p w14:paraId="525CE909" w14:textId="784441B0" w:rsidR="0098054C" w:rsidRPr="00416BB7" w:rsidRDefault="00A97720" w:rsidP="00C179E5">
      <w:pPr>
        <w:pStyle w:val="RequirementList"/>
        <w:numPr>
          <w:ilvl w:val="0"/>
          <w:numId w:val="0"/>
        </w:numPr>
        <w:spacing w:line="240" w:lineRule="auto"/>
        <w:rPr>
          <w:lang w:val="en-US"/>
        </w:rPr>
      </w:pPr>
      <w:r w:rsidRPr="00A97720">
        <w:t>Completion of L4 verification is a prerequisite for entry into Standalone Commissioning (L5)</w:t>
      </w:r>
    </w:p>
    <w:p w14:paraId="712B9739" w14:textId="3C5690E5" w:rsidR="003E523F" w:rsidRDefault="003E523F" w:rsidP="00C179E5">
      <w:pPr>
        <w:pStyle w:val="Heading2numbered"/>
      </w:pPr>
      <w:bookmarkStart w:id="3787" w:name="_Toc216340973"/>
      <w:r w:rsidRPr="003E523F">
        <w:t>Standalone Commissioning</w:t>
      </w:r>
      <w:bookmarkEnd w:id="3787"/>
      <w:r w:rsidRPr="003E523F">
        <w:t xml:space="preserve"> </w:t>
      </w:r>
      <w:r w:rsidR="00E52C0A">
        <w:t>(L5)</w:t>
      </w:r>
    </w:p>
    <w:p w14:paraId="7874A0CC" w14:textId="2365F5A8" w:rsidR="00A97720" w:rsidRPr="00A97720" w:rsidRDefault="00A97720" w:rsidP="00C179E5">
      <w:pPr>
        <w:pStyle w:val="regular"/>
        <w:spacing w:line="240" w:lineRule="auto"/>
      </w:pPr>
      <w:r w:rsidRPr="00A97720">
        <w:rPr>
          <w:b/>
          <w:bCs/>
        </w:rPr>
        <w:t>Purpose:</w:t>
      </w:r>
      <w:r>
        <w:rPr>
          <w:b/>
          <w:bCs/>
        </w:rPr>
        <w:t xml:space="preserve"> </w:t>
      </w:r>
      <w:r w:rsidRPr="00A97720">
        <w:t>To establish stable automatic operation, tune control loops, and verify correct functional behaviour without manual intervention.</w:t>
      </w:r>
    </w:p>
    <w:p w14:paraId="0D5CCDDF" w14:textId="76A05303" w:rsidR="00706411" w:rsidRDefault="00706411" w:rsidP="00C179E5">
      <w:pPr>
        <w:pStyle w:val="RequirementList"/>
        <w:spacing w:line="240" w:lineRule="auto"/>
      </w:pPr>
      <w:r>
        <w:t>Prior to Standalone Commissioning, the Contractor shall submit a Standalone Commissioning QA/QC strategy describing test readiness reviews, commissioning risk assessment, test environments, safety measures, and the criteria for proceeding from Standalone Commissioning to integrated testing</w:t>
      </w:r>
      <w:proofErr w:type="gramStart"/>
      <w:r>
        <w:t xml:space="preserve">. </w:t>
      </w:r>
      <w:proofErr w:type="gramEnd"/>
      <w:r>
        <w:t>The strategy shall reference the Project Quality Plan, MIP and the Codes and Standards Register.</w:t>
      </w:r>
    </w:p>
    <w:p w14:paraId="0A18E60F" w14:textId="18CAD7C0" w:rsidR="00706411" w:rsidRPr="00534A93" w:rsidRDefault="00706411" w:rsidP="00C179E5">
      <w:pPr>
        <w:pStyle w:val="RequirementList"/>
        <w:spacing w:line="240" w:lineRule="auto"/>
      </w:pPr>
      <w:r>
        <w:t>The Contractor shall define and maintain a matrix of roles and responsibilities for commissioning and acceptance testing, identifying at least: Commissioning Manager, Test Leaders, SCK CEN Project Manager, QPLANT Technical Lead, QCELL representative, Contractor QA, and any third-party bodies</w:t>
      </w:r>
      <w:proofErr w:type="gramStart"/>
      <w:r>
        <w:t xml:space="preserve">. </w:t>
      </w:r>
      <w:proofErr w:type="gramEnd"/>
      <w:r>
        <w:t>The matrix shall specify responsibilities for planning, executing, witnessing, approving, and documenting tests.</w:t>
      </w:r>
    </w:p>
    <w:p w14:paraId="567B75AB" w14:textId="0529A2FF" w:rsidR="003E523F" w:rsidRDefault="00713648" w:rsidP="00C179E5">
      <w:pPr>
        <w:pStyle w:val="RequirementList"/>
        <w:spacing w:line="240" w:lineRule="auto"/>
        <w:rPr>
          <w:lang w:val="en-US"/>
        </w:rPr>
      </w:pPr>
      <w:r>
        <w:rPr>
          <w:lang w:val="en-US"/>
        </w:rPr>
        <w:t>During Standalone</w:t>
      </w:r>
      <w:r w:rsidR="00F87CE1">
        <w:rPr>
          <w:lang w:val="en-US"/>
        </w:rPr>
        <w:t xml:space="preserve"> </w:t>
      </w:r>
      <w:r w:rsidR="00290934">
        <w:rPr>
          <w:lang w:val="en-US"/>
        </w:rPr>
        <w:t>commissioning,</w:t>
      </w:r>
      <w:r w:rsidR="00F87CE1">
        <w:rPr>
          <w:lang w:val="en-US"/>
        </w:rPr>
        <w:t xml:space="preserve"> </w:t>
      </w:r>
      <w:r w:rsidR="00C71637">
        <w:rPr>
          <w:lang w:val="en-US"/>
        </w:rPr>
        <w:t xml:space="preserve">the Contractor shall commission </w:t>
      </w:r>
      <w:r w:rsidR="00F87CE1">
        <w:rPr>
          <w:lang w:val="en-US"/>
        </w:rPr>
        <w:t xml:space="preserve">the </w:t>
      </w:r>
      <w:r w:rsidR="003E523F" w:rsidRPr="003E523F">
        <w:rPr>
          <w:lang w:val="en-US"/>
        </w:rPr>
        <w:t xml:space="preserve">QPLANT </w:t>
      </w:r>
      <w:r w:rsidR="003E523F" w:rsidRPr="00F87CE1">
        <w:rPr>
          <w:lang w:val="en-US"/>
        </w:rPr>
        <w:t>without QCELL/QDIST integration</w:t>
      </w:r>
      <w:proofErr w:type="gramStart"/>
      <w:r w:rsidR="003E523F" w:rsidRPr="003E523F">
        <w:rPr>
          <w:lang w:val="en-US"/>
        </w:rPr>
        <w:t>.</w:t>
      </w:r>
      <w:r w:rsidR="00F43582">
        <w:rPr>
          <w:lang w:val="en-US"/>
        </w:rPr>
        <w:t xml:space="preserve"> </w:t>
      </w:r>
      <w:proofErr w:type="gramEnd"/>
      <w:r w:rsidR="00F43582">
        <w:rPr>
          <w:lang w:val="en-US"/>
        </w:rPr>
        <w:t>This includes e.g.</w:t>
      </w:r>
      <w:r w:rsidR="002E7E07">
        <w:rPr>
          <w:lang w:val="en-US"/>
        </w:rPr>
        <w:t>:</w:t>
      </w:r>
    </w:p>
    <w:p w14:paraId="1AB905EE" w14:textId="1EFE14FB" w:rsidR="00F43582" w:rsidRPr="009B3BFD" w:rsidRDefault="00F43582" w:rsidP="002E7E07">
      <w:pPr>
        <w:pStyle w:val="RequirementList"/>
        <w:numPr>
          <w:ilvl w:val="0"/>
          <w:numId w:val="26"/>
        </w:numPr>
        <w:spacing w:line="240" w:lineRule="auto"/>
        <w:rPr>
          <w:lang w:val="en-US"/>
        </w:rPr>
      </w:pPr>
      <w:r w:rsidRPr="002E7E07">
        <w:rPr>
          <w:lang w:val="en-US"/>
        </w:rPr>
        <w:t xml:space="preserve">The PI parameters of the compressor pressure control loops shall be tuned to achieve stable suction and discharge </w:t>
      </w:r>
      <w:commentRangeStart w:id="3788"/>
      <w:r w:rsidRPr="002E7E07">
        <w:rPr>
          <w:lang w:val="en-US"/>
        </w:rPr>
        <w:t>pressures</w:t>
      </w:r>
      <w:commentRangeEnd w:id="3788"/>
      <w:r w:rsidR="009B3BFD" w:rsidRPr="002E7E07">
        <w:rPr>
          <w:lang w:val="en-US"/>
        </w:rPr>
        <w:commentReference w:id="3788"/>
      </w:r>
      <w:r w:rsidRPr="002E7E07">
        <w:rPr>
          <w:lang w:val="en-US"/>
        </w:rPr>
        <w:t>.</w:t>
      </w:r>
    </w:p>
    <w:p w14:paraId="0A7BBB54" w14:textId="36C81768" w:rsidR="00C71637" w:rsidRPr="00534A93" w:rsidRDefault="009D07D9" w:rsidP="002E7E07">
      <w:pPr>
        <w:pStyle w:val="RequirementList"/>
        <w:numPr>
          <w:ilvl w:val="0"/>
          <w:numId w:val="26"/>
        </w:numPr>
        <w:spacing w:line="240" w:lineRule="auto"/>
        <w:rPr>
          <w:lang w:val="en-US"/>
        </w:rPr>
      </w:pPr>
      <w:r>
        <w:rPr>
          <w:lang w:val="en-US"/>
        </w:rPr>
        <w:t>Prepare the QPLANT for the SAT.</w:t>
      </w:r>
    </w:p>
    <w:p w14:paraId="595DFCAF" w14:textId="5B3A61AF" w:rsidR="003E523F" w:rsidRPr="003E523F" w:rsidRDefault="003E523F" w:rsidP="00C179E5">
      <w:pPr>
        <w:pStyle w:val="Heading3numbered"/>
        <w:spacing w:line="240" w:lineRule="auto"/>
      </w:pPr>
      <w:bookmarkStart w:id="3789" w:name="_Toc216340974"/>
      <w:r w:rsidRPr="003E523F">
        <w:t>Tests to be done during Standalone Commissioning</w:t>
      </w:r>
      <w:bookmarkEnd w:id="3789"/>
    </w:p>
    <w:p w14:paraId="05B39E12" w14:textId="2F573531" w:rsidR="003E523F" w:rsidRPr="003E523F" w:rsidRDefault="00290934" w:rsidP="00C179E5">
      <w:pPr>
        <w:pStyle w:val="RequirementList"/>
        <w:spacing w:line="240" w:lineRule="auto"/>
        <w:rPr>
          <w:lang w:val="en-US"/>
        </w:rPr>
      </w:pPr>
      <w:r>
        <w:rPr>
          <w:lang w:val="en-US"/>
        </w:rPr>
        <w:t xml:space="preserve">The contractor shall perform </w:t>
      </w:r>
      <w:r w:rsidR="00E6748E">
        <w:rPr>
          <w:lang w:val="en-US"/>
        </w:rPr>
        <w:t xml:space="preserve">at least </w:t>
      </w:r>
      <w:r>
        <w:rPr>
          <w:lang w:val="en-US"/>
        </w:rPr>
        <w:t>the following test</w:t>
      </w:r>
      <w:r w:rsidR="007D11FC">
        <w:rPr>
          <w:lang w:val="en-US"/>
        </w:rPr>
        <w:t>s</w:t>
      </w:r>
      <w:r w:rsidR="003E523F" w:rsidRPr="003E523F">
        <w:rPr>
          <w:lang w:val="en-US"/>
        </w:rPr>
        <w:t>:</w:t>
      </w:r>
    </w:p>
    <w:p w14:paraId="56C3B982" w14:textId="77777777" w:rsidR="003E523F" w:rsidRPr="003E523F" w:rsidRDefault="003E523F" w:rsidP="00A43F3A">
      <w:pPr>
        <w:pStyle w:val="RequirementList"/>
        <w:numPr>
          <w:ilvl w:val="0"/>
          <w:numId w:val="26"/>
        </w:numPr>
        <w:spacing w:before="0" w:line="240" w:lineRule="auto"/>
        <w:rPr>
          <w:lang w:val="en-US"/>
        </w:rPr>
      </w:pPr>
      <w:r w:rsidRPr="003E523F">
        <w:rPr>
          <w:lang w:val="en-US"/>
        </w:rPr>
        <w:t>Pressure integrity</w:t>
      </w:r>
    </w:p>
    <w:p w14:paraId="2DB08712" w14:textId="77777777" w:rsidR="003E523F" w:rsidRPr="003E523F" w:rsidRDefault="003E523F" w:rsidP="00A43F3A">
      <w:pPr>
        <w:pStyle w:val="RequirementList"/>
        <w:numPr>
          <w:ilvl w:val="0"/>
          <w:numId w:val="26"/>
        </w:numPr>
        <w:spacing w:before="0" w:line="240" w:lineRule="auto"/>
        <w:rPr>
          <w:lang w:val="en-US"/>
        </w:rPr>
      </w:pPr>
      <w:r w:rsidRPr="003E523F">
        <w:rPr>
          <w:lang w:val="en-US"/>
        </w:rPr>
        <w:t>Control &amp; interlock logic</w:t>
      </w:r>
    </w:p>
    <w:p w14:paraId="683A8505" w14:textId="7DB8B7A0" w:rsidR="003E523F" w:rsidRPr="003E523F" w:rsidRDefault="003E523F" w:rsidP="00A43F3A">
      <w:pPr>
        <w:pStyle w:val="RequirementList"/>
        <w:numPr>
          <w:ilvl w:val="0"/>
          <w:numId w:val="26"/>
        </w:numPr>
        <w:spacing w:before="0" w:line="240" w:lineRule="auto"/>
        <w:rPr>
          <w:lang w:val="en-US"/>
        </w:rPr>
      </w:pPr>
      <w:r w:rsidRPr="003E523F">
        <w:rPr>
          <w:lang w:val="en-US"/>
        </w:rPr>
        <w:t xml:space="preserve">Functional </w:t>
      </w:r>
      <w:r w:rsidR="00706411" w:rsidRPr="003E523F">
        <w:rPr>
          <w:lang w:val="en-US"/>
        </w:rPr>
        <w:t>behavior</w:t>
      </w:r>
      <w:r w:rsidRPr="003E523F">
        <w:rPr>
          <w:lang w:val="en-US"/>
        </w:rPr>
        <w:t xml:space="preserve"> of valves, heaters, turbines, compressors</w:t>
      </w:r>
    </w:p>
    <w:p w14:paraId="280DF599" w14:textId="77777777" w:rsidR="003E523F" w:rsidRPr="003E523F" w:rsidRDefault="003E523F" w:rsidP="00A43F3A">
      <w:pPr>
        <w:pStyle w:val="RequirementList"/>
        <w:numPr>
          <w:ilvl w:val="0"/>
          <w:numId w:val="26"/>
        </w:numPr>
        <w:spacing w:before="0" w:line="240" w:lineRule="auto"/>
        <w:rPr>
          <w:lang w:val="en-US"/>
        </w:rPr>
      </w:pPr>
      <w:r w:rsidRPr="003E523F">
        <w:rPr>
          <w:lang w:val="en-US"/>
        </w:rPr>
        <w:t>Warm/cold runs as feasible</w:t>
      </w:r>
    </w:p>
    <w:p w14:paraId="3A93ADD2" w14:textId="77777777" w:rsidR="003E523F" w:rsidRPr="003E523F" w:rsidRDefault="003E523F" w:rsidP="00A43F3A">
      <w:pPr>
        <w:pStyle w:val="RequirementList"/>
        <w:numPr>
          <w:ilvl w:val="0"/>
          <w:numId w:val="26"/>
        </w:numPr>
        <w:spacing w:before="0" w:line="240" w:lineRule="auto"/>
        <w:rPr>
          <w:lang w:val="en-US"/>
        </w:rPr>
      </w:pPr>
      <w:r w:rsidRPr="003E523F">
        <w:rPr>
          <w:lang w:val="en-US"/>
        </w:rPr>
        <w:t>Instrument calibration + trending</w:t>
      </w:r>
    </w:p>
    <w:p w14:paraId="4E8036D1" w14:textId="3092A17C" w:rsidR="003E523F" w:rsidRDefault="00670940" w:rsidP="00A43F3A">
      <w:pPr>
        <w:pStyle w:val="RequirementList"/>
        <w:numPr>
          <w:ilvl w:val="0"/>
          <w:numId w:val="26"/>
        </w:numPr>
        <w:spacing w:before="0" w:line="240" w:lineRule="auto"/>
        <w:rPr>
          <w:lang w:val="en-US"/>
        </w:rPr>
      </w:pPr>
      <w:r>
        <w:rPr>
          <w:lang w:val="en-US"/>
        </w:rPr>
        <w:t>Validation of the correct functioning of the</w:t>
      </w:r>
      <w:r w:rsidR="003E523F" w:rsidRPr="003E523F">
        <w:rPr>
          <w:lang w:val="en-US"/>
        </w:rPr>
        <w:t xml:space="preserve"> QPLANT:CIS</w:t>
      </w:r>
    </w:p>
    <w:p w14:paraId="032C7BCB" w14:textId="5B9F4AF1" w:rsidR="00F7254A" w:rsidRDefault="00F7254A" w:rsidP="00C179E5">
      <w:pPr>
        <w:pStyle w:val="Heading3numbered"/>
        <w:spacing w:line="240" w:lineRule="auto"/>
      </w:pPr>
      <w:r w:rsidRPr="00F7254A">
        <w:t>Functional Commissioning &amp; Control Tuning</w:t>
      </w:r>
    </w:p>
    <w:p w14:paraId="544C886C" w14:textId="76AAE29B" w:rsidR="00F7254A" w:rsidRPr="00F7254A" w:rsidRDefault="00F7254A" w:rsidP="00C179E5">
      <w:pPr>
        <w:pStyle w:val="RequirementList"/>
        <w:spacing w:line="240" w:lineRule="auto"/>
        <w:rPr>
          <w:lang w:val="en-US"/>
        </w:rPr>
      </w:pPr>
      <w:r w:rsidRPr="00F7254A">
        <w:rPr>
          <w:lang w:val="en-US"/>
        </w:rPr>
        <w:t>During Standalone Commissioning, the Contractor shall perform functional checks and tuning activities to demonstrate stable, automatic operation of the QPLANT</w:t>
      </w:r>
      <w:proofErr w:type="gramStart"/>
      <w:r w:rsidRPr="00F7254A">
        <w:rPr>
          <w:lang w:val="en-US"/>
        </w:rPr>
        <w:t>.</w:t>
      </w:r>
      <w:r>
        <w:rPr>
          <w:lang w:val="en-US"/>
        </w:rPr>
        <w:t xml:space="preserve"> </w:t>
      </w:r>
      <w:proofErr w:type="gramEnd"/>
      <w:r w:rsidRPr="00F7254A">
        <w:rPr>
          <w:lang w:val="en-US"/>
        </w:rPr>
        <w:t>The following activities shall be performed:</w:t>
      </w:r>
    </w:p>
    <w:p w14:paraId="171A6B3B" w14:textId="77777777" w:rsidR="00F7254A" w:rsidRPr="00F7254A" w:rsidRDefault="00F7254A" w:rsidP="00A43F3A">
      <w:pPr>
        <w:pStyle w:val="RequirementList"/>
        <w:numPr>
          <w:ilvl w:val="1"/>
          <w:numId w:val="187"/>
        </w:numPr>
        <w:spacing w:line="240" w:lineRule="auto"/>
        <w:ind w:left="1069"/>
        <w:rPr>
          <w:lang w:val="en-US"/>
        </w:rPr>
      </w:pPr>
      <w:r w:rsidRPr="00F7254A">
        <w:rPr>
          <w:lang w:val="en-US"/>
        </w:rPr>
        <w:t>Compressor Control Tuning</w:t>
      </w:r>
    </w:p>
    <w:p w14:paraId="6B9081A9" w14:textId="77777777" w:rsidR="00F7254A" w:rsidRPr="00F7254A" w:rsidRDefault="00F7254A" w:rsidP="00A43F3A">
      <w:pPr>
        <w:pStyle w:val="RequirementList"/>
        <w:numPr>
          <w:ilvl w:val="0"/>
          <w:numId w:val="192"/>
        </w:numPr>
        <w:spacing w:line="240" w:lineRule="auto"/>
        <w:rPr>
          <w:lang w:val="en-US"/>
        </w:rPr>
      </w:pPr>
      <w:r w:rsidRPr="00F7254A">
        <w:rPr>
          <w:lang w:val="en-US"/>
        </w:rPr>
        <w:t>PI control parameters for pressure regulation loops shall be tuned to achieve stable pressures without oscillation.</w:t>
      </w:r>
    </w:p>
    <w:p w14:paraId="21CB1852" w14:textId="77777777" w:rsidR="00F7254A" w:rsidRPr="00F7254A" w:rsidRDefault="00F7254A" w:rsidP="002E7E07">
      <w:pPr>
        <w:pStyle w:val="RequirementList"/>
        <w:numPr>
          <w:ilvl w:val="1"/>
          <w:numId w:val="187"/>
        </w:numPr>
        <w:spacing w:line="240" w:lineRule="auto"/>
        <w:ind w:left="1069"/>
        <w:rPr>
          <w:lang w:val="en-US"/>
        </w:rPr>
      </w:pPr>
      <w:r w:rsidRPr="00F7254A">
        <w:rPr>
          <w:lang w:val="en-US"/>
        </w:rPr>
        <w:t>Vibration Spectral Analysis</w:t>
      </w:r>
    </w:p>
    <w:p w14:paraId="0770D93C" w14:textId="77777777" w:rsidR="00F7254A" w:rsidRPr="00F7254A" w:rsidRDefault="00F7254A" w:rsidP="00A43F3A">
      <w:pPr>
        <w:pStyle w:val="RequirementList"/>
        <w:numPr>
          <w:ilvl w:val="0"/>
          <w:numId w:val="192"/>
        </w:numPr>
        <w:spacing w:line="240" w:lineRule="auto"/>
        <w:rPr>
          <w:lang w:val="en-US"/>
        </w:rPr>
      </w:pPr>
      <w:r w:rsidRPr="00F7254A">
        <w:rPr>
          <w:lang w:val="en-US"/>
        </w:rPr>
        <w:t>A vibration spectral analysis shall be performed during operation to identify potential vibration sources.</w:t>
      </w:r>
    </w:p>
    <w:p w14:paraId="0F4A854D" w14:textId="77777777" w:rsidR="00F7254A" w:rsidRPr="00F7254A" w:rsidRDefault="00F7254A" w:rsidP="00A43F3A">
      <w:pPr>
        <w:pStyle w:val="RequirementList"/>
        <w:numPr>
          <w:ilvl w:val="0"/>
          <w:numId w:val="192"/>
        </w:numPr>
        <w:spacing w:line="240" w:lineRule="auto"/>
        <w:rPr>
          <w:lang w:val="en-US"/>
        </w:rPr>
      </w:pPr>
      <w:r w:rsidRPr="00F7254A">
        <w:rPr>
          <w:lang w:val="en-US"/>
        </w:rPr>
        <w:t>The results shall serve as a reference baseline for the machine lifetime.</w:t>
      </w:r>
    </w:p>
    <w:p w14:paraId="38E89EC9" w14:textId="77777777" w:rsidR="00F7254A" w:rsidRPr="00F7254A" w:rsidRDefault="00F7254A" w:rsidP="002E7E07">
      <w:pPr>
        <w:pStyle w:val="RequirementList"/>
        <w:numPr>
          <w:ilvl w:val="1"/>
          <w:numId w:val="187"/>
        </w:numPr>
        <w:spacing w:line="240" w:lineRule="auto"/>
        <w:ind w:left="1069"/>
        <w:rPr>
          <w:lang w:val="en-US"/>
        </w:rPr>
      </w:pPr>
      <w:r w:rsidRPr="00F7254A">
        <w:rPr>
          <w:lang w:val="en-US"/>
        </w:rPr>
        <w:lastRenderedPageBreak/>
        <w:t>Adsorber Sequence Logic</w:t>
      </w:r>
    </w:p>
    <w:p w14:paraId="4F204741" w14:textId="77777777" w:rsidR="00F7254A" w:rsidRPr="00F7254A" w:rsidRDefault="00F7254A" w:rsidP="00A43F3A">
      <w:pPr>
        <w:pStyle w:val="RequirementList"/>
        <w:numPr>
          <w:ilvl w:val="0"/>
          <w:numId w:val="192"/>
        </w:numPr>
        <w:spacing w:line="240" w:lineRule="auto"/>
        <w:rPr>
          <w:lang w:val="en-US"/>
        </w:rPr>
      </w:pPr>
      <w:r w:rsidRPr="00F7254A">
        <w:rPr>
          <w:lang w:val="en-US"/>
        </w:rPr>
        <w:t>Automatic regeneration and switching sequences for warm and cold adsorbers shall be verified.</w:t>
      </w:r>
    </w:p>
    <w:p w14:paraId="245A7855" w14:textId="77777777" w:rsidR="00F7254A" w:rsidRPr="00F7254A" w:rsidRDefault="00F7254A" w:rsidP="00A43F3A">
      <w:pPr>
        <w:pStyle w:val="RequirementList"/>
        <w:numPr>
          <w:ilvl w:val="0"/>
          <w:numId w:val="192"/>
        </w:numPr>
        <w:spacing w:line="240" w:lineRule="auto"/>
        <w:rPr>
          <w:lang w:val="en-US"/>
        </w:rPr>
      </w:pPr>
      <w:r w:rsidRPr="00F7254A">
        <w:rPr>
          <w:lang w:val="en-US"/>
        </w:rPr>
        <w:t>Transitions shall occur without unacceptable temperature excursions.</w:t>
      </w:r>
    </w:p>
    <w:p w14:paraId="3DC7280D" w14:textId="77777777" w:rsidR="00F7254A" w:rsidRPr="00F7254A" w:rsidRDefault="00F7254A" w:rsidP="002E7E07">
      <w:pPr>
        <w:pStyle w:val="RequirementList"/>
        <w:numPr>
          <w:ilvl w:val="1"/>
          <w:numId w:val="187"/>
        </w:numPr>
        <w:spacing w:line="240" w:lineRule="auto"/>
        <w:ind w:left="1069"/>
        <w:rPr>
          <w:lang w:val="en-US"/>
        </w:rPr>
      </w:pPr>
      <w:r w:rsidRPr="00F7254A">
        <w:rPr>
          <w:lang w:val="en-US"/>
        </w:rPr>
        <w:t>Turbine Optimization</w:t>
      </w:r>
    </w:p>
    <w:p w14:paraId="1C584607" w14:textId="77777777" w:rsidR="00F7254A" w:rsidRPr="00F7254A" w:rsidRDefault="00F7254A" w:rsidP="00A43F3A">
      <w:pPr>
        <w:pStyle w:val="RequirementList"/>
        <w:numPr>
          <w:ilvl w:val="0"/>
          <w:numId w:val="192"/>
        </w:numPr>
        <w:spacing w:line="240" w:lineRule="auto"/>
        <w:rPr>
          <w:lang w:val="en-US"/>
        </w:rPr>
      </w:pPr>
      <w:r w:rsidRPr="00F7254A">
        <w:rPr>
          <w:lang w:val="en-US"/>
        </w:rPr>
        <w:t>Expansion turbines shall be optimized for rotational speed.</w:t>
      </w:r>
    </w:p>
    <w:p w14:paraId="01834314" w14:textId="77777777" w:rsidR="00F7254A" w:rsidRPr="00F7254A" w:rsidRDefault="00F7254A" w:rsidP="00A43F3A">
      <w:pPr>
        <w:pStyle w:val="RequirementList"/>
        <w:numPr>
          <w:ilvl w:val="0"/>
          <w:numId w:val="192"/>
        </w:numPr>
        <w:spacing w:line="240" w:lineRule="auto"/>
        <w:rPr>
          <w:lang w:val="en-US"/>
        </w:rPr>
      </w:pPr>
      <w:r w:rsidRPr="00F7254A">
        <w:rPr>
          <w:lang w:val="en-US"/>
        </w:rPr>
        <w:t>Where applicable, labyrinth sealing parameters shall be tuned.</w:t>
      </w:r>
    </w:p>
    <w:p w14:paraId="23B10326" w14:textId="77777777" w:rsidR="00F7254A" w:rsidRPr="00F7254A" w:rsidRDefault="00F7254A" w:rsidP="002E7E07">
      <w:pPr>
        <w:pStyle w:val="RequirementList"/>
        <w:numPr>
          <w:ilvl w:val="1"/>
          <w:numId w:val="187"/>
        </w:numPr>
        <w:spacing w:line="240" w:lineRule="auto"/>
        <w:ind w:left="1069"/>
        <w:rPr>
          <w:lang w:val="en-US"/>
        </w:rPr>
      </w:pPr>
      <w:r w:rsidRPr="00F7254A">
        <w:rPr>
          <w:lang w:val="en-US"/>
        </w:rPr>
        <w:t>Pump-Down Simulation (&lt; 4.5 K systems)</w:t>
      </w:r>
    </w:p>
    <w:p w14:paraId="58D29B13" w14:textId="351E84F7" w:rsidR="00F7254A" w:rsidRDefault="00F7254A" w:rsidP="00A43F3A">
      <w:pPr>
        <w:pStyle w:val="RequirementList"/>
        <w:numPr>
          <w:ilvl w:val="0"/>
          <w:numId w:val="192"/>
        </w:numPr>
        <w:spacing w:line="240" w:lineRule="auto"/>
        <w:rPr>
          <w:lang w:val="en-US"/>
        </w:rPr>
      </w:pPr>
      <w:r w:rsidRPr="00F7254A">
        <w:rPr>
          <w:lang w:val="en-US"/>
        </w:rPr>
        <w:t xml:space="preserve">A simulation of the pump-down and reconnection sequences shall be performed to verify control system </w:t>
      </w:r>
      <w:r w:rsidR="00E52C0A" w:rsidRPr="00F7254A">
        <w:rPr>
          <w:lang w:val="en-US"/>
        </w:rPr>
        <w:t>behavior</w:t>
      </w:r>
      <w:r w:rsidRPr="00F7254A">
        <w:rPr>
          <w:lang w:val="en-US"/>
        </w:rPr>
        <w:t>.</w:t>
      </w:r>
    </w:p>
    <w:p w14:paraId="469812B0" w14:textId="77777777" w:rsidR="004C693C" w:rsidRDefault="004C693C" w:rsidP="00C179E5">
      <w:pPr>
        <w:pStyle w:val="Heading3numbered"/>
        <w:spacing w:line="240" w:lineRule="auto"/>
      </w:pPr>
      <w:r>
        <w:t>Performance and capacity Testing verification</w:t>
      </w:r>
    </w:p>
    <w:p w14:paraId="5311BDA2" w14:textId="77777777" w:rsidR="004C693C" w:rsidRDefault="004C693C" w:rsidP="00C179E5">
      <w:pPr>
        <w:spacing w:line="240" w:lineRule="auto"/>
      </w:pPr>
      <w:r w:rsidRPr="00A97720">
        <w:t>Acceptance Testing shall validate compliance with all guaranteed performance, capacity, and quality criteria defined in this Technical Specification</w:t>
      </w:r>
    </w:p>
    <w:p w14:paraId="4E3C4416" w14:textId="77777777" w:rsidR="004C693C" w:rsidRDefault="004C693C" w:rsidP="00C179E5">
      <w:pPr>
        <w:pStyle w:val="Heading4numbered"/>
      </w:pPr>
      <w:r w:rsidRPr="00A97720">
        <w:t xml:space="preserve">A. </w:t>
      </w:r>
      <w:proofErr w:type="spellStart"/>
      <w:r w:rsidRPr="00A97720">
        <w:t>Reliability</w:t>
      </w:r>
      <w:proofErr w:type="spellEnd"/>
      <w:r w:rsidRPr="00A97720">
        <w:t xml:space="preserve"> &amp; </w:t>
      </w:r>
      <w:proofErr w:type="spellStart"/>
      <w:r w:rsidRPr="00A97720">
        <w:t>Quality</w:t>
      </w:r>
      <w:proofErr w:type="spellEnd"/>
      <w:r w:rsidRPr="00A97720">
        <w:t xml:space="preserve"> </w:t>
      </w:r>
      <w:proofErr w:type="spellStart"/>
      <w:r w:rsidRPr="00A97720">
        <w:t>Verification</w:t>
      </w:r>
      <w:proofErr w:type="spellEnd"/>
    </w:p>
    <w:p w14:paraId="790CD5DB" w14:textId="77777777" w:rsidR="004C693C" w:rsidRPr="004C693C" w:rsidRDefault="004C693C" w:rsidP="00C179E5">
      <w:pPr>
        <w:pStyle w:val="RequirementList"/>
        <w:spacing w:line="240" w:lineRule="auto"/>
        <w:rPr>
          <w:lang w:val="fr-FR"/>
        </w:rPr>
      </w:pPr>
      <w:r>
        <w:rPr>
          <w:lang w:val="fr-FR"/>
        </w:rPr>
        <w:t xml:space="preserve">The Contractor </w:t>
      </w:r>
      <w:proofErr w:type="spellStart"/>
      <w:r>
        <w:rPr>
          <w:lang w:val="fr-FR"/>
        </w:rPr>
        <w:t>shall</w:t>
      </w:r>
      <w:proofErr w:type="spellEnd"/>
      <w:r>
        <w:rPr>
          <w:lang w:val="fr-FR"/>
        </w:rPr>
        <w:t xml:space="preserve"> </w:t>
      </w:r>
      <w:proofErr w:type="spellStart"/>
      <w:r>
        <w:rPr>
          <w:lang w:val="fr-FR"/>
        </w:rPr>
        <w:t>perform</w:t>
      </w:r>
      <w:proofErr w:type="spellEnd"/>
      <w:r>
        <w:rPr>
          <w:lang w:val="fr-FR"/>
        </w:rPr>
        <w:t xml:space="preserve"> the </w:t>
      </w:r>
      <w:proofErr w:type="spellStart"/>
      <w:r>
        <w:rPr>
          <w:lang w:val="fr-FR"/>
        </w:rPr>
        <w:t>following</w:t>
      </w:r>
      <w:proofErr w:type="spellEnd"/>
      <w:r>
        <w:rPr>
          <w:lang w:val="fr-FR"/>
        </w:rPr>
        <w:t xml:space="preserve"> actions :</w:t>
      </w:r>
    </w:p>
    <w:p w14:paraId="7C7538E7" w14:textId="77777777" w:rsidR="004C693C" w:rsidRPr="00A97720" w:rsidRDefault="004C693C" w:rsidP="00661AD1">
      <w:pPr>
        <w:pStyle w:val="RequirementList"/>
        <w:numPr>
          <w:ilvl w:val="1"/>
          <w:numId w:val="212"/>
        </w:numPr>
        <w:spacing w:line="240" w:lineRule="auto"/>
        <w:ind w:left="1069"/>
        <w:rPr>
          <w:lang w:val="en-US"/>
        </w:rPr>
      </w:pPr>
      <w:r w:rsidRPr="00A97720">
        <w:rPr>
          <w:lang w:val="en-US"/>
        </w:rPr>
        <w:t>Long Duration Test</w:t>
      </w:r>
    </w:p>
    <w:p w14:paraId="3814E9FC" w14:textId="77777777" w:rsidR="004C693C" w:rsidRPr="00A97720" w:rsidRDefault="004C693C" w:rsidP="00661AD1">
      <w:pPr>
        <w:pStyle w:val="RequirementList"/>
        <w:numPr>
          <w:ilvl w:val="0"/>
          <w:numId w:val="192"/>
        </w:numPr>
        <w:spacing w:line="240" w:lineRule="auto"/>
        <w:rPr>
          <w:lang w:val="en-US"/>
        </w:rPr>
      </w:pPr>
      <w:r w:rsidRPr="00A97720">
        <w:rPr>
          <w:lang w:val="en-US"/>
        </w:rPr>
        <w:t>The compression station shall operate continuously for a minimum of 24 hours at specified conditions to demonstrate thermal stability and mechanical reliability.</w:t>
      </w:r>
    </w:p>
    <w:p w14:paraId="156129F6" w14:textId="77777777" w:rsidR="004C693C" w:rsidRPr="00A97720" w:rsidRDefault="004C693C" w:rsidP="00661AD1">
      <w:pPr>
        <w:pStyle w:val="RequirementList"/>
        <w:numPr>
          <w:ilvl w:val="1"/>
          <w:numId w:val="212"/>
        </w:numPr>
        <w:spacing w:line="240" w:lineRule="auto"/>
        <w:ind w:left="1069"/>
        <w:rPr>
          <w:lang w:val="en-US"/>
        </w:rPr>
      </w:pPr>
      <w:r w:rsidRPr="00A97720">
        <w:rPr>
          <w:lang w:val="en-US"/>
        </w:rPr>
        <w:t>Cycle Gas Purity</w:t>
      </w:r>
    </w:p>
    <w:p w14:paraId="4B938BCC" w14:textId="77777777" w:rsidR="004C693C" w:rsidRPr="00A97720" w:rsidRDefault="004C693C" w:rsidP="00661AD1">
      <w:pPr>
        <w:pStyle w:val="RequirementList"/>
        <w:numPr>
          <w:ilvl w:val="0"/>
          <w:numId w:val="192"/>
        </w:numPr>
        <w:spacing w:line="240" w:lineRule="auto"/>
        <w:rPr>
          <w:lang w:val="en-US"/>
        </w:rPr>
      </w:pPr>
      <w:r w:rsidRPr="00A97720">
        <w:rPr>
          <w:lang w:val="en-US"/>
        </w:rPr>
        <w:t>During long-duration operation, impurity levels (O₂, N₂, H₂O) shall remain equal to or lower than the guaranteed values.</w:t>
      </w:r>
    </w:p>
    <w:p w14:paraId="7666EB3F" w14:textId="77777777" w:rsidR="004C693C" w:rsidRPr="00A97720" w:rsidRDefault="004C693C" w:rsidP="00661AD1">
      <w:pPr>
        <w:pStyle w:val="RequirementList"/>
        <w:numPr>
          <w:ilvl w:val="1"/>
          <w:numId w:val="212"/>
        </w:numPr>
        <w:spacing w:line="240" w:lineRule="auto"/>
        <w:ind w:left="1069"/>
        <w:rPr>
          <w:lang w:val="en-US"/>
        </w:rPr>
      </w:pPr>
      <w:r w:rsidRPr="00A97720">
        <w:rPr>
          <w:lang w:val="en-US"/>
        </w:rPr>
        <w:t>Oil Removal Efficiency</w:t>
      </w:r>
    </w:p>
    <w:p w14:paraId="655BBD6E" w14:textId="77777777" w:rsidR="004C693C" w:rsidRPr="00A97720" w:rsidRDefault="004C693C" w:rsidP="00661AD1">
      <w:pPr>
        <w:pStyle w:val="RequirementList"/>
        <w:numPr>
          <w:ilvl w:val="0"/>
          <w:numId w:val="192"/>
        </w:numPr>
        <w:spacing w:line="240" w:lineRule="auto"/>
        <w:rPr>
          <w:lang w:val="en-US"/>
        </w:rPr>
      </w:pPr>
      <w:r w:rsidRPr="00A97720">
        <w:rPr>
          <w:lang w:val="en-US"/>
        </w:rPr>
        <w:t>Bulk Separation: Oil concentration downstream of the bulk separator shall meet the specified limits.</w:t>
      </w:r>
    </w:p>
    <w:p w14:paraId="0B7F1462" w14:textId="77777777" w:rsidR="004C693C" w:rsidRPr="00A97720" w:rsidRDefault="004C693C" w:rsidP="00661AD1">
      <w:pPr>
        <w:pStyle w:val="RequirementList"/>
        <w:numPr>
          <w:ilvl w:val="0"/>
          <w:numId w:val="192"/>
        </w:numPr>
        <w:spacing w:line="240" w:lineRule="auto"/>
        <w:rPr>
          <w:lang w:val="en-US"/>
        </w:rPr>
      </w:pPr>
      <w:r w:rsidRPr="00A97720">
        <w:rPr>
          <w:lang w:val="en-US"/>
        </w:rPr>
        <w:t>Coalescers: The efficiency of the first coalescer stage shall be verified after cartridge saturation.</w:t>
      </w:r>
    </w:p>
    <w:p w14:paraId="253DAAE7" w14:textId="77777777" w:rsidR="004C693C" w:rsidRPr="00A97720" w:rsidRDefault="004C693C" w:rsidP="00661AD1">
      <w:pPr>
        <w:pStyle w:val="RequirementList"/>
        <w:numPr>
          <w:ilvl w:val="1"/>
          <w:numId w:val="212"/>
        </w:numPr>
        <w:spacing w:line="240" w:lineRule="auto"/>
        <w:ind w:left="1069"/>
        <w:rPr>
          <w:lang w:val="en-US"/>
        </w:rPr>
      </w:pPr>
      <w:r w:rsidRPr="00A97720">
        <w:rPr>
          <w:lang w:val="en-US"/>
        </w:rPr>
        <w:t>Dryer Capacity</w:t>
      </w:r>
    </w:p>
    <w:p w14:paraId="49D21557" w14:textId="77777777" w:rsidR="004C693C" w:rsidRPr="00A97720" w:rsidRDefault="004C693C" w:rsidP="00661AD1">
      <w:pPr>
        <w:pStyle w:val="RequirementList"/>
        <w:numPr>
          <w:ilvl w:val="0"/>
          <w:numId w:val="192"/>
        </w:numPr>
        <w:spacing w:line="240" w:lineRule="auto"/>
        <w:rPr>
          <w:lang w:val="en-US"/>
        </w:rPr>
      </w:pPr>
      <w:r w:rsidRPr="00A97720">
        <w:rPr>
          <w:lang w:val="en-US"/>
        </w:rPr>
        <w:t>The full-flow water retention capacity of the dryer shall be verified, potentially by controlled water injection.</w:t>
      </w:r>
    </w:p>
    <w:p w14:paraId="147F44DE" w14:textId="35E16155" w:rsidR="00367FE9" w:rsidRDefault="00367FE9" w:rsidP="00C179E5">
      <w:pPr>
        <w:pStyle w:val="Heading2numbered"/>
        <w:keepNext/>
        <w:keepLines/>
        <w:ind w:left="578" w:hanging="578"/>
      </w:pPr>
      <w:bookmarkStart w:id="3790" w:name="_Toc200492685"/>
      <w:bookmarkStart w:id="3791" w:name="_Toc202536286"/>
      <w:bookmarkStart w:id="3792" w:name="_Toc202536968"/>
      <w:bookmarkStart w:id="3793" w:name="_Toc216340975"/>
      <w:r w:rsidRPr="009A5060">
        <w:t>Acceptance Test</w:t>
      </w:r>
      <w:bookmarkEnd w:id="3790"/>
      <w:bookmarkEnd w:id="3791"/>
      <w:bookmarkEnd w:id="3792"/>
      <w:r w:rsidR="00855783">
        <w:t>ing</w:t>
      </w:r>
      <w:bookmarkEnd w:id="3793"/>
    </w:p>
    <w:p w14:paraId="601174E8" w14:textId="7339B5EC" w:rsidR="00A97720" w:rsidRPr="00A97720" w:rsidRDefault="00A97720" w:rsidP="00C179E5">
      <w:pPr>
        <w:pStyle w:val="regular"/>
        <w:spacing w:line="240" w:lineRule="auto"/>
      </w:pPr>
      <w:r w:rsidRPr="00A97720">
        <w:rPr>
          <w:b/>
          <w:bCs/>
        </w:rPr>
        <w:t>Purpose:</w:t>
      </w:r>
      <w:r w:rsidRPr="00A97720">
        <w:br/>
        <w:t>Final verification that the system meets or exceeds the contractual performance guarantees.</w:t>
      </w:r>
    </w:p>
    <w:p w14:paraId="7181C73F" w14:textId="77777777" w:rsidR="00367FE9" w:rsidRPr="009A5060" w:rsidRDefault="00367FE9" w:rsidP="00C179E5">
      <w:pPr>
        <w:pStyle w:val="Heading3numbered"/>
        <w:spacing w:line="240" w:lineRule="auto"/>
      </w:pPr>
      <w:bookmarkStart w:id="3794" w:name="_Toc192762987"/>
      <w:bookmarkStart w:id="3795" w:name="_Toc192765561"/>
      <w:bookmarkStart w:id="3796" w:name="_Toc192766165"/>
      <w:bookmarkStart w:id="3797" w:name="_Toc192782721"/>
      <w:bookmarkStart w:id="3798" w:name="_Toc192783329"/>
      <w:bookmarkStart w:id="3799" w:name="_Toc192851249"/>
      <w:bookmarkStart w:id="3800" w:name="_Toc192929736"/>
      <w:bookmarkStart w:id="3801" w:name="_Toc192935424"/>
      <w:bookmarkStart w:id="3802" w:name="_Toc193016772"/>
      <w:bookmarkStart w:id="3803" w:name="_Toc200492686"/>
      <w:bookmarkStart w:id="3804" w:name="_Toc202536287"/>
      <w:bookmarkStart w:id="3805" w:name="_Toc202536969"/>
      <w:bookmarkStart w:id="3806" w:name="_Toc216340976"/>
      <w:bookmarkEnd w:id="3794"/>
      <w:bookmarkEnd w:id="3795"/>
      <w:bookmarkEnd w:id="3796"/>
      <w:bookmarkEnd w:id="3797"/>
      <w:bookmarkEnd w:id="3798"/>
      <w:bookmarkEnd w:id="3799"/>
      <w:bookmarkEnd w:id="3800"/>
      <w:bookmarkEnd w:id="3801"/>
      <w:bookmarkEnd w:id="3802"/>
      <w:r w:rsidRPr="009A5060">
        <w:t>General Requirements</w:t>
      </w:r>
      <w:bookmarkEnd w:id="3803"/>
      <w:bookmarkEnd w:id="3804"/>
      <w:bookmarkEnd w:id="3805"/>
      <w:bookmarkEnd w:id="3806"/>
    </w:p>
    <w:p w14:paraId="0B49327E" w14:textId="081FDCF2" w:rsidR="00CB0030" w:rsidRPr="00520DC7" w:rsidRDefault="000E09FF" w:rsidP="00C179E5">
      <w:pPr>
        <w:pStyle w:val="RequirementList"/>
        <w:spacing w:line="240" w:lineRule="auto"/>
        <w:rPr>
          <w:lang w:val="en-US"/>
        </w:rPr>
      </w:pPr>
      <w:r>
        <w:br/>
      </w:r>
      <w:commentRangeStart w:id="3807"/>
      <w:r w:rsidRPr="000E09FF">
        <w:rPr>
          <w:lang w:val="en-US"/>
        </w:rPr>
        <w:t xml:space="preserve">All </w:t>
      </w:r>
      <w:commentRangeStart w:id="3808"/>
      <w:r w:rsidRPr="000E09FF">
        <w:rPr>
          <w:lang w:val="en-US"/>
        </w:rPr>
        <w:t>proof tests</w:t>
      </w:r>
      <w:commentRangeEnd w:id="3808"/>
      <w:r w:rsidR="00534A93">
        <w:rPr>
          <w:rStyle w:val="CommentReference"/>
          <w:rFonts w:ascii="Segoe UI" w:hAnsi="Segoe UI"/>
        </w:rPr>
        <w:commentReference w:id="3808"/>
      </w:r>
      <w:r w:rsidRPr="000E09FF">
        <w:rPr>
          <w:lang w:val="en-US"/>
        </w:rPr>
        <w:t xml:space="preserve">, functional tests and control-system tests required by the applicable codes, standards and safety analyses shall be identified in the MIP and the Commissioning Plan, with clear test methods, acceptance criteria and responsibilities. </w:t>
      </w:r>
      <w:r w:rsidR="005B5A1D">
        <w:rPr>
          <w:lang w:val="en-US"/>
        </w:rPr>
        <w:t xml:space="preserve"> </w:t>
      </w:r>
      <w:r w:rsidRPr="000E09FF">
        <w:rPr>
          <w:lang w:val="en-US"/>
        </w:rPr>
        <w:t xml:space="preserve">The Contractor shall demonstrate, by traceable documentation, that the executed tests fully cover the requirements of the relevant codes, </w:t>
      </w:r>
      <w:r w:rsidR="005B5A1D" w:rsidRPr="000E09FF">
        <w:rPr>
          <w:lang w:val="en-US"/>
        </w:rPr>
        <w:t>standards,</w:t>
      </w:r>
      <w:r w:rsidRPr="000E09FF">
        <w:rPr>
          <w:lang w:val="en-US"/>
        </w:rPr>
        <w:t xml:space="preserve"> and safety studies, and that any periodic proof tests required during operation are clearly specified for handover to SCK CEN.</w:t>
      </w:r>
      <w:commentRangeEnd w:id="3807"/>
      <w:r w:rsidR="008248BB">
        <w:rPr>
          <w:rStyle w:val="CommentReference"/>
          <w:rFonts w:ascii="Segoe UI" w:hAnsi="Segoe UI"/>
        </w:rPr>
        <w:commentReference w:id="3807"/>
      </w:r>
    </w:p>
    <w:p w14:paraId="13716EB5" w14:textId="0548DF29" w:rsidR="00CB0030" w:rsidRPr="00CB0030" w:rsidRDefault="00367FE9" w:rsidP="00C179E5">
      <w:pPr>
        <w:pStyle w:val="RequirementList"/>
        <w:spacing w:line="240" w:lineRule="auto"/>
      </w:pPr>
      <w:r w:rsidRPr="00CB0030">
        <w:t>The test program shall be prepared and submitted by the Contractor to SCK CEN for review and approval at least 3 months prior to the date scheduled for the tests, unless otherwise specified.</w:t>
      </w:r>
      <w:r w:rsidR="000E09FF" w:rsidRPr="00CB0030">
        <w:t xml:space="preserve">  </w:t>
      </w:r>
      <w:r w:rsidRPr="00CB0030">
        <w:t>The Acceptance Test(s) Program(s) shall describe:</w:t>
      </w:r>
    </w:p>
    <w:p w14:paraId="647801A0" w14:textId="5E12D490" w:rsidR="00367FE9" w:rsidRPr="00CB0030" w:rsidRDefault="00367FE9" w:rsidP="00A43F3A">
      <w:pPr>
        <w:pStyle w:val="RequirementList"/>
        <w:numPr>
          <w:ilvl w:val="1"/>
          <w:numId w:val="212"/>
        </w:numPr>
        <w:spacing w:line="240" w:lineRule="auto"/>
        <w:ind w:left="1069"/>
        <w:rPr>
          <w:lang w:val="en-US"/>
        </w:rPr>
      </w:pPr>
      <w:r w:rsidRPr="00CB0030">
        <w:rPr>
          <w:lang w:val="en-US"/>
        </w:rPr>
        <w:lastRenderedPageBreak/>
        <w:t>General overview: the purpose of the tests, a comprehensive list of the tests to be performed, the participants to be present on site during the test, and a description of the communication strategy and logistical organization for conducting the tests.</w:t>
      </w:r>
    </w:p>
    <w:p w14:paraId="6AE34066" w14:textId="77777777" w:rsidR="00367FE9" w:rsidRPr="000E09FF" w:rsidRDefault="00367FE9" w:rsidP="00A43F3A">
      <w:pPr>
        <w:pStyle w:val="RequirementList"/>
        <w:numPr>
          <w:ilvl w:val="1"/>
          <w:numId w:val="212"/>
        </w:numPr>
        <w:spacing w:line="240" w:lineRule="auto"/>
        <w:ind w:left="1069"/>
        <w:rPr>
          <w:lang w:val="en-US"/>
        </w:rPr>
      </w:pPr>
      <w:r w:rsidRPr="000E09FF">
        <w:rPr>
          <w:lang w:val="en-US"/>
        </w:rPr>
        <w:t>General requirements: tools, instrumentation, and computing devices to be used; environmental conditions that must be in place; required consumables and utilities (e.g.: process gas, electricity, cooling water); qualifications of the personnel to conduct the testing.</w:t>
      </w:r>
    </w:p>
    <w:p w14:paraId="2B2A6AC3" w14:textId="77777777" w:rsidR="00367FE9" w:rsidRPr="000E09FF" w:rsidRDefault="00367FE9" w:rsidP="00A43F3A">
      <w:pPr>
        <w:pStyle w:val="RequirementList"/>
        <w:numPr>
          <w:ilvl w:val="1"/>
          <w:numId w:val="212"/>
        </w:numPr>
        <w:spacing w:line="240" w:lineRule="auto"/>
        <w:ind w:left="1069"/>
        <w:rPr>
          <w:lang w:val="en-US"/>
        </w:rPr>
      </w:pPr>
      <w:r w:rsidRPr="000E09FF">
        <w:rPr>
          <w:lang w:val="en-US"/>
        </w:rPr>
        <w:t>Safety requirements which must be respected during the testing.</w:t>
      </w:r>
    </w:p>
    <w:p w14:paraId="154E8F49" w14:textId="77777777" w:rsidR="00367FE9" w:rsidRPr="000E09FF" w:rsidRDefault="00367FE9" w:rsidP="00A43F3A">
      <w:pPr>
        <w:pStyle w:val="RequirementList"/>
        <w:numPr>
          <w:ilvl w:val="1"/>
          <w:numId w:val="212"/>
        </w:numPr>
        <w:spacing w:line="240" w:lineRule="auto"/>
        <w:ind w:left="1069"/>
        <w:rPr>
          <w:lang w:val="en-US"/>
        </w:rPr>
      </w:pPr>
      <w:r w:rsidRPr="000E09FF">
        <w:rPr>
          <w:lang w:val="en-US"/>
        </w:rPr>
        <w:t xml:space="preserve">Parameters to be measured and their measurement accuracy, noting the target values, range of acceptability, on which </w:t>
      </w:r>
      <w:proofErr w:type="gramStart"/>
      <w:r w:rsidRPr="000E09FF">
        <w:rPr>
          <w:lang w:val="en-US"/>
        </w:rPr>
        <w:t>test</w:t>
      </w:r>
      <w:proofErr w:type="gramEnd"/>
      <w:r w:rsidRPr="000E09FF">
        <w:rPr>
          <w:lang w:val="en-US"/>
        </w:rPr>
        <w:t xml:space="preserve"> stage which parameters are measured, the measurement instruments used to perform the measurements, the measurement method, the calculation formulas (if no direct measurement is possible), ...</w:t>
      </w:r>
    </w:p>
    <w:p w14:paraId="01DBB233" w14:textId="77777777" w:rsidR="00367FE9" w:rsidRPr="000E09FF" w:rsidRDefault="00367FE9" w:rsidP="00A43F3A">
      <w:pPr>
        <w:pStyle w:val="RequirementList"/>
        <w:numPr>
          <w:ilvl w:val="1"/>
          <w:numId w:val="212"/>
        </w:numPr>
        <w:spacing w:line="240" w:lineRule="auto"/>
        <w:ind w:left="1069"/>
        <w:rPr>
          <w:lang w:val="en-US"/>
        </w:rPr>
      </w:pPr>
      <w:proofErr w:type="gramStart"/>
      <w:r w:rsidRPr="000E09FF">
        <w:rPr>
          <w:lang w:val="en-US"/>
        </w:rPr>
        <w:t>Test</w:t>
      </w:r>
      <w:proofErr w:type="gramEnd"/>
      <w:r w:rsidRPr="000E09FF">
        <w:rPr>
          <w:lang w:val="en-US"/>
        </w:rPr>
        <w:t xml:space="preserve"> setups and methods, including a description of each test setup and the method used to establish an accurate measurement.</w:t>
      </w:r>
    </w:p>
    <w:p w14:paraId="644FF75D" w14:textId="77777777" w:rsidR="00367FE9" w:rsidRPr="000E09FF" w:rsidRDefault="00367FE9" w:rsidP="00A43F3A">
      <w:pPr>
        <w:pStyle w:val="RequirementList"/>
        <w:numPr>
          <w:ilvl w:val="1"/>
          <w:numId w:val="212"/>
        </w:numPr>
        <w:spacing w:line="240" w:lineRule="auto"/>
        <w:ind w:left="1069"/>
        <w:rPr>
          <w:lang w:val="en-US"/>
        </w:rPr>
      </w:pPr>
      <w:r w:rsidRPr="000E09FF">
        <w:rPr>
          <w:lang w:val="en-US"/>
        </w:rPr>
        <w:t>Reporting, including a description of how the acceptance tests shall be documented, what the documents shall contain and to what organizations these documents shall be transmitted.</w:t>
      </w:r>
    </w:p>
    <w:p w14:paraId="6AD18466" w14:textId="660AD705" w:rsidR="00367FE9" w:rsidRDefault="00367FE9" w:rsidP="00A43F3A">
      <w:pPr>
        <w:pStyle w:val="RequirementList"/>
        <w:numPr>
          <w:ilvl w:val="1"/>
          <w:numId w:val="212"/>
        </w:numPr>
        <w:spacing w:line="240" w:lineRule="auto"/>
        <w:ind w:left="1069"/>
        <w:rPr>
          <w:lang w:val="en-US"/>
        </w:rPr>
      </w:pPr>
      <w:r w:rsidRPr="000E09FF">
        <w:rPr>
          <w:lang w:val="en-US"/>
        </w:rPr>
        <w:t>The Acceptance Test(s) shall be documented in FAT/SAT reports, clearly documenting the results of each individual test and whether the deliverable has passed or failed the acceptance test (incl. applicable Non-Conformity reports).</w:t>
      </w:r>
    </w:p>
    <w:p w14:paraId="0FBDF003" w14:textId="4987E91B" w:rsidR="00691ED5" w:rsidRDefault="00954434" w:rsidP="00C179E5">
      <w:pPr>
        <w:pStyle w:val="RequirementList"/>
        <w:spacing w:line="240" w:lineRule="auto"/>
      </w:pPr>
      <w:r w:rsidRPr="00691ED5">
        <w:t xml:space="preserve">The Contractor shall provide all equipment necessary to perform and to evaluate the </w:t>
      </w:r>
      <w:r w:rsidR="006410BB">
        <w:t>FAT/SAT</w:t>
      </w:r>
      <w:r w:rsidRPr="00691ED5">
        <w:t xml:space="preserve">.  </w:t>
      </w:r>
      <w:r w:rsidR="006410BB">
        <w:t>If needed, a</w:t>
      </w:r>
      <w:r w:rsidRPr="00691ED5">
        <w:t>dditional test cryostats, valves and instrumentation for acceptance tests shall be delivered by the Contractor.</w:t>
      </w:r>
    </w:p>
    <w:p w14:paraId="28311A08" w14:textId="11FCA53F" w:rsidR="00855783" w:rsidRDefault="00855783" w:rsidP="00C179E5">
      <w:pPr>
        <w:pStyle w:val="Heading3numbered"/>
        <w:spacing w:line="240" w:lineRule="auto"/>
      </w:pPr>
      <w:bookmarkStart w:id="3809" w:name="_Ref195080116"/>
      <w:bookmarkStart w:id="3810" w:name="_Toc200492687"/>
      <w:bookmarkStart w:id="3811" w:name="_Toc202536288"/>
      <w:bookmarkStart w:id="3812" w:name="_Toc202536970"/>
      <w:bookmarkStart w:id="3813" w:name="_Toc216340977"/>
      <w:bookmarkStart w:id="3814" w:name="_Toc200492688"/>
      <w:bookmarkStart w:id="3815" w:name="_Toc202536289"/>
      <w:bookmarkStart w:id="3816" w:name="_Toc202536971"/>
      <w:r w:rsidRPr="009A5060">
        <w:t>Factory Acceptance Test</w:t>
      </w:r>
      <w:bookmarkEnd w:id="3809"/>
      <w:r w:rsidRPr="009A5060">
        <w:t xml:space="preserve"> (FAT)</w:t>
      </w:r>
      <w:bookmarkEnd w:id="3810"/>
      <w:bookmarkEnd w:id="3811"/>
      <w:bookmarkEnd w:id="3812"/>
      <w:bookmarkEnd w:id="3813"/>
    </w:p>
    <w:p w14:paraId="7DDA095D" w14:textId="31D655EB" w:rsidR="000E09FF" w:rsidRPr="009A5060" w:rsidRDefault="000E09FF" w:rsidP="00C179E5">
      <w:pPr>
        <w:pStyle w:val="RequirementList"/>
        <w:spacing w:line="240" w:lineRule="auto"/>
      </w:pPr>
      <w:r>
        <w:t>Factory Acceptance Tests shall be executed under the control of the Contractor’s Quality Manager and Test Leader in accordance with the approved MIP and Commissioning Plan</w:t>
      </w:r>
      <w:proofErr w:type="gramStart"/>
      <w:r>
        <w:t xml:space="preserve">. </w:t>
      </w:r>
      <w:proofErr w:type="gramEnd"/>
      <w:r>
        <w:t xml:space="preserve">All measuring and test equipment used for FAT shall be traceable to recognised calibration standards. </w:t>
      </w:r>
      <w:r w:rsidR="004C693C">
        <w:t xml:space="preserve"> </w:t>
      </w:r>
      <w:r>
        <w:t xml:space="preserve">FAT results, deviations, corrective </w:t>
      </w:r>
      <w:r w:rsidR="00CB0030">
        <w:t>actions,</w:t>
      </w:r>
      <w:r>
        <w:t xml:space="preserve"> and re-tests shall be documented in formal FAT reports submitted for SCK CEN review and approval.</w:t>
      </w:r>
      <w:r>
        <w:br/>
      </w:r>
    </w:p>
    <w:p w14:paraId="63925AE5" w14:textId="6ABA6321" w:rsidR="00855783" w:rsidRDefault="00855783" w:rsidP="00C179E5">
      <w:pPr>
        <w:pStyle w:val="0AClause"/>
        <w:spacing w:line="240" w:lineRule="auto"/>
        <w:rPr>
          <w:lang w:val="en-GB"/>
        </w:rPr>
      </w:pPr>
      <w:r w:rsidRPr="009A5060">
        <w:rPr>
          <w:lang w:val="en-GB"/>
        </w:rPr>
        <w:t>The FAT program shall consider, as a minimum, the requirement outlined in §</w:t>
      </w:r>
      <w:r w:rsidRPr="009A5060">
        <w:rPr>
          <w:lang w:val="en-GB"/>
        </w:rPr>
        <w:fldChar w:fldCharType="begin"/>
      </w:r>
      <w:r w:rsidRPr="009A5060">
        <w:rPr>
          <w:lang w:val="en-GB"/>
        </w:rPr>
        <w:instrText xml:space="preserve"> REF _Ref214967129 \n \h </w:instrText>
      </w:r>
      <w:r w:rsidRPr="009A5060">
        <w:rPr>
          <w:lang w:val="en-GB"/>
        </w:rPr>
      </w:r>
      <w:r w:rsidR="00C179E5">
        <w:rPr>
          <w:lang w:val="en-GB"/>
        </w:rPr>
        <w:instrText xml:space="preserve"> \* MERGEFORMAT </w:instrText>
      </w:r>
      <w:r w:rsidRPr="009A5060">
        <w:rPr>
          <w:lang w:val="en-GB"/>
        </w:rPr>
        <w:fldChar w:fldCharType="separate"/>
      </w:r>
      <w:r w:rsidR="00041F61">
        <w:rPr>
          <w:lang w:val="en-GB"/>
        </w:rPr>
        <w:t>3.9</w:t>
      </w:r>
      <w:r w:rsidRPr="009A5060">
        <w:rPr>
          <w:lang w:val="en-GB"/>
        </w:rPr>
        <w:fldChar w:fldCharType="end"/>
      </w:r>
      <w:bookmarkStart w:id="3817" w:name="_Toc158823473"/>
      <w:r w:rsidRPr="009A5060">
        <w:rPr>
          <w:lang w:val="en-GB"/>
        </w:rPr>
        <w:t xml:space="preserve">. </w:t>
      </w:r>
      <w:r w:rsidR="00CB0030">
        <w:rPr>
          <w:lang w:val="en-GB"/>
        </w:rPr>
        <w:t xml:space="preserve"> </w:t>
      </w:r>
      <w:r w:rsidRPr="009A5060">
        <w:rPr>
          <w:lang w:val="en-GB"/>
        </w:rPr>
        <w:t>SCK CEN and its representatives may witness these tests at the Contractor and his Subcontractor's sites.</w:t>
      </w:r>
      <w:bookmarkEnd w:id="3817"/>
      <w:r w:rsidR="00CB0030">
        <w:rPr>
          <w:lang w:val="en-GB"/>
        </w:rPr>
        <w:t xml:space="preserve">  </w:t>
      </w:r>
      <w:bookmarkStart w:id="3818" w:name="_Toc158823475"/>
      <w:r w:rsidRPr="009A5060">
        <w:rPr>
          <w:lang w:val="en-GB"/>
        </w:rPr>
        <w:t>SCK CEN shall approve the results before transportation.</w:t>
      </w:r>
    </w:p>
    <w:p w14:paraId="675C65E8" w14:textId="68E8B2F7" w:rsidR="00C2422F" w:rsidRPr="00A43F3A" w:rsidRDefault="00C2422F" w:rsidP="00C179E5">
      <w:pPr>
        <w:pStyle w:val="RequirementList"/>
        <w:spacing w:line="240" w:lineRule="auto"/>
        <w:rPr>
          <w:highlight w:val="yellow"/>
          <w:lang w:val="en-US"/>
        </w:rPr>
      </w:pPr>
      <w:r>
        <w:br/>
      </w:r>
      <w:r w:rsidRPr="00A43F3A">
        <w:rPr>
          <w:b/>
          <w:bCs/>
          <w:highlight w:val="yellow"/>
          <w:lang w:val="en-US"/>
        </w:rPr>
        <w:t>Turbine Performance:</w:t>
      </w:r>
      <w:r w:rsidRPr="00A43F3A">
        <w:rPr>
          <w:highlight w:val="yellow"/>
          <w:lang w:val="en-US"/>
        </w:rPr>
        <w:br/>
        <w:t>Performance testing of turbines is typically performed at the manufacturer’s facility (FAT)</w:t>
      </w:r>
      <w:proofErr w:type="gramStart"/>
      <w:r w:rsidRPr="00A43F3A">
        <w:rPr>
          <w:highlight w:val="yellow"/>
          <w:lang w:val="en-US"/>
        </w:rPr>
        <w:t xml:space="preserve">. </w:t>
      </w:r>
      <w:proofErr w:type="gramEnd"/>
      <w:r w:rsidRPr="00A43F3A">
        <w:rPr>
          <w:highlight w:val="yellow"/>
          <w:lang w:val="en-US"/>
        </w:rPr>
        <w:t>Site testing shall focus on verification against FAT reference data using available instrumentation.</w:t>
      </w:r>
    </w:p>
    <w:p w14:paraId="5EBE53FD" w14:textId="1C422C8C" w:rsidR="00C2422F" w:rsidRPr="00A43F3A" w:rsidRDefault="00C2422F" w:rsidP="00C179E5">
      <w:pPr>
        <w:pStyle w:val="RequirementList"/>
        <w:spacing w:line="240" w:lineRule="auto"/>
        <w:rPr>
          <w:highlight w:val="yellow"/>
          <w:lang w:val="en-US"/>
        </w:rPr>
      </w:pPr>
      <w:r w:rsidRPr="00A43F3A">
        <w:rPr>
          <w:b/>
          <w:bCs/>
          <w:highlight w:val="yellow"/>
          <w:lang w:val="en-US"/>
        </w:rPr>
        <w:t>Cryogenic Compressors:</w:t>
      </w:r>
      <w:r w:rsidRPr="00A43F3A">
        <w:rPr>
          <w:highlight w:val="yellow"/>
          <w:lang w:val="en-US"/>
        </w:rPr>
        <w:br/>
        <w:t xml:space="preserve">Due to the absence of representative factory test loops, performance verification of cryogenic compressors shall be performed during </w:t>
      </w:r>
      <w:r w:rsidRPr="00A43F3A">
        <w:rPr>
          <w:b/>
          <w:bCs/>
          <w:highlight w:val="yellow"/>
          <w:lang w:val="en-US"/>
        </w:rPr>
        <w:t>site commissioning and acceptance</w:t>
      </w:r>
    </w:p>
    <w:p w14:paraId="09C0B04D" w14:textId="46A90187" w:rsidR="00E52C0A" w:rsidRDefault="00E52C0A" w:rsidP="00C179E5">
      <w:pPr>
        <w:pStyle w:val="RequirementList"/>
        <w:numPr>
          <w:ilvl w:val="0"/>
          <w:numId w:val="0"/>
        </w:numPr>
        <w:spacing w:line="240" w:lineRule="auto"/>
        <w:ind w:left="502" w:hanging="360"/>
      </w:pPr>
    </w:p>
    <w:p w14:paraId="13A71585" w14:textId="4F4C261C" w:rsidR="00924E94" w:rsidRDefault="00924E94" w:rsidP="00C179E5">
      <w:pPr>
        <w:pStyle w:val="Heading3numbered"/>
        <w:spacing w:line="240" w:lineRule="auto"/>
      </w:pPr>
      <w:bookmarkStart w:id="3819" w:name="_Toc216340978"/>
      <w:bookmarkEnd w:id="3818"/>
      <w:r w:rsidRPr="009A5060">
        <w:t>Site Acceptance Tests</w:t>
      </w:r>
      <w:bookmarkEnd w:id="3814"/>
      <w:bookmarkEnd w:id="3815"/>
      <w:bookmarkEnd w:id="3816"/>
      <w:r w:rsidR="00DC1658">
        <w:t xml:space="preserve"> (SAT)</w:t>
      </w:r>
      <w:bookmarkEnd w:id="3819"/>
    </w:p>
    <w:p w14:paraId="180FF171" w14:textId="77777777" w:rsidR="008248BB" w:rsidRDefault="008248BB" w:rsidP="00C179E5">
      <w:pPr>
        <w:pStyle w:val="0AClause"/>
        <w:spacing w:line="240" w:lineRule="auto"/>
        <w:rPr>
          <w:lang w:val="en-GB"/>
        </w:rPr>
      </w:pPr>
    </w:p>
    <w:p w14:paraId="3F53E27A" w14:textId="77777777" w:rsidR="008248BB" w:rsidRPr="009A5060" w:rsidRDefault="008248BB" w:rsidP="00C179E5">
      <w:pPr>
        <w:pStyle w:val="RequirementList"/>
        <w:spacing w:line="240" w:lineRule="auto"/>
      </w:pPr>
      <w:r w:rsidRPr="008248BB">
        <w:t>Site Acceptance Tests, including integrated tests with QCELL (to be proposed by Contractor at the end of L6 and handover documentation) and other interfaces, shall be performed according to an SAT programme agreed between the Contractor, SCK CEN Project Manager, QPLANT Technical Lead and User.  SAT results, punch lists, classification of punch items, and closure evidence shall be recorded and shall form part of the final acceptance and handover documentation</w:t>
      </w:r>
    </w:p>
    <w:p w14:paraId="530343FB" w14:textId="77777777" w:rsidR="008248BB" w:rsidRPr="008248BB" w:rsidRDefault="008248BB" w:rsidP="00C179E5">
      <w:pPr>
        <w:pStyle w:val="RequirementList"/>
        <w:numPr>
          <w:ilvl w:val="0"/>
          <w:numId w:val="0"/>
        </w:numPr>
        <w:spacing w:line="240" w:lineRule="auto"/>
        <w:ind w:left="142"/>
      </w:pPr>
    </w:p>
    <w:p w14:paraId="0BF14F3C" w14:textId="18413160" w:rsidR="00924E94" w:rsidRPr="009A5060" w:rsidRDefault="00924E94" w:rsidP="00C179E5">
      <w:pPr>
        <w:pStyle w:val="0AClause"/>
        <w:spacing w:line="240" w:lineRule="auto"/>
        <w:rPr>
          <w:lang w:val="en-GB"/>
        </w:rPr>
      </w:pPr>
      <w:r w:rsidRPr="009A5060">
        <w:rPr>
          <w:lang w:val="en-GB"/>
        </w:rPr>
        <w:t xml:space="preserve">The SAT program shall consider, as a minimum, the requirements </w:t>
      </w:r>
      <w:r w:rsidRPr="00D100BC">
        <w:rPr>
          <w:highlight w:val="yellow"/>
          <w:lang w:val="en-GB"/>
        </w:rPr>
        <w:t xml:space="preserve">outlined in </w:t>
      </w:r>
      <w:r w:rsidR="00D100BC" w:rsidRPr="00D100BC">
        <w:rPr>
          <w:highlight w:val="yellow"/>
          <w:lang w:val="en-GB"/>
        </w:rPr>
        <w:t>XXXX</w:t>
      </w:r>
    </w:p>
    <w:p w14:paraId="437961F3" w14:textId="77777777" w:rsidR="00924E94" w:rsidRPr="009A5060" w:rsidRDefault="00924E94" w:rsidP="00C179E5">
      <w:pPr>
        <w:pStyle w:val="0AClause"/>
        <w:spacing w:line="240" w:lineRule="auto"/>
        <w:rPr>
          <w:lang w:val="en-GB"/>
        </w:rPr>
      </w:pPr>
      <w:r w:rsidRPr="009A5060">
        <w:rPr>
          <w:lang w:val="en-GB"/>
        </w:rPr>
        <w:t>SCK CEN and its representatives shall have access to participate to the tests on site.</w:t>
      </w:r>
    </w:p>
    <w:p w14:paraId="22AF871D" w14:textId="0B79D796" w:rsidR="00924E94" w:rsidRPr="009A5060" w:rsidRDefault="00924E94" w:rsidP="00C179E5">
      <w:pPr>
        <w:pStyle w:val="0AClause"/>
        <w:spacing w:line="240" w:lineRule="auto"/>
        <w:rPr>
          <w:lang w:val="en-GB"/>
        </w:rPr>
      </w:pPr>
      <w:r w:rsidRPr="009A5060">
        <w:rPr>
          <w:lang w:val="en-GB"/>
        </w:rPr>
        <w:lastRenderedPageBreak/>
        <w:t xml:space="preserve">The SAT report shall be included in </w:t>
      </w:r>
      <w:r w:rsidRPr="009A5060">
        <w:rPr>
          <w:rStyle w:val="DD-Char"/>
        </w:rPr>
        <w:fldChar w:fldCharType="begin"/>
      </w:r>
      <w:r w:rsidRPr="009A5060">
        <w:rPr>
          <w:rStyle w:val="DD-Char"/>
        </w:rPr>
        <w:instrText xml:space="preserve"> REF _Ref211487722 \n \h </w:instrText>
      </w:r>
      <w:r w:rsidRPr="009A5060">
        <w:rPr>
          <w:rStyle w:val="DD-Char"/>
        </w:rPr>
      </w:r>
      <w:r w:rsidR="00C179E5">
        <w:rPr>
          <w:rStyle w:val="DD-Char"/>
        </w:rPr>
        <w:instrText xml:space="preserve"> \* MERGEFORMAT </w:instrText>
      </w:r>
      <w:r w:rsidRPr="009A5060">
        <w:rPr>
          <w:rStyle w:val="DD-Char"/>
        </w:rPr>
        <w:fldChar w:fldCharType="separate"/>
      </w:r>
      <w:r w:rsidR="00041F61">
        <w:rPr>
          <w:rStyle w:val="DD-Char"/>
        </w:rPr>
        <w:t>DD-11</w:t>
      </w:r>
      <w:r w:rsidRPr="009A5060">
        <w:rPr>
          <w:rStyle w:val="DD-Char"/>
        </w:rPr>
        <w:fldChar w:fldCharType="end"/>
      </w:r>
      <w:r w:rsidRPr="009A5060">
        <w:rPr>
          <w:rStyle w:val="DD-Char"/>
        </w:rPr>
        <w:t xml:space="preserve"> </w:t>
      </w:r>
      <w:r w:rsidRPr="009A5060">
        <w:rPr>
          <w:lang w:val="en-GB"/>
        </w:rPr>
        <w:t>Acceptance Test File</w:t>
      </w:r>
    </w:p>
    <w:p w14:paraId="0484A174" w14:textId="77777777" w:rsidR="00722F1E" w:rsidRDefault="00244070" w:rsidP="00C179E5">
      <w:pPr>
        <w:pStyle w:val="regular"/>
        <w:spacing w:line="240" w:lineRule="auto"/>
        <w:rPr>
          <w:lang w:val="en-US"/>
        </w:rPr>
      </w:pPr>
      <w:r>
        <w:rPr>
          <w:lang w:val="en-US"/>
        </w:rPr>
        <w:t xml:space="preserve">The purpose of the </w:t>
      </w:r>
      <w:r w:rsidR="00FE3B6E">
        <w:rPr>
          <w:lang w:val="en-US"/>
        </w:rPr>
        <w:t>S</w:t>
      </w:r>
      <w:r>
        <w:rPr>
          <w:lang w:val="en-US"/>
        </w:rPr>
        <w:t xml:space="preserve">AT is to </w:t>
      </w:r>
      <w:proofErr w:type="gramStart"/>
      <w:r>
        <w:rPr>
          <w:lang w:val="en-US"/>
        </w:rPr>
        <w:t>test</w:t>
      </w:r>
      <w:proofErr w:type="gramEnd"/>
      <w:r>
        <w:rPr>
          <w:lang w:val="en-US"/>
        </w:rPr>
        <w:t xml:space="preserve"> </w:t>
      </w:r>
      <w:r w:rsidR="00230A3B">
        <w:rPr>
          <w:lang w:val="en-US"/>
        </w:rPr>
        <w:t xml:space="preserve">the </w:t>
      </w:r>
      <w:r w:rsidR="00987C77" w:rsidRPr="00987C77">
        <w:rPr>
          <w:lang w:val="en-US"/>
        </w:rPr>
        <w:t xml:space="preserve">plant </w:t>
      </w:r>
      <w:commentRangeStart w:id="3820"/>
      <w:r w:rsidR="0094642B">
        <w:rPr>
          <w:lang w:val="en-US"/>
        </w:rPr>
        <w:t>performance</w:t>
      </w:r>
      <w:commentRangeEnd w:id="3820"/>
      <w:r w:rsidR="00452979">
        <w:rPr>
          <w:rStyle w:val="CommentReference"/>
        </w:rPr>
        <w:commentReference w:id="3820"/>
      </w:r>
      <w:r>
        <w:rPr>
          <w:lang w:val="en-US"/>
        </w:rPr>
        <w:t>, functional demonstration.</w:t>
      </w:r>
    </w:p>
    <w:p w14:paraId="7C023DF0" w14:textId="4C7E1361" w:rsidR="00DD21FF" w:rsidRDefault="005022E8" w:rsidP="00C179E5">
      <w:pPr>
        <w:pStyle w:val="regular"/>
        <w:spacing w:line="240" w:lineRule="auto"/>
        <w:rPr>
          <w:lang w:val="en-US"/>
        </w:rPr>
      </w:pPr>
      <w:r>
        <w:rPr>
          <w:lang w:val="en-US"/>
        </w:rPr>
        <w:t xml:space="preserve">The Contractor shall perform the SAT with SCK CEN witnessing. </w:t>
      </w:r>
    </w:p>
    <w:p w14:paraId="4A1E0EF4" w14:textId="6FBF4800" w:rsidR="00E8486C" w:rsidRDefault="00244070" w:rsidP="00C179E5">
      <w:pPr>
        <w:pStyle w:val="regular"/>
        <w:spacing w:line="240" w:lineRule="auto"/>
        <w:rPr>
          <w:lang w:val="en-US"/>
        </w:rPr>
      </w:pPr>
      <w:r>
        <w:rPr>
          <w:lang w:val="en-US"/>
        </w:rPr>
        <w:t xml:space="preserve">During </w:t>
      </w:r>
      <w:r w:rsidR="00897F05">
        <w:rPr>
          <w:lang w:val="en-US"/>
        </w:rPr>
        <w:t>S</w:t>
      </w:r>
      <w:r>
        <w:rPr>
          <w:lang w:val="en-US"/>
        </w:rPr>
        <w:t>AT</w:t>
      </w:r>
      <w:r w:rsidR="00987C77" w:rsidRPr="00987C77">
        <w:rPr>
          <w:lang w:val="en-US"/>
        </w:rPr>
        <w:t>,</w:t>
      </w:r>
      <w:r w:rsidR="00CA4846">
        <w:rPr>
          <w:lang w:val="en-US"/>
        </w:rPr>
        <w:t xml:space="preserve"> the U</w:t>
      </w:r>
      <w:r w:rsidR="00192312">
        <w:rPr>
          <w:lang w:val="en-US"/>
        </w:rPr>
        <w:t>ser</w:t>
      </w:r>
      <w:r w:rsidR="00CA4846">
        <w:rPr>
          <w:lang w:val="en-US"/>
        </w:rPr>
        <w:t xml:space="preserve"> (or interface with</w:t>
      </w:r>
      <w:r w:rsidR="00987C77" w:rsidRPr="00987C77">
        <w:rPr>
          <w:lang w:val="en-US"/>
        </w:rPr>
        <w:t xml:space="preserve"> QCELL/QDIST</w:t>
      </w:r>
      <w:r w:rsidR="00CA4846">
        <w:rPr>
          <w:lang w:val="en-US"/>
        </w:rPr>
        <w:t>)</w:t>
      </w:r>
      <w:r w:rsidR="00987C77" w:rsidRPr="00987C77">
        <w:rPr>
          <w:lang w:val="en-US"/>
        </w:rPr>
        <w:t xml:space="preserve"> cryogenic circuits</w:t>
      </w:r>
      <w:r w:rsidR="00EF7D1F">
        <w:rPr>
          <w:lang w:val="en-US"/>
        </w:rPr>
        <w:t xml:space="preserve"> (only simulated)</w:t>
      </w:r>
      <w:r w:rsidR="00BC71B2">
        <w:rPr>
          <w:lang w:val="en-US"/>
        </w:rPr>
        <w:t>.</w:t>
      </w:r>
    </w:p>
    <w:p w14:paraId="4EF4EC6C" w14:textId="77777777" w:rsidR="004C693C" w:rsidRDefault="004C693C" w:rsidP="00C179E5">
      <w:pPr>
        <w:pStyle w:val="regular"/>
        <w:spacing w:line="240" w:lineRule="auto"/>
        <w:rPr>
          <w:lang w:val="en-US"/>
        </w:rPr>
      </w:pPr>
    </w:p>
    <w:p w14:paraId="65C7C6BE" w14:textId="77777777" w:rsidR="004C693C" w:rsidRDefault="004C693C" w:rsidP="00C179E5">
      <w:pPr>
        <w:pStyle w:val="RequirementList"/>
        <w:spacing w:line="240" w:lineRule="auto"/>
        <w:rPr>
          <w:lang w:val="en-US"/>
        </w:rPr>
      </w:pPr>
      <w:r>
        <w:rPr>
          <w:lang w:val="en-US"/>
        </w:rPr>
        <w:t>The contractor shall perform the following Capacity and Performance Dem</w:t>
      </w:r>
      <w:r w:rsidRPr="00A97720">
        <w:rPr>
          <w:lang w:val="en-US"/>
        </w:rPr>
        <w:t xml:space="preserve">onstrations </w:t>
      </w:r>
    </w:p>
    <w:p w14:paraId="40FA1232" w14:textId="77777777" w:rsidR="004C693C" w:rsidRDefault="004C693C" w:rsidP="00C179E5">
      <w:pPr>
        <w:tabs>
          <w:tab w:val="num" w:pos="720"/>
        </w:tabs>
        <w:spacing w:line="240" w:lineRule="auto"/>
        <w:rPr>
          <w:b/>
          <w:bCs/>
          <w:lang w:val="en-US"/>
        </w:rPr>
      </w:pPr>
    </w:p>
    <w:p w14:paraId="552D66FD" w14:textId="3C205F70" w:rsidR="004C693C" w:rsidRPr="00A97720" w:rsidRDefault="004C693C" w:rsidP="00C179E5">
      <w:pPr>
        <w:pStyle w:val="RequirementList"/>
        <w:numPr>
          <w:ilvl w:val="0"/>
          <w:numId w:val="26"/>
        </w:numPr>
        <w:spacing w:line="240" w:lineRule="auto"/>
        <w:rPr>
          <w:lang w:val="en-US"/>
        </w:rPr>
      </w:pPr>
      <w:r w:rsidRPr="00A97720">
        <w:rPr>
          <w:lang w:val="en-US"/>
        </w:rPr>
        <w:t>Compressor Performance – Nominal</w:t>
      </w:r>
    </w:p>
    <w:p w14:paraId="49D4E9CD" w14:textId="77777777" w:rsidR="004C693C" w:rsidRPr="00A97720" w:rsidRDefault="004C693C" w:rsidP="00C179E5">
      <w:pPr>
        <w:numPr>
          <w:ilvl w:val="1"/>
          <w:numId w:val="136"/>
        </w:numPr>
        <w:spacing w:line="240" w:lineRule="auto"/>
        <w:rPr>
          <w:lang w:val="en-US"/>
        </w:rPr>
      </w:pPr>
      <w:r w:rsidRPr="00A97720">
        <w:rPr>
          <w:lang w:val="en-US"/>
        </w:rPr>
        <w:t xml:space="preserve">For each compressor, the delivered mass flow shall be equal to or higher than </w:t>
      </w:r>
      <w:proofErr w:type="gramStart"/>
      <w:r w:rsidRPr="00A97720">
        <w:rPr>
          <w:lang w:val="en-US"/>
        </w:rPr>
        <w:t>guaranteed, and</w:t>
      </w:r>
      <w:proofErr w:type="gramEnd"/>
      <w:r w:rsidRPr="00A97720">
        <w:rPr>
          <w:lang w:val="en-US"/>
        </w:rPr>
        <w:t xml:space="preserve"> absorbed power equal to or lower than guaranteed during a </w:t>
      </w:r>
      <w:r w:rsidRPr="00A97720">
        <w:rPr>
          <w:b/>
          <w:bCs/>
          <w:lang w:val="en-US"/>
        </w:rPr>
        <w:t>100-hour</w:t>
      </w:r>
      <w:r w:rsidRPr="00A97720">
        <w:rPr>
          <w:lang w:val="en-US"/>
        </w:rPr>
        <w:t xml:space="preserve"> run.</w:t>
      </w:r>
    </w:p>
    <w:p w14:paraId="081A3AE9" w14:textId="77777777" w:rsidR="004C693C" w:rsidRPr="00A97720" w:rsidRDefault="004C693C" w:rsidP="00C179E5">
      <w:pPr>
        <w:pStyle w:val="RequirementList"/>
        <w:numPr>
          <w:ilvl w:val="0"/>
          <w:numId w:val="26"/>
        </w:numPr>
        <w:spacing w:line="240" w:lineRule="auto"/>
        <w:rPr>
          <w:lang w:val="en-US"/>
        </w:rPr>
      </w:pPr>
      <w:r w:rsidRPr="00A97720">
        <w:rPr>
          <w:lang w:val="en-US"/>
        </w:rPr>
        <w:t>Compressor Turn-Down Performance</w:t>
      </w:r>
    </w:p>
    <w:p w14:paraId="7152C386" w14:textId="77777777" w:rsidR="004C693C" w:rsidRPr="00A97720" w:rsidRDefault="004C693C" w:rsidP="00C179E5">
      <w:pPr>
        <w:numPr>
          <w:ilvl w:val="1"/>
          <w:numId w:val="136"/>
        </w:numPr>
        <w:spacing w:line="240" w:lineRule="auto"/>
        <w:rPr>
          <w:lang w:val="en-US"/>
        </w:rPr>
      </w:pPr>
      <w:r w:rsidRPr="00A97720">
        <w:rPr>
          <w:lang w:val="en-US"/>
        </w:rPr>
        <w:t>Performance measurements shall be repeated at reduced mass flow rates and suction pressures as specified.</w:t>
      </w:r>
    </w:p>
    <w:p w14:paraId="0F23E571" w14:textId="77777777" w:rsidR="004C693C" w:rsidRPr="00A97720" w:rsidRDefault="004C693C" w:rsidP="00C179E5">
      <w:pPr>
        <w:pStyle w:val="RequirementList"/>
        <w:numPr>
          <w:ilvl w:val="0"/>
          <w:numId w:val="26"/>
        </w:numPr>
        <w:spacing w:line="240" w:lineRule="auto"/>
        <w:rPr>
          <w:lang w:val="en-US"/>
        </w:rPr>
      </w:pPr>
      <w:r w:rsidRPr="00A97720">
        <w:rPr>
          <w:lang w:val="en-US"/>
        </w:rPr>
        <w:t>Thermal Shield Power</w:t>
      </w:r>
    </w:p>
    <w:p w14:paraId="6F25D9F8" w14:textId="77777777" w:rsidR="004C693C" w:rsidRPr="00A97720" w:rsidRDefault="004C693C" w:rsidP="00C179E5">
      <w:pPr>
        <w:numPr>
          <w:ilvl w:val="1"/>
          <w:numId w:val="136"/>
        </w:numPr>
        <w:spacing w:line="240" w:lineRule="auto"/>
        <w:rPr>
          <w:lang w:val="en-US"/>
        </w:rPr>
      </w:pPr>
      <w:r w:rsidRPr="00A97720">
        <w:rPr>
          <w:lang w:val="en-US"/>
        </w:rPr>
        <w:t>The system shall demonstrate absorption of the design thermal-shield power while maintaining discharge temperatures at or below design values.</w:t>
      </w:r>
    </w:p>
    <w:p w14:paraId="1A27E898" w14:textId="77777777" w:rsidR="004C693C" w:rsidRPr="00A97720" w:rsidRDefault="004C693C" w:rsidP="00C179E5">
      <w:pPr>
        <w:pStyle w:val="RequirementList"/>
        <w:numPr>
          <w:ilvl w:val="0"/>
          <w:numId w:val="26"/>
        </w:numPr>
        <w:spacing w:line="240" w:lineRule="auto"/>
        <w:rPr>
          <w:lang w:val="en-US"/>
        </w:rPr>
      </w:pPr>
      <w:r w:rsidRPr="00A97720">
        <w:rPr>
          <w:lang w:val="en-US"/>
        </w:rPr>
        <w:t>Liquefaction Capacity</w:t>
      </w:r>
    </w:p>
    <w:p w14:paraId="0812DF78" w14:textId="77777777" w:rsidR="004C693C" w:rsidRPr="00A97720" w:rsidRDefault="004C693C" w:rsidP="00C179E5">
      <w:pPr>
        <w:numPr>
          <w:ilvl w:val="1"/>
          <w:numId w:val="136"/>
        </w:numPr>
        <w:spacing w:line="240" w:lineRule="auto"/>
        <w:rPr>
          <w:lang w:val="en-US"/>
        </w:rPr>
      </w:pPr>
      <w:r w:rsidRPr="00A97720">
        <w:rPr>
          <w:lang w:val="en-US"/>
        </w:rPr>
        <w:t>The liquid helium production rate shall be measured and shall meet or exceed the guaranteed value.</w:t>
      </w:r>
    </w:p>
    <w:p w14:paraId="5713C6AC" w14:textId="77777777" w:rsidR="004C693C" w:rsidRPr="00A97720" w:rsidRDefault="004C693C" w:rsidP="00C179E5">
      <w:pPr>
        <w:pStyle w:val="RequirementList"/>
        <w:numPr>
          <w:ilvl w:val="0"/>
          <w:numId w:val="26"/>
        </w:numPr>
        <w:spacing w:line="240" w:lineRule="auto"/>
        <w:rPr>
          <w:lang w:val="en-US"/>
        </w:rPr>
      </w:pPr>
      <w:r w:rsidRPr="00A97720">
        <w:rPr>
          <w:lang w:val="en-US"/>
        </w:rPr>
        <w:t>Mixed-Duty Operation (if applicable)</w:t>
      </w:r>
    </w:p>
    <w:p w14:paraId="2CB9AAA6" w14:textId="77777777" w:rsidR="004C693C" w:rsidRPr="00A97720" w:rsidRDefault="004C693C" w:rsidP="00C179E5">
      <w:pPr>
        <w:numPr>
          <w:ilvl w:val="1"/>
          <w:numId w:val="136"/>
        </w:numPr>
        <w:spacing w:line="240" w:lineRule="auto"/>
        <w:rPr>
          <w:lang w:val="en-US"/>
        </w:rPr>
      </w:pPr>
      <w:r w:rsidRPr="00A97720">
        <w:rPr>
          <w:lang w:val="en-US"/>
        </w:rPr>
        <w:t>Simultaneous refrigeration and liquefaction performance shall be demonstrated.</w:t>
      </w:r>
    </w:p>
    <w:p w14:paraId="69D466F0" w14:textId="77777777" w:rsidR="004C693C" w:rsidRPr="00A97720" w:rsidRDefault="004C693C" w:rsidP="00C179E5">
      <w:pPr>
        <w:numPr>
          <w:ilvl w:val="1"/>
          <w:numId w:val="136"/>
        </w:numPr>
        <w:spacing w:line="240" w:lineRule="auto"/>
        <w:rPr>
          <w:lang w:val="en-US"/>
        </w:rPr>
      </w:pPr>
      <w:r w:rsidRPr="00A97720">
        <w:rPr>
          <w:lang w:val="en-US"/>
        </w:rPr>
        <w:t>Supercritical helium temperature shall remain equal to or lower than guaranteed.</w:t>
      </w:r>
    </w:p>
    <w:p w14:paraId="147DEDB7" w14:textId="77777777" w:rsidR="004C693C" w:rsidRPr="00A97720" w:rsidRDefault="004C693C" w:rsidP="00C179E5">
      <w:pPr>
        <w:pStyle w:val="RequirementList"/>
        <w:numPr>
          <w:ilvl w:val="0"/>
          <w:numId w:val="26"/>
        </w:numPr>
        <w:spacing w:line="240" w:lineRule="auto"/>
        <w:rPr>
          <w:lang w:val="en-US"/>
        </w:rPr>
      </w:pPr>
      <w:r w:rsidRPr="00A97720">
        <w:rPr>
          <w:lang w:val="en-US"/>
        </w:rPr>
        <w:t>Sub-4.5 K Performance (Cryogenic Compressors)</w:t>
      </w:r>
    </w:p>
    <w:p w14:paraId="3E1547DE" w14:textId="77777777" w:rsidR="004C693C" w:rsidRPr="00A97720" w:rsidRDefault="004C693C" w:rsidP="00C179E5">
      <w:pPr>
        <w:numPr>
          <w:ilvl w:val="1"/>
          <w:numId w:val="136"/>
        </w:numPr>
        <w:spacing w:line="240" w:lineRule="auto"/>
        <w:rPr>
          <w:lang w:val="en-US"/>
        </w:rPr>
      </w:pPr>
      <w:r w:rsidRPr="00A97720">
        <w:rPr>
          <w:lang w:val="en-US"/>
        </w:rPr>
        <w:t>Available refrigeration power and suction-pressure stability shall be verified against design specifications.</w:t>
      </w:r>
    </w:p>
    <w:p w14:paraId="5172E6F0" w14:textId="77777777" w:rsidR="004C693C" w:rsidRPr="00A97720" w:rsidRDefault="004C693C" w:rsidP="00C179E5">
      <w:pPr>
        <w:pStyle w:val="RequirementList"/>
        <w:numPr>
          <w:ilvl w:val="0"/>
          <w:numId w:val="26"/>
        </w:numPr>
        <w:spacing w:line="240" w:lineRule="auto"/>
        <w:rPr>
          <w:lang w:val="en-US"/>
        </w:rPr>
      </w:pPr>
      <w:r w:rsidRPr="00A97720">
        <w:rPr>
          <w:lang w:val="en-US"/>
        </w:rPr>
        <w:t>Storage Heat Leak Verification</w:t>
      </w:r>
    </w:p>
    <w:p w14:paraId="4012767B" w14:textId="77777777" w:rsidR="004C693C" w:rsidRPr="00A97720" w:rsidRDefault="004C693C" w:rsidP="00C179E5">
      <w:pPr>
        <w:numPr>
          <w:ilvl w:val="1"/>
          <w:numId w:val="136"/>
        </w:numPr>
        <w:spacing w:line="240" w:lineRule="auto"/>
        <w:rPr>
          <w:lang w:val="en-US"/>
        </w:rPr>
      </w:pPr>
      <w:r w:rsidRPr="00A97720">
        <w:rPr>
          <w:lang w:val="en-US"/>
        </w:rPr>
        <w:t>Boil-off rates for liquid helium and/or nitrogen storage shall be measured and shall not exceed guaranteed heat-leak values.</w:t>
      </w:r>
    </w:p>
    <w:p w14:paraId="2BD994C7" w14:textId="77777777" w:rsidR="004C693C" w:rsidRPr="00375DE3" w:rsidRDefault="004C693C" w:rsidP="00C179E5">
      <w:pPr>
        <w:pStyle w:val="regular"/>
        <w:spacing w:line="240" w:lineRule="auto"/>
        <w:rPr>
          <w:lang w:val="en-US"/>
        </w:rPr>
      </w:pPr>
    </w:p>
    <w:p w14:paraId="0DD3CF7A" w14:textId="1B1BBFDE" w:rsidR="00987C77" w:rsidRPr="00987C77" w:rsidRDefault="00470AE4" w:rsidP="00C179E5">
      <w:pPr>
        <w:pStyle w:val="Heading4numbered"/>
      </w:pPr>
      <w:r>
        <w:t xml:space="preserve">SAT </w:t>
      </w:r>
      <w:r w:rsidR="00987C77" w:rsidRPr="00987C77">
        <w:t xml:space="preserve">General </w:t>
      </w:r>
    </w:p>
    <w:p w14:paraId="3992E802" w14:textId="6091F241" w:rsidR="00987C77" w:rsidRPr="00987C77" w:rsidRDefault="00470AE4" w:rsidP="00C179E5">
      <w:pPr>
        <w:pStyle w:val="RequirementList"/>
        <w:spacing w:line="240" w:lineRule="auto"/>
        <w:rPr>
          <w:lang w:val="en-US"/>
        </w:rPr>
      </w:pPr>
      <w:r>
        <w:rPr>
          <w:lang w:val="en-US"/>
        </w:rPr>
        <w:t xml:space="preserve">The following entry </w:t>
      </w:r>
      <w:r w:rsidR="00987C77" w:rsidRPr="00987C77">
        <w:rPr>
          <w:lang w:val="en-US"/>
        </w:rPr>
        <w:t>conditions</w:t>
      </w:r>
      <w:r>
        <w:rPr>
          <w:lang w:val="en-US"/>
        </w:rPr>
        <w:t xml:space="preserve"> shall apply before commencing with the SAT</w:t>
      </w:r>
      <w:r w:rsidR="00987C77" w:rsidRPr="00987C77">
        <w:rPr>
          <w:lang w:val="en-US"/>
        </w:rPr>
        <w:t>:</w:t>
      </w:r>
    </w:p>
    <w:p w14:paraId="53DB6712" w14:textId="77777777" w:rsidR="00987C77" w:rsidRPr="00987C77" w:rsidRDefault="00987C77" w:rsidP="00C179E5">
      <w:pPr>
        <w:pStyle w:val="RequirementList"/>
        <w:numPr>
          <w:ilvl w:val="0"/>
          <w:numId w:val="26"/>
        </w:numPr>
        <w:spacing w:line="240" w:lineRule="auto"/>
        <w:rPr>
          <w:lang w:val="en-US"/>
        </w:rPr>
      </w:pPr>
      <w:r w:rsidRPr="00987C77">
        <w:rPr>
          <w:lang w:val="en-US"/>
        </w:rPr>
        <w:t>Standalone commissioning fully complete</w:t>
      </w:r>
    </w:p>
    <w:p w14:paraId="230E0F48" w14:textId="738E7DD3" w:rsidR="00987C77" w:rsidRPr="00987C77" w:rsidRDefault="00987C77" w:rsidP="00C179E5">
      <w:pPr>
        <w:pStyle w:val="RequirementList"/>
        <w:numPr>
          <w:ilvl w:val="0"/>
          <w:numId w:val="26"/>
        </w:numPr>
        <w:spacing w:line="240" w:lineRule="auto"/>
        <w:rPr>
          <w:lang w:val="en-US"/>
        </w:rPr>
      </w:pPr>
      <w:r w:rsidRPr="00987C77">
        <w:rPr>
          <w:lang w:val="en-US"/>
        </w:rPr>
        <w:t xml:space="preserve">All interface control logic </w:t>
      </w:r>
      <w:r w:rsidR="006D65DB">
        <w:rPr>
          <w:lang w:val="en-US"/>
        </w:rPr>
        <w:t xml:space="preserve">between </w:t>
      </w:r>
      <w:r w:rsidR="000F06E9">
        <w:rPr>
          <w:lang w:val="en-US"/>
        </w:rPr>
        <w:t>QPLANT:CIS</w:t>
      </w:r>
      <w:r w:rsidR="006D65DB">
        <w:rPr>
          <w:lang w:val="en-US"/>
        </w:rPr>
        <w:t xml:space="preserve"> and: </w:t>
      </w:r>
      <w:r w:rsidRPr="00987C77">
        <w:rPr>
          <w:lang w:val="en-US"/>
        </w:rPr>
        <w:t>MCS</w:t>
      </w:r>
      <w:r w:rsidR="006D65DB">
        <w:rPr>
          <w:lang w:val="en-US"/>
        </w:rPr>
        <w:t xml:space="preserve">, </w:t>
      </w:r>
      <w:r w:rsidRPr="00987C77">
        <w:rPr>
          <w:lang w:val="en-US"/>
        </w:rPr>
        <w:t>MIT</w:t>
      </w:r>
      <w:r w:rsidR="006D65DB">
        <w:rPr>
          <w:lang w:val="en-US"/>
        </w:rPr>
        <w:t xml:space="preserve"> and </w:t>
      </w:r>
      <w:r w:rsidRPr="00987C77">
        <w:rPr>
          <w:lang w:val="en-US"/>
        </w:rPr>
        <w:t>MIS activated</w:t>
      </w:r>
    </w:p>
    <w:p w14:paraId="6D6D0CA7" w14:textId="77777777" w:rsidR="00987C77" w:rsidRPr="00987C77" w:rsidRDefault="00987C77" w:rsidP="00C179E5">
      <w:pPr>
        <w:pStyle w:val="RequirementList"/>
        <w:numPr>
          <w:ilvl w:val="0"/>
          <w:numId w:val="26"/>
        </w:numPr>
        <w:spacing w:line="240" w:lineRule="auto"/>
        <w:rPr>
          <w:lang w:val="en-US"/>
        </w:rPr>
      </w:pPr>
      <w:r w:rsidRPr="00987C77">
        <w:rPr>
          <w:lang w:val="en-US"/>
        </w:rPr>
        <w:t>Required helium inventory is on site</w:t>
      </w:r>
    </w:p>
    <w:p w14:paraId="0B8B5829" w14:textId="2991D9BA" w:rsidR="00987C77" w:rsidRPr="006D65DB" w:rsidRDefault="00987C77" w:rsidP="00C179E5">
      <w:pPr>
        <w:pStyle w:val="RequirementList"/>
        <w:numPr>
          <w:ilvl w:val="0"/>
          <w:numId w:val="26"/>
        </w:numPr>
        <w:spacing w:line="240" w:lineRule="auto"/>
        <w:rPr>
          <w:highlight w:val="yellow"/>
          <w:lang w:val="en-US"/>
        </w:rPr>
      </w:pPr>
      <w:r w:rsidRPr="00987C77">
        <w:rPr>
          <w:lang w:val="en-US"/>
        </w:rPr>
        <w:t>Safety systems validated</w:t>
      </w:r>
      <w:r w:rsidR="006D65DB">
        <w:rPr>
          <w:lang w:val="en-US"/>
        </w:rPr>
        <w:t xml:space="preserve"> – this means safety system in already during </w:t>
      </w:r>
      <w:proofErr w:type="spellStart"/>
      <w:r w:rsidR="006D65DB">
        <w:rPr>
          <w:lang w:val="en-US"/>
        </w:rPr>
        <w:t>commisoign</w:t>
      </w:r>
      <w:proofErr w:type="spellEnd"/>
      <w:r w:rsidR="006D65DB">
        <w:rPr>
          <w:lang w:val="en-US"/>
        </w:rPr>
        <w:t xml:space="preserve"> – </w:t>
      </w:r>
      <w:r w:rsidR="006D65DB" w:rsidRPr="006D65DB">
        <w:rPr>
          <w:highlight w:val="yellow"/>
          <w:lang w:val="en-US"/>
        </w:rPr>
        <w:t xml:space="preserve">we ask again for demonstration of </w:t>
      </w:r>
      <w:proofErr w:type="gramStart"/>
      <w:r w:rsidR="006D65DB" w:rsidRPr="006D65DB">
        <w:rPr>
          <w:highlight w:val="yellow"/>
          <w:lang w:val="en-US"/>
        </w:rPr>
        <w:t>some</w:t>
      </w:r>
      <w:proofErr w:type="gramEnd"/>
      <w:r w:rsidR="006D65DB" w:rsidRPr="006D65DB">
        <w:rPr>
          <w:highlight w:val="yellow"/>
          <w:lang w:val="en-US"/>
        </w:rPr>
        <w:t xml:space="preserve"> and proof of all</w:t>
      </w:r>
    </w:p>
    <w:p w14:paraId="544FAA99" w14:textId="1D82B9D1" w:rsidR="00987C77" w:rsidRPr="00987C77" w:rsidRDefault="00987C77" w:rsidP="00C179E5">
      <w:pPr>
        <w:pStyle w:val="RequirementList"/>
        <w:numPr>
          <w:ilvl w:val="0"/>
          <w:numId w:val="0"/>
        </w:numPr>
        <w:spacing w:line="240" w:lineRule="auto"/>
        <w:ind w:left="502"/>
        <w:rPr>
          <w:lang w:val="en-US"/>
        </w:rPr>
      </w:pPr>
      <w:r w:rsidRPr="00987C77">
        <w:rPr>
          <w:lang w:val="en-US"/>
        </w:rPr>
        <w:t>Exit condition:</w:t>
      </w:r>
      <w:r w:rsidR="008C7D7A">
        <w:rPr>
          <w:lang w:val="en-US"/>
        </w:rPr>
        <w:t xml:space="preserve"> </w:t>
      </w:r>
      <w:r w:rsidRPr="00987C77">
        <w:rPr>
          <w:lang w:val="en-US"/>
        </w:rPr>
        <w:t>Approval to start subsystem SAT tests</w:t>
      </w:r>
    </w:p>
    <w:p w14:paraId="2801B59E" w14:textId="027158DA" w:rsidR="00987C77" w:rsidRPr="00987C77" w:rsidRDefault="00987C77" w:rsidP="00C179E5">
      <w:pPr>
        <w:pStyle w:val="Heading4numbered"/>
      </w:pPr>
      <w:r w:rsidRPr="00987C77">
        <w:t xml:space="preserve">WCS </w:t>
      </w:r>
      <w:proofErr w:type="spellStart"/>
      <w:r w:rsidRPr="00987C77">
        <w:t>Testing</w:t>
      </w:r>
      <w:proofErr w:type="spellEnd"/>
      <w:r w:rsidRPr="00987C77">
        <w:t xml:space="preserve"> </w:t>
      </w:r>
    </w:p>
    <w:p w14:paraId="15E23170" w14:textId="2D327F14" w:rsidR="00987C77" w:rsidRPr="00987C77" w:rsidRDefault="00FE69F8" w:rsidP="00C179E5">
      <w:pPr>
        <w:pStyle w:val="RequirementList"/>
        <w:spacing w:line="240" w:lineRule="auto"/>
        <w:rPr>
          <w:lang w:val="en-US"/>
        </w:rPr>
      </w:pPr>
      <w:r>
        <w:rPr>
          <w:lang w:val="en-US"/>
        </w:rPr>
        <w:lastRenderedPageBreak/>
        <w:t xml:space="preserve">The Contractor shall perform the following </w:t>
      </w:r>
      <w:r w:rsidR="00E9030D">
        <w:rPr>
          <w:lang w:val="en-US"/>
        </w:rPr>
        <w:t>t</w:t>
      </w:r>
      <w:r w:rsidR="00987C77" w:rsidRPr="00987C77">
        <w:rPr>
          <w:lang w:val="en-US"/>
        </w:rPr>
        <w:t>ests</w:t>
      </w:r>
      <w:r w:rsidR="00E9030D">
        <w:rPr>
          <w:lang w:val="en-US"/>
        </w:rPr>
        <w:t xml:space="preserve"> for the WCS</w:t>
      </w:r>
      <w:r w:rsidR="00987C77" w:rsidRPr="00987C77">
        <w:rPr>
          <w:lang w:val="en-US"/>
        </w:rPr>
        <w:t>:</w:t>
      </w:r>
    </w:p>
    <w:p w14:paraId="218F4365" w14:textId="2E6932C5" w:rsidR="00987C77" w:rsidRDefault="00987C77" w:rsidP="00C179E5">
      <w:pPr>
        <w:pStyle w:val="RequirementList"/>
        <w:numPr>
          <w:ilvl w:val="0"/>
          <w:numId w:val="26"/>
        </w:numPr>
        <w:spacing w:line="240" w:lineRule="auto"/>
        <w:rPr>
          <w:lang w:val="en-US"/>
        </w:rPr>
      </w:pPr>
      <w:r w:rsidRPr="00987C77">
        <w:rPr>
          <w:lang w:val="en-US"/>
        </w:rPr>
        <w:t>VLP/LP</w:t>
      </w:r>
      <w:r w:rsidR="006D65DB">
        <w:rPr>
          <w:lang w:val="en-US"/>
        </w:rPr>
        <w:t xml:space="preserve"> (LPC) and LP</w:t>
      </w:r>
      <w:r w:rsidRPr="00987C77">
        <w:rPr>
          <w:lang w:val="en-US"/>
        </w:rPr>
        <w:t>/HP</w:t>
      </w:r>
      <w:r w:rsidR="006D65DB">
        <w:rPr>
          <w:lang w:val="en-US"/>
        </w:rPr>
        <w:t xml:space="preserve"> (HPC)</w:t>
      </w:r>
      <w:r w:rsidRPr="00987C77">
        <w:rPr>
          <w:lang w:val="en-US"/>
        </w:rPr>
        <w:t xml:space="preserve"> compressor functionality</w:t>
      </w:r>
    </w:p>
    <w:p w14:paraId="274EE3CE" w14:textId="63A70276" w:rsidR="006D65DB" w:rsidRPr="006D65DB" w:rsidRDefault="006D65DB" w:rsidP="00C179E5">
      <w:pPr>
        <w:pStyle w:val="RequirementList"/>
        <w:numPr>
          <w:ilvl w:val="0"/>
          <w:numId w:val="26"/>
        </w:numPr>
        <w:spacing w:line="240" w:lineRule="auto"/>
        <w:rPr>
          <w:highlight w:val="yellow"/>
          <w:lang w:val="en-US"/>
        </w:rPr>
      </w:pPr>
      <w:r w:rsidRPr="006D65DB">
        <w:rPr>
          <w:highlight w:val="yellow"/>
          <w:lang w:val="en-US"/>
        </w:rPr>
        <w:t xml:space="preserve">Recovery and inventory management and warm panel </w:t>
      </w:r>
      <w:proofErr w:type="spellStart"/>
      <w:r w:rsidRPr="006D65DB">
        <w:rPr>
          <w:highlight w:val="yellow"/>
          <w:lang w:val="en-US"/>
        </w:rPr>
        <w:t>integtegrated</w:t>
      </w:r>
      <w:proofErr w:type="spellEnd"/>
      <w:r w:rsidRPr="006D65DB">
        <w:rPr>
          <w:highlight w:val="yellow"/>
          <w:lang w:val="en-US"/>
        </w:rPr>
        <w:t xml:space="preserve"> scenario testing (LOOP, LOIA, recovery via S-line (flow from QRB and flow from QCELL) – demonstrate handling of this step change (in flow), purity of the gas, any conditioning of line (permanent flow from QVE side</w:t>
      </w:r>
      <w:proofErr w:type="gramStart"/>
      <w:r w:rsidRPr="006D65DB">
        <w:rPr>
          <w:highlight w:val="yellow"/>
          <w:lang w:val="en-US"/>
        </w:rPr>
        <w:t xml:space="preserve">? </w:t>
      </w:r>
      <w:proofErr w:type="gramEnd"/>
      <w:r w:rsidRPr="006D65DB">
        <w:rPr>
          <w:highlight w:val="yellow"/>
          <w:lang w:val="en-US"/>
        </w:rPr>
        <w:t xml:space="preserve">Minimum flow to avoid </w:t>
      </w:r>
      <w:proofErr w:type="spellStart"/>
      <w:r w:rsidRPr="006D65DB">
        <w:rPr>
          <w:highlight w:val="yellow"/>
          <w:lang w:val="en-US"/>
        </w:rPr>
        <w:t>stagnand</w:t>
      </w:r>
      <w:proofErr w:type="spellEnd"/>
      <w:r w:rsidRPr="006D65DB">
        <w:rPr>
          <w:highlight w:val="yellow"/>
          <w:lang w:val="en-US"/>
        </w:rPr>
        <w:t xml:space="preserve"> and </w:t>
      </w:r>
      <w:proofErr w:type="spellStart"/>
      <w:r w:rsidRPr="006D65DB">
        <w:rPr>
          <w:highlight w:val="yellow"/>
          <w:lang w:val="en-US"/>
        </w:rPr>
        <w:t>detoriation</w:t>
      </w:r>
      <w:proofErr w:type="spellEnd"/>
    </w:p>
    <w:p w14:paraId="10194BE4" w14:textId="77777777" w:rsidR="00987C77" w:rsidRPr="00987C77" w:rsidRDefault="00987C77" w:rsidP="00C179E5">
      <w:pPr>
        <w:pStyle w:val="RequirementList"/>
        <w:numPr>
          <w:ilvl w:val="0"/>
          <w:numId w:val="26"/>
        </w:numPr>
        <w:spacing w:line="240" w:lineRule="auto"/>
        <w:rPr>
          <w:lang w:val="en-US"/>
        </w:rPr>
      </w:pPr>
      <w:r w:rsidRPr="00987C77">
        <w:rPr>
          <w:lang w:val="en-US"/>
        </w:rPr>
        <w:t>Oil-removal efficiency</w:t>
      </w:r>
    </w:p>
    <w:p w14:paraId="35812745" w14:textId="77777777" w:rsidR="00987C77" w:rsidRPr="00987C77" w:rsidRDefault="00987C77" w:rsidP="00C179E5">
      <w:pPr>
        <w:pStyle w:val="RequirementList"/>
        <w:numPr>
          <w:ilvl w:val="0"/>
          <w:numId w:val="26"/>
        </w:numPr>
        <w:spacing w:line="240" w:lineRule="auto"/>
        <w:rPr>
          <w:lang w:val="en-US"/>
        </w:rPr>
      </w:pPr>
      <w:r w:rsidRPr="00987C77">
        <w:rPr>
          <w:lang w:val="en-US"/>
        </w:rPr>
        <w:t>Dryer performance</w:t>
      </w:r>
    </w:p>
    <w:p w14:paraId="36CC59CF" w14:textId="77777777" w:rsidR="00987C77" w:rsidRPr="00987C77" w:rsidRDefault="00987C77" w:rsidP="00C179E5">
      <w:pPr>
        <w:pStyle w:val="RequirementList"/>
        <w:numPr>
          <w:ilvl w:val="0"/>
          <w:numId w:val="26"/>
        </w:numPr>
        <w:spacing w:line="240" w:lineRule="auto"/>
        <w:rPr>
          <w:lang w:val="en-US"/>
        </w:rPr>
      </w:pPr>
      <w:r w:rsidRPr="00987C77">
        <w:rPr>
          <w:lang w:val="en-US"/>
        </w:rPr>
        <w:t>Noise, vibration, flow stability</w:t>
      </w:r>
    </w:p>
    <w:p w14:paraId="46876917" w14:textId="19063CF5" w:rsidR="00987C77" w:rsidRDefault="00987C77" w:rsidP="00C179E5">
      <w:pPr>
        <w:pStyle w:val="RequirementList"/>
        <w:numPr>
          <w:ilvl w:val="0"/>
          <w:numId w:val="26"/>
        </w:numPr>
        <w:spacing w:line="240" w:lineRule="auto"/>
        <w:rPr>
          <w:lang w:val="en-US"/>
        </w:rPr>
      </w:pPr>
      <w:r w:rsidRPr="00987C77">
        <w:rPr>
          <w:lang w:val="en-US"/>
        </w:rPr>
        <w:t>Load/unload logic, turndown control</w:t>
      </w:r>
    </w:p>
    <w:p w14:paraId="7948D54E" w14:textId="69A8569D" w:rsidR="00BB3E57" w:rsidRDefault="00BB3E57" w:rsidP="00C179E5">
      <w:pPr>
        <w:pStyle w:val="RequirementList"/>
        <w:numPr>
          <w:ilvl w:val="0"/>
          <w:numId w:val="26"/>
        </w:numPr>
        <w:spacing w:line="240" w:lineRule="auto"/>
        <w:rPr>
          <w:lang w:val="en-US"/>
        </w:rPr>
      </w:pPr>
      <w:r>
        <w:rPr>
          <w:lang w:val="en-US"/>
        </w:rPr>
        <w:t>Helium Recovery and Inventory management system</w:t>
      </w:r>
    </w:p>
    <w:p w14:paraId="456B5C3E" w14:textId="3693A0F4" w:rsidR="00BB3E57" w:rsidRDefault="00BB3E57" w:rsidP="00C179E5">
      <w:pPr>
        <w:pStyle w:val="RequirementList"/>
        <w:numPr>
          <w:ilvl w:val="0"/>
          <w:numId w:val="26"/>
        </w:numPr>
        <w:spacing w:line="240" w:lineRule="auto"/>
        <w:rPr>
          <w:lang w:val="en-US"/>
        </w:rPr>
      </w:pPr>
      <w:r>
        <w:rPr>
          <w:lang w:val="en-US"/>
        </w:rPr>
        <w:t xml:space="preserve">WCS Warm Panel </w:t>
      </w:r>
      <w:r w:rsidR="00541C6B">
        <w:rPr>
          <w:lang w:val="en-US"/>
        </w:rPr>
        <w:t>gas routing functional demonstration</w:t>
      </w:r>
    </w:p>
    <w:p w14:paraId="069F64B4" w14:textId="016B0E6C" w:rsidR="006D65DB" w:rsidRPr="006D65DB" w:rsidRDefault="006D65DB" w:rsidP="00C179E5">
      <w:pPr>
        <w:pStyle w:val="RequirementList"/>
        <w:numPr>
          <w:ilvl w:val="0"/>
          <w:numId w:val="26"/>
        </w:numPr>
        <w:spacing w:line="240" w:lineRule="auto"/>
        <w:rPr>
          <w:highlight w:val="yellow"/>
          <w:lang w:val="en-US"/>
        </w:rPr>
      </w:pPr>
      <w:r w:rsidRPr="006D65DB">
        <w:rPr>
          <w:highlight w:val="yellow"/>
          <w:lang w:val="en-US"/>
        </w:rPr>
        <w:t>Cooling turndown and balance of load between HV06 and PS01</w:t>
      </w:r>
    </w:p>
    <w:p w14:paraId="56CFAD34" w14:textId="1A05BAA5" w:rsidR="006D65DB" w:rsidRPr="006D65DB" w:rsidRDefault="006D65DB" w:rsidP="00C179E5">
      <w:pPr>
        <w:pStyle w:val="RequirementList"/>
        <w:numPr>
          <w:ilvl w:val="1"/>
          <w:numId w:val="26"/>
        </w:numPr>
        <w:spacing w:line="240" w:lineRule="auto"/>
        <w:rPr>
          <w:highlight w:val="yellow"/>
          <w:lang w:val="en-US"/>
        </w:rPr>
      </w:pPr>
      <w:r w:rsidRPr="006D65DB">
        <w:rPr>
          <w:highlight w:val="yellow"/>
          <w:lang w:val="en-US"/>
        </w:rPr>
        <w:t>LOCA for PS01, LOCA for HV06 (see Interfaces)</w:t>
      </w:r>
    </w:p>
    <w:p w14:paraId="3820BE68" w14:textId="77777777" w:rsidR="002B54FE" w:rsidRDefault="00987C77" w:rsidP="00C179E5">
      <w:pPr>
        <w:pStyle w:val="RequirementList"/>
        <w:numPr>
          <w:ilvl w:val="0"/>
          <w:numId w:val="0"/>
        </w:numPr>
        <w:spacing w:line="240" w:lineRule="auto"/>
        <w:ind w:left="720"/>
        <w:rPr>
          <w:lang w:val="en-US"/>
        </w:rPr>
      </w:pPr>
      <w:r w:rsidRPr="00987C77">
        <w:rPr>
          <w:lang w:val="en-US"/>
        </w:rPr>
        <w:t>Exit criteria:</w:t>
      </w:r>
      <w:r w:rsidR="00541C6B">
        <w:rPr>
          <w:lang w:val="en-US"/>
        </w:rPr>
        <w:t xml:space="preserve"> </w:t>
      </w:r>
      <w:r w:rsidRPr="00987C77">
        <w:rPr>
          <w:lang w:val="en-US"/>
        </w:rPr>
        <w:t>Verified stable operation across all pressure levels</w:t>
      </w:r>
    </w:p>
    <w:p w14:paraId="339B2EFE" w14:textId="5217D672" w:rsidR="00987C77" w:rsidRPr="00987C77" w:rsidRDefault="00987C77" w:rsidP="00C179E5">
      <w:pPr>
        <w:pStyle w:val="Heading4numbered"/>
      </w:pPr>
      <w:r w:rsidRPr="00987C77">
        <w:t xml:space="preserve">QPLANT </w:t>
      </w:r>
      <w:proofErr w:type="spellStart"/>
      <w:r w:rsidRPr="00987C77">
        <w:t>Functional</w:t>
      </w:r>
      <w:proofErr w:type="spellEnd"/>
      <w:r w:rsidRPr="00987C77">
        <w:t xml:space="preserve"> Tests</w:t>
      </w:r>
    </w:p>
    <w:p w14:paraId="71D478D1" w14:textId="4CF7FD46" w:rsidR="00987C77" w:rsidRPr="00987C77" w:rsidRDefault="00B87114" w:rsidP="00C179E5">
      <w:pPr>
        <w:pStyle w:val="RequirementList"/>
        <w:spacing w:line="240" w:lineRule="auto"/>
        <w:rPr>
          <w:lang w:val="en-US"/>
        </w:rPr>
      </w:pPr>
      <w:r>
        <w:rPr>
          <w:lang w:val="en-US"/>
        </w:rPr>
        <w:t>The Contractor shall perform the following T</w:t>
      </w:r>
      <w:r w:rsidRPr="00987C77">
        <w:rPr>
          <w:lang w:val="en-US"/>
        </w:rPr>
        <w:t>ests</w:t>
      </w:r>
      <w:r w:rsidR="00987C77" w:rsidRPr="00987C77">
        <w:rPr>
          <w:lang w:val="en-US"/>
        </w:rPr>
        <w:t>:</w:t>
      </w:r>
    </w:p>
    <w:p w14:paraId="7F2BEEFF" w14:textId="77777777" w:rsidR="00987C77" w:rsidRPr="00987C77" w:rsidRDefault="00987C77" w:rsidP="00C179E5">
      <w:pPr>
        <w:pStyle w:val="RequirementList"/>
        <w:numPr>
          <w:ilvl w:val="0"/>
          <w:numId w:val="26"/>
        </w:numPr>
        <w:spacing w:line="240" w:lineRule="auto"/>
        <w:rPr>
          <w:lang w:val="en-US"/>
        </w:rPr>
      </w:pPr>
      <w:r w:rsidRPr="00987C77">
        <w:rPr>
          <w:lang w:val="en-US"/>
        </w:rPr>
        <w:t>Full control-sequence validation of QRB + WCS</w:t>
      </w:r>
    </w:p>
    <w:p w14:paraId="537C9D41" w14:textId="77777777" w:rsidR="00987C77" w:rsidRPr="00987C77" w:rsidRDefault="00987C77" w:rsidP="00C179E5">
      <w:pPr>
        <w:pStyle w:val="RequirementList"/>
        <w:numPr>
          <w:ilvl w:val="0"/>
          <w:numId w:val="26"/>
        </w:numPr>
        <w:spacing w:line="240" w:lineRule="auto"/>
        <w:rPr>
          <w:lang w:val="en-US"/>
        </w:rPr>
      </w:pPr>
      <w:r w:rsidRPr="00987C77">
        <w:rPr>
          <w:lang w:val="en-US"/>
        </w:rPr>
        <w:t xml:space="preserve">Turbine performance, </w:t>
      </w:r>
      <w:proofErr w:type="gramStart"/>
      <w:r w:rsidRPr="00987C77">
        <w:rPr>
          <w:lang w:val="en-US"/>
        </w:rPr>
        <w:t>cold-compressor</w:t>
      </w:r>
      <w:proofErr w:type="gramEnd"/>
      <w:r w:rsidRPr="00987C77">
        <w:rPr>
          <w:lang w:val="en-US"/>
        </w:rPr>
        <w:t xml:space="preserve"> regulated operation</w:t>
      </w:r>
    </w:p>
    <w:p w14:paraId="6EA9A0C0" w14:textId="77777777" w:rsidR="00987C77" w:rsidRPr="00987C77" w:rsidRDefault="00987C77" w:rsidP="00C179E5">
      <w:pPr>
        <w:pStyle w:val="RequirementList"/>
        <w:numPr>
          <w:ilvl w:val="0"/>
          <w:numId w:val="26"/>
        </w:numPr>
        <w:spacing w:line="240" w:lineRule="auto"/>
        <w:rPr>
          <w:lang w:val="en-US"/>
        </w:rPr>
      </w:pPr>
      <w:r w:rsidRPr="00987C77">
        <w:rPr>
          <w:lang w:val="en-US"/>
        </w:rPr>
        <w:t>Adsorber switching/regeneration</w:t>
      </w:r>
    </w:p>
    <w:p w14:paraId="7C88D34B" w14:textId="77777777" w:rsidR="00987C77" w:rsidRPr="00987C77" w:rsidRDefault="00987C77" w:rsidP="00C179E5">
      <w:pPr>
        <w:pStyle w:val="RequirementList"/>
        <w:numPr>
          <w:ilvl w:val="0"/>
          <w:numId w:val="26"/>
        </w:numPr>
        <w:spacing w:line="240" w:lineRule="auto"/>
        <w:rPr>
          <w:lang w:val="en-US"/>
        </w:rPr>
      </w:pPr>
      <w:r w:rsidRPr="00987C77">
        <w:rPr>
          <w:lang w:val="en-US"/>
        </w:rPr>
        <w:t>Instrumentation accuracy cross-checks</w:t>
      </w:r>
    </w:p>
    <w:p w14:paraId="0B071381" w14:textId="77777777" w:rsidR="00CE7F56" w:rsidRDefault="00987C77" w:rsidP="00C179E5">
      <w:pPr>
        <w:pStyle w:val="RequirementList"/>
        <w:numPr>
          <w:ilvl w:val="0"/>
          <w:numId w:val="26"/>
        </w:numPr>
        <w:spacing w:line="240" w:lineRule="auto"/>
        <w:rPr>
          <w:lang w:val="en-US"/>
        </w:rPr>
      </w:pPr>
      <w:r w:rsidRPr="00987C77">
        <w:rPr>
          <w:lang w:val="en-US"/>
        </w:rPr>
        <w:t>Alarms, protections, interlocks</w:t>
      </w:r>
    </w:p>
    <w:p w14:paraId="55E90FF4" w14:textId="77777777" w:rsidR="00CE7F56" w:rsidRDefault="00987C77" w:rsidP="00C179E5">
      <w:pPr>
        <w:pStyle w:val="RequirementList"/>
        <w:numPr>
          <w:ilvl w:val="0"/>
          <w:numId w:val="0"/>
        </w:numPr>
        <w:spacing w:line="240" w:lineRule="auto"/>
        <w:ind w:left="502"/>
        <w:rPr>
          <w:lang w:val="en-US"/>
        </w:rPr>
      </w:pPr>
      <w:r w:rsidRPr="00987C77">
        <w:rPr>
          <w:lang w:val="en-US"/>
        </w:rPr>
        <w:t>Exit criteria:</w:t>
      </w:r>
      <w:r w:rsidR="00CE7F56" w:rsidRPr="00CE7F56">
        <w:rPr>
          <w:lang w:val="en-US"/>
        </w:rPr>
        <w:t xml:space="preserve"> </w:t>
      </w:r>
      <w:r w:rsidRPr="00987C77">
        <w:rPr>
          <w:lang w:val="en-US"/>
        </w:rPr>
        <w:t>Verified automatic &amp; safe transitions in controlled conditions</w:t>
      </w:r>
    </w:p>
    <w:p w14:paraId="7B8AC650" w14:textId="4CA44B49" w:rsidR="00987C77" w:rsidRPr="00987C77" w:rsidRDefault="00987C77" w:rsidP="00C179E5">
      <w:pPr>
        <w:pStyle w:val="RequirementList"/>
        <w:numPr>
          <w:ilvl w:val="0"/>
          <w:numId w:val="0"/>
        </w:numPr>
        <w:spacing w:line="240" w:lineRule="auto"/>
        <w:ind w:left="502"/>
        <w:rPr>
          <w:lang w:val="en-US"/>
        </w:rPr>
      </w:pPr>
      <w:r w:rsidRPr="00987C77">
        <w:rPr>
          <w:lang w:val="en-US"/>
        </w:rPr>
        <w:t xml:space="preserve">Next state: </w:t>
      </w:r>
      <w:r w:rsidRPr="00987C77">
        <w:rPr>
          <w:i/>
          <w:iCs/>
          <w:lang w:val="en-US"/>
        </w:rPr>
        <w:t>SAT-QPLANT-CAPACITY</w:t>
      </w:r>
    </w:p>
    <w:p w14:paraId="15E6F323" w14:textId="6915D4B6" w:rsidR="00987C77" w:rsidRPr="00987C77" w:rsidRDefault="00987C77" w:rsidP="00C179E5">
      <w:pPr>
        <w:pStyle w:val="RequirementList"/>
        <w:numPr>
          <w:ilvl w:val="0"/>
          <w:numId w:val="0"/>
        </w:numPr>
        <w:spacing w:line="240" w:lineRule="auto"/>
        <w:ind w:left="502"/>
        <w:rPr>
          <w:lang w:val="en-US"/>
        </w:rPr>
      </w:pPr>
    </w:p>
    <w:p w14:paraId="580A33CB" w14:textId="649A9F7A" w:rsidR="00987C77" w:rsidRPr="00987C77" w:rsidRDefault="00987C77" w:rsidP="00C179E5">
      <w:pPr>
        <w:pStyle w:val="Heading4numbered"/>
      </w:pPr>
      <w:r w:rsidRPr="00987C77">
        <w:t xml:space="preserve">QPLANT </w:t>
      </w:r>
      <w:proofErr w:type="spellStart"/>
      <w:r w:rsidRPr="00987C77">
        <w:t>Capacity</w:t>
      </w:r>
      <w:proofErr w:type="spellEnd"/>
      <w:r w:rsidRPr="00987C77">
        <w:t xml:space="preserve"> Tests </w:t>
      </w:r>
    </w:p>
    <w:p w14:paraId="6B43A8EF" w14:textId="555A6FA0" w:rsidR="00FE602F" w:rsidRPr="00FE602F" w:rsidRDefault="00FE602F" w:rsidP="00C179E5">
      <w:pPr>
        <w:pStyle w:val="RequirementList"/>
        <w:spacing w:line="240" w:lineRule="auto"/>
        <w:rPr>
          <w:lang w:val="en-US"/>
        </w:rPr>
      </w:pPr>
      <w:r w:rsidRPr="00FE602F">
        <w:rPr>
          <w:lang w:val="en-US"/>
        </w:rPr>
        <w:t>The Contractor shall perform the following Tests:</w:t>
      </w:r>
    </w:p>
    <w:p w14:paraId="0CFB12F6" w14:textId="77777777" w:rsidR="00987C77" w:rsidRPr="00987C77" w:rsidRDefault="00987C77" w:rsidP="00C179E5">
      <w:pPr>
        <w:pStyle w:val="RequirementList"/>
        <w:numPr>
          <w:ilvl w:val="0"/>
          <w:numId w:val="26"/>
        </w:numPr>
        <w:spacing w:line="240" w:lineRule="auto"/>
        <w:rPr>
          <w:lang w:val="en-US"/>
        </w:rPr>
      </w:pPr>
      <w:r w:rsidRPr="00987C77">
        <w:rPr>
          <w:lang w:val="en-US"/>
        </w:rPr>
        <w:t>Achieve and sustain required refrigeration power</w:t>
      </w:r>
    </w:p>
    <w:p w14:paraId="17132423" w14:textId="77777777" w:rsidR="00987C77" w:rsidRPr="00987C77" w:rsidRDefault="00987C77" w:rsidP="00C179E5">
      <w:pPr>
        <w:pStyle w:val="RequirementList"/>
        <w:numPr>
          <w:ilvl w:val="0"/>
          <w:numId w:val="26"/>
        </w:numPr>
        <w:spacing w:line="240" w:lineRule="auto"/>
        <w:rPr>
          <w:lang w:val="en-US"/>
        </w:rPr>
      </w:pPr>
      <w:r w:rsidRPr="00987C77">
        <w:rPr>
          <w:lang w:val="en-US"/>
        </w:rPr>
        <w:t>Validate invCOP and mass-flow capabilities</w:t>
      </w:r>
    </w:p>
    <w:p w14:paraId="545E121A" w14:textId="77777777" w:rsidR="00987C77" w:rsidRPr="00987C77" w:rsidRDefault="00987C77" w:rsidP="00C179E5">
      <w:pPr>
        <w:pStyle w:val="RequirementList"/>
        <w:numPr>
          <w:ilvl w:val="0"/>
          <w:numId w:val="26"/>
        </w:numPr>
        <w:spacing w:line="240" w:lineRule="auto"/>
        <w:rPr>
          <w:lang w:val="en-US"/>
        </w:rPr>
      </w:pPr>
      <w:r w:rsidRPr="00987C77">
        <w:rPr>
          <w:lang w:val="en-US"/>
        </w:rPr>
        <w:t>Demonstrate performance at nominal &amp; reduced loads</w:t>
      </w:r>
    </w:p>
    <w:p w14:paraId="37E962E9" w14:textId="77777777" w:rsidR="00987C77" w:rsidRPr="00987C77" w:rsidRDefault="00987C77" w:rsidP="00C179E5">
      <w:pPr>
        <w:pStyle w:val="RequirementList"/>
        <w:numPr>
          <w:ilvl w:val="0"/>
          <w:numId w:val="26"/>
        </w:numPr>
        <w:spacing w:line="240" w:lineRule="auto"/>
        <w:rPr>
          <w:lang w:val="en-US"/>
        </w:rPr>
      </w:pPr>
      <w:r w:rsidRPr="00987C77">
        <w:rPr>
          <w:lang w:val="en-US"/>
        </w:rPr>
        <w:t>Error calculations for all performance measurements</w:t>
      </w:r>
    </w:p>
    <w:p w14:paraId="63A272CC" w14:textId="5C504CDD" w:rsidR="00987C77" w:rsidRPr="00987C77" w:rsidRDefault="00987C77" w:rsidP="00C179E5">
      <w:pPr>
        <w:pStyle w:val="RequirementList"/>
        <w:numPr>
          <w:ilvl w:val="0"/>
          <w:numId w:val="0"/>
        </w:numPr>
        <w:spacing w:line="240" w:lineRule="auto"/>
        <w:ind w:left="502"/>
        <w:rPr>
          <w:lang w:val="en-US"/>
        </w:rPr>
      </w:pPr>
      <w:r w:rsidRPr="00987C77">
        <w:rPr>
          <w:lang w:val="en-US"/>
        </w:rPr>
        <w:t>Exit criteria:</w:t>
      </w:r>
      <w:r w:rsidR="00A3546D">
        <w:rPr>
          <w:lang w:val="en-US"/>
        </w:rPr>
        <w:t xml:space="preserve"> </w:t>
      </w:r>
      <w:r w:rsidRPr="00987C77">
        <w:rPr>
          <w:lang w:val="en-US"/>
        </w:rPr>
        <w:t xml:space="preserve">Capacity ≥ </w:t>
      </w:r>
      <w:r w:rsidR="00A3546D">
        <w:rPr>
          <w:lang w:val="en-US"/>
        </w:rPr>
        <w:t xml:space="preserve">Requirements </w:t>
      </w:r>
      <w:r w:rsidRPr="00987C77">
        <w:rPr>
          <w:lang w:val="en-US"/>
        </w:rPr>
        <w:t xml:space="preserve"> (Nominal &amp; Minimal Design Points)</w:t>
      </w:r>
      <w:r w:rsidR="00A3546D">
        <w:rPr>
          <w:lang w:val="en-US"/>
        </w:rPr>
        <w:t xml:space="preserve"> – See </w:t>
      </w:r>
      <w:r w:rsidR="00A3546D">
        <w:rPr>
          <w:lang w:val="en-US"/>
        </w:rPr>
        <w:fldChar w:fldCharType="begin"/>
      </w:r>
      <w:r w:rsidR="00A3546D">
        <w:rPr>
          <w:lang w:val="en-US"/>
        </w:rPr>
        <w:instrText xml:space="preserve"> REF _Ref201493671 \h </w:instrText>
      </w:r>
      <w:r w:rsidR="00A3546D">
        <w:rPr>
          <w:lang w:val="en-US"/>
        </w:rPr>
      </w:r>
      <w:r w:rsidR="00C179E5">
        <w:rPr>
          <w:lang w:val="en-US"/>
        </w:rPr>
        <w:instrText xml:space="preserve"> \* MERGEFORMAT </w:instrText>
      </w:r>
      <w:r w:rsidR="00A3546D">
        <w:rPr>
          <w:lang w:val="en-US"/>
        </w:rPr>
        <w:fldChar w:fldCharType="separate"/>
      </w:r>
      <w:r w:rsidR="00041F61" w:rsidRPr="009A5060">
        <w:t xml:space="preserve">Table </w:t>
      </w:r>
      <w:r w:rsidR="00041F61">
        <w:rPr>
          <w:noProof/>
        </w:rPr>
        <w:t>3</w:t>
      </w:r>
      <w:r w:rsidR="00A3546D">
        <w:rPr>
          <w:lang w:val="en-US"/>
        </w:rPr>
        <w:fldChar w:fldCharType="end"/>
      </w:r>
    </w:p>
    <w:p w14:paraId="6A1AD75F" w14:textId="77777777" w:rsidR="00987C77" w:rsidRPr="00987C77" w:rsidRDefault="00987C77" w:rsidP="00C179E5">
      <w:pPr>
        <w:pStyle w:val="RequirementList"/>
        <w:numPr>
          <w:ilvl w:val="0"/>
          <w:numId w:val="0"/>
        </w:numPr>
        <w:spacing w:line="240" w:lineRule="auto"/>
        <w:ind w:left="502"/>
        <w:rPr>
          <w:lang w:val="en-US"/>
        </w:rPr>
      </w:pPr>
      <w:r w:rsidRPr="00987C77">
        <w:rPr>
          <w:lang w:val="en-US"/>
        </w:rPr>
        <w:t xml:space="preserve">Next state: </w:t>
      </w:r>
      <w:r w:rsidRPr="00987C77">
        <w:rPr>
          <w:i/>
          <w:iCs/>
          <w:lang w:val="en-US"/>
        </w:rPr>
        <w:t>SAT-TS-STANDBY</w:t>
      </w:r>
    </w:p>
    <w:p w14:paraId="0361CB98" w14:textId="35525195" w:rsidR="00987C77" w:rsidRDefault="00814D9F" w:rsidP="00C179E5">
      <w:pPr>
        <w:pStyle w:val="Heading4numbered"/>
      </w:pPr>
      <w:proofErr w:type="spellStart"/>
      <w:r>
        <w:t>Steady</w:t>
      </w:r>
      <w:proofErr w:type="spellEnd"/>
      <w:r>
        <w:t>-state Test</w:t>
      </w:r>
    </w:p>
    <w:p w14:paraId="59CC3533" w14:textId="7D81CAC7" w:rsidR="00987C77" w:rsidRDefault="00227F71" w:rsidP="00C179E5">
      <w:pPr>
        <w:pStyle w:val="Heading5numbered"/>
        <w:spacing w:line="240" w:lineRule="auto"/>
      </w:pPr>
      <w:r>
        <w:t>Thermal Shield Stan</w:t>
      </w:r>
      <w:r w:rsidR="006C1F8B">
        <w:t>dby</w:t>
      </w:r>
    </w:p>
    <w:p w14:paraId="0A21BB19" w14:textId="44F8C616" w:rsidR="00987C77" w:rsidRPr="00987C77" w:rsidRDefault="00814D9F" w:rsidP="00C179E5">
      <w:pPr>
        <w:pStyle w:val="RequirementList"/>
        <w:spacing w:line="240" w:lineRule="auto"/>
        <w:rPr>
          <w:lang w:val="en-US"/>
        </w:rPr>
      </w:pPr>
      <w:r w:rsidRPr="00814D9F">
        <w:rPr>
          <w:lang w:val="en-US"/>
        </w:rPr>
        <w:t>The Contractor shall perform the following Tests:</w:t>
      </w:r>
    </w:p>
    <w:p w14:paraId="4B137231" w14:textId="77777777" w:rsidR="00987C77" w:rsidRPr="00987C77" w:rsidRDefault="00987C77" w:rsidP="00C179E5">
      <w:pPr>
        <w:pStyle w:val="RequirementList"/>
        <w:numPr>
          <w:ilvl w:val="0"/>
          <w:numId w:val="26"/>
        </w:numPr>
        <w:spacing w:line="240" w:lineRule="auto"/>
        <w:rPr>
          <w:lang w:val="en-US"/>
        </w:rPr>
      </w:pPr>
      <w:r w:rsidRPr="00987C77">
        <w:rPr>
          <w:lang w:val="en-US"/>
        </w:rPr>
        <w:t>Bring TS circuit to 40/60 K</w:t>
      </w:r>
    </w:p>
    <w:p w14:paraId="44109FE9" w14:textId="77777777" w:rsidR="00987C77" w:rsidRPr="00987C77" w:rsidRDefault="00987C77" w:rsidP="00C179E5">
      <w:pPr>
        <w:pStyle w:val="RequirementList"/>
        <w:numPr>
          <w:ilvl w:val="0"/>
          <w:numId w:val="26"/>
        </w:numPr>
        <w:spacing w:line="240" w:lineRule="auto"/>
        <w:rPr>
          <w:lang w:val="en-US"/>
        </w:rPr>
      </w:pPr>
      <w:r w:rsidRPr="00987C77">
        <w:rPr>
          <w:lang w:val="en-US"/>
        </w:rPr>
        <w:t>Verify flow, ΔT stability, pressure drop, regulation loops</w:t>
      </w:r>
    </w:p>
    <w:p w14:paraId="6AD06868" w14:textId="08224094" w:rsidR="00987C77" w:rsidRPr="00987C77" w:rsidRDefault="00987C77" w:rsidP="00C179E5">
      <w:pPr>
        <w:pStyle w:val="RequirementList"/>
        <w:numPr>
          <w:ilvl w:val="0"/>
          <w:numId w:val="0"/>
        </w:numPr>
        <w:spacing w:line="240" w:lineRule="auto"/>
        <w:ind w:left="502"/>
        <w:rPr>
          <w:lang w:val="en-US"/>
        </w:rPr>
      </w:pPr>
      <w:r w:rsidRPr="00987C77">
        <w:rPr>
          <w:lang w:val="en-US"/>
        </w:rPr>
        <w:t>Exit:</w:t>
      </w:r>
      <w:r w:rsidR="007C0C87">
        <w:rPr>
          <w:lang w:val="en-US"/>
        </w:rPr>
        <w:t xml:space="preserve"> </w:t>
      </w:r>
      <w:r w:rsidRPr="00987C77">
        <w:rPr>
          <w:lang w:val="en-US"/>
        </w:rPr>
        <w:t>Temperature + control stability demonstrated</w:t>
      </w:r>
    </w:p>
    <w:p w14:paraId="5842415C" w14:textId="77777777" w:rsidR="00987C77" w:rsidRPr="00987C77" w:rsidRDefault="00987C77" w:rsidP="00C179E5">
      <w:pPr>
        <w:pStyle w:val="RequirementList"/>
        <w:numPr>
          <w:ilvl w:val="0"/>
          <w:numId w:val="0"/>
        </w:numPr>
        <w:spacing w:line="240" w:lineRule="auto"/>
        <w:ind w:left="502"/>
        <w:rPr>
          <w:lang w:val="en-US"/>
        </w:rPr>
      </w:pPr>
      <w:r w:rsidRPr="00987C77">
        <w:rPr>
          <w:lang w:val="en-US"/>
        </w:rPr>
        <w:t xml:space="preserve">Next state: </w:t>
      </w:r>
      <w:r w:rsidRPr="00987C77">
        <w:rPr>
          <w:i/>
          <w:iCs/>
          <w:lang w:val="en-US"/>
        </w:rPr>
        <w:t>SAT-COLD-STANDBY</w:t>
      </w:r>
    </w:p>
    <w:p w14:paraId="00D24FB3" w14:textId="52D12968" w:rsidR="00987C77" w:rsidRPr="00987C77" w:rsidRDefault="00987C77" w:rsidP="00C179E5">
      <w:pPr>
        <w:pStyle w:val="RequirementList"/>
        <w:numPr>
          <w:ilvl w:val="0"/>
          <w:numId w:val="0"/>
        </w:numPr>
        <w:spacing w:line="240" w:lineRule="auto"/>
        <w:ind w:left="502"/>
        <w:rPr>
          <w:lang w:val="en-US"/>
        </w:rPr>
      </w:pPr>
    </w:p>
    <w:p w14:paraId="1F48415F" w14:textId="3AFAF80D" w:rsidR="00987C77" w:rsidRPr="00987C77" w:rsidRDefault="00057EED" w:rsidP="00C179E5">
      <w:pPr>
        <w:pStyle w:val="Heading5numbered"/>
        <w:spacing w:line="240" w:lineRule="auto"/>
      </w:pPr>
      <w:r>
        <w:lastRenderedPageBreak/>
        <w:t xml:space="preserve">4.5 </w:t>
      </w:r>
      <w:r w:rsidR="006C1F8B">
        <w:t>K Standby</w:t>
      </w:r>
    </w:p>
    <w:p w14:paraId="5F1E6A2E" w14:textId="7811B23A" w:rsidR="00987C77" w:rsidRPr="00987C77" w:rsidRDefault="0004056C" w:rsidP="00C179E5">
      <w:pPr>
        <w:pStyle w:val="RequirementList"/>
        <w:spacing w:line="240" w:lineRule="auto"/>
        <w:rPr>
          <w:lang w:val="en-US"/>
        </w:rPr>
      </w:pPr>
      <w:r w:rsidRPr="00814D9F">
        <w:rPr>
          <w:lang w:val="en-US"/>
        </w:rPr>
        <w:t>The Contractor shall perform the following Tests</w:t>
      </w:r>
      <w:r w:rsidR="007508EE">
        <w:rPr>
          <w:lang w:val="en-US"/>
        </w:rPr>
        <w:t>/Tasks</w:t>
      </w:r>
      <w:r w:rsidR="00987C77" w:rsidRPr="00987C77">
        <w:rPr>
          <w:lang w:val="en-US"/>
        </w:rPr>
        <w:t>:</w:t>
      </w:r>
    </w:p>
    <w:p w14:paraId="2CDC448F" w14:textId="77777777" w:rsidR="00987C77" w:rsidRPr="00987C77" w:rsidRDefault="00987C77" w:rsidP="00C179E5">
      <w:pPr>
        <w:pStyle w:val="RequirementList"/>
        <w:numPr>
          <w:ilvl w:val="0"/>
          <w:numId w:val="26"/>
        </w:numPr>
        <w:spacing w:line="240" w:lineRule="auto"/>
        <w:rPr>
          <w:lang w:val="en-US"/>
        </w:rPr>
      </w:pPr>
      <w:r w:rsidRPr="00987C77">
        <w:rPr>
          <w:lang w:val="en-US"/>
        </w:rPr>
        <w:t>Transition QCELL + distribution to ~4.5 K</w:t>
      </w:r>
    </w:p>
    <w:p w14:paraId="193EFC04" w14:textId="77777777" w:rsidR="00987C77" w:rsidRPr="00987C77" w:rsidRDefault="00987C77" w:rsidP="00C179E5">
      <w:pPr>
        <w:pStyle w:val="RequirementList"/>
        <w:numPr>
          <w:ilvl w:val="0"/>
          <w:numId w:val="26"/>
        </w:numPr>
        <w:spacing w:line="240" w:lineRule="auto"/>
        <w:rPr>
          <w:lang w:val="en-US"/>
        </w:rPr>
      </w:pPr>
      <w:r w:rsidRPr="00987C77">
        <w:rPr>
          <w:lang w:val="en-US"/>
        </w:rPr>
        <w:t xml:space="preserve">Confirm stable SHe supply/return </w:t>
      </w:r>
      <w:proofErr w:type="spellStart"/>
      <w:r w:rsidRPr="00987C77">
        <w:rPr>
          <w:lang w:val="en-US"/>
        </w:rPr>
        <w:t>behaviour</w:t>
      </w:r>
      <w:proofErr w:type="spellEnd"/>
    </w:p>
    <w:p w14:paraId="2056E5AB" w14:textId="77777777" w:rsidR="00987C77" w:rsidRPr="00987C77" w:rsidRDefault="00987C77" w:rsidP="00C179E5">
      <w:pPr>
        <w:pStyle w:val="RequirementList"/>
        <w:numPr>
          <w:ilvl w:val="0"/>
          <w:numId w:val="26"/>
        </w:numPr>
        <w:spacing w:line="240" w:lineRule="auto"/>
        <w:rPr>
          <w:lang w:val="en-US"/>
        </w:rPr>
      </w:pPr>
      <w:r w:rsidRPr="00987C77">
        <w:rPr>
          <w:lang w:val="en-US"/>
        </w:rPr>
        <w:t>Validate cold-box load balancing</w:t>
      </w:r>
    </w:p>
    <w:p w14:paraId="1280E728" w14:textId="6ED02DC4" w:rsidR="00987C77" w:rsidRPr="00987C77" w:rsidRDefault="00987C77" w:rsidP="00C179E5">
      <w:pPr>
        <w:pStyle w:val="RequirementList"/>
        <w:numPr>
          <w:ilvl w:val="0"/>
          <w:numId w:val="0"/>
        </w:numPr>
        <w:spacing w:line="240" w:lineRule="auto"/>
        <w:ind w:left="502"/>
        <w:rPr>
          <w:lang w:val="en-US"/>
        </w:rPr>
      </w:pPr>
      <w:r w:rsidRPr="00987C77">
        <w:rPr>
          <w:lang w:val="en-US"/>
        </w:rPr>
        <w:t>Exit:</w:t>
      </w:r>
      <w:r w:rsidR="00227F71">
        <w:rPr>
          <w:lang w:val="en-US"/>
        </w:rPr>
        <w:t xml:space="preserve"> </w:t>
      </w:r>
      <w:r w:rsidRPr="00987C77">
        <w:rPr>
          <w:lang w:val="en-US"/>
        </w:rPr>
        <w:t>Stable 4.5 K standby state</w:t>
      </w:r>
    </w:p>
    <w:p w14:paraId="7630AAB7" w14:textId="77777777" w:rsidR="00987C77" w:rsidRPr="00987C77" w:rsidRDefault="00987C77" w:rsidP="00C179E5">
      <w:pPr>
        <w:pStyle w:val="RequirementList"/>
        <w:numPr>
          <w:ilvl w:val="0"/>
          <w:numId w:val="0"/>
        </w:numPr>
        <w:spacing w:line="240" w:lineRule="auto"/>
        <w:ind w:left="502"/>
        <w:rPr>
          <w:lang w:val="en-US"/>
        </w:rPr>
      </w:pPr>
      <w:r w:rsidRPr="00987C77">
        <w:rPr>
          <w:lang w:val="en-US"/>
        </w:rPr>
        <w:t xml:space="preserve">Next state: </w:t>
      </w:r>
      <w:r w:rsidRPr="00987C77">
        <w:rPr>
          <w:i/>
          <w:iCs/>
          <w:lang w:val="en-US"/>
        </w:rPr>
        <w:t>SAT-2K-BASELINE</w:t>
      </w:r>
    </w:p>
    <w:p w14:paraId="44122FBB" w14:textId="17DF0A4B" w:rsidR="00987C77" w:rsidRPr="00987C77" w:rsidRDefault="00987C77" w:rsidP="00C179E5">
      <w:pPr>
        <w:pStyle w:val="RequirementList"/>
        <w:numPr>
          <w:ilvl w:val="0"/>
          <w:numId w:val="0"/>
        </w:numPr>
        <w:spacing w:line="240" w:lineRule="auto"/>
        <w:ind w:left="502"/>
        <w:rPr>
          <w:lang w:val="en-US"/>
        </w:rPr>
      </w:pPr>
    </w:p>
    <w:p w14:paraId="08BDFF84" w14:textId="706D3BB1" w:rsidR="00987C77" w:rsidRPr="00987C77" w:rsidRDefault="00987C77" w:rsidP="00C179E5">
      <w:pPr>
        <w:pStyle w:val="Heading5numbered"/>
        <w:spacing w:line="240" w:lineRule="auto"/>
      </w:pPr>
      <w:r w:rsidRPr="00987C77">
        <w:t xml:space="preserve">2 K </w:t>
      </w:r>
      <w:proofErr w:type="spellStart"/>
      <w:r w:rsidRPr="00987C77">
        <w:t>Operation</w:t>
      </w:r>
      <w:proofErr w:type="spellEnd"/>
      <w:r w:rsidR="003E4655">
        <w:t xml:space="preserve">/2K </w:t>
      </w:r>
      <w:proofErr w:type="spellStart"/>
      <w:r w:rsidR="003E4655">
        <w:t>Steady</w:t>
      </w:r>
      <w:proofErr w:type="spellEnd"/>
      <w:r w:rsidR="003E4655">
        <w:t xml:space="preserve"> state</w:t>
      </w:r>
    </w:p>
    <w:p w14:paraId="29B0A9C0" w14:textId="6315D70B" w:rsidR="00987C77" w:rsidRPr="00987C77" w:rsidRDefault="00A4328E" w:rsidP="00C179E5">
      <w:pPr>
        <w:pStyle w:val="RequirementList"/>
        <w:spacing w:line="240" w:lineRule="auto"/>
        <w:rPr>
          <w:lang w:val="en-US"/>
        </w:rPr>
      </w:pPr>
      <w:r w:rsidRPr="00814D9F">
        <w:rPr>
          <w:lang w:val="en-US"/>
        </w:rPr>
        <w:t>The Contractor shall perform the following Tests</w:t>
      </w:r>
    </w:p>
    <w:p w14:paraId="796CEC02" w14:textId="110E5C9B" w:rsidR="00987C77" w:rsidRPr="00987C77" w:rsidRDefault="00987C77" w:rsidP="00C179E5">
      <w:pPr>
        <w:pStyle w:val="RequirementList"/>
        <w:numPr>
          <w:ilvl w:val="0"/>
          <w:numId w:val="26"/>
        </w:numPr>
        <w:spacing w:line="240" w:lineRule="auto"/>
        <w:rPr>
          <w:lang w:val="en-US"/>
        </w:rPr>
      </w:pPr>
      <w:r w:rsidRPr="00987C77">
        <w:rPr>
          <w:lang w:val="en-US"/>
        </w:rPr>
        <w:t>Establish 2 K (</w:t>
      </w:r>
      <w:r w:rsidR="00FD1E5E">
        <w:rPr>
          <w:lang w:val="en-US"/>
        </w:rPr>
        <w:t>27</w:t>
      </w:r>
      <w:r w:rsidRPr="00987C77">
        <w:rPr>
          <w:lang w:val="en-US"/>
        </w:rPr>
        <w:t xml:space="preserve"> mbar) conditions</w:t>
      </w:r>
      <w:r w:rsidR="00FD1E5E">
        <w:rPr>
          <w:lang w:val="en-US"/>
        </w:rPr>
        <w:t xml:space="preserve"> </w:t>
      </w:r>
      <w:r w:rsidR="00FD1E5E" w:rsidRPr="00FD1E5E">
        <w:rPr>
          <w:highlight w:val="yellow"/>
          <w:lang w:val="en-US"/>
        </w:rPr>
        <w:t xml:space="preserve">(GIVE more details – </w:t>
      </w:r>
      <w:proofErr w:type="spellStart"/>
      <w:r w:rsidR="00FD1E5E" w:rsidRPr="00FD1E5E">
        <w:rPr>
          <w:highlight w:val="yellow"/>
          <w:lang w:val="en-US"/>
        </w:rPr>
        <w:t>Coldcompressor</w:t>
      </w:r>
      <w:proofErr w:type="spellEnd"/>
      <w:r w:rsidR="00FD1E5E" w:rsidRPr="00FD1E5E">
        <w:rPr>
          <w:highlight w:val="yellow"/>
          <w:lang w:val="en-US"/>
        </w:rPr>
        <w:t xml:space="preserve"> startup and dependencies</w:t>
      </w:r>
      <w:proofErr w:type="gramStart"/>
      <w:r w:rsidR="00FD1E5E" w:rsidRPr="00FD1E5E">
        <w:rPr>
          <w:highlight w:val="yellow"/>
          <w:lang w:val="en-US"/>
        </w:rPr>
        <w:t xml:space="preserve">. </w:t>
      </w:r>
      <w:proofErr w:type="gramEnd"/>
      <w:r w:rsidR="00FD1E5E" w:rsidRPr="00FD1E5E">
        <w:rPr>
          <w:highlight w:val="yellow"/>
          <w:lang w:val="en-US"/>
        </w:rPr>
        <w:t xml:space="preserve">Start of PVPS and CC and response to step change or scenario, </w:t>
      </w:r>
      <w:proofErr w:type="gramStart"/>
      <w:r w:rsidR="00FD1E5E" w:rsidRPr="00FD1E5E">
        <w:rPr>
          <w:highlight w:val="yellow"/>
          <w:lang w:val="en-US"/>
        </w:rPr>
        <w:t>config</w:t>
      </w:r>
      <w:proofErr w:type="gramEnd"/>
      <w:r w:rsidR="00FD1E5E" w:rsidRPr="00FD1E5E">
        <w:rPr>
          <w:highlight w:val="yellow"/>
          <w:lang w:val="en-US"/>
        </w:rPr>
        <w:t xml:space="preserve"> or heat load change.</w:t>
      </w:r>
      <w:r w:rsidR="00FD1E5E" w:rsidRPr="00FD1E5E">
        <w:rPr>
          <w:highlight w:val="yellow"/>
          <w:lang w:val="en-US"/>
        </w:rPr>
        <w:br/>
        <w:t>DEMONSTRAT the pressure stability – see RTM-XXXX</w:t>
      </w:r>
    </w:p>
    <w:p w14:paraId="62A710F2" w14:textId="3E58A251" w:rsidR="00987C77" w:rsidRPr="00FD1E5E" w:rsidRDefault="00987C77" w:rsidP="00C179E5">
      <w:pPr>
        <w:pStyle w:val="RequirementList"/>
        <w:numPr>
          <w:ilvl w:val="0"/>
          <w:numId w:val="26"/>
        </w:numPr>
        <w:spacing w:line="240" w:lineRule="auto"/>
        <w:rPr>
          <w:highlight w:val="yellow"/>
          <w:lang w:val="en-US"/>
        </w:rPr>
      </w:pPr>
      <w:r w:rsidRPr="00FD1E5E">
        <w:rPr>
          <w:highlight w:val="yellow"/>
          <w:lang w:val="en-US"/>
        </w:rPr>
        <w:t>Demonstrate cold compressor operating window</w:t>
      </w:r>
      <w:r w:rsidR="00FD1E5E" w:rsidRPr="00FD1E5E">
        <w:rPr>
          <w:highlight w:val="yellow"/>
          <w:lang w:val="en-US"/>
        </w:rPr>
        <w:t xml:space="preserve"> and stability window</w:t>
      </w:r>
      <w:r w:rsidR="00FD1E5E" w:rsidRPr="00FD1E5E">
        <w:rPr>
          <w:highlight w:val="yellow"/>
          <w:lang w:val="en-US"/>
        </w:rPr>
        <w:br/>
        <w:t>(give the image as input from DBE – total allowed change, vs variance, vs long term – speed of change) to remain stable – this done via 10 USER defined ‘Operational Points’ – within the TOTAL design envelope (2K_ SB, 2K_SB, 2K_OP, 4K SB, TS_SB</w:t>
      </w:r>
      <w:r w:rsidR="00FD1E5E">
        <w:rPr>
          <w:highlight w:val="yellow"/>
          <w:lang w:val="en-US"/>
        </w:rPr>
        <w:t xml:space="preserve"> also random </w:t>
      </w:r>
      <w:proofErr w:type="spellStart"/>
      <w:r w:rsidR="00FD1E5E">
        <w:rPr>
          <w:highlight w:val="yellow"/>
          <w:lang w:val="en-US"/>
        </w:rPr>
        <w:t>transisions</w:t>
      </w:r>
      <w:proofErr w:type="spellEnd"/>
      <w:r w:rsidR="00FD1E5E">
        <w:rPr>
          <w:highlight w:val="yellow"/>
          <w:lang w:val="en-US"/>
        </w:rPr>
        <w:t xml:space="preserve"> between points (see ANNEX for details 10 random operation points – MIN to MAX</w:t>
      </w:r>
      <w:r w:rsidR="00FD1E5E">
        <w:rPr>
          <w:highlight w:val="yellow"/>
          <w:lang w:val="en-US"/>
        </w:rPr>
        <w:br/>
        <w:t>MIN to MAX 24, 30</w:t>
      </w:r>
      <w:r w:rsidR="00FD1E5E">
        <w:rPr>
          <w:highlight w:val="yellow"/>
          <w:lang w:val="en-US"/>
        </w:rPr>
        <w:br/>
        <w:t>Updated heat load tables</w:t>
      </w:r>
    </w:p>
    <w:p w14:paraId="3E41F672" w14:textId="379C86B6" w:rsidR="00987C77" w:rsidRPr="001A2A64" w:rsidRDefault="00987C77" w:rsidP="00C179E5">
      <w:pPr>
        <w:pStyle w:val="RequirementList"/>
        <w:numPr>
          <w:ilvl w:val="0"/>
          <w:numId w:val="26"/>
        </w:numPr>
        <w:spacing w:line="240" w:lineRule="auto"/>
        <w:rPr>
          <w:highlight w:val="yellow"/>
          <w:lang w:val="en-US"/>
        </w:rPr>
      </w:pPr>
      <w:r w:rsidRPr="00987C77">
        <w:rPr>
          <w:lang w:val="en-US"/>
        </w:rPr>
        <w:t>Validate coupler cooling return (QRB.W)</w:t>
      </w:r>
      <w:r w:rsidR="00FD1E5E">
        <w:rPr>
          <w:lang w:val="en-US"/>
        </w:rPr>
        <w:t xml:space="preserve"> </w:t>
      </w:r>
      <w:r w:rsidR="00FD1E5E" w:rsidRPr="001A2A64">
        <w:rPr>
          <w:highlight w:val="yellow"/>
          <w:lang w:val="en-US"/>
        </w:rPr>
        <w:t xml:space="preserve">as constant and participatory flow returning at 300 K with the specific impact simulated and </w:t>
      </w:r>
      <w:r w:rsidR="001A2A64" w:rsidRPr="001A2A64">
        <w:rPr>
          <w:highlight w:val="yellow"/>
          <w:lang w:val="en-US"/>
        </w:rPr>
        <w:t>WITNESSED</w:t>
      </w:r>
    </w:p>
    <w:p w14:paraId="039847CA" w14:textId="77777777" w:rsidR="00987C77" w:rsidRPr="00987C77" w:rsidRDefault="00987C77" w:rsidP="00C179E5">
      <w:pPr>
        <w:pStyle w:val="RequirementList"/>
        <w:numPr>
          <w:ilvl w:val="0"/>
          <w:numId w:val="26"/>
        </w:numPr>
        <w:spacing w:line="240" w:lineRule="auto"/>
        <w:rPr>
          <w:lang w:val="en-US"/>
        </w:rPr>
      </w:pPr>
      <w:r w:rsidRPr="00987C77">
        <w:rPr>
          <w:lang w:val="en-US"/>
        </w:rPr>
        <w:t>Verify thermal-stability margins (for RF operation readiness)</w:t>
      </w:r>
    </w:p>
    <w:p w14:paraId="0FDCFFE5" w14:textId="7B2F6754" w:rsidR="00987C77" w:rsidRPr="00987C77" w:rsidRDefault="00987C77" w:rsidP="00C179E5">
      <w:pPr>
        <w:pStyle w:val="RequirementList"/>
        <w:numPr>
          <w:ilvl w:val="0"/>
          <w:numId w:val="0"/>
        </w:numPr>
        <w:spacing w:line="240" w:lineRule="auto"/>
        <w:ind w:left="502"/>
        <w:rPr>
          <w:lang w:val="en-US"/>
        </w:rPr>
      </w:pPr>
      <w:r w:rsidRPr="00987C77">
        <w:rPr>
          <w:lang w:val="en-US"/>
        </w:rPr>
        <w:t>Exit:</w:t>
      </w:r>
      <w:r w:rsidR="00057EED">
        <w:rPr>
          <w:lang w:val="en-US"/>
        </w:rPr>
        <w:t xml:space="preserve"> </w:t>
      </w:r>
      <w:r w:rsidRPr="00987C77">
        <w:rPr>
          <w:lang w:val="en-US"/>
        </w:rPr>
        <w:t xml:space="preserve">Sustained 2 K conditions with all </w:t>
      </w:r>
      <w:r w:rsidR="00057EED">
        <w:rPr>
          <w:lang w:val="en-US"/>
        </w:rPr>
        <w:t>performance metrics demonstrated and stable</w:t>
      </w:r>
    </w:p>
    <w:p w14:paraId="53831DD4" w14:textId="358356E4" w:rsidR="00987C77" w:rsidRPr="00987C77" w:rsidRDefault="006D65DB" w:rsidP="00C179E5">
      <w:pPr>
        <w:pStyle w:val="RequirementList"/>
        <w:numPr>
          <w:ilvl w:val="0"/>
          <w:numId w:val="0"/>
        </w:numPr>
        <w:spacing w:line="240" w:lineRule="auto"/>
        <w:ind w:left="502"/>
        <w:rPr>
          <w:lang w:val="en-US"/>
        </w:rPr>
      </w:pPr>
      <w:r w:rsidRPr="00FD1E5E">
        <w:rPr>
          <w:highlight w:val="yellow"/>
          <w:lang w:val="en-US"/>
        </w:rPr>
        <w:t xml:space="preserve">ABNORMEL and STRESS test – choke and surge </w:t>
      </w:r>
      <w:r w:rsidR="00FD1E5E" w:rsidRPr="00FD1E5E">
        <w:rPr>
          <w:highlight w:val="yellow"/>
          <w:lang w:val="en-US"/>
        </w:rPr>
        <w:t xml:space="preserve">confirmation – isentropic efficiency measurement, update of </w:t>
      </w:r>
      <w:proofErr w:type="spellStart"/>
      <w:r w:rsidR="00FD1E5E" w:rsidRPr="00FD1E5E">
        <w:rPr>
          <w:highlight w:val="yellow"/>
          <w:lang w:val="en-US"/>
        </w:rPr>
        <w:t>TestS</w:t>
      </w:r>
      <w:proofErr w:type="spellEnd"/>
      <w:r w:rsidR="00FD1E5E" w:rsidRPr="00FD1E5E">
        <w:rPr>
          <w:highlight w:val="yellow"/>
          <w:lang w:val="en-US"/>
        </w:rPr>
        <w:t xml:space="preserve"> (Test System) and modeling input</w:t>
      </w:r>
    </w:p>
    <w:p w14:paraId="681C2202" w14:textId="5528B54B" w:rsidR="00987C77" w:rsidRPr="00987C77" w:rsidRDefault="00987C77" w:rsidP="00C179E5">
      <w:pPr>
        <w:pStyle w:val="Heading4numbered"/>
      </w:pPr>
      <w:r w:rsidRPr="00987C77">
        <w:t>QPLANT Transition Tests</w:t>
      </w:r>
    </w:p>
    <w:p w14:paraId="7A1DAB0F" w14:textId="2A456E03" w:rsidR="00987C77" w:rsidRPr="001A2A64" w:rsidRDefault="001A2A64" w:rsidP="00C179E5">
      <w:pPr>
        <w:pStyle w:val="RequirementList"/>
        <w:spacing w:line="240" w:lineRule="auto"/>
        <w:rPr>
          <w:lang w:val="en-US"/>
        </w:rPr>
      </w:pPr>
      <w:r>
        <w:rPr>
          <w:lang w:val="en-US"/>
        </w:rPr>
        <w:t xml:space="preserve">The contractor shall </w:t>
      </w:r>
      <w:r w:rsidR="00987C77" w:rsidRPr="00987C77">
        <w:rPr>
          <w:lang w:val="en-US"/>
        </w:rPr>
        <w:t xml:space="preserve">validate </w:t>
      </w:r>
      <w:r w:rsidR="00987C77" w:rsidRPr="00987C77">
        <w:rPr>
          <w:b/>
          <w:bCs/>
          <w:lang w:val="en-US"/>
        </w:rPr>
        <w:t>all operational scenario transitions</w:t>
      </w:r>
      <w:r w:rsidR="00987C77" w:rsidRPr="00987C77">
        <w:rPr>
          <w:lang w:val="en-US"/>
        </w:rPr>
        <w:t xml:space="preserve"> from Fig. 6.</w:t>
      </w:r>
      <w:r>
        <w:rPr>
          <w:lang w:val="en-US"/>
        </w:rPr>
        <w:t xml:space="preserve">  </w:t>
      </w:r>
      <w:r w:rsidR="00987C77" w:rsidRPr="001A2A64">
        <w:rPr>
          <w:lang w:val="en-US"/>
        </w:rPr>
        <w:t>Transitions include:</w:t>
      </w:r>
    </w:p>
    <w:p w14:paraId="5F3856B5" w14:textId="77777777" w:rsidR="00987C77" w:rsidRPr="00987C77" w:rsidRDefault="00987C77" w:rsidP="00C179E5">
      <w:pPr>
        <w:pStyle w:val="RequirementList"/>
        <w:numPr>
          <w:ilvl w:val="0"/>
          <w:numId w:val="26"/>
        </w:numPr>
        <w:spacing w:line="240" w:lineRule="auto"/>
        <w:rPr>
          <w:lang w:val="en-US"/>
        </w:rPr>
      </w:pPr>
      <w:r w:rsidRPr="00987C77">
        <w:rPr>
          <w:lang w:val="en-US"/>
        </w:rPr>
        <w:t>Warm Stop ↔ TS Stand-by</w:t>
      </w:r>
    </w:p>
    <w:p w14:paraId="0F634C20" w14:textId="6A9872AC" w:rsidR="00987C77" w:rsidRDefault="00987C77" w:rsidP="00C179E5">
      <w:pPr>
        <w:pStyle w:val="RequirementList"/>
        <w:numPr>
          <w:ilvl w:val="0"/>
          <w:numId w:val="26"/>
        </w:numPr>
        <w:spacing w:line="240" w:lineRule="auto"/>
        <w:rPr>
          <w:lang w:val="en-US"/>
        </w:rPr>
      </w:pPr>
      <w:r w:rsidRPr="00987C77">
        <w:rPr>
          <w:lang w:val="en-US"/>
        </w:rPr>
        <w:t>TS Stand-by ↔ 4.5 K Stand-by</w:t>
      </w:r>
    </w:p>
    <w:p w14:paraId="016C106E" w14:textId="5BB69EB0" w:rsidR="000F06E9" w:rsidRPr="00987C77" w:rsidRDefault="000F06E9" w:rsidP="00C179E5">
      <w:pPr>
        <w:pStyle w:val="RequirementList"/>
        <w:numPr>
          <w:ilvl w:val="0"/>
          <w:numId w:val="26"/>
        </w:numPr>
        <w:spacing w:line="240" w:lineRule="auto"/>
        <w:rPr>
          <w:lang w:val="en-US"/>
        </w:rPr>
      </w:pPr>
      <w:r>
        <w:rPr>
          <w:lang w:val="en-US"/>
        </w:rPr>
        <w:t>Liquid Filling, Inventory removal – isothermal generation or consumption of QCELL internal LHE</w:t>
      </w:r>
    </w:p>
    <w:p w14:paraId="6F6C3074" w14:textId="77777777" w:rsidR="00987C77" w:rsidRPr="00987C77" w:rsidRDefault="00987C77" w:rsidP="00C179E5">
      <w:pPr>
        <w:pStyle w:val="RequirementList"/>
        <w:numPr>
          <w:ilvl w:val="0"/>
          <w:numId w:val="26"/>
        </w:numPr>
        <w:spacing w:line="240" w:lineRule="auto"/>
        <w:rPr>
          <w:lang w:val="en-US"/>
        </w:rPr>
      </w:pPr>
      <w:r w:rsidRPr="00987C77">
        <w:rPr>
          <w:lang w:val="en-US"/>
        </w:rPr>
        <w:t>4.5 K Stand-by ↔ 2 K Stand-by</w:t>
      </w:r>
    </w:p>
    <w:p w14:paraId="248BC143" w14:textId="77777777" w:rsidR="00987C77" w:rsidRPr="00987C77" w:rsidRDefault="00987C77" w:rsidP="00C179E5">
      <w:pPr>
        <w:pStyle w:val="RequirementList"/>
        <w:numPr>
          <w:ilvl w:val="0"/>
          <w:numId w:val="26"/>
        </w:numPr>
        <w:spacing w:line="240" w:lineRule="auto"/>
        <w:rPr>
          <w:lang w:val="en-US"/>
        </w:rPr>
      </w:pPr>
      <w:r w:rsidRPr="00987C77">
        <w:rPr>
          <w:lang w:val="en-US"/>
        </w:rPr>
        <w:t>2 K Stand-by ↔ 2 K Operation</w:t>
      </w:r>
    </w:p>
    <w:p w14:paraId="2081E934" w14:textId="77777777" w:rsidR="00987C77" w:rsidRPr="00987C77" w:rsidRDefault="00987C77" w:rsidP="00C179E5">
      <w:pPr>
        <w:pStyle w:val="RequirementList"/>
        <w:numPr>
          <w:ilvl w:val="0"/>
          <w:numId w:val="26"/>
        </w:numPr>
        <w:spacing w:line="240" w:lineRule="auto"/>
        <w:rPr>
          <w:lang w:val="en-US"/>
        </w:rPr>
      </w:pPr>
      <w:r w:rsidRPr="00987C77">
        <w:rPr>
          <w:lang w:val="en-US"/>
        </w:rPr>
        <w:t>2 K Operation → emergency transitions (LOOP, trips, adsorber regen)</w:t>
      </w:r>
    </w:p>
    <w:p w14:paraId="32DC3CC5" w14:textId="77777777" w:rsidR="00987C77" w:rsidRPr="00987C77" w:rsidRDefault="00987C77" w:rsidP="00C179E5">
      <w:pPr>
        <w:pStyle w:val="RequirementList"/>
        <w:numPr>
          <w:ilvl w:val="0"/>
          <w:numId w:val="26"/>
        </w:numPr>
        <w:spacing w:line="240" w:lineRule="auto"/>
        <w:rPr>
          <w:lang w:val="en-US"/>
        </w:rPr>
      </w:pPr>
      <w:r w:rsidRPr="00987C77">
        <w:rPr>
          <w:lang w:val="en-US"/>
        </w:rPr>
        <w:t>Cool-down sequences (parallel/TS-first)</w:t>
      </w:r>
    </w:p>
    <w:p w14:paraId="461412FB" w14:textId="5553437B" w:rsidR="00987C77" w:rsidRDefault="00987C77" w:rsidP="00C179E5">
      <w:pPr>
        <w:pStyle w:val="RequirementList"/>
        <w:numPr>
          <w:ilvl w:val="0"/>
          <w:numId w:val="26"/>
        </w:numPr>
        <w:spacing w:line="240" w:lineRule="auto"/>
        <w:rPr>
          <w:lang w:val="en-US"/>
        </w:rPr>
      </w:pPr>
      <w:r w:rsidRPr="00987C77">
        <w:rPr>
          <w:lang w:val="en-US"/>
        </w:rPr>
        <w:t>Warm-up sequences (passive, heater-assisted)</w:t>
      </w:r>
    </w:p>
    <w:p w14:paraId="10FB8736" w14:textId="27815749" w:rsidR="000F06E9" w:rsidRDefault="000F06E9" w:rsidP="00C179E5">
      <w:pPr>
        <w:pStyle w:val="RequirementList"/>
        <w:numPr>
          <w:ilvl w:val="0"/>
          <w:numId w:val="26"/>
        </w:numPr>
        <w:spacing w:line="240" w:lineRule="auto"/>
        <w:rPr>
          <w:lang w:val="en-US"/>
        </w:rPr>
      </w:pPr>
      <w:r>
        <w:rPr>
          <w:lang w:val="en-US"/>
        </w:rPr>
        <w:t xml:space="preserve">Derogated 8 K supply (from nominal 4.5 K) at the QRB.A supply side to suppress any </w:t>
      </w:r>
      <w:proofErr w:type="gramStart"/>
      <w:r>
        <w:rPr>
          <w:lang w:val="en-US"/>
        </w:rPr>
        <w:t>2 phase</w:t>
      </w:r>
      <w:proofErr w:type="gramEnd"/>
      <w:r>
        <w:rPr>
          <w:lang w:val="en-US"/>
        </w:rPr>
        <w:t xml:space="preserve"> flow during User progressive installation that involved ADB testing without connected QM (or as an optional) operational state – This similar to 4.5 K </w:t>
      </w:r>
      <w:proofErr w:type="spellStart"/>
      <w:r>
        <w:rPr>
          <w:lang w:val="en-US"/>
        </w:rPr>
        <w:t>stanby</w:t>
      </w:r>
      <w:proofErr w:type="spellEnd"/>
      <w:r>
        <w:rPr>
          <w:lang w:val="en-US"/>
        </w:rPr>
        <w:t xml:space="preserve"> (higher supply temperature)</w:t>
      </w:r>
    </w:p>
    <w:p w14:paraId="61C33749" w14:textId="77777777" w:rsidR="000F06E9" w:rsidRPr="00987C77" w:rsidRDefault="000F06E9" w:rsidP="00C179E5">
      <w:pPr>
        <w:pStyle w:val="RequirementList"/>
        <w:numPr>
          <w:ilvl w:val="0"/>
          <w:numId w:val="0"/>
        </w:numPr>
        <w:spacing w:line="240" w:lineRule="auto"/>
        <w:ind w:left="1069"/>
        <w:rPr>
          <w:lang w:val="en-US"/>
        </w:rPr>
      </w:pPr>
    </w:p>
    <w:p w14:paraId="1B2B5413" w14:textId="4A8C751D" w:rsidR="00A37D9B" w:rsidRDefault="00987C77" w:rsidP="00C179E5">
      <w:pPr>
        <w:pStyle w:val="RequirementList"/>
        <w:numPr>
          <w:ilvl w:val="0"/>
          <w:numId w:val="0"/>
        </w:numPr>
        <w:spacing w:line="240" w:lineRule="auto"/>
        <w:ind w:left="502"/>
        <w:rPr>
          <w:lang w:val="en-US"/>
        </w:rPr>
      </w:pPr>
      <w:r w:rsidRPr="00987C77">
        <w:rPr>
          <w:lang w:val="en-US"/>
        </w:rPr>
        <w:t>Exit criteria:</w:t>
      </w:r>
      <w:r w:rsidR="00A37D9B">
        <w:rPr>
          <w:lang w:val="en-US"/>
        </w:rPr>
        <w:t xml:space="preserve"> </w:t>
      </w:r>
      <w:r w:rsidRPr="00987C77">
        <w:rPr>
          <w:lang w:val="en-US"/>
        </w:rPr>
        <w:t>All state transitions meet rate limits, stability criteria, and automatic execution requirements</w:t>
      </w:r>
      <w:r w:rsidR="001A2A64">
        <w:rPr>
          <w:lang w:val="en-US"/>
        </w:rPr>
        <w:t xml:space="preserve">, with SCADA and </w:t>
      </w:r>
      <w:proofErr w:type="spellStart"/>
      <w:r w:rsidR="001A2A64">
        <w:rPr>
          <w:lang w:val="en-US"/>
        </w:rPr>
        <w:t>data_historian</w:t>
      </w:r>
      <w:proofErr w:type="spellEnd"/>
      <w:r w:rsidR="001A2A64">
        <w:rPr>
          <w:lang w:val="en-US"/>
        </w:rPr>
        <w:t xml:space="preserve"> reproducing the full test and temporal data for ‘off-line’ viewing and validation</w:t>
      </w:r>
      <w:r w:rsidR="001A2A64">
        <w:rPr>
          <w:lang w:val="en-US"/>
        </w:rPr>
        <w:br/>
      </w:r>
      <w:r w:rsidR="001A2A64">
        <w:rPr>
          <w:lang w:val="en-US"/>
        </w:rPr>
        <w:br/>
        <w:t xml:space="preserve">SHOW the ‘lack of operator input needed during full 300 to 4.5 and the liquid </w:t>
      </w:r>
      <w:proofErr w:type="spellStart"/>
      <w:r w:rsidR="001A2A64">
        <w:rPr>
          <w:lang w:val="en-US"/>
        </w:rPr>
        <w:t>filliing</w:t>
      </w:r>
      <w:proofErr w:type="spellEnd"/>
      <w:r w:rsidR="001A2A64">
        <w:rPr>
          <w:lang w:val="en-US"/>
        </w:rPr>
        <w:t xml:space="preserve"> and the 4.5 to 2K with QCC</w:t>
      </w:r>
    </w:p>
    <w:p w14:paraId="6A053287" w14:textId="1CE5138A" w:rsidR="00987C77" w:rsidRPr="00987C77" w:rsidRDefault="00987C77" w:rsidP="00C179E5">
      <w:pPr>
        <w:pStyle w:val="RequirementList"/>
        <w:numPr>
          <w:ilvl w:val="0"/>
          <w:numId w:val="0"/>
        </w:numPr>
        <w:spacing w:line="240" w:lineRule="auto"/>
        <w:ind w:left="502"/>
        <w:rPr>
          <w:lang w:val="en-US"/>
        </w:rPr>
      </w:pPr>
      <w:r w:rsidRPr="00987C77">
        <w:rPr>
          <w:lang w:val="en-US"/>
        </w:rPr>
        <w:t>Final state: SAT-PASSED → Eligible for FINAL ACCEPTANCE under §8.4.</w:t>
      </w:r>
    </w:p>
    <w:p w14:paraId="111D82D6" w14:textId="29D1E0DC" w:rsidR="00FD1825" w:rsidRPr="009A5060" w:rsidRDefault="00FD1825" w:rsidP="00C179E5">
      <w:pPr>
        <w:pStyle w:val="Heading2numbered"/>
        <w:keepNext/>
        <w:ind w:left="578" w:hanging="578"/>
        <w:rPr>
          <w:rFonts w:eastAsia="Calibri"/>
        </w:rPr>
      </w:pPr>
      <w:bookmarkStart w:id="3821" w:name="_Ref190800689"/>
      <w:bookmarkStart w:id="3822" w:name="_Toc200492590"/>
      <w:bookmarkStart w:id="3823" w:name="_Toc202536239"/>
      <w:bookmarkStart w:id="3824" w:name="_Toc216340979"/>
      <w:r w:rsidRPr="009A5060">
        <w:lastRenderedPageBreak/>
        <w:t xml:space="preserve">Spare </w:t>
      </w:r>
      <w:commentRangeStart w:id="3825"/>
      <w:r w:rsidRPr="009A5060">
        <w:t>Parts</w:t>
      </w:r>
      <w:bookmarkEnd w:id="3821"/>
      <w:bookmarkEnd w:id="3822"/>
      <w:bookmarkEnd w:id="3823"/>
      <w:commentRangeEnd w:id="3825"/>
      <w:r w:rsidR="00115580" w:rsidRPr="009A5060">
        <w:rPr>
          <w:rStyle w:val="CommentReference"/>
          <w:rFonts w:ascii="Segoe UI" w:eastAsia="Calibri" w:hAnsi="Segoe UI"/>
          <w:bCs w:val="0"/>
          <w:color w:val="auto"/>
          <w:shd w:val="clear" w:color="auto" w:fill="auto"/>
        </w:rPr>
        <w:commentReference w:id="3825"/>
      </w:r>
      <w:bookmarkEnd w:id="3824"/>
    </w:p>
    <w:p w14:paraId="5C1DACA6" w14:textId="09824D35" w:rsidR="0093183D" w:rsidRPr="009A5060" w:rsidRDefault="0093183D" w:rsidP="00C179E5">
      <w:pPr>
        <w:pStyle w:val="AANormal"/>
        <w:numPr>
          <w:ilvl w:val="0"/>
          <w:numId w:val="10"/>
        </w:numPr>
        <w:spacing w:line="240" w:lineRule="auto"/>
        <w:rPr>
          <w:lang w:val="en-GB"/>
        </w:rPr>
      </w:pPr>
      <w:r w:rsidRPr="009A5060">
        <w:rPr>
          <w:lang w:val="en-GB"/>
        </w:rPr>
        <w:t>In the offer, they need to give us the list of strategic spare parts needed for 5/10 years</w:t>
      </w:r>
      <w:r w:rsidR="00900B24" w:rsidRPr="009A5060">
        <w:rPr>
          <w:lang w:val="en-GB"/>
        </w:rPr>
        <w:t xml:space="preserve">.  </w:t>
      </w:r>
      <w:r w:rsidRPr="009A5060">
        <w:rPr>
          <w:lang w:val="en-GB"/>
        </w:rPr>
        <w:t>And a price for the whole package</w:t>
      </w:r>
      <w:r w:rsidR="00900B24" w:rsidRPr="009A5060">
        <w:rPr>
          <w:lang w:val="en-GB"/>
        </w:rPr>
        <w:t xml:space="preserve">.  </w:t>
      </w:r>
      <w:r w:rsidRPr="009A5060">
        <w:rPr>
          <w:lang w:val="en-GB"/>
        </w:rPr>
        <w:t>This is the contingent part</w:t>
      </w:r>
    </w:p>
    <w:p w14:paraId="10698F9C" w14:textId="6F661698" w:rsidR="00CB0030" w:rsidRDefault="00CB0030" w:rsidP="00C179E5">
      <w:pPr>
        <w:pStyle w:val="RequirementList"/>
        <w:spacing w:line="240" w:lineRule="auto"/>
      </w:pPr>
      <w:r>
        <w:t>The Contractor shall ensure that all spare parts delivered under the Contract are traceable to qualified manufacturers and are compatible with the original design and performance requirements.  For critical spare parts relevant to reliability and availability, the Contractor shall provide certificates of conformity, recommended stocking levels and any specific quality requirements needed to support reliability-centred maintenance over the lifecycle.</w:t>
      </w:r>
    </w:p>
    <w:p w14:paraId="6A6C08EC" w14:textId="7A8CAB45" w:rsidR="00F16A0E" w:rsidRPr="009A5060" w:rsidRDefault="00CB0030" w:rsidP="00C179E5">
      <w:pPr>
        <w:pStyle w:val="RequirementList"/>
        <w:spacing w:line="240" w:lineRule="auto"/>
      </w:pPr>
      <w:r>
        <w:t>D</w:t>
      </w:r>
      <w:r w:rsidR="00471455" w:rsidRPr="009A5060">
        <w:t>uring Contract execution, the Contractor shall expand this list into a detailed breakdown, including part references, failure assumptions, and cost drivers</w:t>
      </w:r>
      <w:r w:rsidR="00352FF0" w:rsidRPr="009A5060">
        <w:t xml:space="preserve">.  </w:t>
      </w:r>
      <w:r w:rsidR="00471455" w:rsidRPr="009A5060">
        <w:t>A corresponding spares inventory shall be defined, including shelf life and storage constraints, in alignment with the Reliability-Centered Maintenance (RCM) Plan.</w:t>
      </w:r>
    </w:p>
    <w:p w14:paraId="5FBDD5BF" w14:textId="0DF87A29" w:rsidR="00F52C99" w:rsidRPr="009A5060" w:rsidRDefault="00F52C99" w:rsidP="00C179E5">
      <w:pPr>
        <w:pStyle w:val="RequirementList"/>
        <w:spacing w:line="240" w:lineRule="auto"/>
      </w:pPr>
      <w:bookmarkStart w:id="3826" w:name="_Toc200492319"/>
      <w:r w:rsidRPr="009A5060">
        <w:t xml:space="preserve"> The Contractor shall maintain and provide an up-to-date internal inventory of all components, equipment, and services delivered as part of the plant.  This inventory must include detailed information on internal applications, devices, network interfaces, and communication protocols used within the plant.  The internal inventory should be updated and shared with the client whenever any changes or updates occur in the plant.</w:t>
      </w:r>
      <w:bookmarkEnd w:id="3826"/>
    </w:p>
    <w:p w14:paraId="3D1E655A" w14:textId="72AC2FEE" w:rsidR="00C53270" w:rsidRPr="009A5060" w:rsidRDefault="00C53270" w:rsidP="00C179E5">
      <w:pPr>
        <w:pStyle w:val="SysReq3"/>
        <w:spacing w:line="240" w:lineRule="auto"/>
        <w:ind w:left="0"/>
        <w:rPr>
          <w:lang w:val="en-GB"/>
        </w:rPr>
      </w:pPr>
      <w:r w:rsidRPr="009A5060">
        <w:rPr>
          <w:lang w:val="en-GB"/>
        </w:rPr>
        <w:t>In their Offer, the Applicant shall provide a detailed list of all recommended maintenance and capital spare parts required to support the first five (5) years of operation</w:t>
      </w:r>
      <w:r w:rsidR="00900B24" w:rsidRPr="009A5060">
        <w:rPr>
          <w:lang w:val="en-GB"/>
        </w:rPr>
        <w:t xml:space="preserve">.  </w:t>
      </w:r>
      <w:r w:rsidRPr="009A5060">
        <w:rPr>
          <w:lang w:val="en-GB"/>
        </w:rPr>
        <w:t>This list shall include:</w:t>
      </w:r>
    </w:p>
    <w:p w14:paraId="5222F494" w14:textId="77777777" w:rsidR="00C53270" w:rsidRPr="009A5060" w:rsidRDefault="00C53270" w:rsidP="00C179E5">
      <w:pPr>
        <w:pStyle w:val="SysReq3"/>
        <w:numPr>
          <w:ilvl w:val="0"/>
          <w:numId w:val="67"/>
        </w:numPr>
        <w:spacing w:line="240" w:lineRule="auto"/>
        <w:rPr>
          <w:lang w:val="en-GB"/>
        </w:rPr>
      </w:pPr>
      <w:r w:rsidRPr="009A5060">
        <w:rPr>
          <w:lang w:val="en-GB"/>
        </w:rPr>
        <w:t>Identification and description of each spare part.</w:t>
      </w:r>
    </w:p>
    <w:p w14:paraId="220DA52A" w14:textId="77777777" w:rsidR="00C53270" w:rsidRPr="009A5060" w:rsidRDefault="00C53270" w:rsidP="00C179E5">
      <w:pPr>
        <w:pStyle w:val="SysReq3"/>
        <w:numPr>
          <w:ilvl w:val="0"/>
          <w:numId w:val="67"/>
        </w:numPr>
        <w:spacing w:line="240" w:lineRule="auto"/>
        <w:rPr>
          <w:lang w:val="en-GB"/>
        </w:rPr>
      </w:pPr>
      <w:r w:rsidRPr="009A5060">
        <w:rPr>
          <w:lang w:val="en-GB"/>
        </w:rPr>
        <w:t>Preventive maintenance and repair recommendations.</w:t>
      </w:r>
    </w:p>
    <w:p w14:paraId="0085F61B" w14:textId="7CE556C2" w:rsidR="00C53270" w:rsidRPr="009A5060" w:rsidRDefault="00C53270" w:rsidP="00C179E5">
      <w:pPr>
        <w:pStyle w:val="SysReq3"/>
        <w:numPr>
          <w:ilvl w:val="0"/>
          <w:numId w:val="67"/>
        </w:numPr>
        <w:spacing w:line="240" w:lineRule="auto"/>
        <w:rPr>
          <w:lang w:val="en-GB"/>
        </w:rPr>
      </w:pPr>
      <w:r w:rsidRPr="009A5060">
        <w:rPr>
          <w:lang w:val="en-GB"/>
        </w:rPr>
        <w:t>Unit price</w:t>
      </w:r>
      <w:r w:rsidR="00CB0030">
        <w:rPr>
          <w:lang w:val="en-GB"/>
        </w:rPr>
        <w:t xml:space="preserve"> plus price revision formula</w:t>
      </w:r>
    </w:p>
    <w:p w14:paraId="2E3F25FA" w14:textId="77777777" w:rsidR="00C53270" w:rsidRPr="009A5060" w:rsidRDefault="00C53270" w:rsidP="00C179E5">
      <w:pPr>
        <w:pStyle w:val="SysReq3"/>
        <w:numPr>
          <w:ilvl w:val="0"/>
          <w:numId w:val="67"/>
        </w:numPr>
        <w:spacing w:line="240" w:lineRule="auto"/>
        <w:rPr>
          <w:lang w:val="en-GB"/>
        </w:rPr>
      </w:pPr>
      <w:r w:rsidRPr="009A5060">
        <w:rPr>
          <w:lang w:val="en-GB"/>
        </w:rPr>
        <w:t>Delivery lead times and any associated storage or handling requirements.</w:t>
      </w:r>
    </w:p>
    <w:p w14:paraId="47A0BC31" w14:textId="77777777" w:rsidR="00C53270" w:rsidRPr="009A5060" w:rsidRDefault="00C53270" w:rsidP="00C179E5">
      <w:pPr>
        <w:pStyle w:val="SysReq3"/>
        <w:numPr>
          <w:ilvl w:val="0"/>
          <w:numId w:val="67"/>
        </w:numPr>
        <w:spacing w:line="240" w:lineRule="auto"/>
        <w:rPr>
          <w:lang w:val="en-GB"/>
        </w:rPr>
      </w:pPr>
      <w:r w:rsidRPr="009A5060">
        <w:rPr>
          <w:lang w:val="en-GB"/>
        </w:rPr>
        <w:t>The Applicant shall pay particular attention to operationally critical components—such as turbines, cold compressors, and warm compressors—with long procurement lead times.  These shall be exhaustively identified and justified within the spare parts strategy.</w:t>
      </w:r>
    </w:p>
    <w:p w14:paraId="651D3DC7" w14:textId="77777777" w:rsidR="00550A67" w:rsidRPr="009A5060" w:rsidRDefault="00550A67" w:rsidP="00C179E5">
      <w:pPr>
        <w:pStyle w:val="SysReq3"/>
        <w:spacing w:line="240" w:lineRule="auto"/>
        <w:ind w:left="0"/>
        <w:rPr>
          <w:lang w:val="en-GB"/>
        </w:rPr>
      </w:pPr>
    </w:p>
    <w:p w14:paraId="7C607701" w14:textId="3E29CFFF" w:rsidR="00C53270" w:rsidRPr="009A5060" w:rsidRDefault="00C53270" w:rsidP="00C179E5">
      <w:pPr>
        <w:pStyle w:val="SysReq3"/>
        <w:spacing w:line="240" w:lineRule="auto"/>
        <w:ind w:left="0"/>
        <w:rPr>
          <w:lang w:val="en-GB"/>
        </w:rPr>
      </w:pPr>
      <w:r w:rsidRPr="009A5060">
        <w:rPr>
          <w:lang w:val="en-GB"/>
        </w:rPr>
        <w:t>In its Offer, the Applicant shall provide a top-level list of all Components that meet either of the following criteria:</w:t>
      </w:r>
    </w:p>
    <w:p w14:paraId="1BC269BC" w14:textId="77777777" w:rsidR="00C53270" w:rsidRPr="009A5060" w:rsidRDefault="00C53270" w:rsidP="00C179E5">
      <w:pPr>
        <w:pStyle w:val="SysReq3"/>
        <w:numPr>
          <w:ilvl w:val="0"/>
          <w:numId w:val="67"/>
        </w:numPr>
        <w:spacing w:line="240" w:lineRule="auto"/>
        <w:rPr>
          <w:lang w:val="en-GB"/>
        </w:rPr>
      </w:pPr>
      <w:r w:rsidRPr="009A5060">
        <w:rPr>
          <w:lang w:val="en-GB"/>
        </w:rPr>
        <w:t>a mean time between failures (MTBF) of less than ten (10) years, or</w:t>
      </w:r>
    </w:p>
    <w:p w14:paraId="0C5F1B41" w14:textId="77777777" w:rsidR="00C53270" w:rsidRPr="009A5060" w:rsidRDefault="00C53270" w:rsidP="00C179E5">
      <w:pPr>
        <w:pStyle w:val="SysReq3"/>
        <w:numPr>
          <w:ilvl w:val="0"/>
          <w:numId w:val="67"/>
        </w:numPr>
        <w:spacing w:line="240" w:lineRule="auto"/>
        <w:rPr>
          <w:lang w:val="en-GB"/>
        </w:rPr>
      </w:pPr>
      <w:r w:rsidRPr="009A5060">
        <w:rPr>
          <w:lang w:val="en-GB"/>
        </w:rPr>
        <w:t>a projected replacement rate of two (2) or more times within a forty (40)-year service life.</w:t>
      </w:r>
    </w:p>
    <w:p w14:paraId="37A54ACE" w14:textId="77777777" w:rsidR="00C53270" w:rsidRPr="009A5060" w:rsidRDefault="00C53270" w:rsidP="00C179E5">
      <w:pPr>
        <w:pStyle w:val="SysReq3"/>
        <w:numPr>
          <w:ilvl w:val="0"/>
          <w:numId w:val="67"/>
        </w:numPr>
        <w:spacing w:line="240" w:lineRule="auto"/>
        <w:rPr>
          <w:lang w:val="en-GB"/>
        </w:rPr>
      </w:pPr>
      <w:r w:rsidRPr="009A5060">
        <w:rPr>
          <w:lang w:val="en-GB"/>
        </w:rPr>
        <w:t>This list shall focus on cost-relevant or operationally critical items and need not include minor components where individual replacement costs or impacts are negligible.</w:t>
      </w:r>
    </w:p>
    <w:p w14:paraId="50C5CC71" w14:textId="77777777" w:rsidR="00A044B0" w:rsidRDefault="00A044B0" w:rsidP="00C179E5">
      <w:pPr>
        <w:pStyle w:val="Heading2numbered"/>
        <w:rPr>
          <w:szCs w:val="28"/>
        </w:rPr>
      </w:pPr>
      <w:bookmarkStart w:id="3827" w:name="_Ref201310545"/>
      <w:bookmarkStart w:id="3828" w:name="_Toc202536240"/>
      <w:bookmarkStart w:id="3829" w:name="_Toc202536926"/>
      <w:bookmarkStart w:id="3830" w:name="_Toc216340980"/>
      <w:r w:rsidRPr="009A5060">
        <w:rPr>
          <w:szCs w:val="28"/>
        </w:rPr>
        <w:t xml:space="preserve">After-sales </w:t>
      </w:r>
      <w:commentRangeStart w:id="3831"/>
      <w:r w:rsidRPr="009A5060">
        <w:rPr>
          <w:szCs w:val="28"/>
        </w:rPr>
        <w:t>Services</w:t>
      </w:r>
      <w:bookmarkEnd w:id="3827"/>
      <w:bookmarkEnd w:id="3828"/>
      <w:bookmarkEnd w:id="3829"/>
      <w:commentRangeEnd w:id="3831"/>
      <w:r w:rsidR="005B186B" w:rsidRPr="009A5060">
        <w:rPr>
          <w:rStyle w:val="CommentReference"/>
          <w:rFonts w:ascii="Segoe UI" w:eastAsia="Calibri" w:hAnsi="Segoe UI"/>
          <w:bCs w:val="0"/>
          <w:color w:val="auto"/>
          <w:shd w:val="clear" w:color="auto" w:fill="auto"/>
        </w:rPr>
        <w:commentReference w:id="3831"/>
      </w:r>
      <w:bookmarkEnd w:id="3830"/>
    </w:p>
    <w:p w14:paraId="0CC38BB0" w14:textId="77777777" w:rsidR="00CB0030" w:rsidRPr="00CB0030" w:rsidRDefault="00CB0030" w:rsidP="00C179E5">
      <w:pPr>
        <w:pStyle w:val="regular"/>
        <w:spacing w:line="240" w:lineRule="auto"/>
      </w:pPr>
    </w:p>
    <w:p w14:paraId="4F40E171" w14:textId="77777777" w:rsidR="00A044B0" w:rsidRPr="009A5060" w:rsidRDefault="00A044B0" w:rsidP="00C179E5">
      <w:pPr>
        <w:pStyle w:val="Heading3numbered"/>
        <w:spacing w:line="240" w:lineRule="auto"/>
        <w:rPr>
          <w:sz w:val="24"/>
        </w:rPr>
      </w:pPr>
      <w:bookmarkStart w:id="3832" w:name="_Toc202536241"/>
      <w:bookmarkStart w:id="3833" w:name="_Toc202536927"/>
      <w:bookmarkStart w:id="3834" w:name="_Toc216340981"/>
      <w:r w:rsidRPr="009A5060">
        <w:t>Level Agreement (Option 3)</w:t>
      </w:r>
      <w:bookmarkEnd w:id="3832"/>
      <w:bookmarkEnd w:id="3833"/>
      <w:bookmarkEnd w:id="3834"/>
    </w:p>
    <w:p w14:paraId="07159674" w14:textId="57FD6036" w:rsidR="00A044B0" w:rsidRPr="009A5060" w:rsidRDefault="00A044B0" w:rsidP="00C179E5">
      <w:pPr>
        <w:pStyle w:val="0AClause"/>
        <w:spacing w:line="240" w:lineRule="auto"/>
        <w:rPr>
          <w:lang w:val="en-GB"/>
        </w:rPr>
      </w:pPr>
      <w:r w:rsidRPr="009A5060">
        <w:rPr>
          <w:lang w:val="en-GB"/>
        </w:rPr>
        <w:t>It provides one (1) year of post-commissioning operational support.  SCK CEN may, by mutual agreement, extend the SLA for one (1) additional year.</w:t>
      </w:r>
      <w:r w:rsidR="00F430AB" w:rsidRPr="009A5060">
        <w:rPr>
          <w:lang w:val="en-GB"/>
        </w:rPr>
        <w:t xml:space="preserve"> </w:t>
      </w:r>
      <w:r w:rsidRPr="009A5060">
        <w:rPr>
          <w:lang w:val="en-GB"/>
        </w:rPr>
        <w:t xml:space="preserve"> The SLA expressly excludes integrated commissioning activities that involve end-user participation (e.g. Control and Interlock System (CIS) interfacing or operational testing performed by SCK CEN personnel).</w:t>
      </w:r>
      <w:r w:rsidR="00F430AB" w:rsidRPr="009A5060">
        <w:rPr>
          <w:lang w:val="en-GB"/>
        </w:rPr>
        <w:t xml:space="preserve"> </w:t>
      </w:r>
      <w:r w:rsidRPr="009A5060">
        <w:rPr>
          <w:lang w:val="en-GB"/>
        </w:rPr>
        <w:t xml:space="preserve"> Such activities fall outside the Contractor’s contractual obligations.  For scope details and exclusions, refer to Section </w:t>
      </w:r>
      <w:r w:rsidRPr="009A5060">
        <w:rPr>
          <w:lang w:val="en-GB"/>
        </w:rPr>
        <w:fldChar w:fldCharType="begin"/>
      </w:r>
      <w:r w:rsidRPr="009A5060">
        <w:rPr>
          <w:lang w:val="en-GB"/>
        </w:rPr>
        <w:instrText xml:space="preserve"> REF _Ref201307841 \r \h  \* MERGEFORMAT </w:instrText>
      </w:r>
      <w:r w:rsidRPr="009A5060">
        <w:rPr>
          <w:lang w:val="en-GB"/>
        </w:rPr>
      </w:r>
      <w:r w:rsidRPr="009A5060">
        <w:rPr>
          <w:lang w:val="en-GB"/>
        </w:rPr>
        <w:fldChar w:fldCharType="separate"/>
      </w:r>
      <w:r w:rsidR="00041F61">
        <w:rPr>
          <w:lang w:val="en-GB"/>
        </w:rPr>
        <w:t>2.1</w:t>
      </w:r>
      <w:r w:rsidRPr="009A5060">
        <w:rPr>
          <w:lang w:val="en-GB"/>
        </w:rPr>
        <w:fldChar w:fldCharType="end"/>
      </w:r>
      <w:r w:rsidR="00F430AB" w:rsidRPr="009A5060">
        <w:rPr>
          <w:lang w:val="en-GB"/>
        </w:rPr>
        <w:t>.</w:t>
      </w:r>
    </w:p>
    <w:p w14:paraId="623990EB" w14:textId="77777777" w:rsidR="00F430AB" w:rsidRPr="009A5060" w:rsidRDefault="00A044B0" w:rsidP="00C179E5">
      <w:pPr>
        <w:pStyle w:val="Heading3numbered"/>
        <w:spacing w:line="240" w:lineRule="auto"/>
      </w:pPr>
      <w:bookmarkStart w:id="3835" w:name="_Toc202536242"/>
      <w:bookmarkStart w:id="3836" w:name="_Toc202536928"/>
      <w:bookmarkStart w:id="3837" w:name="_Toc216340982"/>
      <w:r w:rsidRPr="009A5060">
        <w:t>Lifetime After-sales Services (applicable when Option 3 is exercised)</w:t>
      </w:r>
      <w:bookmarkEnd w:id="3835"/>
      <w:bookmarkEnd w:id="3836"/>
      <w:bookmarkEnd w:id="3837"/>
    </w:p>
    <w:p w14:paraId="55796ABA" w14:textId="56C2A520" w:rsidR="00F430AB" w:rsidRPr="009A5060" w:rsidRDefault="00C55311" w:rsidP="00C179E5">
      <w:pPr>
        <w:pStyle w:val="0AClause"/>
        <w:spacing w:line="240" w:lineRule="auto"/>
        <w:rPr>
          <w:lang w:val="en-GB"/>
        </w:rPr>
      </w:pPr>
      <w:r w:rsidRPr="009A5060">
        <w:rPr>
          <w:lang w:val="en-GB"/>
        </w:rPr>
        <w:t>I</w:t>
      </w:r>
      <w:r w:rsidR="00A044B0" w:rsidRPr="009A5060">
        <w:rPr>
          <w:lang w:val="en-GB"/>
        </w:rPr>
        <w:t>f SCK CEN activates Option 3 at contract award, the Contractor shall provide after-sales services for the full lifetime of the QPLANT</w:t>
      </w:r>
      <w:r w:rsidR="00352FF0" w:rsidRPr="009A5060">
        <w:rPr>
          <w:lang w:val="en-GB"/>
        </w:rPr>
        <w:t xml:space="preserve">.  </w:t>
      </w:r>
      <w:r w:rsidR="00A044B0" w:rsidRPr="009A5060">
        <w:rPr>
          <w:lang w:val="en-GB"/>
        </w:rPr>
        <w:t>These services shall include, as a minimum:</w:t>
      </w:r>
    </w:p>
    <w:p w14:paraId="2E0035DE" w14:textId="70923DE4" w:rsidR="00F430AB" w:rsidRPr="009A5060" w:rsidRDefault="00A044B0" w:rsidP="00C179E5">
      <w:pPr>
        <w:pStyle w:val="0AClause"/>
        <w:numPr>
          <w:ilvl w:val="0"/>
          <w:numId w:val="63"/>
        </w:numPr>
        <w:spacing w:line="240" w:lineRule="auto"/>
        <w:rPr>
          <w:lang w:val="en-GB"/>
        </w:rPr>
      </w:pPr>
      <w:r w:rsidRPr="009A5060">
        <w:rPr>
          <w:lang w:val="en-GB"/>
        </w:rPr>
        <w:t xml:space="preserve">A </w:t>
      </w:r>
      <w:r w:rsidR="004E2F07" w:rsidRPr="009A5060">
        <w:rPr>
          <w:lang w:val="en-GB"/>
        </w:rPr>
        <w:t>helpdesk</w:t>
      </w:r>
      <w:r w:rsidRPr="009A5060">
        <w:rPr>
          <w:lang w:val="en-GB"/>
        </w:rPr>
        <w:t xml:space="preserve"> offering remote technical support on Business Days from 07:00 to 19:00 CE(S)T, accessible by telephone, Microsoft Teams, or equivalent tools</w:t>
      </w:r>
      <w:r w:rsidR="00352FF0" w:rsidRPr="009A5060">
        <w:rPr>
          <w:lang w:val="en-GB"/>
        </w:rPr>
        <w:t xml:space="preserve">.  </w:t>
      </w:r>
      <w:r w:rsidRPr="009A5060">
        <w:rPr>
          <w:lang w:val="en-GB"/>
        </w:rPr>
        <w:t>The Contractor shall acknowledge each defect notification within twenty-four (24) hours.</w:t>
      </w:r>
    </w:p>
    <w:p w14:paraId="591F4663" w14:textId="77777777" w:rsidR="00F430AB" w:rsidRPr="009A5060" w:rsidRDefault="00A044B0" w:rsidP="00C179E5">
      <w:pPr>
        <w:pStyle w:val="0AClause"/>
        <w:numPr>
          <w:ilvl w:val="0"/>
          <w:numId w:val="63"/>
        </w:numPr>
        <w:spacing w:line="240" w:lineRule="auto"/>
        <w:rPr>
          <w:lang w:val="en-GB"/>
        </w:rPr>
      </w:pPr>
      <w:r w:rsidRPr="009A5060">
        <w:rPr>
          <w:lang w:val="en-GB"/>
        </w:rPr>
        <w:lastRenderedPageBreak/>
        <w:t>Technical field service to intervene on-site for unforeseen issues requiring corrective maintenance.</w:t>
      </w:r>
    </w:p>
    <w:p w14:paraId="1FDC1B69" w14:textId="77777777" w:rsidR="00F430AB" w:rsidRPr="009A5060" w:rsidRDefault="00A044B0" w:rsidP="00C179E5">
      <w:pPr>
        <w:pStyle w:val="0AClause"/>
        <w:numPr>
          <w:ilvl w:val="0"/>
          <w:numId w:val="63"/>
        </w:numPr>
        <w:spacing w:line="240" w:lineRule="auto"/>
        <w:rPr>
          <w:lang w:val="en-GB"/>
        </w:rPr>
      </w:pPr>
      <w:r w:rsidRPr="009A5060">
        <w:rPr>
          <w:lang w:val="en-GB"/>
        </w:rPr>
        <w:t>An annual maintenance programme covering predictive and preventive activities across all QPLANT subsystems.</w:t>
      </w:r>
    </w:p>
    <w:p w14:paraId="5A143DA5" w14:textId="77777777" w:rsidR="004E2F07" w:rsidRPr="009A5060" w:rsidRDefault="00A044B0" w:rsidP="00C179E5">
      <w:pPr>
        <w:pStyle w:val="0AClause"/>
        <w:numPr>
          <w:ilvl w:val="0"/>
          <w:numId w:val="63"/>
        </w:numPr>
        <w:spacing w:line="240" w:lineRule="auto"/>
        <w:rPr>
          <w:lang w:val="en-GB"/>
        </w:rPr>
      </w:pPr>
      <w:r w:rsidRPr="009A5060">
        <w:rPr>
          <w:lang w:val="en-GB"/>
        </w:rPr>
        <w:t>Comprehensive fault identification, analysis, troubleshooting, and general technical assistance for electrical, mechanical, controls, software, and firmware matters.</w:t>
      </w:r>
    </w:p>
    <w:p w14:paraId="558DCD1D" w14:textId="77777777" w:rsidR="00A044B0" w:rsidRPr="009A5060" w:rsidRDefault="00A044B0" w:rsidP="00C179E5">
      <w:pPr>
        <w:pStyle w:val="0AClause"/>
        <w:numPr>
          <w:ilvl w:val="0"/>
          <w:numId w:val="63"/>
        </w:numPr>
        <w:spacing w:line="240" w:lineRule="auto"/>
        <w:rPr>
          <w:lang w:val="en-GB"/>
        </w:rPr>
      </w:pPr>
      <w:r w:rsidRPr="009A5060">
        <w:rPr>
          <w:lang w:val="en-GB"/>
        </w:rPr>
        <w:t>Deployment only of personnel suitably qualified and experienced for the relevant QPLANT systems.</w:t>
      </w:r>
    </w:p>
    <w:p w14:paraId="3C02BA23" w14:textId="77777777" w:rsidR="00F430AB" w:rsidRPr="009A5060" w:rsidRDefault="00A044B0" w:rsidP="00C179E5">
      <w:pPr>
        <w:pStyle w:val="0AClause"/>
        <w:spacing w:line="240" w:lineRule="auto"/>
        <w:rPr>
          <w:lang w:val="en-GB"/>
        </w:rPr>
      </w:pPr>
      <w:r w:rsidRPr="009A5060">
        <w:rPr>
          <w:lang w:val="en-GB"/>
        </w:rPr>
        <w:t>Upon receipt of a support request from SCK CEN, the Contractor shall:</w:t>
      </w:r>
    </w:p>
    <w:p w14:paraId="4FAB9A12" w14:textId="3C7A87EC" w:rsidR="004E2F07" w:rsidRPr="009A5060" w:rsidRDefault="00A044B0" w:rsidP="00C179E5">
      <w:pPr>
        <w:pStyle w:val="0AClause"/>
        <w:numPr>
          <w:ilvl w:val="0"/>
          <w:numId w:val="63"/>
        </w:numPr>
        <w:spacing w:line="240" w:lineRule="auto"/>
        <w:rPr>
          <w:lang w:val="en-GB"/>
        </w:rPr>
      </w:pPr>
      <w:r w:rsidRPr="009A5060">
        <w:rPr>
          <w:lang w:val="en-GB"/>
        </w:rPr>
        <w:t>Complete fault identification and establish a remediation strategy, including preliminary cost and time estimates</w:t>
      </w:r>
      <w:r w:rsidR="00C55311" w:rsidRPr="009A5060">
        <w:rPr>
          <w:lang w:val="en-GB"/>
        </w:rPr>
        <w:t xml:space="preserve"> (step (i))</w:t>
      </w:r>
      <w:r w:rsidRPr="009A5060">
        <w:rPr>
          <w:lang w:val="en-GB"/>
        </w:rPr>
        <w:t>:</w:t>
      </w:r>
    </w:p>
    <w:p w14:paraId="054277B7" w14:textId="4A9F9283" w:rsidR="004E2F07" w:rsidRPr="009A5060" w:rsidRDefault="00B55C3D" w:rsidP="00C179E5">
      <w:pPr>
        <w:pStyle w:val="0AClause"/>
        <w:numPr>
          <w:ilvl w:val="1"/>
          <w:numId w:val="63"/>
        </w:numPr>
        <w:spacing w:line="240" w:lineRule="auto"/>
        <w:rPr>
          <w:lang w:val="en-GB"/>
        </w:rPr>
      </w:pPr>
      <w:r w:rsidRPr="009A5060">
        <w:rPr>
          <w:lang w:val="en-GB"/>
        </w:rPr>
        <w:t>w</w:t>
      </w:r>
      <w:r w:rsidR="00A044B0" w:rsidRPr="009A5060">
        <w:rPr>
          <w:lang w:val="en-GB"/>
        </w:rPr>
        <w:t>ithin three (3) Business Days when on-site presence is unnecessary</w:t>
      </w:r>
    </w:p>
    <w:p w14:paraId="61F74C6B" w14:textId="16230E04" w:rsidR="004E2F07" w:rsidRPr="009A5060" w:rsidRDefault="00A044B0" w:rsidP="00C179E5">
      <w:pPr>
        <w:pStyle w:val="0AClause"/>
        <w:numPr>
          <w:ilvl w:val="1"/>
          <w:numId w:val="63"/>
        </w:numPr>
        <w:spacing w:line="240" w:lineRule="auto"/>
        <w:rPr>
          <w:lang w:val="en-GB"/>
        </w:rPr>
      </w:pPr>
      <w:r w:rsidRPr="009A5060">
        <w:rPr>
          <w:lang w:val="en-GB"/>
        </w:rPr>
        <w:t>within five (5) Business Days when on-site presence is required.</w:t>
      </w:r>
    </w:p>
    <w:p w14:paraId="06B21B2F" w14:textId="77777777" w:rsidR="00C55311" w:rsidRPr="009A5060" w:rsidRDefault="00A044B0" w:rsidP="00C179E5">
      <w:pPr>
        <w:pStyle w:val="0AClause"/>
        <w:numPr>
          <w:ilvl w:val="0"/>
          <w:numId w:val="63"/>
        </w:numPr>
        <w:spacing w:line="240" w:lineRule="auto"/>
        <w:rPr>
          <w:lang w:val="en-GB"/>
        </w:rPr>
      </w:pPr>
      <w:r w:rsidRPr="009A5060">
        <w:rPr>
          <w:lang w:val="en-GB"/>
        </w:rPr>
        <w:t>Propose a remediation plan that minimises LINAC downtime.</w:t>
      </w:r>
    </w:p>
    <w:p w14:paraId="2D513526" w14:textId="7AF7923D" w:rsidR="00B55C3D" w:rsidRPr="009A5060" w:rsidRDefault="00A044B0" w:rsidP="00C179E5">
      <w:pPr>
        <w:pStyle w:val="0AClause"/>
        <w:numPr>
          <w:ilvl w:val="0"/>
          <w:numId w:val="63"/>
        </w:numPr>
        <w:spacing w:line="240" w:lineRule="auto"/>
        <w:rPr>
          <w:lang w:val="en-GB"/>
        </w:rPr>
      </w:pPr>
      <w:r w:rsidRPr="009A5060">
        <w:rPr>
          <w:lang w:val="en-GB"/>
        </w:rPr>
        <w:t>Submit a firm quotation for the solution within three (3) Business Days after completing step (i)</w:t>
      </w:r>
      <w:r w:rsidR="00352FF0" w:rsidRPr="009A5060">
        <w:rPr>
          <w:lang w:val="en-GB"/>
        </w:rPr>
        <w:t xml:space="preserve">.  </w:t>
      </w:r>
      <w:r w:rsidRPr="009A5060">
        <w:rPr>
          <w:lang w:val="en-GB"/>
        </w:rPr>
        <w:t>The quotation shall state:</w:t>
      </w:r>
      <w:r w:rsidR="00B55C3D" w:rsidRPr="009A5060">
        <w:rPr>
          <w:lang w:val="en-GB"/>
        </w:rPr>
        <w:t xml:space="preserve"> </w:t>
      </w:r>
    </w:p>
    <w:p w14:paraId="5FFB6BE2" w14:textId="77777777" w:rsidR="00B55C3D" w:rsidRPr="009A5060" w:rsidRDefault="00A044B0" w:rsidP="00C179E5">
      <w:pPr>
        <w:pStyle w:val="0AClause"/>
        <w:numPr>
          <w:ilvl w:val="0"/>
          <w:numId w:val="63"/>
        </w:numPr>
        <w:spacing w:line="240" w:lineRule="auto"/>
        <w:rPr>
          <w:lang w:val="en-GB"/>
        </w:rPr>
      </w:pPr>
      <w:r w:rsidRPr="009A5060">
        <w:rPr>
          <w:lang w:val="en-GB"/>
        </w:rPr>
        <w:t>a technical description of the proposed solution</w:t>
      </w:r>
      <w:r w:rsidR="00B55C3D" w:rsidRPr="009A5060">
        <w:rPr>
          <w:lang w:val="en-GB"/>
        </w:rPr>
        <w:t xml:space="preserve"> </w:t>
      </w:r>
    </w:p>
    <w:p w14:paraId="1E777B6B" w14:textId="628D40CA" w:rsidR="00B55C3D" w:rsidRPr="009A5060" w:rsidRDefault="00A044B0" w:rsidP="00C179E5">
      <w:pPr>
        <w:pStyle w:val="0AClause"/>
        <w:numPr>
          <w:ilvl w:val="0"/>
          <w:numId w:val="63"/>
        </w:numPr>
        <w:spacing w:line="240" w:lineRule="auto"/>
        <w:rPr>
          <w:lang w:val="en-GB"/>
        </w:rPr>
      </w:pPr>
      <w:r w:rsidRPr="009A5060">
        <w:rPr>
          <w:lang w:val="en-GB"/>
        </w:rPr>
        <w:t xml:space="preserve">fixed price for </w:t>
      </w:r>
      <w:r w:rsidR="004E2F07" w:rsidRPr="009A5060">
        <w:rPr>
          <w:lang w:val="en-GB"/>
        </w:rPr>
        <w:t>implementation.</w:t>
      </w:r>
      <w:r w:rsidR="00B55C3D" w:rsidRPr="009A5060">
        <w:rPr>
          <w:lang w:val="en-GB"/>
        </w:rPr>
        <w:t xml:space="preserve"> </w:t>
      </w:r>
    </w:p>
    <w:p w14:paraId="6C1AEE48" w14:textId="1C30FD70" w:rsidR="004E2F07" w:rsidRPr="009A5060" w:rsidRDefault="00A044B0" w:rsidP="00C179E5">
      <w:pPr>
        <w:pStyle w:val="0AClause"/>
        <w:numPr>
          <w:ilvl w:val="0"/>
          <w:numId w:val="63"/>
        </w:numPr>
        <w:spacing w:line="240" w:lineRule="auto"/>
        <w:rPr>
          <w:lang w:val="en-GB"/>
        </w:rPr>
      </w:pPr>
      <w:r w:rsidRPr="009A5060">
        <w:rPr>
          <w:lang w:val="en-GB"/>
        </w:rPr>
        <w:t xml:space="preserve">lead time for </w:t>
      </w:r>
      <w:r w:rsidR="004E2F07" w:rsidRPr="009A5060">
        <w:rPr>
          <w:lang w:val="en-GB"/>
        </w:rPr>
        <w:t xml:space="preserve">execution. </w:t>
      </w:r>
    </w:p>
    <w:p w14:paraId="603421C9" w14:textId="4ADAD245" w:rsidR="00A044B0" w:rsidRPr="009A5060" w:rsidRDefault="00A044B0" w:rsidP="00C179E5">
      <w:pPr>
        <w:pStyle w:val="0AClause"/>
        <w:numPr>
          <w:ilvl w:val="0"/>
          <w:numId w:val="63"/>
        </w:numPr>
        <w:spacing w:line="240" w:lineRule="auto"/>
        <w:rPr>
          <w:lang w:val="en-GB"/>
        </w:rPr>
      </w:pPr>
      <w:r w:rsidRPr="009A5060">
        <w:rPr>
          <w:lang w:val="en-GB"/>
        </w:rPr>
        <w:t>Provide the solution without undue delay once SCK CEN issues a purchase order or written approval.</w:t>
      </w:r>
    </w:p>
    <w:p w14:paraId="4B010FEF" w14:textId="77777777" w:rsidR="00F430AB" w:rsidRPr="009A5060" w:rsidRDefault="00A044B0" w:rsidP="00C179E5">
      <w:pPr>
        <w:pStyle w:val="0AClause"/>
        <w:spacing w:line="240" w:lineRule="auto"/>
        <w:rPr>
          <w:lang w:val="en-GB"/>
        </w:rPr>
      </w:pPr>
      <w:r w:rsidRPr="009A5060">
        <w:rPr>
          <w:lang w:val="en-GB"/>
        </w:rPr>
        <w:t>The Contractor’s offer shall include:</w:t>
      </w:r>
    </w:p>
    <w:p w14:paraId="02CD1D98" w14:textId="77777777" w:rsidR="004E2F07" w:rsidRPr="009A5060" w:rsidRDefault="00A044B0" w:rsidP="00C179E5">
      <w:pPr>
        <w:pStyle w:val="0AClause"/>
        <w:numPr>
          <w:ilvl w:val="0"/>
          <w:numId w:val="63"/>
        </w:numPr>
        <w:spacing w:line="240" w:lineRule="auto"/>
        <w:rPr>
          <w:lang w:val="en-GB"/>
        </w:rPr>
      </w:pPr>
      <w:r w:rsidRPr="009A5060">
        <w:rPr>
          <w:lang w:val="en-GB"/>
        </w:rPr>
        <w:t>A concise description of the after-sales service organisation, including escalation paths and staffing overview.</w:t>
      </w:r>
    </w:p>
    <w:p w14:paraId="11F4F490" w14:textId="77777777" w:rsidR="004E2F07" w:rsidRPr="009A5060" w:rsidRDefault="00A044B0" w:rsidP="00C179E5">
      <w:pPr>
        <w:pStyle w:val="0AClause"/>
        <w:numPr>
          <w:ilvl w:val="0"/>
          <w:numId w:val="63"/>
        </w:numPr>
        <w:spacing w:line="240" w:lineRule="auto"/>
        <w:rPr>
          <w:lang w:val="en-GB"/>
        </w:rPr>
      </w:pPr>
      <w:r w:rsidRPr="009A5060">
        <w:rPr>
          <w:lang w:val="en-GB"/>
        </w:rPr>
        <w:t>Clear procedures for requesting support, listing all contact channels and their availability.</w:t>
      </w:r>
    </w:p>
    <w:p w14:paraId="7D56EF75" w14:textId="20D01315" w:rsidR="00A044B0" w:rsidRPr="009A5060" w:rsidRDefault="00A044B0" w:rsidP="00C179E5">
      <w:pPr>
        <w:pStyle w:val="0AClause"/>
        <w:numPr>
          <w:ilvl w:val="0"/>
          <w:numId w:val="63"/>
        </w:numPr>
        <w:spacing w:line="240" w:lineRule="auto"/>
        <w:rPr>
          <w:lang w:val="en-GB"/>
        </w:rPr>
      </w:pPr>
      <w:r w:rsidRPr="009A5060">
        <w:rPr>
          <w:lang w:val="en-GB"/>
        </w:rPr>
        <w:t>Pricing of after-sales services, including labour hourly rates</w:t>
      </w:r>
      <w:r w:rsidR="00352FF0" w:rsidRPr="009A5060">
        <w:rPr>
          <w:lang w:val="en-GB"/>
        </w:rPr>
        <w:t xml:space="preserve">.  </w:t>
      </w:r>
      <w:r w:rsidRPr="009A5060">
        <w:rPr>
          <w:lang w:val="en-GB"/>
        </w:rPr>
        <w:t>Spare parts or components required for after-sales activities shall be remunerated at prices not exceeding those listed under § 3.8.1.11 “Spare Parts Supply</w:t>
      </w:r>
      <w:r w:rsidR="00352FF0" w:rsidRPr="009A5060">
        <w:rPr>
          <w:lang w:val="en-GB"/>
        </w:rPr>
        <w:t>.”</w:t>
      </w:r>
    </w:p>
    <w:p w14:paraId="0B2D66B9" w14:textId="4796F670" w:rsidR="00C21268" w:rsidRDefault="00C21268" w:rsidP="00C179E5">
      <w:pPr>
        <w:pStyle w:val="Heading2numbered"/>
        <w:keepNext/>
        <w:ind w:left="578" w:hanging="578"/>
      </w:pPr>
      <w:bookmarkStart w:id="3838" w:name="_Toc200492592"/>
      <w:bookmarkStart w:id="3839" w:name="_Toc202536243"/>
      <w:bookmarkStart w:id="3840" w:name="_Toc202536929"/>
      <w:bookmarkStart w:id="3841" w:name="_Toc216340983"/>
      <w:bookmarkStart w:id="3842" w:name="_Ref216439965"/>
      <w:commentRangeStart w:id="3843"/>
      <w:r w:rsidRPr="009A5060">
        <w:t>Documentation</w:t>
      </w:r>
      <w:bookmarkEnd w:id="3838"/>
      <w:bookmarkEnd w:id="3839"/>
      <w:bookmarkEnd w:id="3840"/>
      <w:commentRangeEnd w:id="3843"/>
      <w:r w:rsidR="00AA5A72" w:rsidRPr="009A5060">
        <w:rPr>
          <w:rStyle w:val="CommentReference"/>
          <w:rFonts w:ascii="Segoe UI" w:eastAsia="Calibri" w:hAnsi="Segoe UI"/>
          <w:bCs w:val="0"/>
          <w:color w:val="auto"/>
          <w:shd w:val="clear" w:color="auto" w:fill="auto"/>
        </w:rPr>
        <w:commentReference w:id="3843"/>
      </w:r>
      <w:r w:rsidR="00641AEF" w:rsidRPr="009A5060">
        <w:t xml:space="preserve"> </w:t>
      </w:r>
      <w:r w:rsidR="004240EE">
        <w:t>and Deliverables (DD-#)</w:t>
      </w:r>
      <w:bookmarkEnd w:id="3841"/>
      <w:bookmarkEnd w:id="3842"/>
      <w:r w:rsidR="00641AEF" w:rsidRPr="009A5060">
        <w:tab/>
      </w:r>
    </w:p>
    <w:p w14:paraId="1012D5D4" w14:textId="4500655E" w:rsidR="004240EE" w:rsidRDefault="004240EE" w:rsidP="00C179E5">
      <w:pPr>
        <w:pStyle w:val="regular"/>
        <w:spacing w:line="240" w:lineRule="auto"/>
      </w:pPr>
      <w:r>
        <w:t xml:space="preserve">Requirements concerning specific deliverables or </w:t>
      </w:r>
      <w:r w:rsidR="00430B41">
        <w:t>documents, These documents shall be included in the Deliverables List (DD-#) and submitted in editable electronic format and, where requested, in hard copy.</w:t>
      </w:r>
    </w:p>
    <w:p w14:paraId="65DD1F65" w14:textId="77777777" w:rsidR="00430B41" w:rsidRDefault="00430B41" w:rsidP="00C179E5">
      <w:pPr>
        <w:pStyle w:val="regular"/>
        <w:spacing w:line="240" w:lineRule="auto"/>
      </w:pPr>
    </w:p>
    <w:p w14:paraId="2A3CE57D" w14:textId="77777777" w:rsidR="00430B41" w:rsidRDefault="00CB0030" w:rsidP="00C179E5">
      <w:pPr>
        <w:pStyle w:val="RequirementList"/>
        <w:spacing w:line="240" w:lineRule="auto"/>
      </w:pPr>
      <w:r>
        <w:t xml:space="preserve">The Contractor shall provide all quality-related documentation identified in the Project Quality Plan, including but not limited to: Project Quality Plan, Manufacturing and Inspection Plan / Inspection and Test Plan, Responsibility Matrix, Change Register, Non-Conformity Register, audit reports, FAT reports, SAT reports, commissioning reports and installation dossiers. </w:t>
      </w:r>
    </w:p>
    <w:p w14:paraId="30A37407" w14:textId="5083D816" w:rsidR="00430B41" w:rsidRDefault="00430B41" w:rsidP="00C179E5">
      <w:pPr>
        <w:pStyle w:val="RequirementList"/>
        <w:spacing w:line="240" w:lineRule="auto"/>
      </w:pPr>
      <w:r>
        <w:t xml:space="preserve">The Contractor shall organise the applicable codes and standards in a hierarchy where management-system standards (e.g. ISO 9001) act as parents to project-level requirements, and technical standards (e.g. PED, EN 13480, EN 13445, IEC functional-safety standards) define detailed design, </w:t>
      </w:r>
      <w:proofErr w:type="gramStart"/>
      <w:r>
        <w:t>manufacturing</w:t>
      </w:r>
      <w:proofErr w:type="gramEnd"/>
      <w:r>
        <w:t xml:space="preserve"> and test requirements. For each requirement in Chapters 3 and 4, the Contractor shall demonstrate traceability to one or more entries in the Codes and Standards </w:t>
      </w:r>
      <w:proofErr w:type="spellStart"/>
      <w:r>
        <w:t>Register.This</w:t>
      </w:r>
      <w:proofErr w:type="spellEnd"/>
      <w:r>
        <w:t xml:space="preserve"> shall be submitted with the updated QAP after project kick-off meeting</w:t>
      </w:r>
    </w:p>
    <w:p w14:paraId="1C7307D8" w14:textId="77777777" w:rsidR="000D6B15" w:rsidRPr="009A5060" w:rsidRDefault="000D6B15" w:rsidP="00C179E5">
      <w:pPr>
        <w:pStyle w:val="RequirementList"/>
        <w:spacing w:line="240" w:lineRule="auto"/>
      </w:pPr>
      <w:r w:rsidRPr="009A5060">
        <w:t>All project-related documents, including but not limited to the CAD model, shall be uploaded to the SCK Coreshare platform.</w:t>
      </w:r>
    </w:p>
    <w:p w14:paraId="716B7002" w14:textId="2196B0CA" w:rsidR="00CA389A" w:rsidRPr="009A5060" w:rsidRDefault="000D6B15" w:rsidP="00C179E5">
      <w:pPr>
        <w:pStyle w:val="RequirementList"/>
        <w:spacing w:line="240" w:lineRule="auto"/>
      </w:pPr>
      <w:r w:rsidRPr="009A5060">
        <w:t>All documents shall follow standardized file naming conventions and metadata formats to ensure clear identification, version control, and lifecycle management.</w:t>
      </w:r>
    </w:p>
    <w:p w14:paraId="67CA8D90" w14:textId="24272A69" w:rsidR="00C21268" w:rsidRPr="009A5060" w:rsidRDefault="00C21268" w:rsidP="00C179E5">
      <w:pPr>
        <w:pStyle w:val="RequirementList"/>
        <w:spacing w:line="240" w:lineRule="auto"/>
      </w:pPr>
      <w:bookmarkStart w:id="3844" w:name="_Toc200492593"/>
      <w:r w:rsidRPr="009A5060">
        <w:lastRenderedPageBreak/>
        <w:t xml:space="preserve">Throughout Contract performance the </w:t>
      </w:r>
      <w:r w:rsidR="00CB1438" w:rsidRPr="009A5060">
        <w:t>Contractor</w:t>
      </w:r>
      <w:r w:rsidRPr="009A5060">
        <w:t xml:space="preserve"> shall, at a minimum, deliver the documentation</w:t>
      </w:r>
      <w:r w:rsidR="00C66012" w:rsidRPr="009A5060">
        <w:t xml:space="preserve"> listed in </w:t>
      </w:r>
      <w:r w:rsidR="00C66012" w:rsidRPr="009A5060">
        <w:fldChar w:fldCharType="begin"/>
      </w:r>
      <w:r w:rsidR="00C66012" w:rsidRPr="009A5060">
        <w:instrText xml:space="preserve"> REF _Ref192660562 \h </w:instrText>
      </w:r>
      <w:r w:rsidR="00FB79A6" w:rsidRPr="009A5060">
        <w:instrText xml:space="preserve"> \* MERGEFORMAT </w:instrText>
      </w:r>
      <w:r w:rsidR="00C66012" w:rsidRPr="009A5060">
        <w:fldChar w:fldCharType="separate"/>
      </w:r>
      <w:r w:rsidR="00041F61" w:rsidRPr="009A5060">
        <w:t xml:space="preserve">Table </w:t>
      </w:r>
      <w:r w:rsidR="00041F61">
        <w:t>17</w:t>
      </w:r>
      <w:r w:rsidR="00C66012" w:rsidRPr="009A5060">
        <w:fldChar w:fldCharType="end"/>
      </w:r>
      <w:r w:rsidR="00C66012" w:rsidRPr="009A5060">
        <w:t>.</w:t>
      </w:r>
      <w:bookmarkEnd w:id="3844"/>
    </w:p>
    <w:p w14:paraId="60A5BCA7" w14:textId="77777777" w:rsidR="00236CF2" w:rsidRPr="009A5060" w:rsidRDefault="00CF7B12" w:rsidP="00C179E5">
      <w:pPr>
        <w:pStyle w:val="RequirementList"/>
        <w:spacing w:line="240" w:lineRule="auto"/>
      </w:pPr>
      <w:bookmarkStart w:id="3845" w:name="_Toc200492594"/>
      <w:r w:rsidRPr="009A5060">
        <w:t xml:space="preserve">As part of </w:t>
      </w:r>
      <w:r w:rsidRPr="009A5060">
        <w:rPr>
          <w:rStyle w:val="AAReferencedChar"/>
          <w:rFonts w:ascii="Century Gothic" w:hAnsi="Century Gothic"/>
          <w:i w:val="0"/>
          <w:iCs w:val="0"/>
          <w:color w:val="auto"/>
          <w:sz w:val="18"/>
        </w:rPr>
        <w:t>#DD04, t</w:t>
      </w:r>
      <w:r w:rsidR="00236CF2" w:rsidRPr="009A5060">
        <w:t xml:space="preserve">he Contractor shall provide the necessary technical data and design datasheets of critical components such as heat exchangers, piping, rotating machines, and valve information with sufficient detail to allow </w:t>
      </w:r>
      <w:r w:rsidR="0085540D" w:rsidRPr="009A5060">
        <w:t>SCK CEN</w:t>
      </w:r>
      <w:r w:rsidR="00236CF2" w:rsidRPr="009A5060">
        <w:t xml:space="preserve"> to model the </w:t>
      </w:r>
      <w:r w:rsidR="00C06174" w:rsidRPr="009A5060">
        <w:t>complete cryogenic</w:t>
      </w:r>
      <w:r w:rsidR="00236CF2" w:rsidRPr="009A5060">
        <w:t xml:space="preserve"> system including the cryogenic plant in simulations.</w:t>
      </w:r>
      <w:bookmarkEnd w:id="3845"/>
    </w:p>
    <w:p w14:paraId="1E564C1E" w14:textId="77777777" w:rsidR="00810CE1" w:rsidRPr="009A5060" w:rsidRDefault="00810CE1" w:rsidP="00C179E5">
      <w:pPr>
        <w:pStyle w:val="RequirementList"/>
        <w:spacing w:line="240" w:lineRule="auto"/>
      </w:pPr>
      <w:bookmarkStart w:id="3846" w:name="_Toc200492596"/>
      <w:bookmarkStart w:id="3847" w:name="_Toc200492597"/>
      <w:bookmarkEnd w:id="3846"/>
      <w:r w:rsidRPr="009A5060">
        <w:t xml:space="preserve">The Contractor shall </w:t>
      </w:r>
      <w:r w:rsidR="00FE330C" w:rsidRPr="009A5060">
        <w:t xml:space="preserve">deliver a </w:t>
      </w:r>
      <w:r w:rsidRPr="009A5060">
        <w:t xml:space="preserve">maintenance </w:t>
      </w:r>
      <w:r w:rsidR="00FE330C" w:rsidRPr="009A5060">
        <w:t xml:space="preserve">manual </w:t>
      </w:r>
      <w:r w:rsidRPr="009A5060">
        <w:t>and lifecycle strategy</w:t>
      </w:r>
      <w:r w:rsidR="00FE330C" w:rsidRPr="009A5060">
        <w:t xml:space="preserve"> documentation</w:t>
      </w:r>
      <w:r w:rsidRPr="009A5060">
        <w:t>,</w:t>
      </w:r>
      <w:r w:rsidR="00FE330C" w:rsidRPr="009A5060">
        <w:t xml:space="preserve"> including but not</w:t>
      </w:r>
      <w:r w:rsidRPr="009A5060">
        <w:t xml:space="preserve"> limited</w:t>
      </w:r>
      <w:r w:rsidR="00FE330C" w:rsidRPr="009A5060">
        <w:t xml:space="preserve"> to:</w:t>
      </w:r>
      <w:bookmarkEnd w:id="3847"/>
    </w:p>
    <w:p w14:paraId="6FB2E18E" w14:textId="77777777" w:rsidR="00810CE1" w:rsidRPr="009A5060" w:rsidRDefault="00810CE1" w:rsidP="00C179E5">
      <w:pPr>
        <w:pStyle w:val="RequirementList"/>
        <w:numPr>
          <w:ilvl w:val="0"/>
          <w:numId w:val="25"/>
        </w:numPr>
        <w:spacing w:line="240" w:lineRule="auto"/>
      </w:pPr>
      <w:r w:rsidRPr="009A5060">
        <w:t>Spare inventory and obsolescence plans</w:t>
      </w:r>
    </w:p>
    <w:p w14:paraId="3C83E971" w14:textId="77777777" w:rsidR="00810CE1" w:rsidRPr="009A5060" w:rsidRDefault="00810CE1" w:rsidP="00C179E5">
      <w:pPr>
        <w:pStyle w:val="RequirementList"/>
        <w:numPr>
          <w:ilvl w:val="0"/>
          <w:numId w:val="25"/>
        </w:numPr>
        <w:spacing w:line="240" w:lineRule="auto"/>
      </w:pPr>
      <w:r w:rsidRPr="009A5060">
        <w:t>PPE, alarms, and recovery training</w:t>
      </w:r>
    </w:p>
    <w:p w14:paraId="2B9F5A69" w14:textId="77777777" w:rsidR="00FE330C" w:rsidRPr="009A5060" w:rsidRDefault="00810CE1" w:rsidP="00C179E5">
      <w:pPr>
        <w:pStyle w:val="RequirementList"/>
        <w:numPr>
          <w:ilvl w:val="0"/>
          <w:numId w:val="25"/>
        </w:numPr>
        <w:spacing w:line="240" w:lineRule="auto"/>
      </w:pPr>
      <w:r w:rsidRPr="009A5060">
        <w:t>Simulation-driven scenario testing</w:t>
      </w:r>
    </w:p>
    <w:p w14:paraId="1B5C3721" w14:textId="77777777" w:rsidR="00810CE1" w:rsidRPr="009A5060" w:rsidRDefault="00FE330C" w:rsidP="00C179E5">
      <w:pPr>
        <w:pStyle w:val="RequirementList"/>
        <w:numPr>
          <w:ilvl w:val="0"/>
          <w:numId w:val="25"/>
        </w:numPr>
        <w:spacing w:line="240" w:lineRule="auto"/>
      </w:pPr>
      <w:r w:rsidRPr="009A5060">
        <w:t>OPEX estimations</w:t>
      </w:r>
      <w:r w:rsidR="00810CE1" w:rsidRPr="009A5060">
        <w:t>.</w:t>
      </w:r>
    </w:p>
    <w:p w14:paraId="3BBB9D51" w14:textId="77777777" w:rsidR="0077713E" w:rsidRPr="009A5060" w:rsidRDefault="0077713E" w:rsidP="00C179E5">
      <w:pPr>
        <w:pStyle w:val="RequirementList"/>
        <w:numPr>
          <w:ilvl w:val="0"/>
          <w:numId w:val="25"/>
        </w:numPr>
        <w:spacing w:line="240" w:lineRule="auto"/>
      </w:pPr>
      <w:r w:rsidRPr="009A5060">
        <w:t>Maintenance checks, functional testing</w:t>
      </w:r>
    </w:p>
    <w:p w14:paraId="278F0C56" w14:textId="77777777" w:rsidR="0077713E" w:rsidRPr="009A5060" w:rsidRDefault="0077713E" w:rsidP="00C179E5">
      <w:pPr>
        <w:pStyle w:val="RequirementList"/>
        <w:numPr>
          <w:ilvl w:val="0"/>
          <w:numId w:val="25"/>
        </w:numPr>
        <w:spacing w:line="240" w:lineRule="auto"/>
      </w:pPr>
      <w:r w:rsidRPr="009A5060">
        <w:t>MTBF-based planning and condition diagnostics</w:t>
      </w:r>
    </w:p>
    <w:p w14:paraId="35D905E7" w14:textId="77777777" w:rsidR="0077713E" w:rsidRPr="009A5060" w:rsidRDefault="0077713E" w:rsidP="00C179E5">
      <w:pPr>
        <w:pStyle w:val="RequirementList"/>
        <w:numPr>
          <w:ilvl w:val="0"/>
          <w:numId w:val="25"/>
        </w:numPr>
        <w:spacing w:line="240" w:lineRule="auto"/>
      </w:pPr>
      <w:r w:rsidRPr="009A5060">
        <w:t>Operator commissioning and technician maintenance and replacement involvement</w:t>
      </w:r>
    </w:p>
    <w:p w14:paraId="61C42D68" w14:textId="77777777" w:rsidR="0077713E" w:rsidRPr="009A5060" w:rsidRDefault="0077713E" w:rsidP="00C179E5">
      <w:pPr>
        <w:pStyle w:val="RequirementList"/>
        <w:numPr>
          <w:ilvl w:val="0"/>
          <w:numId w:val="25"/>
        </w:numPr>
        <w:spacing w:line="240" w:lineRule="auto"/>
      </w:pPr>
      <w:r w:rsidRPr="009A5060">
        <w:t>Real-time MTBF vs prediction curve tracking</w:t>
      </w:r>
    </w:p>
    <w:p w14:paraId="3E0EDB5A" w14:textId="77777777" w:rsidR="00D8246E" w:rsidRPr="009A5060" w:rsidRDefault="00D8246E" w:rsidP="00C179E5">
      <w:pPr>
        <w:pStyle w:val="RequirementList"/>
        <w:spacing w:line="240" w:lineRule="auto"/>
      </w:pPr>
      <w:bookmarkStart w:id="3848" w:name="_Toc200492598"/>
      <w:r w:rsidRPr="009A5060">
        <w:t xml:space="preserve">The process flow diagrams, process and instrumentation diagrams and temperature-entropy diagrams showing all the operation modes (including cool down) of the </w:t>
      </w:r>
      <w:r w:rsidR="00947F24" w:rsidRPr="009A5060">
        <w:t>QPLANT</w:t>
      </w:r>
      <w:r w:rsidRPr="009A5060">
        <w:t xml:space="preserve"> shall be subject to approval by </w:t>
      </w:r>
      <w:r w:rsidR="0085540D" w:rsidRPr="009A5060">
        <w:t>SCK CEN</w:t>
      </w:r>
      <w:r w:rsidRPr="009A5060">
        <w:t>.</w:t>
      </w:r>
      <w:bookmarkEnd w:id="3848"/>
    </w:p>
    <w:p w14:paraId="61441E0B" w14:textId="5C01F04C" w:rsidR="007C27AF" w:rsidRDefault="007C27AF" w:rsidP="00C179E5">
      <w:pPr>
        <w:pStyle w:val="RequirementList"/>
        <w:spacing w:line="240" w:lineRule="auto"/>
      </w:pPr>
      <w:r w:rsidRPr="009A5060">
        <w:t>The Contractor shall, at the Preliminary Design Review (PDR)</w:t>
      </w:r>
      <w:r w:rsidR="006C3DD3" w:rsidRPr="009A5060">
        <w:t>, which is the end of the L1 (Concept Design)</w:t>
      </w:r>
      <w:r w:rsidRPr="009A5060">
        <w:t xml:space="preserve">, provide 3-D CAD cut-aways and maintenance envelopes demonstrating safe human access to all QRB components and instrumentation located inside the vacuum vessel. </w:t>
      </w:r>
    </w:p>
    <w:p w14:paraId="7A9C56EF" w14:textId="77777777" w:rsidR="00E37D7A" w:rsidRPr="009A5060" w:rsidRDefault="00E37D7A" w:rsidP="00C179E5">
      <w:pPr>
        <w:pStyle w:val="RequirementList"/>
        <w:spacing w:line="240" w:lineRule="auto"/>
      </w:pPr>
      <w:r w:rsidRPr="009A5060">
        <w:t xml:space="preserve">The Contractor </w:t>
      </w:r>
      <w:r w:rsidRPr="00E37D7A">
        <w:rPr>
          <w:b/>
          <w:bCs/>
        </w:rPr>
        <w:t>should</w:t>
      </w:r>
      <w:r w:rsidRPr="009A5060">
        <w:t xml:space="preserve"> use EPLAN for all electrical and masterplan-related drawings to facilitate integration of the deliverables into SCK CEN’s existing design and facility documentation systems.  While this is not mandatory, SCK CEN encourages its use to enhance compatibility with internal tools and infrastructure.</w:t>
      </w:r>
    </w:p>
    <w:p w14:paraId="5AC00343" w14:textId="77777777" w:rsidR="00E37D7A" w:rsidRPr="009A5060" w:rsidRDefault="00E37D7A" w:rsidP="00C179E5">
      <w:pPr>
        <w:pStyle w:val="RequirementList"/>
        <w:spacing w:line="240" w:lineRule="auto"/>
      </w:pPr>
      <w:r w:rsidRPr="009A5060">
        <w:t xml:space="preserve">The Contractor </w:t>
      </w:r>
      <w:r w:rsidRPr="00E37D7A">
        <w:rPr>
          <w:b/>
          <w:bCs/>
        </w:rPr>
        <w:t>should</w:t>
      </w:r>
      <w:r w:rsidRPr="009A5060">
        <w:t xml:space="preserve"> ensure that the 3D models and associated workflows are compatible with SCK CEN’s current digital engineering environment, which includes PTC Windchill, PTC Creo, and Autodesk BIM360.</w:t>
      </w:r>
    </w:p>
    <w:p w14:paraId="134A05AC" w14:textId="4D88B7BF" w:rsidR="00E37D7A" w:rsidRDefault="00E37D7A" w:rsidP="00C179E5">
      <w:pPr>
        <w:pStyle w:val="SysReq3"/>
        <w:spacing w:line="240" w:lineRule="auto"/>
        <w:ind w:left="0"/>
        <w:rPr>
          <w:lang w:val="en-GB"/>
        </w:rPr>
      </w:pPr>
      <w:r>
        <w:rPr>
          <w:lang w:val="en-GB"/>
        </w:rPr>
        <w:t>I</w:t>
      </w:r>
      <w:r w:rsidRPr="009A5060">
        <w:rPr>
          <w:lang w:val="en-GB"/>
        </w:rPr>
        <w:t>n the offer the Applicant shall</w:t>
      </w:r>
      <w:r>
        <w:rPr>
          <w:lang w:val="en-GB"/>
        </w:rPr>
        <w:t>:</w:t>
      </w:r>
    </w:p>
    <w:p w14:paraId="19C85348" w14:textId="77777777" w:rsidR="00E37D7A" w:rsidRDefault="00E37D7A" w:rsidP="00C179E5">
      <w:pPr>
        <w:pStyle w:val="RequirementList"/>
        <w:numPr>
          <w:ilvl w:val="0"/>
          <w:numId w:val="112"/>
        </w:numPr>
        <w:spacing w:line="240" w:lineRule="auto"/>
      </w:pPr>
      <w:r>
        <w:t xml:space="preserve">describe the Contractors </w:t>
      </w:r>
      <w:r w:rsidRPr="009A5060">
        <w:t>digital engineering environment</w:t>
      </w:r>
    </w:p>
    <w:p w14:paraId="352FA2AF" w14:textId="77777777" w:rsidR="00E37D7A" w:rsidRPr="009A5060" w:rsidRDefault="00E37D7A" w:rsidP="00C179E5">
      <w:pPr>
        <w:pStyle w:val="RequirementList"/>
        <w:numPr>
          <w:ilvl w:val="0"/>
          <w:numId w:val="112"/>
        </w:numPr>
        <w:spacing w:line="240" w:lineRule="auto"/>
      </w:pPr>
      <w:r w:rsidRPr="009A5060">
        <w:t>propose a suitable workflow for 3D model exchange,</w:t>
      </w:r>
    </w:p>
    <w:p w14:paraId="7F80EFE2" w14:textId="77777777" w:rsidR="00E37D7A" w:rsidRPr="009A5060" w:rsidRDefault="00E37D7A" w:rsidP="00C179E5">
      <w:pPr>
        <w:pStyle w:val="RequirementList"/>
        <w:numPr>
          <w:ilvl w:val="0"/>
          <w:numId w:val="112"/>
        </w:numPr>
        <w:spacing w:line="240" w:lineRule="auto"/>
      </w:pPr>
      <w:r w:rsidRPr="009A5060">
        <w:t>describe how the Contractor intends to use model metadata and attributes, and</w:t>
      </w:r>
    </w:p>
    <w:p w14:paraId="107FA8EA" w14:textId="77777777" w:rsidR="00E37D7A" w:rsidRPr="009A5060" w:rsidRDefault="00E37D7A" w:rsidP="00C179E5">
      <w:pPr>
        <w:pStyle w:val="RequirementList"/>
        <w:numPr>
          <w:ilvl w:val="0"/>
          <w:numId w:val="112"/>
        </w:numPr>
        <w:spacing w:line="240" w:lineRule="auto"/>
      </w:pPr>
      <w:r w:rsidRPr="009A5060">
        <w:t>explain how the Contractor will ensure integration and interoperability with SCK CEN’s systems throughout the project lifecycle.</w:t>
      </w:r>
    </w:p>
    <w:p w14:paraId="462A0F1D" w14:textId="77777777" w:rsidR="00E37D7A" w:rsidRPr="009A5060" w:rsidRDefault="00E37D7A" w:rsidP="00C179E5">
      <w:pPr>
        <w:pStyle w:val="RequirementList"/>
        <w:numPr>
          <w:ilvl w:val="0"/>
          <w:numId w:val="0"/>
        </w:numPr>
        <w:spacing w:line="240" w:lineRule="auto"/>
        <w:ind w:left="502"/>
      </w:pPr>
    </w:p>
    <w:p w14:paraId="4902A97C" w14:textId="77777777" w:rsidR="007C27AF" w:rsidRPr="009A5060" w:rsidRDefault="007C27AF" w:rsidP="00C179E5">
      <w:pPr>
        <w:pStyle w:val="RequirementList"/>
        <w:numPr>
          <w:ilvl w:val="0"/>
          <w:numId w:val="0"/>
        </w:numPr>
        <w:spacing w:line="240" w:lineRule="auto"/>
        <w:ind w:left="142"/>
      </w:pPr>
    </w:p>
    <w:p w14:paraId="5B01ED1A" w14:textId="77777777" w:rsidR="00B00BC4" w:rsidRPr="009A5060" w:rsidRDefault="00B00BC4" w:rsidP="00C179E5">
      <w:pPr>
        <w:pStyle w:val="RequirementList"/>
        <w:numPr>
          <w:ilvl w:val="0"/>
          <w:numId w:val="0"/>
        </w:numPr>
        <w:spacing w:line="240" w:lineRule="auto"/>
        <w:ind w:left="720"/>
      </w:pPr>
    </w:p>
    <w:p w14:paraId="73F1DD60" w14:textId="58800751" w:rsidR="00C21268" w:rsidRPr="009A5060" w:rsidRDefault="00C21268" w:rsidP="00C179E5">
      <w:pPr>
        <w:pStyle w:val="AASemiBold"/>
        <w:spacing w:line="240" w:lineRule="auto"/>
        <w:rPr>
          <w:lang w:eastAsia="fr-FR"/>
        </w:rPr>
      </w:pPr>
      <w:bookmarkStart w:id="3849" w:name="_Ref192660562"/>
      <w:bookmarkStart w:id="3850" w:name="_Toc201310424"/>
      <w:bookmarkStart w:id="3851" w:name="_Toc212194975"/>
      <w:r w:rsidRPr="009A5060">
        <w:rPr>
          <w:lang w:eastAsia="fr-FR"/>
        </w:rPr>
        <w:t xml:space="preserve">Table </w:t>
      </w:r>
      <w:r w:rsidRPr="009A5060">
        <w:rPr>
          <w:lang w:eastAsia="fr-FR"/>
        </w:rPr>
        <w:fldChar w:fldCharType="begin"/>
      </w:r>
      <w:r w:rsidRPr="009A5060">
        <w:rPr>
          <w:lang w:eastAsia="fr-FR"/>
        </w:rPr>
        <w:instrText xml:space="preserve"> SEQ Table \* ARABIC </w:instrText>
      </w:r>
      <w:r w:rsidRPr="009A5060">
        <w:rPr>
          <w:lang w:eastAsia="fr-FR"/>
        </w:rPr>
        <w:fldChar w:fldCharType="separate"/>
      </w:r>
      <w:r w:rsidR="00041F61">
        <w:rPr>
          <w:noProof/>
          <w:lang w:eastAsia="fr-FR"/>
        </w:rPr>
        <w:t>17</w:t>
      </w:r>
      <w:r w:rsidRPr="009A5060">
        <w:rPr>
          <w:lang w:eastAsia="fr-FR"/>
        </w:rPr>
        <w:fldChar w:fldCharType="end"/>
      </w:r>
      <w:bookmarkEnd w:id="3849"/>
      <w:r w:rsidRPr="009A5060">
        <w:rPr>
          <w:lang w:eastAsia="fr-FR"/>
        </w:rPr>
        <w:t xml:space="preserve"> Documentation </w:t>
      </w:r>
      <w:r w:rsidR="0029663C" w:rsidRPr="009A5060">
        <w:rPr>
          <w:lang w:eastAsia="fr-FR"/>
        </w:rPr>
        <w:t xml:space="preserve">and </w:t>
      </w:r>
      <w:r w:rsidR="0063737F" w:rsidRPr="009A5060">
        <w:rPr>
          <w:lang w:eastAsia="fr-FR"/>
        </w:rPr>
        <w:t>Deliverables</w:t>
      </w:r>
      <w:bookmarkEnd w:id="3850"/>
      <w:bookmarkEnd w:id="3851"/>
    </w:p>
    <w:tbl>
      <w:tblPr>
        <w:tblStyle w:val="TableGrid2"/>
        <w:tblW w:w="0" w:type="auto"/>
        <w:tblBorders>
          <w:top w:val="single" w:sz="4" w:space="0" w:color="984A9C" w:themeColor="accent2"/>
          <w:left w:val="single" w:sz="4" w:space="0" w:color="984A9C" w:themeColor="accent2"/>
          <w:bottom w:val="single" w:sz="4" w:space="0" w:color="984A9C" w:themeColor="accent2"/>
          <w:right w:val="single" w:sz="4" w:space="0" w:color="984A9C" w:themeColor="accent2"/>
          <w:insideH w:val="single" w:sz="4" w:space="0" w:color="984A9C" w:themeColor="accent2"/>
          <w:insideV w:val="single" w:sz="4" w:space="0" w:color="984A9C" w:themeColor="accent2"/>
        </w:tblBorders>
        <w:tblLook w:val="04A0" w:firstRow="1" w:lastRow="0" w:firstColumn="1" w:lastColumn="0" w:noHBand="0" w:noVBand="1"/>
      </w:tblPr>
      <w:tblGrid>
        <w:gridCol w:w="804"/>
        <w:gridCol w:w="6047"/>
        <w:gridCol w:w="1472"/>
        <w:gridCol w:w="1407"/>
      </w:tblGrid>
      <w:tr w:rsidR="00AD5CF5" w:rsidRPr="009A5060" w14:paraId="360487E5" w14:textId="77777777" w:rsidTr="00692B0A">
        <w:tc>
          <w:tcPr>
            <w:tcW w:w="0" w:type="auto"/>
            <w:shd w:val="clear" w:color="auto" w:fill="EBD9ED" w:themeFill="accent2" w:themeFillTint="33"/>
            <w:hideMark/>
          </w:tcPr>
          <w:p w14:paraId="6A125D24" w14:textId="77777777" w:rsidR="00187AC2" w:rsidRPr="009A5060" w:rsidRDefault="00187AC2" w:rsidP="00C179E5">
            <w:pPr>
              <w:jc w:val="center"/>
              <w:rPr>
                <w:rFonts w:ascii="Aptos" w:hAnsi="Aptos"/>
                <w:b/>
                <w:bCs/>
                <w:sz w:val="19"/>
                <w:szCs w:val="19"/>
              </w:rPr>
            </w:pPr>
            <w:r w:rsidRPr="009A5060">
              <w:rPr>
                <w:rStyle w:val="Strong"/>
                <w:rFonts w:ascii="Aptos" w:hAnsi="Aptos"/>
                <w:sz w:val="19"/>
                <w:szCs w:val="19"/>
              </w:rPr>
              <w:t>Deliverable ID</w:t>
            </w:r>
          </w:p>
        </w:tc>
        <w:tc>
          <w:tcPr>
            <w:tcW w:w="0" w:type="auto"/>
            <w:shd w:val="clear" w:color="auto" w:fill="EBD9ED" w:themeFill="accent2" w:themeFillTint="33"/>
            <w:hideMark/>
          </w:tcPr>
          <w:p w14:paraId="5D8C11BB" w14:textId="77777777" w:rsidR="00187AC2" w:rsidRPr="009A5060" w:rsidRDefault="00187AC2" w:rsidP="00C179E5">
            <w:pPr>
              <w:jc w:val="center"/>
              <w:rPr>
                <w:rFonts w:ascii="Aptos" w:hAnsi="Aptos"/>
                <w:b/>
                <w:bCs/>
                <w:sz w:val="19"/>
                <w:szCs w:val="19"/>
              </w:rPr>
            </w:pPr>
            <w:r w:rsidRPr="009A5060">
              <w:rPr>
                <w:rStyle w:val="Strong"/>
                <w:rFonts w:ascii="Aptos" w:hAnsi="Aptos"/>
                <w:sz w:val="19"/>
                <w:szCs w:val="19"/>
              </w:rPr>
              <w:t>Title / Content</w:t>
            </w:r>
          </w:p>
        </w:tc>
        <w:tc>
          <w:tcPr>
            <w:tcW w:w="0" w:type="auto"/>
            <w:shd w:val="clear" w:color="auto" w:fill="EBD9ED" w:themeFill="accent2" w:themeFillTint="33"/>
            <w:hideMark/>
          </w:tcPr>
          <w:p w14:paraId="61912319" w14:textId="01100337" w:rsidR="00187AC2" w:rsidRPr="009A5060" w:rsidRDefault="00187AC2" w:rsidP="00C179E5">
            <w:pPr>
              <w:jc w:val="center"/>
              <w:rPr>
                <w:rFonts w:ascii="Aptos" w:hAnsi="Aptos"/>
                <w:b/>
                <w:bCs/>
                <w:sz w:val="19"/>
                <w:szCs w:val="19"/>
              </w:rPr>
            </w:pPr>
            <w:r w:rsidRPr="009A5060">
              <w:rPr>
                <w:rStyle w:val="Strong"/>
                <w:rFonts w:ascii="Aptos" w:hAnsi="Aptos"/>
                <w:sz w:val="19"/>
                <w:szCs w:val="19"/>
              </w:rPr>
              <w:t>Phase</w:t>
            </w:r>
          </w:p>
        </w:tc>
        <w:tc>
          <w:tcPr>
            <w:tcW w:w="0" w:type="auto"/>
            <w:shd w:val="clear" w:color="auto" w:fill="EBD9ED" w:themeFill="accent2" w:themeFillTint="33"/>
            <w:hideMark/>
          </w:tcPr>
          <w:p w14:paraId="17FC7311" w14:textId="77777777" w:rsidR="00187AC2" w:rsidRPr="009A5060" w:rsidRDefault="00187AC2" w:rsidP="00C179E5">
            <w:pPr>
              <w:jc w:val="center"/>
              <w:rPr>
                <w:rFonts w:ascii="Aptos" w:hAnsi="Aptos"/>
                <w:b/>
                <w:bCs/>
                <w:sz w:val="19"/>
                <w:szCs w:val="19"/>
              </w:rPr>
            </w:pPr>
            <w:r w:rsidRPr="009A5060">
              <w:rPr>
                <w:rStyle w:val="Strong"/>
                <w:rFonts w:ascii="Aptos" w:hAnsi="Aptos"/>
                <w:sz w:val="19"/>
                <w:szCs w:val="19"/>
              </w:rPr>
              <w:t>Due Date / Milestone</w:t>
            </w:r>
          </w:p>
        </w:tc>
      </w:tr>
      <w:tr w:rsidR="00187AC2" w:rsidRPr="009A5060" w14:paraId="54AB90EB" w14:textId="77777777" w:rsidTr="00692B0A">
        <w:tc>
          <w:tcPr>
            <w:tcW w:w="0" w:type="auto"/>
            <w:hideMark/>
          </w:tcPr>
          <w:p w14:paraId="66DE1A4E" w14:textId="1BF0839C" w:rsidR="00187AC2" w:rsidRPr="009A5060" w:rsidRDefault="00187AC2" w:rsidP="00C179E5">
            <w:pPr>
              <w:pStyle w:val="ListParagraph"/>
              <w:numPr>
                <w:ilvl w:val="0"/>
                <w:numId w:val="69"/>
              </w:numPr>
              <w:rPr>
                <w:rFonts w:ascii="Aptos" w:hAnsi="Aptos"/>
                <w:sz w:val="19"/>
                <w:szCs w:val="19"/>
              </w:rPr>
            </w:pPr>
          </w:p>
        </w:tc>
        <w:tc>
          <w:tcPr>
            <w:tcW w:w="0" w:type="auto"/>
            <w:hideMark/>
          </w:tcPr>
          <w:p w14:paraId="71A4126D" w14:textId="59E442EB" w:rsidR="00187AC2" w:rsidRPr="009A5060" w:rsidRDefault="00187AC2" w:rsidP="00C179E5">
            <w:pPr>
              <w:rPr>
                <w:rFonts w:ascii="Aptos" w:hAnsi="Aptos"/>
                <w:sz w:val="19"/>
                <w:szCs w:val="19"/>
              </w:rPr>
            </w:pPr>
            <w:r w:rsidRPr="009A5060">
              <w:rPr>
                <w:rFonts w:ascii="Aptos" w:hAnsi="Aptos"/>
                <w:sz w:val="19"/>
                <w:szCs w:val="19"/>
              </w:rPr>
              <w:t>Project Management Plan (execution of project) including management dashboard, schedule, meeting processes, doc list, reporting/storage</w:t>
            </w:r>
          </w:p>
        </w:tc>
        <w:tc>
          <w:tcPr>
            <w:tcW w:w="0" w:type="auto"/>
            <w:hideMark/>
          </w:tcPr>
          <w:p w14:paraId="3E63D59C" w14:textId="486A6F64" w:rsidR="00187AC2" w:rsidRPr="009A5060" w:rsidRDefault="00187AC2" w:rsidP="00C179E5">
            <w:pPr>
              <w:rPr>
                <w:rFonts w:ascii="Aptos" w:hAnsi="Aptos"/>
                <w:sz w:val="19"/>
                <w:szCs w:val="19"/>
              </w:rPr>
            </w:pPr>
            <w:r w:rsidRPr="009A5060">
              <w:rPr>
                <w:rFonts w:ascii="Aptos" w:hAnsi="Aptos"/>
                <w:sz w:val="19"/>
                <w:szCs w:val="19"/>
              </w:rPr>
              <w:t>Project Management</w:t>
            </w:r>
            <w:r w:rsidR="00313927" w:rsidRPr="009A5060">
              <w:rPr>
                <w:rFonts w:ascii="Aptos" w:hAnsi="Aptos"/>
                <w:sz w:val="19"/>
                <w:szCs w:val="19"/>
              </w:rPr>
              <w:t xml:space="preserve"> (L0, L1)</w:t>
            </w:r>
          </w:p>
        </w:tc>
        <w:tc>
          <w:tcPr>
            <w:tcW w:w="0" w:type="auto"/>
            <w:hideMark/>
          </w:tcPr>
          <w:p w14:paraId="17069ED0" w14:textId="77777777" w:rsidR="00187AC2" w:rsidRPr="009A5060" w:rsidRDefault="00187AC2" w:rsidP="00C179E5">
            <w:pPr>
              <w:rPr>
                <w:rFonts w:ascii="Aptos" w:hAnsi="Aptos"/>
                <w:sz w:val="19"/>
                <w:szCs w:val="19"/>
              </w:rPr>
            </w:pPr>
            <w:r w:rsidRPr="009A5060">
              <w:rPr>
                <w:rFonts w:ascii="Aptos" w:hAnsi="Aptos"/>
                <w:sz w:val="19"/>
                <w:szCs w:val="19"/>
              </w:rPr>
              <w:t>SIG + 1 month</w:t>
            </w:r>
          </w:p>
        </w:tc>
      </w:tr>
      <w:tr w:rsidR="00187AC2" w:rsidRPr="009A5060" w14:paraId="6251DBD2" w14:textId="77777777" w:rsidTr="00692B0A">
        <w:tc>
          <w:tcPr>
            <w:tcW w:w="0" w:type="auto"/>
            <w:hideMark/>
          </w:tcPr>
          <w:p w14:paraId="54E36628" w14:textId="22E23355" w:rsidR="00187AC2" w:rsidRPr="009A5060" w:rsidRDefault="00187AC2" w:rsidP="00C179E5">
            <w:pPr>
              <w:pStyle w:val="ListParagraph"/>
              <w:numPr>
                <w:ilvl w:val="0"/>
                <w:numId w:val="69"/>
              </w:numPr>
              <w:rPr>
                <w:rFonts w:ascii="Aptos" w:hAnsi="Aptos"/>
                <w:sz w:val="19"/>
                <w:szCs w:val="19"/>
              </w:rPr>
            </w:pPr>
            <w:bookmarkStart w:id="3852" w:name="_Ref216423628"/>
          </w:p>
        </w:tc>
        <w:bookmarkEnd w:id="3852"/>
        <w:tc>
          <w:tcPr>
            <w:tcW w:w="0" w:type="auto"/>
            <w:hideMark/>
          </w:tcPr>
          <w:p w14:paraId="32D2DDC1" w14:textId="77777777" w:rsidR="00187AC2" w:rsidRPr="009A5060" w:rsidRDefault="00187AC2" w:rsidP="00C179E5">
            <w:pPr>
              <w:rPr>
                <w:rFonts w:ascii="Aptos" w:hAnsi="Aptos"/>
                <w:sz w:val="19"/>
                <w:szCs w:val="19"/>
              </w:rPr>
            </w:pPr>
            <w:r w:rsidRPr="009A5060">
              <w:rPr>
                <w:rFonts w:ascii="Aptos" w:hAnsi="Aptos"/>
                <w:sz w:val="19"/>
                <w:szCs w:val="19"/>
              </w:rPr>
              <w:t>Quality Assurance Plan, including compliancy matrix, test plans (incl. control system), reports, functional safety lifecycle, certificates mgmt., NCR/CR processes</w:t>
            </w:r>
          </w:p>
        </w:tc>
        <w:tc>
          <w:tcPr>
            <w:tcW w:w="0" w:type="auto"/>
            <w:hideMark/>
          </w:tcPr>
          <w:p w14:paraId="5E920B0E" w14:textId="6E82F3FD" w:rsidR="00187AC2" w:rsidRPr="009A5060" w:rsidRDefault="00187AC2" w:rsidP="00C179E5">
            <w:pPr>
              <w:rPr>
                <w:rFonts w:ascii="Aptos" w:hAnsi="Aptos"/>
                <w:sz w:val="19"/>
                <w:szCs w:val="19"/>
              </w:rPr>
            </w:pPr>
            <w:r w:rsidRPr="009A5060">
              <w:rPr>
                <w:rFonts w:ascii="Aptos" w:hAnsi="Aptos"/>
                <w:sz w:val="19"/>
                <w:szCs w:val="19"/>
              </w:rPr>
              <w:t>QA/QC</w:t>
            </w:r>
            <w:r w:rsidR="00313927" w:rsidRPr="009A5060">
              <w:rPr>
                <w:rFonts w:ascii="Aptos" w:hAnsi="Aptos"/>
                <w:sz w:val="19"/>
                <w:szCs w:val="19"/>
              </w:rPr>
              <w:t xml:space="preserve"> (L1)</w:t>
            </w:r>
          </w:p>
        </w:tc>
        <w:tc>
          <w:tcPr>
            <w:tcW w:w="0" w:type="auto"/>
            <w:hideMark/>
          </w:tcPr>
          <w:p w14:paraId="23BEFF0A" w14:textId="77777777" w:rsidR="00187AC2" w:rsidRPr="009A5060" w:rsidRDefault="00187AC2" w:rsidP="00C179E5">
            <w:pPr>
              <w:rPr>
                <w:rFonts w:ascii="Aptos" w:hAnsi="Aptos"/>
                <w:sz w:val="19"/>
                <w:szCs w:val="19"/>
              </w:rPr>
            </w:pPr>
            <w:r w:rsidRPr="009A5060">
              <w:rPr>
                <w:rFonts w:ascii="Aptos" w:hAnsi="Aptos"/>
                <w:sz w:val="19"/>
                <w:szCs w:val="19"/>
              </w:rPr>
              <w:t>SIG + 1 month</w:t>
            </w:r>
          </w:p>
        </w:tc>
      </w:tr>
      <w:tr w:rsidR="00187AC2" w:rsidRPr="009A5060" w14:paraId="26D964F8" w14:textId="77777777" w:rsidTr="00692B0A">
        <w:tc>
          <w:tcPr>
            <w:tcW w:w="0" w:type="auto"/>
            <w:hideMark/>
          </w:tcPr>
          <w:p w14:paraId="2E738335" w14:textId="78115962" w:rsidR="00187AC2" w:rsidRPr="009A5060" w:rsidRDefault="00187AC2" w:rsidP="00C179E5">
            <w:pPr>
              <w:pStyle w:val="ListParagraph"/>
              <w:numPr>
                <w:ilvl w:val="0"/>
                <w:numId w:val="69"/>
              </w:numPr>
              <w:rPr>
                <w:rFonts w:ascii="Aptos" w:hAnsi="Aptos"/>
                <w:sz w:val="19"/>
                <w:szCs w:val="19"/>
              </w:rPr>
            </w:pPr>
            <w:bookmarkStart w:id="3853" w:name="_Ref211441724"/>
          </w:p>
        </w:tc>
        <w:bookmarkEnd w:id="3853"/>
        <w:tc>
          <w:tcPr>
            <w:tcW w:w="0" w:type="auto"/>
            <w:hideMark/>
          </w:tcPr>
          <w:p w14:paraId="207D43D4" w14:textId="77777777" w:rsidR="00187AC2" w:rsidRPr="009A5060" w:rsidRDefault="00187AC2" w:rsidP="00C179E5">
            <w:pPr>
              <w:rPr>
                <w:rFonts w:ascii="Aptos" w:hAnsi="Aptos"/>
                <w:sz w:val="19"/>
                <w:szCs w:val="19"/>
              </w:rPr>
            </w:pPr>
            <w:r w:rsidRPr="009A5060">
              <w:rPr>
                <w:rFonts w:ascii="Aptos" w:hAnsi="Aptos"/>
                <w:sz w:val="19"/>
                <w:szCs w:val="19"/>
              </w:rPr>
              <w:t>Conceptual Design File: description of Cryoplant, PFDs/P&amp;IDs, T–s diagrams, process calcs, plant layout &amp; CAD models, utility requirements</w:t>
            </w:r>
          </w:p>
        </w:tc>
        <w:tc>
          <w:tcPr>
            <w:tcW w:w="0" w:type="auto"/>
            <w:hideMark/>
          </w:tcPr>
          <w:p w14:paraId="009FCFA5" w14:textId="20B45402" w:rsidR="00187AC2" w:rsidRPr="009A5060" w:rsidRDefault="00187AC2" w:rsidP="00C179E5">
            <w:pPr>
              <w:rPr>
                <w:rFonts w:ascii="Aptos" w:hAnsi="Aptos"/>
                <w:sz w:val="19"/>
                <w:szCs w:val="19"/>
              </w:rPr>
            </w:pPr>
            <w:r w:rsidRPr="009A5060">
              <w:rPr>
                <w:rFonts w:ascii="Aptos" w:hAnsi="Aptos"/>
                <w:sz w:val="19"/>
                <w:szCs w:val="19"/>
              </w:rPr>
              <w:t>Conceptual Design</w:t>
            </w:r>
            <w:r w:rsidR="00313927" w:rsidRPr="009A5060">
              <w:rPr>
                <w:rFonts w:ascii="Aptos" w:hAnsi="Aptos"/>
                <w:sz w:val="19"/>
                <w:szCs w:val="19"/>
              </w:rPr>
              <w:t xml:space="preserve"> (L1)</w:t>
            </w:r>
          </w:p>
        </w:tc>
        <w:tc>
          <w:tcPr>
            <w:tcW w:w="0" w:type="auto"/>
            <w:hideMark/>
          </w:tcPr>
          <w:p w14:paraId="0DEDA631" w14:textId="77777777" w:rsidR="00187AC2" w:rsidRPr="009A5060" w:rsidRDefault="00187AC2" w:rsidP="00C179E5">
            <w:pPr>
              <w:rPr>
                <w:rFonts w:ascii="Aptos" w:hAnsi="Aptos"/>
                <w:sz w:val="19"/>
                <w:szCs w:val="19"/>
              </w:rPr>
            </w:pPr>
            <w:r w:rsidRPr="009A5060">
              <w:rPr>
                <w:rFonts w:ascii="Aptos" w:hAnsi="Aptos"/>
                <w:sz w:val="19"/>
                <w:szCs w:val="19"/>
              </w:rPr>
              <w:t>SIG + 5 months</w:t>
            </w:r>
          </w:p>
        </w:tc>
      </w:tr>
      <w:tr w:rsidR="00187AC2" w:rsidRPr="009A5060" w14:paraId="2F1F6764" w14:textId="77777777" w:rsidTr="00692B0A">
        <w:tc>
          <w:tcPr>
            <w:tcW w:w="0" w:type="auto"/>
            <w:hideMark/>
          </w:tcPr>
          <w:p w14:paraId="7D03517C" w14:textId="52AD071D" w:rsidR="00187AC2" w:rsidRPr="009A5060" w:rsidRDefault="00187AC2" w:rsidP="00C179E5">
            <w:pPr>
              <w:pStyle w:val="ListParagraph"/>
              <w:numPr>
                <w:ilvl w:val="0"/>
                <w:numId w:val="69"/>
              </w:numPr>
              <w:rPr>
                <w:rFonts w:ascii="Aptos" w:hAnsi="Aptos"/>
                <w:sz w:val="19"/>
                <w:szCs w:val="19"/>
              </w:rPr>
            </w:pPr>
            <w:bookmarkStart w:id="3854" w:name="_Ref211484637"/>
          </w:p>
        </w:tc>
        <w:bookmarkEnd w:id="3854"/>
        <w:tc>
          <w:tcPr>
            <w:tcW w:w="0" w:type="auto"/>
            <w:hideMark/>
          </w:tcPr>
          <w:p w14:paraId="035A089F" w14:textId="77777777" w:rsidR="00187AC2" w:rsidRPr="009A5060" w:rsidRDefault="00187AC2" w:rsidP="00C179E5">
            <w:pPr>
              <w:rPr>
                <w:rFonts w:ascii="Aptos" w:hAnsi="Aptos"/>
                <w:sz w:val="19"/>
                <w:szCs w:val="19"/>
              </w:rPr>
            </w:pPr>
            <w:r w:rsidRPr="009A5060">
              <w:rPr>
                <w:rFonts w:ascii="Aptos" w:hAnsi="Aptos"/>
                <w:sz w:val="19"/>
                <w:szCs w:val="19"/>
              </w:rPr>
              <w:t>Detailed Design File: final P&amp;IDs, T–s diagrams, calculation notes, list of components, interface list, detailed drawings, safety report, control system architecture, procurement specs, spares list</w:t>
            </w:r>
          </w:p>
        </w:tc>
        <w:tc>
          <w:tcPr>
            <w:tcW w:w="0" w:type="auto"/>
            <w:hideMark/>
          </w:tcPr>
          <w:p w14:paraId="300977EE" w14:textId="4B767659" w:rsidR="00187AC2" w:rsidRPr="009A5060" w:rsidRDefault="00187AC2" w:rsidP="00C179E5">
            <w:pPr>
              <w:rPr>
                <w:rFonts w:ascii="Aptos" w:hAnsi="Aptos"/>
                <w:sz w:val="19"/>
                <w:szCs w:val="19"/>
              </w:rPr>
            </w:pPr>
            <w:r w:rsidRPr="009A5060">
              <w:rPr>
                <w:rFonts w:ascii="Aptos" w:hAnsi="Aptos"/>
                <w:sz w:val="19"/>
                <w:szCs w:val="19"/>
              </w:rPr>
              <w:t>Detailed Design</w:t>
            </w:r>
            <w:r w:rsidR="00313927" w:rsidRPr="009A5060">
              <w:rPr>
                <w:rFonts w:ascii="Aptos" w:hAnsi="Aptos"/>
                <w:sz w:val="19"/>
                <w:szCs w:val="19"/>
              </w:rPr>
              <w:t xml:space="preserve"> (L2)</w:t>
            </w:r>
          </w:p>
        </w:tc>
        <w:tc>
          <w:tcPr>
            <w:tcW w:w="0" w:type="auto"/>
            <w:hideMark/>
          </w:tcPr>
          <w:p w14:paraId="764AB9D4" w14:textId="77777777" w:rsidR="00187AC2" w:rsidRPr="009A5060" w:rsidRDefault="00187AC2" w:rsidP="00C179E5">
            <w:pPr>
              <w:rPr>
                <w:rFonts w:ascii="Aptos" w:hAnsi="Aptos"/>
                <w:sz w:val="19"/>
                <w:szCs w:val="19"/>
              </w:rPr>
            </w:pPr>
            <w:r w:rsidRPr="009A5060">
              <w:rPr>
                <w:rFonts w:ascii="Aptos" w:hAnsi="Aptos"/>
                <w:sz w:val="19"/>
                <w:szCs w:val="19"/>
              </w:rPr>
              <w:t>SIG + 9 months</w:t>
            </w:r>
          </w:p>
        </w:tc>
      </w:tr>
      <w:tr w:rsidR="00187AC2" w:rsidRPr="009A5060" w14:paraId="41D244C3" w14:textId="77777777" w:rsidTr="00692B0A">
        <w:tc>
          <w:tcPr>
            <w:tcW w:w="0" w:type="auto"/>
            <w:hideMark/>
          </w:tcPr>
          <w:p w14:paraId="62CE212C" w14:textId="04D84F2D" w:rsidR="00187AC2" w:rsidRPr="009A5060" w:rsidRDefault="00187AC2" w:rsidP="00C179E5">
            <w:pPr>
              <w:pStyle w:val="ListParagraph"/>
              <w:numPr>
                <w:ilvl w:val="0"/>
                <w:numId w:val="69"/>
              </w:numPr>
              <w:rPr>
                <w:rFonts w:ascii="Aptos" w:hAnsi="Aptos"/>
                <w:sz w:val="19"/>
                <w:szCs w:val="19"/>
              </w:rPr>
            </w:pPr>
            <w:bookmarkStart w:id="3855" w:name="_Ref211522352"/>
          </w:p>
        </w:tc>
        <w:bookmarkEnd w:id="3855"/>
        <w:tc>
          <w:tcPr>
            <w:tcW w:w="0" w:type="auto"/>
            <w:hideMark/>
          </w:tcPr>
          <w:p w14:paraId="18DB7785" w14:textId="12030613" w:rsidR="00187AC2" w:rsidRPr="009A5060" w:rsidRDefault="00187AC2" w:rsidP="00C179E5">
            <w:pPr>
              <w:rPr>
                <w:rFonts w:ascii="Aptos" w:hAnsi="Aptos"/>
                <w:sz w:val="19"/>
                <w:szCs w:val="19"/>
              </w:rPr>
            </w:pPr>
            <w:r w:rsidRPr="009A5060">
              <w:rPr>
                <w:rFonts w:ascii="Aptos" w:hAnsi="Aptos"/>
                <w:sz w:val="19"/>
                <w:szCs w:val="19"/>
              </w:rPr>
              <w:t>Manufacturing &amp; Inspection Plan (MIP): test program, FAT,</w:t>
            </w:r>
            <w:r w:rsidR="00AC4249">
              <w:rPr>
                <w:rFonts w:ascii="Aptos" w:hAnsi="Aptos"/>
                <w:sz w:val="19"/>
                <w:szCs w:val="19"/>
              </w:rPr>
              <w:t xml:space="preserve"> </w:t>
            </w:r>
            <w:r w:rsidRPr="009A5060">
              <w:rPr>
                <w:rFonts w:ascii="Aptos" w:hAnsi="Aptos"/>
                <w:sz w:val="19"/>
                <w:szCs w:val="19"/>
              </w:rPr>
              <w:t>commissioning &amp; acceptance tests, fabrication &amp; welding reports, certificates, instrumentation/electrical documentation</w:t>
            </w:r>
          </w:p>
        </w:tc>
        <w:tc>
          <w:tcPr>
            <w:tcW w:w="0" w:type="auto"/>
            <w:hideMark/>
          </w:tcPr>
          <w:p w14:paraId="3684D753" w14:textId="0BED7313" w:rsidR="00187AC2" w:rsidRPr="009A5060" w:rsidRDefault="005A1D52" w:rsidP="00C179E5">
            <w:pPr>
              <w:rPr>
                <w:rFonts w:ascii="Aptos" w:hAnsi="Aptos"/>
                <w:sz w:val="19"/>
                <w:szCs w:val="19"/>
              </w:rPr>
            </w:pPr>
            <w:r w:rsidRPr="009A5060">
              <w:rPr>
                <w:rFonts w:ascii="Aptos" w:hAnsi="Aptos"/>
                <w:sz w:val="19"/>
                <w:szCs w:val="19"/>
              </w:rPr>
              <w:t>Construction</w:t>
            </w:r>
            <w:r w:rsidR="00313927" w:rsidRPr="009A5060">
              <w:rPr>
                <w:rFonts w:ascii="Aptos" w:hAnsi="Aptos"/>
                <w:sz w:val="19"/>
                <w:szCs w:val="19"/>
              </w:rPr>
              <w:t xml:space="preserve"> (L3)</w:t>
            </w:r>
          </w:p>
        </w:tc>
        <w:tc>
          <w:tcPr>
            <w:tcW w:w="0" w:type="auto"/>
            <w:hideMark/>
          </w:tcPr>
          <w:p w14:paraId="214552DC" w14:textId="77777777" w:rsidR="00187AC2" w:rsidRPr="009A5060" w:rsidRDefault="00187AC2" w:rsidP="00C179E5">
            <w:pPr>
              <w:rPr>
                <w:rFonts w:ascii="Aptos" w:hAnsi="Aptos"/>
                <w:sz w:val="19"/>
                <w:szCs w:val="19"/>
              </w:rPr>
            </w:pPr>
            <w:r w:rsidRPr="009A5060">
              <w:rPr>
                <w:rFonts w:ascii="Aptos" w:hAnsi="Aptos"/>
                <w:sz w:val="19"/>
                <w:szCs w:val="19"/>
              </w:rPr>
              <w:t>SIG + 12 months</w:t>
            </w:r>
          </w:p>
        </w:tc>
      </w:tr>
      <w:tr w:rsidR="00187AC2" w:rsidRPr="009A5060" w14:paraId="06C8A001" w14:textId="77777777" w:rsidTr="00692B0A">
        <w:tc>
          <w:tcPr>
            <w:tcW w:w="0" w:type="auto"/>
            <w:hideMark/>
          </w:tcPr>
          <w:p w14:paraId="3AA4D391" w14:textId="72D5FA8B" w:rsidR="00187AC2" w:rsidRPr="009A5060" w:rsidRDefault="00187AC2" w:rsidP="00C179E5">
            <w:pPr>
              <w:pStyle w:val="ListParagraph"/>
              <w:numPr>
                <w:ilvl w:val="0"/>
                <w:numId w:val="69"/>
              </w:numPr>
              <w:rPr>
                <w:rFonts w:ascii="Aptos" w:hAnsi="Aptos"/>
                <w:sz w:val="19"/>
                <w:szCs w:val="19"/>
              </w:rPr>
            </w:pPr>
          </w:p>
        </w:tc>
        <w:tc>
          <w:tcPr>
            <w:tcW w:w="0" w:type="auto"/>
            <w:hideMark/>
          </w:tcPr>
          <w:p w14:paraId="60553CA3" w14:textId="77777777" w:rsidR="00187AC2" w:rsidRPr="009A5060" w:rsidRDefault="00187AC2" w:rsidP="00C179E5">
            <w:pPr>
              <w:rPr>
                <w:rFonts w:ascii="Aptos" w:hAnsi="Aptos"/>
                <w:sz w:val="19"/>
                <w:szCs w:val="19"/>
              </w:rPr>
            </w:pPr>
            <w:r w:rsidRPr="009A5060">
              <w:rPr>
                <w:rFonts w:ascii="Aptos" w:hAnsi="Aptos"/>
                <w:sz w:val="19"/>
                <w:szCs w:val="19"/>
              </w:rPr>
              <w:t>Cryoplant Control System Dossier: draft &amp; final programs, source code (Bitbucket), alarms/signals list, architecture, software documentation, calibration certs</w:t>
            </w:r>
          </w:p>
        </w:tc>
        <w:tc>
          <w:tcPr>
            <w:tcW w:w="0" w:type="auto"/>
            <w:hideMark/>
          </w:tcPr>
          <w:p w14:paraId="410426AF" w14:textId="3FC431FD" w:rsidR="00187AC2" w:rsidRPr="009A5060" w:rsidRDefault="00187AC2" w:rsidP="00C179E5">
            <w:pPr>
              <w:rPr>
                <w:rFonts w:ascii="Aptos" w:hAnsi="Aptos"/>
                <w:sz w:val="19"/>
                <w:szCs w:val="19"/>
              </w:rPr>
            </w:pPr>
            <w:r w:rsidRPr="009A5060">
              <w:rPr>
                <w:rFonts w:ascii="Aptos" w:hAnsi="Aptos"/>
                <w:sz w:val="19"/>
                <w:szCs w:val="19"/>
              </w:rPr>
              <w:t>Controls</w:t>
            </w:r>
            <w:r w:rsidR="00313927" w:rsidRPr="009A5060">
              <w:rPr>
                <w:rFonts w:ascii="Aptos" w:hAnsi="Aptos"/>
                <w:sz w:val="19"/>
                <w:szCs w:val="19"/>
              </w:rPr>
              <w:t xml:space="preserve"> (L1, L2, </w:t>
            </w:r>
          </w:p>
        </w:tc>
        <w:tc>
          <w:tcPr>
            <w:tcW w:w="0" w:type="auto"/>
            <w:hideMark/>
          </w:tcPr>
          <w:p w14:paraId="574CEFE0" w14:textId="77777777" w:rsidR="00187AC2" w:rsidRPr="009A5060" w:rsidRDefault="00187AC2" w:rsidP="00C179E5">
            <w:pPr>
              <w:rPr>
                <w:rFonts w:ascii="Aptos" w:hAnsi="Aptos"/>
                <w:sz w:val="19"/>
                <w:szCs w:val="19"/>
              </w:rPr>
            </w:pPr>
            <w:r w:rsidRPr="009A5060">
              <w:rPr>
                <w:rFonts w:ascii="Aptos" w:hAnsi="Aptos"/>
                <w:sz w:val="19"/>
                <w:szCs w:val="19"/>
              </w:rPr>
              <w:t>DD05 + updates</w:t>
            </w:r>
          </w:p>
        </w:tc>
      </w:tr>
      <w:tr w:rsidR="00187AC2" w:rsidRPr="009A5060" w14:paraId="45793712" w14:textId="77777777" w:rsidTr="00692B0A">
        <w:tc>
          <w:tcPr>
            <w:tcW w:w="0" w:type="auto"/>
            <w:hideMark/>
          </w:tcPr>
          <w:p w14:paraId="59AEE9CE" w14:textId="57ABA414" w:rsidR="00187AC2" w:rsidRPr="009A5060" w:rsidRDefault="00187AC2" w:rsidP="00C179E5">
            <w:pPr>
              <w:pStyle w:val="ListParagraph"/>
              <w:numPr>
                <w:ilvl w:val="0"/>
                <w:numId w:val="69"/>
              </w:numPr>
              <w:rPr>
                <w:rFonts w:ascii="Aptos" w:hAnsi="Aptos"/>
                <w:sz w:val="19"/>
                <w:szCs w:val="19"/>
              </w:rPr>
            </w:pPr>
            <w:bookmarkStart w:id="3856" w:name="_Ref216677047"/>
          </w:p>
        </w:tc>
        <w:bookmarkEnd w:id="3856"/>
        <w:tc>
          <w:tcPr>
            <w:tcW w:w="0" w:type="auto"/>
            <w:hideMark/>
          </w:tcPr>
          <w:p w14:paraId="264C5A74" w14:textId="77777777" w:rsidR="00187AC2" w:rsidRPr="009A5060" w:rsidRDefault="00187AC2" w:rsidP="00C179E5">
            <w:pPr>
              <w:rPr>
                <w:rFonts w:ascii="Aptos" w:hAnsi="Aptos"/>
                <w:sz w:val="19"/>
                <w:szCs w:val="19"/>
              </w:rPr>
            </w:pPr>
            <w:r w:rsidRPr="009A5060">
              <w:rPr>
                <w:rFonts w:ascii="Aptos" w:hAnsi="Aptos"/>
                <w:sz w:val="19"/>
                <w:szCs w:val="19"/>
              </w:rPr>
              <w:t>Packaging &amp; Transportation Plan</w:t>
            </w:r>
          </w:p>
        </w:tc>
        <w:tc>
          <w:tcPr>
            <w:tcW w:w="0" w:type="auto"/>
            <w:hideMark/>
          </w:tcPr>
          <w:p w14:paraId="5A36ED14" w14:textId="56E84340" w:rsidR="00187AC2" w:rsidRPr="009A5060" w:rsidRDefault="00187AC2" w:rsidP="00C179E5">
            <w:pPr>
              <w:rPr>
                <w:rFonts w:ascii="Aptos" w:hAnsi="Aptos"/>
                <w:sz w:val="19"/>
                <w:szCs w:val="19"/>
              </w:rPr>
            </w:pPr>
            <w:r w:rsidRPr="009A5060">
              <w:rPr>
                <w:rFonts w:ascii="Aptos" w:hAnsi="Aptos"/>
                <w:sz w:val="19"/>
                <w:szCs w:val="19"/>
              </w:rPr>
              <w:t>Manufacturing</w:t>
            </w:r>
            <w:r w:rsidR="00313927" w:rsidRPr="009A5060">
              <w:rPr>
                <w:rFonts w:ascii="Aptos" w:hAnsi="Aptos"/>
                <w:sz w:val="19"/>
                <w:szCs w:val="19"/>
              </w:rPr>
              <w:t xml:space="preserve"> (L3)</w:t>
            </w:r>
          </w:p>
        </w:tc>
        <w:tc>
          <w:tcPr>
            <w:tcW w:w="0" w:type="auto"/>
            <w:hideMark/>
          </w:tcPr>
          <w:p w14:paraId="08320969" w14:textId="77777777" w:rsidR="00187AC2" w:rsidRPr="009A5060" w:rsidRDefault="00187AC2" w:rsidP="00C179E5">
            <w:pPr>
              <w:rPr>
                <w:rFonts w:ascii="Aptos" w:hAnsi="Aptos"/>
                <w:sz w:val="19"/>
                <w:szCs w:val="19"/>
              </w:rPr>
            </w:pPr>
            <w:r w:rsidRPr="009A5060">
              <w:rPr>
                <w:rFonts w:ascii="Aptos" w:hAnsi="Aptos"/>
                <w:sz w:val="19"/>
                <w:szCs w:val="19"/>
              </w:rPr>
              <w:t>Before shipment</w:t>
            </w:r>
          </w:p>
        </w:tc>
      </w:tr>
      <w:tr w:rsidR="00187AC2" w:rsidRPr="009A5060" w14:paraId="35DB57D1" w14:textId="77777777" w:rsidTr="00692B0A">
        <w:tc>
          <w:tcPr>
            <w:tcW w:w="0" w:type="auto"/>
            <w:hideMark/>
          </w:tcPr>
          <w:p w14:paraId="56427D30" w14:textId="61C9E9D7" w:rsidR="00187AC2" w:rsidRPr="009A5060" w:rsidRDefault="00187AC2" w:rsidP="00C179E5">
            <w:pPr>
              <w:pStyle w:val="ListParagraph"/>
              <w:numPr>
                <w:ilvl w:val="0"/>
                <w:numId w:val="69"/>
              </w:numPr>
              <w:rPr>
                <w:rFonts w:ascii="Aptos" w:hAnsi="Aptos"/>
                <w:sz w:val="19"/>
                <w:szCs w:val="19"/>
              </w:rPr>
            </w:pPr>
            <w:bookmarkStart w:id="3857" w:name="_Ref211486861"/>
          </w:p>
        </w:tc>
        <w:bookmarkEnd w:id="3857"/>
        <w:tc>
          <w:tcPr>
            <w:tcW w:w="0" w:type="auto"/>
            <w:hideMark/>
          </w:tcPr>
          <w:p w14:paraId="4FC98E80" w14:textId="77777777" w:rsidR="00187AC2" w:rsidRPr="009A5060" w:rsidRDefault="00187AC2" w:rsidP="00C179E5">
            <w:pPr>
              <w:rPr>
                <w:rFonts w:ascii="Aptos" w:hAnsi="Aptos"/>
                <w:sz w:val="19"/>
                <w:szCs w:val="19"/>
              </w:rPr>
            </w:pPr>
            <w:r w:rsidRPr="009A5060">
              <w:rPr>
                <w:rFonts w:ascii="Aptos" w:hAnsi="Aptos"/>
                <w:sz w:val="19"/>
                <w:szCs w:val="19"/>
              </w:rPr>
              <w:t>Installation File: incoming inspection, installation tests, assembly reports, certificates, Non-Conformity handling</w:t>
            </w:r>
          </w:p>
        </w:tc>
        <w:tc>
          <w:tcPr>
            <w:tcW w:w="0" w:type="auto"/>
            <w:hideMark/>
          </w:tcPr>
          <w:p w14:paraId="026CAC34" w14:textId="22CBD751" w:rsidR="00187AC2" w:rsidRPr="009A5060" w:rsidRDefault="00187AC2" w:rsidP="00C179E5">
            <w:pPr>
              <w:rPr>
                <w:rFonts w:ascii="Aptos" w:hAnsi="Aptos"/>
                <w:sz w:val="19"/>
                <w:szCs w:val="19"/>
              </w:rPr>
            </w:pPr>
            <w:r w:rsidRPr="009A5060">
              <w:rPr>
                <w:rFonts w:ascii="Aptos" w:hAnsi="Aptos"/>
                <w:sz w:val="19"/>
                <w:szCs w:val="19"/>
              </w:rPr>
              <w:t>Installation Phase</w:t>
            </w:r>
            <w:r w:rsidR="00313927" w:rsidRPr="009A5060">
              <w:rPr>
                <w:rFonts w:ascii="Aptos" w:hAnsi="Aptos"/>
                <w:sz w:val="19"/>
                <w:szCs w:val="19"/>
              </w:rPr>
              <w:t xml:space="preserve"> (L4</w:t>
            </w:r>
          </w:p>
        </w:tc>
        <w:tc>
          <w:tcPr>
            <w:tcW w:w="0" w:type="auto"/>
            <w:hideMark/>
          </w:tcPr>
          <w:p w14:paraId="1E17095B" w14:textId="77777777" w:rsidR="00187AC2" w:rsidRPr="009A5060" w:rsidRDefault="00187AC2" w:rsidP="00C179E5">
            <w:pPr>
              <w:rPr>
                <w:rFonts w:ascii="Aptos" w:hAnsi="Aptos"/>
                <w:sz w:val="19"/>
                <w:szCs w:val="19"/>
              </w:rPr>
            </w:pPr>
            <w:r w:rsidRPr="009A5060">
              <w:rPr>
                <w:rFonts w:ascii="Aptos" w:hAnsi="Aptos"/>
                <w:sz w:val="19"/>
                <w:szCs w:val="19"/>
              </w:rPr>
              <w:t>Prior to commissioning</w:t>
            </w:r>
          </w:p>
        </w:tc>
      </w:tr>
      <w:tr w:rsidR="00187AC2" w:rsidRPr="009A5060" w14:paraId="4CE18086" w14:textId="77777777" w:rsidTr="00692B0A">
        <w:tc>
          <w:tcPr>
            <w:tcW w:w="0" w:type="auto"/>
            <w:hideMark/>
          </w:tcPr>
          <w:p w14:paraId="3AC4B049" w14:textId="0F8FFFF7" w:rsidR="00187AC2" w:rsidRPr="009A5060" w:rsidRDefault="00187AC2" w:rsidP="00C179E5">
            <w:pPr>
              <w:pStyle w:val="ListParagraph"/>
              <w:numPr>
                <w:ilvl w:val="0"/>
                <w:numId w:val="69"/>
              </w:numPr>
              <w:rPr>
                <w:rFonts w:ascii="Aptos" w:hAnsi="Aptos"/>
                <w:sz w:val="19"/>
                <w:szCs w:val="19"/>
              </w:rPr>
            </w:pPr>
            <w:bookmarkStart w:id="3858" w:name="_Ref214971862"/>
          </w:p>
        </w:tc>
        <w:bookmarkEnd w:id="3858"/>
        <w:tc>
          <w:tcPr>
            <w:tcW w:w="0" w:type="auto"/>
            <w:hideMark/>
          </w:tcPr>
          <w:p w14:paraId="26ABC5AD" w14:textId="47BAA245" w:rsidR="00187AC2" w:rsidRPr="009A5060" w:rsidRDefault="00187AC2" w:rsidP="00C179E5">
            <w:pPr>
              <w:rPr>
                <w:rFonts w:ascii="Aptos" w:hAnsi="Aptos"/>
                <w:sz w:val="19"/>
                <w:szCs w:val="19"/>
              </w:rPr>
            </w:pPr>
            <w:r w:rsidRPr="009A5060">
              <w:rPr>
                <w:rFonts w:ascii="Aptos" w:hAnsi="Aptos"/>
                <w:sz w:val="19"/>
                <w:szCs w:val="19"/>
              </w:rPr>
              <w:t>Commissioning File: commissioning procedures, test reports, operator involvement, maintenance training, functional tests</w:t>
            </w:r>
            <w:r w:rsidR="00AC4249">
              <w:rPr>
                <w:rFonts w:ascii="Aptos" w:hAnsi="Aptos"/>
                <w:sz w:val="19"/>
                <w:szCs w:val="19"/>
              </w:rPr>
              <w:t>, SAT</w:t>
            </w:r>
          </w:p>
        </w:tc>
        <w:tc>
          <w:tcPr>
            <w:tcW w:w="0" w:type="auto"/>
            <w:hideMark/>
          </w:tcPr>
          <w:p w14:paraId="26CB3991" w14:textId="77777777" w:rsidR="00187AC2" w:rsidRPr="009A5060" w:rsidRDefault="00187AC2" w:rsidP="00C179E5">
            <w:pPr>
              <w:rPr>
                <w:rFonts w:ascii="Aptos" w:hAnsi="Aptos"/>
                <w:sz w:val="19"/>
                <w:szCs w:val="19"/>
              </w:rPr>
            </w:pPr>
            <w:r w:rsidRPr="009A5060">
              <w:rPr>
                <w:rFonts w:ascii="Aptos" w:hAnsi="Aptos"/>
                <w:sz w:val="19"/>
                <w:szCs w:val="19"/>
              </w:rPr>
              <w:t>Commissioning</w:t>
            </w:r>
          </w:p>
        </w:tc>
        <w:tc>
          <w:tcPr>
            <w:tcW w:w="0" w:type="auto"/>
            <w:hideMark/>
          </w:tcPr>
          <w:p w14:paraId="5D6C4099" w14:textId="1808F89A" w:rsidR="00187AC2" w:rsidRPr="009A5060" w:rsidRDefault="000D5713" w:rsidP="00C179E5">
            <w:pPr>
              <w:rPr>
                <w:rFonts w:ascii="Aptos" w:hAnsi="Aptos"/>
                <w:sz w:val="19"/>
                <w:szCs w:val="19"/>
              </w:rPr>
            </w:pPr>
            <w:r w:rsidRPr="009A5060">
              <w:rPr>
                <w:rFonts w:ascii="Aptos" w:hAnsi="Aptos"/>
                <w:sz w:val="19"/>
                <w:szCs w:val="19"/>
              </w:rPr>
              <w:t>End of</w:t>
            </w:r>
            <w:r w:rsidR="00187AC2" w:rsidRPr="009A5060">
              <w:rPr>
                <w:rFonts w:ascii="Aptos" w:hAnsi="Aptos"/>
                <w:sz w:val="19"/>
                <w:szCs w:val="19"/>
              </w:rPr>
              <w:t xml:space="preserve"> commissioning</w:t>
            </w:r>
          </w:p>
        </w:tc>
      </w:tr>
      <w:tr w:rsidR="00187AC2" w:rsidRPr="009A5060" w14:paraId="03528AF0" w14:textId="77777777" w:rsidTr="00692B0A">
        <w:tc>
          <w:tcPr>
            <w:tcW w:w="0" w:type="auto"/>
            <w:hideMark/>
          </w:tcPr>
          <w:p w14:paraId="020C830E" w14:textId="3DE1E825" w:rsidR="00187AC2" w:rsidRPr="009A5060" w:rsidRDefault="00187AC2" w:rsidP="00C179E5">
            <w:pPr>
              <w:pStyle w:val="ListParagraph"/>
              <w:numPr>
                <w:ilvl w:val="0"/>
                <w:numId w:val="69"/>
              </w:numPr>
              <w:rPr>
                <w:rFonts w:ascii="Aptos" w:hAnsi="Aptos"/>
                <w:sz w:val="19"/>
                <w:szCs w:val="19"/>
              </w:rPr>
            </w:pPr>
            <w:bookmarkStart w:id="3859" w:name="_Ref211487205"/>
          </w:p>
        </w:tc>
        <w:bookmarkEnd w:id="3859"/>
        <w:tc>
          <w:tcPr>
            <w:tcW w:w="0" w:type="auto"/>
            <w:hideMark/>
          </w:tcPr>
          <w:p w14:paraId="350C528E" w14:textId="77777777" w:rsidR="00187AC2" w:rsidRPr="009A5060" w:rsidRDefault="00187AC2" w:rsidP="00C179E5">
            <w:pPr>
              <w:rPr>
                <w:rFonts w:ascii="Aptos" w:hAnsi="Aptos"/>
                <w:sz w:val="19"/>
                <w:szCs w:val="19"/>
              </w:rPr>
            </w:pPr>
            <w:r w:rsidRPr="009A5060">
              <w:rPr>
                <w:rFonts w:ascii="Aptos" w:hAnsi="Aptos"/>
                <w:sz w:val="19"/>
                <w:szCs w:val="19"/>
              </w:rPr>
              <w:t>Acceptance Test File: FAT &amp; SAT reports, performance verification, acceptance protocols</w:t>
            </w:r>
          </w:p>
        </w:tc>
        <w:tc>
          <w:tcPr>
            <w:tcW w:w="0" w:type="auto"/>
            <w:hideMark/>
          </w:tcPr>
          <w:p w14:paraId="34C7DA58" w14:textId="77777777" w:rsidR="00187AC2" w:rsidRPr="009A5060" w:rsidRDefault="00187AC2" w:rsidP="00C179E5">
            <w:pPr>
              <w:rPr>
                <w:rFonts w:ascii="Aptos" w:hAnsi="Aptos"/>
                <w:sz w:val="19"/>
                <w:szCs w:val="19"/>
              </w:rPr>
            </w:pPr>
            <w:r w:rsidRPr="009A5060">
              <w:rPr>
                <w:rFonts w:ascii="Aptos" w:hAnsi="Aptos"/>
                <w:sz w:val="19"/>
                <w:szCs w:val="19"/>
              </w:rPr>
              <w:t>Acceptance</w:t>
            </w:r>
          </w:p>
        </w:tc>
        <w:tc>
          <w:tcPr>
            <w:tcW w:w="0" w:type="auto"/>
            <w:hideMark/>
          </w:tcPr>
          <w:p w14:paraId="72103AC2" w14:textId="77777777" w:rsidR="00187AC2" w:rsidRPr="009A5060" w:rsidRDefault="00187AC2" w:rsidP="00C179E5">
            <w:pPr>
              <w:rPr>
                <w:rFonts w:ascii="Aptos" w:hAnsi="Aptos"/>
                <w:sz w:val="19"/>
                <w:szCs w:val="19"/>
              </w:rPr>
            </w:pPr>
            <w:r w:rsidRPr="009A5060">
              <w:rPr>
                <w:rFonts w:ascii="Aptos" w:hAnsi="Aptos"/>
                <w:sz w:val="19"/>
                <w:szCs w:val="19"/>
              </w:rPr>
              <w:t>End of Acceptance Tests</w:t>
            </w:r>
          </w:p>
        </w:tc>
      </w:tr>
      <w:tr w:rsidR="00187AC2" w:rsidRPr="009A5060" w14:paraId="2083E999" w14:textId="77777777" w:rsidTr="00692B0A">
        <w:tc>
          <w:tcPr>
            <w:tcW w:w="0" w:type="auto"/>
            <w:hideMark/>
          </w:tcPr>
          <w:p w14:paraId="10A8BBE2" w14:textId="59AB2FAA" w:rsidR="00187AC2" w:rsidRPr="009A5060" w:rsidRDefault="00187AC2" w:rsidP="00C179E5">
            <w:pPr>
              <w:pStyle w:val="ListParagraph"/>
              <w:numPr>
                <w:ilvl w:val="0"/>
                <w:numId w:val="69"/>
              </w:numPr>
              <w:rPr>
                <w:rFonts w:ascii="Aptos" w:hAnsi="Aptos"/>
                <w:sz w:val="19"/>
                <w:szCs w:val="19"/>
              </w:rPr>
            </w:pPr>
            <w:bookmarkStart w:id="3860" w:name="_Ref211487722"/>
          </w:p>
        </w:tc>
        <w:bookmarkEnd w:id="3860"/>
        <w:tc>
          <w:tcPr>
            <w:tcW w:w="0" w:type="auto"/>
            <w:hideMark/>
          </w:tcPr>
          <w:p w14:paraId="343C8467" w14:textId="77777777" w:rsidR="00187AC2" w:rsidRPr="009A5060" w:rsidRDefault="00187AC2" w:rsidP="00C179E5">
            <w:pPr>
              <w:rPr>
                <w:rFonts w:ascii="Aptos" w:hAnsi="Aptos"/>
                <w:sz w:val="19"/>
                <w:szCs w:val="19"/>
              </w:rPr>
            </w:pPr>
            <w:r w:rsidRPr="009A5060">
              <w:rPr>
                <w:rFonts w:ascii="Aptos" w:hAnsi="Aptos"/>
                <w:sz w:val="19"/>
                <w:szCs w:val="19"/>
              </w:rPr>
              <w:t>Final Documentation File: operation manual, maintenance plan, spare parts plan, lifecycle strategy, final reports, complete doc package</w:t>
            </w:r>
          </w:p>
        </w:tc>
        <w:tc>
          <w:tcPr>
            <w:tcW w:w="0" w:type="auto"/>
            <w:hideMark/>
          </w:tcPr>
          <w:p w14:paraId="10B02FD9" w14:textId="4C07C5DD" w:rsidR="00187AC2" w:rsidRPr="009A5060" w:rsidRDefault="00313927" w:rsidP="00C179E5">
            <w:pPr>
              <w:rPr>
                <w:rFonts w:ascii="Aptos" w:hAnsi="Aptos"/>
                <w:sz w:val="19"/>
                <w:szCs w:val="19"/>
              </w:rPr>
            </w:pPr>
            <w:r w:rsidRPr="009A5060">
              <w:rPr>
                <w:rFonts w:ascii="Aptos" w:hAnsi="Aptos"/>
                <w:sz w:val="19"/>
                <w:szCs w:val="19"/>
              </w:rPr>
              <w:t>Acceptance testing</w:t>
            </w:r>
          </w:p>
        </w:tc>
        <w:tc>
          <w:tcPr>
            <w:tcW w:w="0" w:type="auto"/>
            <w:hideMark/>
          </w:tcPr>
          <w:p w14:paraId="522855CC" w14:textId="77777777" w:rsidR="00187AC2" w:rsidRPr="009A5060" w:rsidRDefault="00187AC2" w:rsidP="00C179E5">
            <w:pPr>
              <w:rPr>
                <w:rFonts w:ascii="Aptos" w:hAnsi="Aptos"/>
                <w:sz w:val="19"/>
                <w:szCs w:val="19"/>
              </w:rPr>
            </w:pPr>
            <w:r w:rsidRPr="009A5060">
              <w:rPr>
                <w:rFonts w:ascii="Aptos" w:hAnsi="Aptos"/>
                <w:sz w:val="19"/>
                <w:szCs w:val="19"/>
              </w:rPr>
              <w:t>1 month after Acceptance</w:t>
            </w:r>
          </w:p>
        </w:tc>
      </w:tr>
      <w:tr w:rsidR="00187AC2" w:rsidRPr="009A5060" w14:paraId="770A3001" w14:textId="77777777" w:rsidTr="00692B0A">
        <w:tc>
          <w:tcPr>
            <w:tcW w:w="0" w:type="auto"/>
            <w:hideMark/>
          </w:tcPr>
          <w:p w14:paraId="7FA5489A" w14:textId="2C7CA374" w:rsidR="00187AC2" w:rsidRPr="009A5060" w:rsidRDefault="00187AC2" w:rsidP="00C179E5">
            <w:pPr>
              <w:pStyle w:val="ListParagraph"/>
              <w:numPr>
                <w:ilvl w:val="0"/>
                <w:numId w:val="69"/>
              </w:numPr>
              <w:rPr>
                <w:rFonts w:ascii="Aptos" w:hAnsi="Aptos"/>
                <w:sz w:val="19"/>
                <w:szCs w:val="19"/>
              </w:rPr>
            </w:pPr>
          </w:p>
        </w:tc>
        <w:tc>
          <w:tcPr>
            <w:tcW w:w="0" w:type="auto"/>
            <w:hideMark/>
          </w:tcPr>
          <w:p w14:paraId="02DF3ABA" w14:textId="77777777" w:rsidR="00187AC2" w:rsidRPr="009A5060" w:rsidRDefault="00187AC2" w:rsidP="00C179E5">
            <w:pPr>
              <w:rPr>
                <w:rFonts w:ascii="Aptos" w:hAnsi="Aptos"/>
                <w:sz w:val="19"/>
                <w:szCs w:val="19"/>
              </w:rPr>
            </w:pPr>
            <w:r w:rsidRPr="009A5060">
              <w:rPr>
                <w:rFonts w:ascii="Aptos" w:hAnsi="Aptos"/>
                <w:sz w:val="19"/>
                <w:szCs w:val="19"/>
              </w:rPr>
              <w:t>Reliability-Centred Maintenance (RCM) &amp; Lifecycle Cost Management (LCM) Plans: MTBF data, spares, OPEX, preventive functional test plan</w:t>
            </w:r>
          </w:p>
        </w:tc>
        <w:tc>
          <w:tcPr>
            <w:tcW w:w="0" w:type="auto"/>
            <w:hideMark/>
          </w:tcPr>
          <w:p w14:paraId="48DCB1EF" w14:textId="434E50BD" w:rsidR="00187AC2" w:rsidRPr="009A5060" w:rsidRDefault="00187AC2" w:rsidP="00C179E5">
            <w:pPr>
              <w:rPr>
                <w:rFonts w:ascii="Aptos" w:hAnsi="Aptos"/>
                <w:sz w:val="19"/>
                <w:szCs w:val="19"/>
              </w:rPr>
            </w:pPr>
            <w:r w:rsidRPr="009A5060">
              <w:rPr>
                <w:rFonts w:ascii="Aptos" w:hAnsi="Aptos"/>
                <w:sz w:val="19"/>
                <w:szCs w:val="19"/>
              </w:rPr>
              <w:t xml:space="preserve">Lifecycle </w:t>
            </w:r>
            <w:r w:rsidR="005A1D52" w:rsidRPr="009A5060">
              <w:rPr>
                <w:rFonts w:ascii="Aptos" w:hAnsi="Aptos"/>
                <w:sz w:val="19"/>
                <w:szCs w:val="19"/>
              </w:rPr>
              <w:t>Mgmt.</w:t>
            </w:r>
          </w:p>
        </w:tc>
        <w:tc>
          <w:tcPr>
            <w:tcW w:w="0" w:type="auto"/>
            <w:hideMark/>
          </w:tcPr>
          <w:p w14:paraId="55A2F8CA" w14:textId="77777777" w:rsidR="00187AC2" w:rsidRPr="009A5060" w:rsidRDefault="00187AC2" w:rsidP="00C179E5">
            <w:pPr>
              <w:rPr>
                <w:rFonts w:ascii="Aptos" w:hAnsi="Aptos"/>
                <w:sz w:val="19"/>
                <w:szCs w:val="19"/>
              </w:rPr>
            </w:pPr>
            <w:r w:rsidRPr="009A5060">
              <w:rPr>
                <w:rFonts w:ascii="Aptos" w:hAnsi="Aptos"/>
                <w:sz w:val="19"/>
                <w:szCs w:val="19"/>
              </w:rPr>
              <w:t>With DD12</w:t>
            </w:r>
          </w:p>
        </w:tc>
      </w:tr>
      <w:tr w:rsidR="00187AC2" w:rsidRPr="009A5060" w14:paraId="79197B6F" w14:textId="77777777" w:rsidTr="00692B0A">
        <w:tc>
          <w:tcPr>
            <w:tcW w:w="0" w:type="auto"/>
            <w:hideMark/>
          </w:tcPr>
          <w:p w14:paraId="5CE09165" w14:textId="1EDBCAA3" w:rsidR="00187AC2" w:rsidRPr="009A5060" w:rsidRDefault="00187AC2" w:rsidP="00C179E5">
            <w:pPr>
              <w:pStyle w:val="ListParagraph"/>
              <w:numPr>
                <w:ilvl w:val="0"/>
                <w:numId w:val="69"/>
              </w:numPr>
              <w:rPr>
                <w:rFonts w:ascii="Aptos" w:hAnsi="Aptos"/>
                <w:sz w:val="19"/>
                <w:szCs w:val="19"/>
              </w:rPr>
            </w:pPr>
          </w:p>
        </w:tc>
        <w:tc>
          <w:tcPr>
            <w:tcW w:w="0" w:type="auto"/>
            <w:hideMark/>
          </w:tcPr>
          <w:p w14:paraId="2E36B36C" w14:textId="77777777" w:rsidR="00187AC2" w:rsidRPr="009A5060" w:rsidRDefault="00187AC2" w:rsidP="00C179E5">
            <w:pPr>
              <w:rPr>
                <w:rFonts w:ascii="Aptos" w:hAnsi="Aptos"/>
                <w:sz w:val="19"/>
                <w:szCs w:val="19"/>
              </w:rPr>
            </w:pPr>
            <w:r w:rsidRPr="009A5060">
              <w:rPr>
                <w:rFonts w:ascii="Aptos" w:hAnsi="Aptos"/>
                <w:sz w:val="19"/>
                <w:szCs w:val="19"/>
              </w:rPr>
              <w:t>CAD Models &amp; 3D integration files (Creo/STEP/BIM), uploaded to SCK Coreshare with metadata</w:t>
            </w:r>
          </w:p>
        </w:tc>
        <w:tc>
          <w:tcPr>
            <w:tcW w:w="0" w:type="auto"/>
            <w:hideMark/>
          </w:tcPr>
          <w:p w14:paraId="038E0703" w14:textId="77777777" w:rsidR="00187AC2" w:rsidRPr="009A5060" w:rsidRDefault="00187AC2" w:rsidP="00C179E5">
            <w:pPr>
              <w:rPr>
                <w:rFonts w:ascii="Aptos" w:hAnsi="Aptos"/>
                <w:sz w:val="19"/>
                <w:szCs w:val="19"/>
              </w:rPr>
            </w:pPr>
            <w:r w:rsidRPr="009A5060">
              <w:rPr>
                <w:rFonts w:ascii="Aptos" w:hAnsi="Aptos"/>
                <w:sz w:val="19"/>
                <w:szCs w:val="19"/>
              </w:rPr>
              <w:t>Throughout</w:t>
            </w:r>
          </w:p>
        </w:tc>
        <w:tc>
          <w:tcPr>
            <w:tcW w:w="0" w:type="auto"/>
            <w:hideMark/>
          </w:tcPr>
          <w:p w14:paraId="7AAFAA38" w14:textId="77777777" w:rsidR="00187AC2" w:rsidRPr="009A5060" w:rsidRDefault="00187AC2" w:rsidP="00C179E5">
            <w:pPr>
              <w:rPr>
                <w:rFonts w:ascii="Aptos" w:hAnsi="Aptos"/>
                <w:sz w:val="19"/>
                <w:szCs w:val="19"/>
              </w:rPr>
            </w:pPr>
            <w:r w:rsidRPr="009A5060">
              <w:rPr>
                <w:rFonts w:ascii="Aptos" w:hAnsi="Aptos"/>
                <w:sz w:val="19"/>
                <w:szCs w:val="19"/>
              </w:rPr>
              <w:t>At each design milestone</w:t>
            </w:r>
          </w:p>
        </w:tc>
      </w:tr>
      <w:tr w:rsidR="00187AC2" w:rsidRPr="009A5060" w14:paraId="5BE8F789" w14:textId="77777777" w:rsidTr="00692B0A">
        <w:tc>
          <w:tcPr>
            <w:tcW w:w="0" w:type="auto"/>
            <w:hideMark/>
          </w:tcPr>
          <w:p w14:paraId="61A1478F" w14:textId="5FFEA32B" w:rsidR="00187AC2" w:rsidRPr="009A5060" w:rsidRDefault="00187AC2" w:rsidP="00C179E5">
            <w:pPr>
              <w:pStyle w:val="ListParagraph"/>
              <w:numPr>
                <w:ilvl w:val="0"/>
                <w:numId w:val="69"/>
              </w:numPr>
              <w:rPr>
                <w:rFonts w:ascii="Aptos" w:hAnsi="Aptos"/>
                <w:sz w:val="19"/>
                <w:szCs w:val="19"/>
              </w:rPr>
            </w:pPr>
          </w:p>
        </w:tc>
        <w:tc>
          <w:tcPr>
            <w:tcW w:w="0" w:type="auto"/>
            <w:hideMark/>
          </w:tcPr>
          <w:p w14:paraId="03432B12" w14:textId="77777777" w:rsidR="00187AC2" w:rsidRPr="009A5060" w:rsidRDefault="00187AC2" w:rsidP="00C179E5">
            <w:pPr>
              <w:rPr>
                <w:rFonts w:ascii="Aptos" w:hAnsi="Aptos"/>
                <w:sz w:val="19"/>
                <w:szCs w:val="19"/>
              </w:rPr>
            </w:pPr>
            <w:r w:rsidRPr="009A5060">
              <w:rPr>
                <w:rFonts w:ascii="Aptos" w:hAnsi="Aptos"/>
                <w:sz w:val="19"/>
                <w:szCs w:val="19"/>
              </w:rPr>
              <w:t>OEM Documentation: datasheets, manuals, certificates (COTS equipment)</w:t>
            </w:r>
          </w:p>
        </w:tc>
        <w:tc>
          <w:tcPr>
            <w:tcW w:w="0" w:type="auto"/>
            <w:hideMark/>
          </w:tcPr>
          <w:p w14:paraId="42D7F727" w14:textId="77777777" w:rsidR="00187AC2" w:rsidRPr="009A5060" w:rsidRDefault="00187AC2" w:rsidP="00C179E5">
            <w:pPr>
              <w:rPr>
                <w:rFonts w:ascii="Aptos" w:hAnsi="Aptos"/>
                <w:sz w:val="19"/>
                <w:szCs w:val="19"/>
              </w:rPr>
            </w:pPr>
            <w:r w:rsidRPr="009A5060">
              <w:rPr>
                <w:rFonts w:ascii="Aptos" w:hAnsi="Aptos"/>
                <w:sz w:val="19"/>
                <w:szCs w:val="19"/>
              </w:rPr>
              <w:t>OEM phase</w:t>
            </w:r>
          </w:p>
        </w:tc>
        <w:tc>
          <w:tcPr>
            <w:tcW w:w="0" w:type="auto"/>
            <w:hideMark/>
          </w:tcPr>
          <w:p w14:paraId="7231740D" w14:textId="77777777" w:rsidR="00187AC2" w:rsidRPr="009A5060" w:rsidRDefault="00187AC2" w:rsidP="00C179E5">
            <w:pPr>
              <w:rPr>
                <w:rFonts w:ascii="Aptos" w:hAnsi="Aptos"/>
                <w:sz w:val="19"/>
                <w:szCs w:val="19"/>
              </w:rPr>
            </w:pPr>
            <w:r w:rsidRPr="009A5060">
              <w:rPr>
                <w:rFonts w:ascii="Aptos" w:hAnsi="Aptos"/>
                <w:sz w:val="19"/>
                <w:szCs w:val="19"/>
              </w:rPr>
              <w:t>Along supply</w:t>
            </w:r>
          </w:p>
        </w:tc>
      </w:tr>
      <w:tr w:rsidR="00187AC2" w:rsidRPr="009A5060" w14:paraId="3A71DC5E" w14:textId="77777777" w:rsidTr="00692B0A">
        <w:tc>
          <w:tcPr>
            <w:tcW w:w="0" w:type="auto"/>
          </w:tcPr>
          <w:p w14:paraId="1DEDAC41" w14:textId="5F687A81" w:rsidR="00187AC2" w:rsidRPr="009A5060" w:rsidRDefault="00187AC2" w:rsidP="00C179E5">
            <w:pPr>
              <w:pStyle w:val="ListParagraph"/>
              <w:numPr>
                <w:ilvl w:val="0"/>
                <w:numId w:val="69"/>
              </w:numPr>
              <w:rPr>
                <w:rFonts w:ascii="Aptos" w:hAnsi="Aptos"/>
                <w:sz w:val="19"/>
                <w:szCs w:val="19"/>
              </w:rPr>
            </w:pPr>
          </w:p>
        </w:tc>
        <w:tc>
          <w:tcPr>
            <w:tcW w:w="0" w:type="auto"/>
          </w:tcPr>
          <w:p w14:paraId="117A82A5" w14:textId="7C86F802" w:rsidR="00187AC2" w:rsidRPr="009A5060" w:rsidRDefault="00187AC2" w:rsidP="00C179E5">
            <w:pPr>
              <w:pStyle w:val="RequirementList"/>
              <w:numPr>
                <w:ilvl w:val="0"/>
                <w:numId w:val="0"/>
              </w:numPr>
              <w:spacing w:line="240" w:lineRule="auto"/>
            </w:pPr>
            <w:r w:rsidRPr="009A5060">
              <w:t>VLAREM dossier: Noise Study</w:t>
            </w:r>
          </w:p>
          <w:p w14:paraId="41F5F5B5" w14:textId="77777777" w:rsidR="00187AC2" w:rsidRPr="009A5060" w:rsidRDefault="00187AC2" w:rsidP="00C179E5">
            <w:pPr>
              <w:rPr>
                <w:rFonts w:ascii="Aptos" w:hAnsi="Aptos"/>
                <w:sz w:val="19"/>
                <w:szCs w:val="19"/>
              </w:rPr>
            </w:pPr>
          </w:p>
        </w:tc>
        <w:tc>
          <w:tcPr>
            <w:tcW w:w="0" w:type="auto"/>
          </w:tcPr>
          <w:p w14:paraId="13DFEE28" w14:textId="6821D7EE" w:rsidR="00187AC2" w:rsidRPr="009A5060" w:rsidRDefault="00577CC7" w:rsidP="00C179E5">
            <w:pPr>
              <w:rPr>
                <w:rFonts w:ascii="Aptos" w:hAnsi="Aptos"/>
                <w:sz w:val="19"/>
                <w:szCs w:val="19"/>
              </w:rPr>
            </w:pPr>
            <w:r w:rsidRPr="009A5060">
              <w:rPr>
                <w:rFonts w:ascii="Aptos" w:hAnsi="Aptos"/>
                <w:sz w:val="19"/>
                <w:szCs w:val="19"/>
              </w:rPr>
              <w:t>Detailed Design</w:t>
            </w:r>
          </w:p>
        </w:tc>
        <w:tc>
          <w:tcPr>
            <w:tcW w:w="0" w:type="auto"/>
          </w:tcPr>
          <w:p w14:paraId="10C0405D" w14:textId="77777777" w:rsidR="00187AC2" w:rsidRPr="009A5060" w:rsidRDefault="00187AC2" w:rsidP="00C179E5">
            <w:pPr>
              <w:rPr>
                <w:rFonts w:ascii="Aptos" w:hAnsi="Aptos"/>
                <w:sz w:val="19"/>
                <w:szCs w:val="19"/>
              </w:rPr>
            </w:pPr>
          </w:p>
        </w:tc>
      </w:tr>
    </w:tbl>
    <w:p w14:paraId="6E08B380" w14:textId="4178DFC6" w:rsidR="0028305F" w:rsidRPr="009A5060" w:rsidRDefault="0028305F" w:rsidP="00C179E5">
      <w:pPr>
        <w:spacing w:after="160" w:line="240" w:lineRule="auto"/>
        <w:rPr>
          <w:rStyle w:val="ADClauseChar"/>
          <w:rFonts w:ascii="Segoe UI Semibold" w:hAnsi="Segoe UI Semibold"/>
          <w:bCs/>
          <w:color w:val="984A9C"/>
          <w:sz w:val="32"/>
          <w:szCs w:val="26"/>
          <w:shd w:val="clear" w:color="auto" w:fill="FFFFFF"/>
        </w:rPr>
      </w:pPr>
    </w:p>
    <w:p w14:paraId="0C64C566" w14:textId="77777777" w:rsidR="004240EE" w:rsidRPr="009A5060" w:rsidRDefault="004240EE" w:rsidP="00C179E5">
      <w:pPr>
        <w:pStyle w:val="Heading3numbered"/>
        <w:spacing w:line="240" w:lineRule="auto"/>
      </w:pPr>
      <w:bookmarkStart w:id="3861" w:name="_Toc196376043"/>
      <w:bookmarkStart w:id="3862" w:name="_Toc196376044"/>
      <w:bookmarkStart w:id="3863" w:name="_Toc196376045"/>
      <w:bookmarkStart w:id="3864" w:name="_Toc196376046"/>
      <w:bookmarkStart w:id="3865" w:name="_Toc196376047"/>
      <w:bookmarkStart w:id="3866" w:name="_Toc196376048"/>
      <w:bookmarkStart w:id="3867" w:name="_Toc196376049"/>
      <w:bookmarkStart w:id="3868" w:name="_Toc196376050"/>
      <w:bookmarkStart w:id="3869" w:name="_Toc196376051"/>
      <w:bookmarkStart w:id="3870" w:name="_Toc196376052"/>
      <w:bookmarkStart w:id="3871" w:name="_Toc196376053"/>
      <w:bookmarkStart w:id="3872" w:name="_Toc196376054"/>
      <w:bookmarkStart w:id="3873" w:name="_Toc196376055"/>
      <w:bookmarkStart w:id="3874" w:name="_Toc196376056"/>
      <w:bookmarkStart w:id="3875" w:name="_Toc196376057"/>
      <w:bookmarkStart w:id="3876" w:name="_Toc196376058"/>
      <w:bookmarkStart w:id="3877" w:name="_Toc196376059"/>
      <w:bookmarkStart w:id="3878" w:name="_Toc196376060"/>
      <w:bookmarkStart w:id="3879" w:name="_Toc196376061"/>
      <w:bookmarkStart w:id="3880" w:name="_Toc196376062"/>
      <w:bookmarkStart w:id="3881" w:name="_Toc196376063"/>
      <w:bookmarkStart w:id="3882" w:name="_Toc196376064"/>
      <w:bookmarkStart w:id="3883" w:name="_Toc216340984"/>
      <w:bookmarkStart w:id="3884" w:name="_Toc202536277"/>
      <w:bookmarkStart w:id="3885" w:name="_Toc202536960"/>
      <w:bookmarkStart w:id="3886" w:name="_Toc200492611"/>
      <w:bookmarkStart w:id="3887" w:name="_Toc202536245"/>
      <w:bookmarkStart w:id="3888" w:name="_Toc202536931"/>
      <w:bookmarkEnd w:id="3861"/>
      <w:bookmarkEnd w:id="3862"/>
      <w:bookmarkEnd w:id="3863"/>
      <w:bookmarkEnd w:id="3864"/>
      <w:bookmarkEnd w:id="3865"/>
      <w:bookmarkEnd w:id="3866"/>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bookmarkEnd w:id="3881"/>
      <w:bookmarkEnd w:id="3882"/>
      <w:r w:rsidRPr="009A5060">
        <w:t xml:space="preserve">OEM </w:t>
      </w:r>
      <w:commentRangeStart w:id="3889"/>
      <w:r w:rsidRPr="009A5060">
        <w:t>Documentation</w:t>
      </w:r>
      <w:commentRangeEnd w:id="3889"/>
      <w:r>
        <w:rPr>
          <w:rStyle w:val="CommentReference"/>
          <w:rFonts w:eastAsia="Calibri"/>
          <w:color w:val="auto"/>
        </w:rPr>
        <w:commentReference w:id="3889"/>
      </w:r>
      <w:bookmarkEnd w:id="3883"/>
    </w:p>
    <w:p w14:paraId="10F59EC5" w14:textId="77777777" w:rsidR="004240EE" w:rsidRPr="003A19CA" w:rsidRDefault="004240EE" w:rsidP="00C179E5">
      <w:pPr>
        <w:pStyle w:val="Heading4numbered"/>
        <w:rPr>
          <w:sz w:val="20"/>
          <w:szCs w:val="22"/>
          <w:lang w:val="en-GB"/>
        </w:rPr>
      </w:pPr>
      <w:r w:rsidRPr="003A19CA">
        <w:rPr>
          <w:sz w:val="20"/>
          <w:szCs w:val="22"/>
          <w:lang w:val="en-GB"/>
        </w:rPr>
        <w:t>Documentation from OEMs (COTS Equipment)</w:t>
      </w:r>
      <w:bookmarkEnd w:id="3884"/>
      <w:bookmarkEnd w:id="3885"/>
    </w:p>
    <w:p w14:paraId="39D8A554" w14:textId="77777777" w:rsidR="004240EE" w:rsidRPr="009A5060" w:rsidRDefault="004240EE" w:rsidP="00C179E5">
      <w:pPr>
        <w:pStyle w:val="0AClause"/>
        <w:spacing w:line="240" w:lineRule="auto"/>
        <w:rPr>
          <w:lang w:val="en-GB"/>
        </w:rPr>
      </w:pPr>
      <w:r w:rsidRPr="009A5060">
        <w:rPr>
          <w:lang w:val="en-GB"/>
        </w:rPr>
        <w:t>The Contractor shall store and provide to SCK CEN all documentation received from the Original Equipment Manufacturer (OEM) related to Commercial Off-The-Shelf (COTS) equipment and applicable use within the QPLANT</w:t>
      </w:r>
    </w:p>
    <w:p w14:paraId="474B53D4" w14:textId="77777777" w:rsidR="004240EE" w:rsidRPr="005A1D52" w:rsidRDefault="004240EE" w:rsidP="00C179E5">
      <w:pPr>
        <w:pStyle w:val="Heading4numbered"/>
        <w:rPr>
          <w:sz w:val="20"/>
          <w:szCs w:val="22"/>
          <w:lang w:val="en-GB"/>
        </w:rPr>
      </w:pPr>
      <w:bookmarkStart w:id="3890" w:name="_Toc202536278"/>
      <w:r w:rsidRPr="005A1D52">
        <w:rPr>
          <w:sz w:val="20"/>
          <w:szCs w:val="22"/>
          <w:lang w:val="en-GB"/>
        </w:rPr>
        <w:t>OEM Documentation Provided by SCK CEN</w:t>
      </w:r>
      <w:bookmarkEnd w:id="3890"/>
    </w:p>
    <w:p w14:paraId="2FDBD91D" w14:textId="77777777" w:rsidR="004240EE" w:rsidRPr="009A5060" w:rsidRDefault="004240EE" w:rsidP="00C179E5">
      <w:pPr>
        <w:pStyle w:val="0AClause"/>
        <w:spacing w:line="240" w:lineRule="auto"/>
        <w:rPr>
          <w:lang w:val="en-GB"/>
        </w:rPr>
      </w:pPr>
      <w:r w:rsidRPr="009A5060">
        <w:rPr>
          <w:lang w:val="en-GB"/>
        </w:rPr>
        <w:t>If SCK CEN provides OEM documentation to the Contractor, the Contractor shall store and return the documentation to SCK CEN as received.  If the original documentation is in a language other than English, the Contractor shall provide an accurate English translation alongside the original.</w:t>
      </w:r>
      <w:bookmarkStart w:id="3891" w:name="_Toc200492676"/>
    </w:p>
    <w:p w14:paraId="2024F2FF" w14:textId="77777777" w:rsidR="004240EE" w:rsidRPr="009A5060" w:rsidRDefault="004240EE" w:rsidP="00C179E5">
      <w:pPr>
        <w:pStyle w:val="0AClause"/>
        <w:spacing w:line="240" w:lineRule="auto"/>
        <w:rPr>
          <w:lang w:val="en-GB"/>
        </w:rPr>
      </w:pPr>
      <w:r w:rsidRPr="009A5060">
        <w:rPr>
          <w:lang w:val="en-GB"/>
        </w:rPr>
        <w:lastRenderedPageBreak/>
        <w:t>The Contractor shall version-control the documents received from SCK CEN.  When an updated version of a document is received, the previous version shall be removed from circulation as soon as reasonably possible</w:t>
      </w:r>
      <w:bookmarkStart w:id="3892" w:name="_Toc200492677"/>
      <w:bookmarkEnd w:id="3891"/>
      <w:r w:rsidRPr="009A5060">
        <w:rPr>
          <w:lang w:val="en-GB"/>
        </w:rPr>
        <w:t>.</w:t>
      </w:r>
    </w:p>
    <w:p w14:paraId="448AE2B9" w14:textId="77777777" w:rsidR="004240EE" w:rsidRPr="009A5060" w:rsidRDefault="004240EE" w:rsidP="00C179E5">
      <w:pPr>
        <w:pStyle w:val="0AClause"/>
        <w:spacing w:line="240" w:lineRule="auto"/>
        <w:rPr>
          <w:lang w:val="en-GB"/>
        </w:rPr>
      </w:pPr>
      <w:r w:rsidRPr="009A5060">
        <w:rPr>
          <w:lang w:val="en-GB"/>
        </w:rPr>
        <w:t>These documents shall be made accessible to the Contractor’s employees / Subcontractors only on a need-to-know basis, for the purpose of the Contract, for a limited time, for as long as the documents are needed.</w:t>
      </w:r>
      <w:bookmarkEnd w:id="3892"/>
    </w:p>
    <w:p w14:paraId="11773C4E" w14:textId="77777777" w:rsidR="00C843F3" w:rsidRDefault="00AA33D8" w:rsidP="00C179E5">
      <w:pPr>
        <w:pStyle w:val="Heading1numbered"/>
        <w:rPr>
          <w:rStyle w:val="ADClauseChar"/>
          <w:rFonts w:ascii="Segoe UI Semibold" w:hAnsi="Segoe UI Semibold"/>
          <w:sz w:val="32"/>
        </w:rPr>
      </w:pPr>
      <w:bookmarkStart w:id="3893" w:name="_Toc216340985"/>
      <w:r w:rsidRPr="009A5060">
        <w:rPr>
          <w:rStyle w:val="ADClauseChar"/>
          <w:rFonts w:ascii="Segoe UI Semibold" w:hAnsi="Segoe UI Semibold"/>
          <w:sz w:val="32"/>
        </w:rPr>
        <w:lastRenderedPageBreak/>
        <w:t xml:space="preserve">Safety, </w:t>
      </w:r>
      <w:r w:rsidR="00C843F3" w:rsidRPr="009A5060">
        <w:rPr>
          <w:rStyle w:val="ADClauseChar"/>
          <w:rFonts w:ascii="Segoe UI Semibold" w:hAnsi="Segoe UI Semibold"/>
          <w:sz w:val="32"/>
        </w:rPr>
        <w:t>Codes and Standards</w:t>
      </w:r>
      <w:bookmarkEnd w:id="3886"/>
      <w:bookmarkEnd w:id="3887"/>
      <w:bookmarkEnd w:id="3888"/>
      <w:bookmarkEnd w:id="3893"/>
    </w:p>
    <w:p w14:paraId="7E95CCB9" w14:textId="787FEF73" w:rsidR="007F64C3" w:rsidRDefault="007F64C3" w:rsidP="00C179E5">
      <w:pPr>
        <w:pStyle w:val="RequirementList"/>
        <w:spacing w:line="240" w:lineRule="auto"/>
      </w:pPr>
      <w:r>
        <w:t xml:space="preserve">For pressure equipment and associated piping, the Contractor shall assume the role of Manufacturer (or equivalent designation under the applicable pressure equipment </w:t>
      </w:r>
      <w:commentRangeStart w:id="3894"/>
      <w:r>
        <w:t>legislation</w:t>
      </w:r>
      <w:commentRangeEnd w:id="3894"/>
      <w:r>
        <w:rPr>
          <w:rStyle w:val="CommentReference"/>
          <w:rFonts w:ascii="Segoe UI" w:hAnsi="Segoe UI"/>
        </w:rPr>
        <w:commentReference w:id="3894"/>
      </w:r>
      <w:r>
        <w:t xml:space="preserve"> and standards) and shall be responsible for design, manufacturing, conformity assessment, marking and documentation in accordance with </w:t>
      </w:r>
      <w:r w:rsidRPr="009A5060">
        <w:t>Pressure Equipment Directive (2014/68/EU)</w:t>
      </w:r>
      <w:proofErr w:type="gramStart"/>
      <w:r>
        <w:t xml:space="preserve">. </w:t>
      </w:r>
      <w:proofErr w:type="gramEnd"/>
      <w:r>
        <w:t xml:space="preserve">These responsibilities shall be clearly reflected in the Responsibility Matrix and the Codes and Standards Register which form part of continuously updated QAP </w:t>
      </w:r>
      <w:r w:rsidRPr="0098054C">
        <w:rPr>
          <w:b/>
          <w:bCs/>
          <w:color w:val="034694" w:themeColor="accent4"/>
        </w:rPr>
        <w:fldChar w:fldCharType="begin"/>
      </w:r>
      <w:r w:rsidRPr="0098054C">
        <w:rPr>
          <w:b/>
          <w:bCs/>
          <w:color w:val="034694" w:themeColor="accent4"/>
        </w:rPr>
        <w:instrText xml:space="preserve"> REF _Ref216423628 \n \h </w:instrText>
      </w:r>
      <w:r>
        <w:rPr>
          <w:b/>
          <w:bCs/>
          <w:color w:val="034694" w:themeColor="accent4"/>
        </w:rPr>
        <w:instrText xml:space="preserve"> \* MERGEFORMAT </w:instrText>
      </w:r>
      <w:r w:rsidRPr="0098054C">
        <w:rPr>
          <w:b/>
          <w:bCs/>
          <w:color w:val="034694" w:themeColor="accent4"/>
        </w:rPr>
      </w:r>
      <w:r w:rsidRPr="0098054C">
        <w:rPr>
          <w:b/>
          <w:bCs/>
          <w:color w:val="034694" w:themeColor="accent4"/>
        </w:rPr>
        <w:fldChar w:fldCharType="separate"/>
      </w:r>
      <w:r>
        <w:rPr>
          <w:b/>
          <w:bCs/>
          <w:color w:val="034694" w:themeColor="accent4"/>
        </w:rPr>
        <w:t>DD-2</w:t>
      </w:r>
      <w:r w:rsidRPr="0098054C">
        <w:rPr>
          <w:b/>
          <w:bCs/>
          <w:color w:val="034694" w:themeColor="accent4"/>
        </w:rPr>
        <w:fldChar w:fldCharType="end"/>
      </w:r>
    </w:p>
    <w:p w14:paraId="56A74D4C" w14:textId="77777777" w:rsidR="00FE1E0E" w:rsidRDefault="00FE1E0E" w:rsidP="00C179E5">
      <w:pPr>
        <w:pStyle w:val="RequirementList"/>
        <w:spacing w:line="240" w:lineRule="auto"/>
      </w:pPr>
      <w:r w:rsidRPr="00E835C5">
        <w:t>The Contractor shall demonstrate how its existing ISO 9001:2015 Quality Management System is applied to the QPLANT project, with explicit reference to the clauses relevant to this scope, including at least: 5.3 (roles and responsibilities), 8.3 (design and development), 8.4 (control of external providers), 8.5 (production and service provision), 8.6 (release of products and services) and 8.7 (control of nonconforming outputs). The Contractor shall provide project-specific procedures or mappings rather than generic manuals where necessary for effective follow-up by SCK CEN.</w:t>
      </w:r>
    </w:p>
    <w:p w14:paraId="6B4D4B34" w14:textId="77777777" w:rsidR="00FE1E0E" w:rsidRDefault="00FE1E0E" w:rsidP="00C179E5">
      <w:pPr>
        <w:pStyle w:val="RequirementList"/>
        <w:spacing w:line="240" w:lineRule="auto"/>
      </w:pPr>
      <w:r>
        <w:t>The Contractor shall organise the applicable codes and standards in a hierarchy where management-system standards (e.g. ISO 9001) act as parents to project-level requirements and technical standards (e.g. PED, EN 13480, EN 13445, IEC functional-safety standards).</w:t>
      </w:r>
    </w:p>
    <w:p w14:paraId="1ABD0F3B" w14:textId="53DBDC14" w:rsidR="007F64C3" w:rsidRPr="007F64C3" w:rsidRDefault="007F64C3" w:rsidP="00C179E5">
      <w:pPr>
        <w:spacing w:line="240" w:lineRule="auto"/>
        <w:rPr>
          <w:lang w:eastAsia="fr-FR"/>
        </w:rPr>
      </w:pPr>
    </w:p>
    <w:p w14:paraId="265124B9" w14:textId="77777777" w:rsidR="00AA33D8" w:rsidRPr="009A5060" w:rsidRDefault="00AA33D8" w:rsidP="00C179E5">
      <w:pPr>
        <w:pStyle w:val="Heading2numbered"/>
      </w:pPr>
      <w:bookmarkStart w:id="3895" w:name="_Toc200492612"/>
      <w:bookmarkStart w:id="3896" w:name="_Toc202536246"/>
      <w:bookmarkStart w:id="3897" w:name="_Toc202536932"/>
      <w:bookmarkStart w:id="3898" w:name="_Toc216340986"/>
      <w:r w:rsidRPr="009A5060">
        <w:t>Safety</w:t>
      </w:r>
      <w:bookmarkEnd w:id="3895"/>
      <w:bookmarkEnd w:id="3896"/>
      <w:bookmarkEnd w:id="3897"/>
      <w:bookmarkEnd w:id="3898"/>
    </w:p>
    <w:p w14:paraId="1168B7A2" w14:textId="77777777" w:rsidR="00387495" w:rsidRPr="009A5060" w:rsidRDefault="00387495" w:rsidP="00C179E5">
      <w:pPr>
        <w:pStyle w:val="RequirementList"/>
        <w:spacing w:line="240" w:lineRule="auto"/>
      </w:pPr>
      <w:r w:rsidRPr="009A5060">
        <w:t>Burst disk outlets shall be routed to avoid cold burn or asphyxiation risks.</w:t>
      </w:r>
    </w:p>
    <w:p w14:paraId="79598C07" w14:textId="14598ED6" w:rsidR="00387495" w:rsidRPr="009A5060" w:rsidRDefault="00387495" w:rsidP="00C179E5">
      <w:pPr>
        <w:pStyle w:val="RequirementList"/>
        <w:spacing w:line="240" w:lineRule="auto"/>
      </w:pPr>
      <w:r w:rsidRPr="009A5060">
        <w:t>Emergency or rapid venting operations shall be executed via the S</w:t>
      </w:r>
      <w:r w:rsidRPr="009A5060">
        <w:noBreakHyphen/>
        <w:t>line (QINFRA.S) or by direct QCELL bursting disk exhaust (not part of QPLANT scope) venting to atmosphere as designed</w:t>
      </w:r>
      <w:r w:rsidR="00900B24" w:rsidRPr="009A5060">
        <w:t xml:space="preserve">.  </w:t>
      </w:r>
      <w:r w:rsidRPr="009A5060">
        <w:t>Transfers of inventory to QINFRA shall be performed only in accordance with approved safety procedures, after verification that no personnel are present in affected areas, and with active monitoring and relief provisions in place.</w:t>
      </w:r>
    </w:p>
    <w:p w14:paraId="7B5DE200" w14:textId="1D75C129" w:rsidR="00387495" w:rsidRPr="009A5060" w:rsidRDefault="00387495" w:rsidP="00C179E5">
      <w:pPr>
        <w:pStyle w:val="RequirementList"/>
        <w:spacing w:line="240" w:lineRule="auto"/>
        <w:rPr>
          <w:lang w:eastAsia="fr-FR"/>
        </w:rPr>
      </w:pPr>
      <w:r w:rsidRPr="009A5060">
        <w:t>For</w:t>
      </w:r>
      <w:r w:rsidRPr="009A5060">
        <w:rPr>
          <w:lang w:eastAsia="fr-FR"/>
        </w:rPr>
        <w:t xml:space="preserve"> any 3</w:t>
      </w:r>
      <w:r w:rsidRPr="009A5060">
        <w:rPr>
          <w:vertAlign w:val="superscript"/>
          <w:lang w:eastAsia="fr-FR"/>
        </w:rPr>
        <w:t>rd</w:t>
      </w:r>
      <w:r w:rsidRPr="009A5060">
        <w:rPr>
          <w:lang w:eastAsia="fr-FR"/>
        </w:rPr>
        <w:t xml:space="preserve"> party (e.g. PED auditor)</w:t>
      </w:r>
      <w:r w:rsidR="00863800" w:rsidRPr="009A5060">
        <w:rPr>
          <w:lang w:eastAsia="fr-FR"/>
        </w:rPr>
        <w:t xml:space="preserve"> inspection or certification needed for requirements compliance, </w:t>
      </w:r>
      <w:r w:rsidRPr="009A5060">
        <w:rPr>
          <w:lang w:eastAsia="fr-FR"/>
        </w:rPr>
        <w:t>the Contractor shall bare the full cost and should preferentially use the SCK CEN nominated local representative unless logistically not possible.</w:t>
      </w:r>
    </w:p>
    <w:p w14:paraId="5BB404C5" w14:textId="77777777" w:rsidR="00387495" w:rsidRPr="009A5060" w:rsidRDefault="00387495" w:rsidP="00C179E5">
      <w:pPr>
        <w:pStyle w:val="RequirementList"/>
        <w:spacing w:line="240" w:lineRule="auto"/>
      </w:pPr>
      <w:r w:rsidRPr="009A5060">
        <w:t>The Contractor shall propose oxygen</w:t>
      </w:r>
      <w:r w:rsidRPr="009A5060">
        <w:rPr>
          <w:rFonts w:ascii="Cambria Math" w:hAnsi="Cambria Math" w:cs="Cambria Math"/>
        </w:rPr>
        <w:t>‑</w:t>
      </w:r>
      <w:r w:rsidRPr="009A5060">
        <w:t>deficiency</w:t>
      </w:r>
      <w:r w:rsidRPr="009A5060">
        <w:rPr>
          <w:rFonts w:ascii="Cambria Math" w:hAnsi="Cambria Math" w:cs="Cambria Math"/>
        </w:rPr>
        <w:t>‑</w:t>
      </w:r>
      <w:r w:rsidRPr="009A5060">
        <w:t>monitor (ODH) locations; final placement approved by SCK</w:t>
      </w:r>
      <w:r w:rsidRPr="009A5060">
        <w:rPr>
          <w:rFonts w:ascii="Arial" w:hAnsi="Arial" w:cs="Arial"/>
        </w:rPr>
        <w:t> </w:t>
      </w:r>
      <w:r w:rsidRPr="009A5060">
        <w:t>CEN.  The Contractor shall recommend and guide SCK CEN to define the location of the oxygen deficiency detectors in the QPLANT buildings.</w:t>
      </w:r>
    </w:p>
    <w:p w14:paraId="2427F3A0" w14:textId="177E80E3" w:rsidR="00387495" w:rsidRPr="009A5060" w:rsidRDefault="000D6B15" w:rsidP="00C179E5">
      <w:pPr>
        <w:pStyle w:val="regular"/>
        <w:spacing w:line="240" w:lineRule="auto"/>
        <w:ind w:firstLine="502"/>
      </w:pPr>
      <w:r w:rsidRPr="009A5060">
        <w:t xml:space="preserve">NOTE: </w:t>
      </w:r>
      <w:r w:rsidR="00387495" w:rsidRPr="009A5060">
        <w:t>SCK CEN is responsible for ODH sensors and linking to site alarm and access control.</w:t>
      </w:r>
    </w:p>
    <w:p w14:paraId="2BBA16D8" w14:textId="77777777" w:rsidR="00387495" w:rsidRPr="009A5060" w:rsidRDefault="00387495" w:rsidP="00C179E5">
      <w:pPr>
        <w:pStyle w:val="RequirementList"/>
        <w:spacing w:line="240" w:lineRule="auto"/>
      </w:pPr>
      <w:r w:rsidRPr="009A5060">
        <w:t>Redundant measurement channels and stand-by heaters shall be provided for all inaccessible components and for components whose failure would jeopardise operation or safety.</w:t>
      </w:r>
    </w:p>
    <w:p w14:paraId="69CD7930" w14:textId="15A2C27B" w:rsidR="00AF404E" w:rsidRPr="009A5060" w:rsidRDefault="00AF404E" w:rsidP="00C179E5">
      <w:pPr>
        <w:pStyle w:val="RequirementList"/>
        <w:spacing w:line="240" w:lineRule="auto"/>
      </w:pPr>
      <w:r w:rsidRPr="009A5060">
        <w:t xml:space="preserve">Cold helium volumes shall be protected by safety devices in accordance with EN 17527 (supplemented, where applicable, by API 520/521/580 for warm service).  Any cold volume that can be isolated by valves, plus all insulation vacuum volumes, shall have dedicated safety devices.  </w:t>
      </w:r>
    </w:p>
    <w:p w14:paraId="12872282" w14:textId="77777777" w:rsidR="00D851B1" w:rsidRPr="009A5060" w:rsidRDefault="00D851B1" w:rsidP="00C179E5">
      <w:pPr>
        <w:pStyle w:val="RequirementList"/>
        <w:spacing w:line="240" w:lineRule="auto"/>
      </w:pPr>
      <w:r w:rsidRPr="009A5060">
        <w:t>Safety exhausts shall be collected  where feasible or safely vented to the outside.</w:t>
      </w:r>
    </w:p>
    <w:p w14:paraId="16CB5BA2" w14:textId="77777777" w:rsidR="00D851B1" w:rsidRPr="009A5060" w:rsidRDefault="00D851B1" w:rsidP="00C179E5">
      <w:pPr>
        <w:pStyle w:val="RequirementList"/>
        <w:numPr>
          <w:ilvl w:val="0"/>
          <w:numId w:val="0"/>
        </w:numPr>
        <w:spacing w:line="240" w:lineRule="auto"/>
        <w:ind w:left="502" w:hanging="360"/>
      </w:pPr>
    </w:p>
    <w:p w14:paraId="38FE33E5" w14:textId="745DBBFB" w:rsidR="00A55B96" w:rsidRPr="009A5060" w:rsidRDefault="00A55B96" w:rsidP="00C179E5">
      <w:pPr>
        <w:pStyle w:val="Heading3numbered"/>
        <w:spacing w:line="240" w:lineRule="auto"/>
      </w:pPr>
      <w:bookmarkStart w:id="3899" w:name="_Toc216340987"/>
      <w:r w:rsidRPr="009A5060">
        <w:t>Hazard definitions and typical mitigation devices</w:t>
      </w:r>
      <w:bookmarkEnd w:id="3899"/>
    </w:p>
    <w:tbl>
      <w:tblPr>
        <w:tblStyle w:val="TableGrid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5"/>
        <w:gridCol w:w="1645"/>
        <w:gridCol w:w="2508"/>
        <w:gridCol w:w="3282"/>
      </w:tblGrid>
      <w:tr w:rsidR="006805D5" w:rsidRPr="009A5060" w14:paraId="7B729F42" w14:textId="77777777" w:rsidTr="006805D5">
        <w:tc>
          <w:tcPr>
            <w:tcW w:w="0" w:type="auto"/>
            <w:hideMark/>
          </w:tcPr>
          <w:p w14:paraId="0B19BD6C" w14:textId="77777777" w:rsidR="00A55B96" w:rsidRPr="009A5060" w:rsidRDefault="00A55B96" w:rsidP="00C179E5">
            <w:pPr>
              <w:pStyle w:val="Style5"/>
              <w:rPr>
                <w:rFonts w:ascii="Aptos" w:hAnsi="Aptos"/>
                <w:b/>
                <w:bCs/>
                <w:i w:val="0"/>
                <w:iCs/>
                <w:color w:val="000000" w:themeColor="text1"/>
                <w:lang w:val="en-GB"/>
              </w:rPr>
            </w:pPr>
            <w:r w:rsidRPr="009A5060">
              <w:rPr>
                <w:rFonts w:ascii="Aptos" w:hAnsi="Aptos"/>
                <w:b/>
                <w:bCs/>
                <w:i w:val="0"/>
                <w:iCs/>
                <w:color w:val="000000" w:themeColor="text1"/>
                <w:lang w:val="en-GB"/>
              </w:rPr>
              <w:t>Hazard category</w:t>
            </w:r>
          </w:p>
        </w:tc>
        <w:tc>
          <w:tcPr>
            <w:tcW w:w="0" w:type="auto"/>
            <w:hideMark/>
          </w:tcPr>
          <w:p w14:paraId="75849AEB" w14:textId="4F48E881" w:rsidR="00A55B96" w:rsidRPr="009A5060" w:rsidRDefault="006805D5" w:rsidP="00C179E5">
            <w:pPr>
              <w:pStyle w:val="Style5"/>
              <w:rPr>
                <w:rFonts w:ascii="Aptos" w:hAnsi="Aptos"/>
                <w:b/>
                <w:bCs/>
                <w:i w:val="0"/>
                <w:iCs/>
                <w:color w:val="000000" w:themeColor="text1"/>
                <w:lang w:val="en-GB"/>
              </w:rPr>
            </w:pPr>
            <w:r w:rsidRPr="009A5060">
              <w:rPr>
                <w:rFonts w:ascii="Aptos" w:hAnsi="Aptos"/>
                <w:b/>
                <w:bCs/>
                <w:i w:val="0"/>
                <w:iCs/>
                <w:color w:val="000000" w:themeColor="text1"/>
                <w:lang w:val="en-GB"/>
              </w:rPr>
              <w:t>Terminology</w:t>
            </w:r>
          </w:p>
        </w:tc>
        <w:tc>
          <w:tcPr>
            <w:tcW w:w="0" w:type="auto"/>
            <w:hideMark/>
          </w:tcPr>
          <w:p w14:paraId="7B381C88" w14:textId="77777777" w:rsidR="00A55B96" w:rsidRPr="009A5060" w:rsidRDefault="00A55B96" w:rsidP="00C179E5">
            <w:pPr>
              <w:pStyle w:val="Style5"/>
              <w:rPr>
                <w:rFonts w:ascii="Aptos" w:hAnsi="Aptos"/>
                <w:b/>
                <w:bCs/>
                <w:i w:val="0"/>
                <w:iCs/>
                <w:color w:val="000000" w:themeColor="text1"/>
                <w:lang w:val="en-GB"/>
              </w:rPr>
            </w:pPr>
            <w:r w:rsidRPr="009A5060">
              <w:rPr>
                <w:rFonts w:ascii="Aptos" w:hAnsi="Aptos"/>
                <w:b/>
                <w:bCs/>
                <w:i w:val="0"/>
                <w:iCs/>
                <w:color w:val="000000" w:themeColor="text1"/>
                <w:lang w:val="en-GB"/>
              </w:rPr>
              <w:t>Typical detection / protection device</w:t>
            </w:r>
          </w:p>
        </w:tc>
        <w:tc>
          <w:tcPr>
            <w:tcW w:w="0" w:type="auto"/>
            <w:hideMark/>
          </w:tcPr>
          <w:p w14:paraId="32AB94A7" w14:textId="77777777" w:rsidR="00A55B96" w:rsidRPr="009A5060" w:rsidRDefault="00A55B96" w:rsidP="00C179E5">
            <w:pPr>
              <w:pStyle w:val="Style5"/>
              <w:rPr>
                <w:rFonts w:ascii="Aptos" w:hAnsi="Aptos"/>
                <w:b/>
                <w:bCs/>
                <w:i w:val="0"/>
                <w:iCs/>
                <w:color w:val="000000" w:themeColor="text1"/>
                <w:lang w:val="en-GB"/>
              </w:rPr>
            </w:pPr>
            <w:r w:rsidRPr="009A5060">
              <w:rPr>
                <w:rFonts w:ascii="Aptos" w:hAnsi="Aptos"/>
                <w:b/>
                <w:bCs/>
                <w:i w:val="0"/>
                <w:iCs/>
                <w:color w:val="000000" w:themeColor="text1"/>
                <w:lang w:val="en-GB"/>
              </w:rPr>
              <w:t>Notes (cryogenic helium context)</w:t>
            </w:r>
          </w:p>
        </w:tc>
      </w:tr>
      <w:tr w:rsidR="006805D5" w:rsidRPr="009A5060" w14:paraId="4BF9D7CC" w14:textId="77777777" w:rsidTr="006805D5">
        <w:tc>
          <w:tcPr>
            <w:tcW w:w="0" w:type="auto"/>
            <w:hideMark/>
          </w:tcPr>
          <w:p w14:paraId="7754A9F3" w14:textId="77777777" w:rsidR="00A55B96" w:rsidRPr="009A5060" w:rsidRDefault="00A55B96" w:rsidP="00C179E5">
            <w:pPr>
              <w:pStyle w:val="Style5"/>
              <w:rPr>
                <w:rFonts w:ascii="Aptos" w:hAnsi="Aptos"/>
                <w:i w:val="0"/>
                <w:iCs/>
                <w:color w:val="000000" w:themeColor="text1"/>
                <w:lang w:val="en-GB"/>
              </w:rPr>
            </w:pPr>
            <w:r w:rsidRPr="009A5060">
              <w:rPr>
                <w:rFonts w:ascii="Aptos" w:hAnsi="Aptos"/>
                <w:i w:val="0"/>
                <w:iCs/>
                <w:color w:val="000000" w:themeColor="text1"/>
                <w:lang w:val="en-GB"/>
              </w:rPr>
              <w:t>Reduction of ambient O₂ below safe physiological limits</w:t>
            </w:r>
          </w:p>
        </w:tc>
        <w:tc>
          <w:tcPr>
            <w:tcW w:w="0" w:type="auto"/>
            <w:hideMark/>
          </w:tcPr>
          <w:p w14:paraId="0608BC9A" w14:textId="77777777" w:rsidR="00A55B96" w:rsidRPr="009A5060" w:rsidRDefault="00A55B96" w:rsidP="00C179E5">
            <w:pPr>
              <w:pStyle w:val="Style5"/>
              <w:rPr>
                <w:rFonts w:ascii="Aptos" w:hAnsi="Aptos"/>
                <w:i w:val="0"/>
                <w:iCs/>
                <w:color w:val="000000" w:themeColor="text1"/>
                <w:lang w:val="en-GB"/>
              </w:rPr>
            </w:pPr>
            <w:r w:rsidRPr="009A5060">
              <w:rPr>
                <w:rFonts w:ascii="Aptos" w:hAnsi="Aptos"/>
                <w:i w:val="0"/>
                <w:iCs/>
                <w:color w:val="000000" w:themeColor="text1"/>
                <w:lang w:val="en-GB"/>
              </w:rPr>
              <w:t>Oxygen-Deficiency-Hazard (ODH)</w:t>
            </w:r>
          </w:p>
        </w:tc>
        <w:tc>
          <w:tcPr>
            <w:tcW w:w="0" w:type="auto"/>
            <w:hideMark/>
          </w:tcPr>
          <w:p w14:paraId="18381406" w14:textId="77777777" w:rsidR="00A55B96" w:rsidRPr="009A5060" w:rsidRDefault="00A55B96" w:rsidP="00C179E5">
            <w:pPr>
              <w:pStyle w:val="Style5"/>
              <w:rPr>
                <w:rFonts w:ascii="Aptos" w:hAnsi="Aptos"/>
                <w:i w:val="0"/>
                <w:iCs/>
                <w:color w:val="000000" w:themeColor="text1"/>
                <w:lang w:val="en-GB"/>
              </w:rPr>
            </w:pPr>
            <w:r w:rsidRPr="009A5060">
              <w:rPr>
                <w:rFonts w:ascii="Aptos" w:hAnsi="Aptos"/>
                <w:i w:val="0"/>
                <w:iCs/>
                <w:color w:val="000000" w:themeColor="text1"/>
                <w:lang w:val="en-GB"/>
              </w:rPr>
              <w:t>Fixed ODH monitor (electro-chemical or paramagnetic cell)</w:t>
            </w:r>
          </w:p>
        </w:tc>
        <w:tc>
          <w:tcPr>
            <w:tcW w:w="0" w:type="auto"/>
            <w:hideMark/>
          </w:tcPr>
          <w:p w14:paraId="3A64E6DF" w14:textId="77777777" w:rsidR="00A55B96" w:rsidRPr="009A5060" w:rsidRDefault="00A55B96" w:rsidP="00C179E5">
            <w:pPr>
              <w:pStyle w:val="Style5"/>
              <w:rPr>
                <w:rFonts w:ascii="Aptos" w:hAnsi="Aptos"/>
                <w:i w:val="0"/>
                <w:iCs/>
                <w:color w:val="000000" w:themeColor="text1"/>
                <w:lang w:val="en-GB"/>
              </w:rPr>
            </w:pPr>
            <w:r w:rsidRPr="009A5060">
              <w:rPr>
                <w:rFonts w:ascii="Aptos" w:hAnsi="Aptos"/>
                <w:i w:val="0"/>
                <w:iCs/>
                <w:color w:val="000000" w:themeColor="text1"/>
                <w:lang w:val="en-GB"/>
              </w:rPr>
              <w:t>Primary life-safety hazard during helium releases or continuous Safety-Line venting.</w:t>
            </w:r>
          </w:p>
        </w:tc>
      </w:tr>
      <w:tr w:rsidR="006805D5" w:rsidRPr="009A5060" w14:paraId="7F0B4063" w14:textId="77777777" w:rsidTr="006805D5">
        <w:tc>
          <w:tcPr>
            <w:tcW w:w="0" w:type="auto"/>
            <w:hideMark/>
          </w:tcPr>
          <w:p w14:paraId="4AD87E55" w14:textId="77777777" w:rsidR="00A55B96" w:rsidRPr="009A5060" w:rsidRDefault="00A55B96" w:rsidP="00C179E5">
            <w:pPr>
              <w:pStyle w:val="Style5"/>
              <w:rPr>
                <w:rFonts w:ascii="Aptos" w:hAnsi="Aptos"/>
                <w:i w:val="0"/>
                <w:iCs/>
                <w:color w:val="000000" w:themeColor="text1"/>
                <w:lang w:val="en-GB"/>
              </w:rPr>
            </w:pPr>
            <w:r w:rsidRPr="009A5060">
              <w:rPr>
                <w:rFonts w:ascii="Aptos" w:hAnsi="Aptos"/>
                <w:i w:val="0"/>
                <w:iCs/>
                <w:color w:val="000000" w:themeColor="text1"/>
                <w:lang w:val="en-GB"/>
              </w:rPr>
              <w:t>Complete deprivation of oxygen to the body</w:t>
            </w:r>
          </w:p>
        </w:tc>
        <w:tc>
          <w:tcPr>
            <w:tcW w:w="0" w:type="auto"/>
            <w:hideMark/>
          </w:tcPr>
          <w:p w14:paraId="6E7358D2" w14:textId="77777777" w:rsidR="00A55B96" w:rsidRPr="009A5060" w:rsidRDefault="00A55B96" w:rsidP="00C179E5">
            <w:pPr>
              <w:pStyle w:val="Style5"/>
              <w:rPr>
                <w:rFonts w:ascii="Aptos" w:hAnsi="Aptos"/>
                <w:i w:val="0"/>
                <w:iCs/>
                <w:color w:val="000000" w:themeColor="text1"/>
                <w:lang w:val="en-GB"/>
              </w:rPr>
            </w:pPr>
            <w:r w:rsidRPr="009A5060">
              <w:rPr>
                <w:rFonts w:ascii="Aptos" w:hAnsi="Aptos"/>
                <w:i w:val="0"/>
                <w:iCs/>
                <w:color w:val="000000" w:themeColor="text1"/>
                <w:lang w:val="en-GB"/>
              </w:rPr>
              <w:t>Asphyxiation / anoxia</w:t>
            </w:r>
          </w:p>
        </w:tc>
        <w:tc>
          <w:tcPr>
            <w:tcW w:w="0" w:type="auto"/>
            <w:hideMark/>
          </w:tcPr>
          <w:p w14:paraId="5A23573D" w14:textId="68B1235F" w:rsidR="00A55B96" w:rsidRPr="009A5060" w:rsidRDefault="00A55B96" w:rsidP="00C179E5">
            <w:pPr>
              <w:pStyle w:val="Style5"/>
              <w:rPr>
                <w:rFonts w:ascii="Aptos" w:hAnsi="Aptos"/>
                <w:i w:val="0"/>
                <w:iCs/>
                <w:color w:val="000000" w:themeColor="text1"/>
                <w:lang w:val="en-GB"/>
              </w:rPr>
            </w:pPr>
            <w:r w:rsidRPr="009A5060">
              <w:rPr>
                <w:rFonts w:ascii="Aptos" w:hAnsi="Aptos"/>
                <w:i w:val="0"/>
                <w:iCs/>
                <w:color w:val="000000" w:themeColor="text1"/>
                <w:lang w:val="en-GB"/>
              </w:rPr>
              <w:t>— (medical condition; not detected by plant instrumentation)</w:t>
            </w:r>
          </w:p>
        </w:tc>
        <w:tc>
          <w:tcPr>
            <w:tcW w:w="0" w:type="auto"/>
            <w:hideMark/>
          </w:tcPr>
          <w:p w14:paraId="18D6AF2E" w14:textId="77777777" w:rsidR="00A55B96" w:rsidRPr="009A5060" w:rsidRDefault="00A55B96" w:rsidP="00C179E5">
            <w:pPr>
              <w:pStyle w:val="Style5"/>
              <w:rPr>
                <w:rFonts w:ascii="Aptos" w:hAnsi="Aptos"/>
                <w:i w:val="0"/>
                <w:iCs/>
                <w:color w:val="000000" w:themeColor="text1"/>
                <w:lang w:val="en-GB"/>
              </w:rPr>
            </w:pPr>
            <w:r w:rsidRPr="009A5060">
              <w:rPr>
                <w:rFonts w:ascii="Aptos" w:hAnsi="Aptos"/>
                <w:i w:val="0"/>
                <w:iCs/>
                <w:color w:val="000000" w:themeColor="text1"/>
                <w:lang w:val="en-GB"/>
              </w:rPr>
              <w:t>Final consequence if ODH is not mitigated.</w:t>
            </w:r>
          </w:p>
        </w:tc>
      </w:tr>
      <w:tr w:rsidR="006805D5" w:rsidRPr="009A5060" w14:paraId="33A8E10F" w14:textId="77777777" w:rsidTr="006805D5">
        <w:tc>
          <w:tcPr>
            <w:tcW w:w="0" w:type="auto"/>
            <w:hideMark/>
          </w:tcPr>
          <w:p w14:paraId="6DB21D82" w14:textId="77777777" w:rsidR="00A55B96" w:rsidRPr="009A5060" w:rsidRDefault="00A55B96" w:rsidP="00C179E5">
            <w:pPr>
              <w:pStyle w:val="Style5"/>
              <w:rPr>
                <w:rFonts w:ascii="Aptos" w:hAnsi="Aptos"/>
                <w:i w:val="0"/>
                <w:iCs/>
                <w:color w:val="000000" w:themeColor="text1"/>
                <w:lang w:val="en-GB"/>
              </w:rPr>
            </w:pPr>
            <w:r w:rsidRPr="009A5060">
              <w:rPr>
                <w:rFonts w:ascii="Aptos" w:hAnsi="Aptos"/>
                <w:i w:val="0"/>
                <w:iCs/>
                <w:color w:val="000000" w:themeColor="text1"/>
                <w:lang w:val="en-GB"/>
              </w:rPr>
              <w:lastRenderedPageBreak/>
              <w:t>Local freezing of tissue due to contact with cryogens</w:t>
            </w:r>
          </w:p>
        </w:tc>
        <w:tc>
          <w:tcPr>
            <w:tcW w:w="0" w:type="auto"/>
            <w:hideMark/>
          </w:tcPr>
          <w:p w14:paraId="6522F4B1" w14:textId="21DE09AB" w:rsidR="00A55B96" w:rsidRPr="009A5060" w:rsidRDefault="006805D5" w:rsidP="00C179E5">
            <w:pPr>
              <w:pStyle w:val="Style5"/>
              <w:rPr>
                <w:rFonts w:ascii="Aptos" w:hAnsi="Aptos"/>
                <w:i w:val="0"/>
                <w:iCs/>
                <w:color w:val="000000" w:themeColor="text1"/>
                <w:lang w:val="en-GB"/>
              </w:rPr>
            </w:pPr>
            <w:r w:rsidRPr="009A5060">
              <w:rPr>
                <w:rFonts w:ascii="Aptos" w:hAnsi="Aptos"/>
                <w:i w:val="0"/>
                <w:iCs/>
                <w:color w:val="000000" w:themeColor="text1"/>
                <w:lang w:val="en-GB"/>
              </w:rPr>
              <w:t>Cold burn</w:t>
            </w:r>
            <w:r w:rsidR="00A55B96" w:rsidRPr="009A5060">
              <w:rPr>
                <w:rFonts w:ascii="Aptos" w:hAnsi="Aptos"/>
                <w:i w:val="0"/>
                <w:iCs/>
                <w:color w:val="000000" w:themeColor="text1"/>
                <w:lang w:val="en-GB"/>
              </w:rPr>
              <w:t xml:space="preserve"> (cryogenic frostbite)</w:t>
            </w:r>
          </w:p>
        </w:tc>
        <w:tc>
          <w:tcPr>
            <w:tcW w:w="0" w:type="auto"/>
            <w:hideMark/>
          </w:tcPr>
          <w:p w14:paraId="09121CDF" w14:textId="77777777" w:rsidR="00A55B96" w:rsidRPr="009A5060" w:rsidRDefault="00A55B96" w:rsidP="00C179E5">
            <w:pPr>
              <w:pStyle w:val="Style5"/>
              <w:rPr>
                <w:rFonts w:ascii="Aptos" w:hAnsi="Aptos"/>
                <w:i w:val="0"/>
                <w:iCs/>
                <w:color w:val="000000" w:themeColor="text1"/>
                <w:lang w:val="en-GB"/>
              </w:rPr>
            </w:pPr>
            <w:r w:rsidRPr="009A5060">
              <w:rPr>
                <w:rFonts w:ascii="Aptos" w:hAnsi="Aptos"/>
                <w:i w:val="0"/>
                <w:iCs/>
                <w:color w:val="000000" w:themeColor="text1"/>
                <w:lang w:val="en-GB"/>
              </w:rPr>
              <w:t>IR skin sensor, PPE requirement, duty-holder training</w:t>
            </w:r>
          </w:p>
        </w:tc>
        <w:tc>
          <w:tcPr>
            <w:tcW w:w="0" w:type="auto"/>
            <w:hideMark/>
          </w:tcPr>
          <w:p w14:paraId="16EA4013" w14:textId="77777777" w:rsidR="00A55B96" w:rsidRPr="009A5060" w:rsidRDefault="00A55B96" w:rsidP="00C179E5">
            <w:pPr>
              <w:pStyle w:val="Style5"/>
              <w:rPr>
                <w:rFonts w:ascii="Aptos" w:hAnsi="Aptos"/>
                <w:i w:val="0"/>
                <w:iCs/>
                <w:color w:val="000000" w:themeColor="text1"/>
                <w:lang w:val="en-GB"/>
              </w:rPr>
            </w:pPr>
            <w:r w:rsidRPr="009A5060">
              <w:rPr>
                <w:rFonts w:ascii="Aptos" w:hAnsi="Aptos"/>
                <w:i w:val="0"/>
                <w:iCs/>
                <w:color w:val="000000" w:themeColor="text1"/>
                <w:lang w:val="en-GB"/>
              </w:rPr>
              <w:t>Secondary hazard during liquid discharge or cold-gas impingement.</w:t>
            </w:r>
          </w:p>
        </w:tc>
      </w:tr>
    </w:tbl>
    <w:p w14:paraId="30A207FE" w14:textId="77777777" w:rsidR="00F975F6" w:rsidRPr="009A5060" w:rsidRDefault="00F975F6" w:rsidP="00C179E5">
      <w:pPr>
        <w:pStyle w:val="Heading3numbered"/>
        <w:spacing w:line="240" w:lineRule="auto"/>
      </w:pPr>
      <w:bookmarkStart w:id="3900" w:name="_Toc216340988"/>
      <w:r w:rsidRPr="009A5060">
        <w:t>ODH Monitoring Architecture and Responsibilities</w:t>
      </w:r>
      <w:bookmarkEnd w:id="3900"/>
    </w:p>
    <w:p w14:paraId="00CE9C90" w14:textId="77777777" w:rsidR="00F975F6" w:rsidRPr="009A5060" w:rsidRDefault="00F975F6" w:rsidP="00C179E5">
      <w:pPr>
        <w:spacing w:line="240" w:lineRule="auto"/>
        <w:rPr>
          <w:rStyle w:val="Strong"/>
          <w:b w:val="0"/>
          <w:bCs/>
          <w:color w:val="auto"/>
        </w:rPr>
      </w:pPr>
      <w:r w:rsidRPr="009A5060">
        <w:rPr>
          <w:rStyle w:val="Strong"/>
          <w:b w:val="0"/>
          <w:bCs/>
          <w:color w:val="auto"/>
        </w:rPr>
        <w:t>Free-Issue Equipment (FIE)</w:t>
      </w:r>
    </w:p>
    <w:p w14:paraId="1158E794" w14:textId="3416BBD8" w:rsidR="00F975F6" w:rsidRPr="009A5060" w:rsidRDefault="00F975F6" w:rsidP="00C179E5">
      <w:pPr>
        <w:pStyle w:val="regular"/>
        <w:spacing w:line="240" w:lineRule="auto"/>
      </w:pPr>
      <w:r w:rsidRPr="009A5060">
        <w:t>Fixed ODH monitors, compliant with EN 50104:2019 and rated to performance class SIL-2, shall be supplied by SCK CEN. SCK CEN retains responsibility for the certification and demonstration of SIL-2 compliance for the instrumentation forming part of the ODH safety function</w:t>
      </w:r>
      <w:proofErr w:type="gramStart"/>
      <w:r w:rsidRPr="009A5060">
        <w:t>.</w:t>
      </w:r>
      <w:r w:rsidR="001A2A64">
        <w:t xml:space="preserve"> </w:t>
      </w:r>
      <w:proofErr w:type="gramEnd"/>
      <w:r w:rsidR="001A2A64" w:rsidRPr="001A2A64">
        <w:rPr>
          <w:highlight w:val="yellow"/>
        </w:rPr>
        <w:t>– THE QPLANT shall demonstrate the integration with this system – functional and interlocks and triggers.</w:t>
      </w:r>
    </w:p>
    <w:p w14:paraId="1D436613" w14:textId="77777777" w:rsidR="00F975F6" w:rsidRPr="009A5060" w:rsidRDefault="00F975F6" w:rsidP="00C179E5">
      <w:pPr>
        <w:pStyle w:val="Heading4numbered"/>
        <w:rPr>
          <w:lang w:val="en-GB"/>
        </w:rPr>
      </w:pPr>
      <w:r w:rsidRPr="009A5060">
        <w:rPr>
          <w:lang w:val="en-GB"/>
        </w:rPr>
        <w:t>Contractor Responsibilities</w:t>
      </w:r>
    </w:p>
    <w:p w14:paraId="1AB8D323" w14:textId="3DAFA8EA" w:rsidR="00F975F6" w:rsidRPr="009A5060" w:rsidRDefault="00F975F6" w:rsidP="00C179E5">
      <w:pPr>
        <w:pStyle w:val="RequirementList"/>
        <w:spacing w:line="240" w:lineRule="auto"/>
      </w:pPr>
      <w:r w:rsidRPr="009A5060">
        <w:t>The contractor shall:</w:t>
      </w:r>
    </w:p>
    <w:p w14:paraId="7AFFF9A4" w14:textId="0F0B509E" w:rsidR="00F975F6" w:rsidRPr="009A5060" w:rsidRDefault="00F975F6" w:rsidP="00C179E5">
      <w:pPr>
        <w:pStyle w:val="RequirementList"/>
        <w:numPr>
          <w:ilvl w:val="0"/>
          <w:numId w:val="61"/>
        </w:numPr>
        <w:spacing w:line="240" w:lineRule="auto"/>
      </w:pPr>
      <w:r w:rsidRPr="009A5060">
        <w:t>Install, cable, configure, and commission all ODH monitors</w:t>
      </w:r>
      <w:r w:rsidR="00D8543E" w:rsidRPr="009A5060">
        <w:t xml:space="preserve"> provided by SCK CEN</w:t>
      </w:r>
      <w:r w:rsidRPr="009A5060">
        <w:t>.</w:t>
      </w:r>
    </w:p>
    <w:p w14:paraId="4918F9B8" w14:textId="77777777" w:rsidR="00F975F6" w:rsidRPr="009A5060" w:rsidRDefault="00F975F6" w:rsidP="00C179E5">
      <w:pPr>
        <w:pStyle w:val="RequirementList"/>
        <w:numPr>
          <w:ilvl w:val="0"/>
          <w:numId w:val="61"/>
        </w:numPr>
        <w:spacing w:line="240" w:lineRule="auto"/>
      </w:pPr>
      <w:r w:rsidRPr="009A5060">
        <w:t>Ensure the electrical signal from each sensor is split and redundantly routed:</w:t>
      </w:r>
    </w:p>
    <w:p w14:paraId="5E30EC79" w14:textId="77777777" w:rsidR="00F975F6" w:rsidRPr="009A5060" w:rsidRDefault="00F975F6" w:rsidP="00C179E5">
      <w:pPr>
        <w:pStyle w:val="RequirementList"/>
        <w:numPr>
          <w:ilvl w:val="1"/>
          <w:numId w:val="61"/>
        </w:numPr>
        <w:spacing w:line="240" w:lineRule="auto"/>
      </w:pPr>
      <w:r w:rsidRPr="009A5060">
        <w:t>One signal path to SCK CEN systems (for SIL validation), and</w:t>
      </w:r>
    </w:p>
    <w:p w14:paraId="15ECB5A0" w14:textId="656D2420" w:rsidR="00F975F6" w:rsidRPr="009A5060" w:rsidRDefault="00F975F6" w:rsidP="00C179E5">
      <w:pPr>
        <w:pStyle w:val="RequirementList"/>
        <w:numPr>
          <w:ilvl w:val="1"/>
          <w:numId w:val="61"/>
        </w:numPr>
        <w:spacing w:line="240" w:lineRule="auto"/>
      </w:pPr>
      <w:r w:rsidRPr="009A5060">
        <w:t xml:space="preserve">One signal path to </w:t>
      </w:r>
      <w:r w:rsidR="00D97476" w:rsidRPr="009A5060">
        <w:t>QPLANT:CIS</w:t>
      </w:r>
      <w:r w:rsidRPr="009A5060">
        <w:t xml:space="preserve"> (for local alarms and interlocks).</w:t>
      </w:r>
    </w:p>
    <w:p w14:paraId="35008288" w14:textId="25F0E65D" w:rsidR="00F975F6" w:rsidRPr="009A5060" w:rsidRDefault="00F975F6" w:rsidP="00C179E5">
      <w:pPr>
        <w:pStyle w:val="RequirementList"/>
        <w:numPr>
          <w:ilvl w:val="0"/>
          <w:numId w:val="61"/>
        </w:numPr>
        <w:spacing w:line="240" w:lineRule="auto"/>
      </w:pPr>
      <w:r w:rsidRPr="009A5060">
        <w:t xml:space="preserve">Integrate all alarm thresholds, zoning logic, and mitigation responses into </w:t>
      </w:r>
      <w:r w:rsidR="00D97476" w:rsidRPr="009A5060">
        <w:t>QPLANT:CIS</w:t>
      </w:r>
      <w:r w:rsidRPr="009A5060">
        <w:t>.</w:t>
      </w:r>
    </w:p>
    <w:p w14:paraId="6F9C7937" w14:textId="77777777" w:rsidR="00F975F6" w:rsidRPr="009A5060" w:rsidRDefault="00F975F6" w:rsidP="00C179E5">
      <w:pPr>
        <w:pStyle w:val="RequirementList"/>
        <w:numPr>
          <w:ilvl w:val="0"/>
          <w:numId w:val="61"/>
        </w:numPr>
        <w:spacing w:line="240" w:lineRule="auto"/>
      </w:pPr>
      <w:r w:rsidRPr="009A5060">
        <w:t>Perform functional testing of all ODH alarm chains during QPLANT acceptance.</w:t>
      </w:r>
    </w:p>
    <w:p w14:paraId="60E31CB4" w14:textId="77777777" w:rsidR="00F975F6" w:rsidRPr="009A5060" w:rsidRDefault="00F975F6" w:rsidP="00C179E5">
      <w:pPr>
        <w:pStyle w:val="RequirementList"/>
        <w:numPr>
          <w:ilvl w:val="0"/>
          <w:numId w:val="61"/>
        </w:numPr>
        <w:spacing w:line="240" w:lineRule="auto"/>
      </w:pPr>
      <w:r w:rsidRPr="009A5060">
        <w:t>Identify the optimal number and location of sensors required to cover the compressor room and coldbox room, based on helium Worst-Credible Scenario (WCS) leak analysis.</w:t>
      </w:r>
    </w:p>
    <w:p w14:paraId="03D10A9F" w14:textId="77777777" w:rsidR="00F975F6" w:rsidRPr="009A5060" w:rsidRDefault="00F975F6" w:rsidP="00C179E5">
      <w:pPr>
        <w:pStyle w:val="Heading4numbered"/>
        <w:rPr>
          <w:lang w:val="en-GB"/>
        </w:rPr>
      </w:pPr>
      <w:r w:rsidRPr="009A5060">
        <w:rPr>
          <w:lang w:val="en-GB"/>
        </w:rPr>
        <w:t>Interface Clarification</w:t>
      </w:r>
    </w:p>
    <w:p w14:paraId="05913874" w14:textId="28DF86DF" w:rsidR="00F975F6" w:rsidRPr="009A5060" w:rsidRDefault="00F975F6" w:rsidP="00C179E5">
      <w:pPr>
        <w:pStyle w:val="regular"/>
        <w:spacing w:line="240" w:lineRule="auto"/>
      </w:pPr>
      <w:r w:rsidRPr="009A5060">
        <w:t>SCK CEN retains full functional authority over all ODH safety signal paths</w:t>
      </w:r>
      <w:r w:rsidR="00352FF0" w:rsidRPr="009A5060">
        <w:t xml:space="preserve">.  </w:t>
      </w:r>
      <w:r w:rsidRPr="009A5060">
        <w:t xml:space="preserve">Integration of these signals into </w:t>
      </w:r>
      <w:r w:rsidR="00D97476" w:rsidRPr="009A5060">
        <w:t>QPLANT:CIS</w:t>
      </w:r>
      <w:r w:rsidRPr="009A5060">
        <w:t xml:space="preserve"> must not interfere with or compromise the SIL-2 certified safety loop. </w:t>
      </w:r>
      <w:r w:rsidR="00CF746A" w:rsidRPr="009A5060">
        <w:t xml:space="preserve"> </w:t>
      </w:r>
      <w:r w:rsidRPr="009A5060">
        <w:t>The signal duplication is for plant alarm and interlock logic only.</w:t>
      </w:r>
    </w:p>
    <w:p w14:paraId="1431A247" w14:textId="6E6CB5DF" w:rsidR="00F975F6" w:rsidRPr="009A5060" w:rsidRDefault="00F975F6" w:rsidP="00C179E5">
      <w:pPr>
        <w:pStyle w:val="RequirementList"/>
        <w:spacing w:line="240" w:lineRule="auto"/>
      </w:pPr>
      <w:r w:rsidRPr="009A5060">
        <w:t>The Contractor shall install, cable, configure, and commission the Free-Issue Equipment (ODH monitors), integrating them into the QPLANT control and safety systems.</w:t>
      </w:r>
    </w:p>
    <w:p w14:paraId="4F2B4978" w14:textId="2C65AC49" w:rsidR="00F975F6" w:rsidRPr="009A5060" w:rsidRDefault="00F975F6" w:rsidP="00C179E5">
      <w:pPr>
        <w:pStyle w:val="RequirementList"/>
        <w:spacing w:line="240" w:lineRule="auto"/>
      </w:pPr>
      <w:r w:rsidRPr="009A5060">
        <w:t>The Contractor shall ensure the electrical signal from each sensor is split and redundantly routed:</w:t>
      </w:r>
    </w:p>
    <w:p w14:paraId="4AAE6BF7" w14:textId="77777777" w:rsidR="00F975F6" w:rsidRPr="009A5060" w:rsidRDefault="00F975F6" w:rsidP="00C179E5">
      <w:pPr>
        <w:pStyle w:val="RequirementList"/>
        <w:numPr>
          <w:ilvl w:val="0"/>
          <w:numId w:val="31"/>
        </w:numPr>
        <w:spacing w:line="240" w:lineRule="auto"/>
      </w:pPr>
      <w:r w:rsidRPr="009A5060">
        <w:t>One signal path to SCK CEN systems (for SIL validation), and</w:t>
      </w:r>
    </w:p>
    <w:p w14:paraId="2070C7BC" w14:textId="6E603F70" w:rsidR="00F975F6" w:rsidRPr="009A5060" w:rsidRDefault="00F975F6" w:rsidP="00C179E5">
      <w:pPr>
        <w:pStyle w:val="RequirementList"/>
        <w:numPr>
          <w:ilvl w:val="0"/>
          <w:numId w:val="31"/>
        </w:numPr>
        <w:spacing w:line="240" w:lineRule="auto"/>
      </w:pPr>
      <w:r w:rsidRPr="009A5060">
        <w:t xml:space="preserve">One signal path to </w:t>
      </w:r>
      <w:r w:rsidR="00D97476" w:rsidRPr="009A5060">
        <w:t>QPLANT:CIS</w:t>
      </w:r>
      <w:r w:rsidRPr="009A5060">
        <w:t xml:space="preserve"> (for alarm integration and interlocks).</w:t>
      </w:r>
    </w:p>
    <w:p w14:paraId="21AB4B72" w14:textId="164FC369" w:rsidR="00F975F6" w:rsidRPr="009A5060" w:rsidRDefault="00F975F6" w:rsidP="00C179E5">
      <w:pPr>
        <w:pStyle w:val="RequirementList"/>
        <w:spacing w:line="240" w:lineRule="auto"/>
      </w:pPr>
      <w:r w:rsidRPr="009A5060">
        <w:t xml:space="preserve">The Contractor shall implement the physical and logical integration of ODH signals into </w:t>
      </w:r>
      <w:r w:rsidR="00D97476" w:rsidRPr="009A5060">
        <w:t>QPLANT:CIS</w:t>
      </w:r>
      <w:r w:rsidRPr="009A5060">
        <w:t>, including alarm thresholds, zoning logic, and mitigation responses</w:t>
      </w:r>
      <w:r w:rsidR="00352FF0" w:rsidRPr="009A5060">
        <w:t xml:space="preserve">.  </w:t>
      </w:r>
      <w:r w:rsidRPr="009A5060">
        <w:t>Functional verification and end-to-end testing of all ODH alarm functions shall be demonstrated during QPLANT acceptance.</w:t>
      </w:r>
    </w:p>
    <w:p w14:paraId="437A0737" w14:textId="448FB1A6" w:rsidR="00F975F6" w:rsidRPr="009A5060" w:rsidRDefault="00F975F6" w:rsidP="00C179E5">
      <w:pPr>
        <w:pStyle w:val="RequirementList"/>
        <w:spacing w:line="240" w:lineRule="auto"/>
      </w:pPr>
      <w:r w:rsidRPr="009A5060">
        <w:t>The Contractor shall install the owner-supplied ODH monitors at every access point and in each enclosed zone where a credible helium release could reduce ambient O₂ below 19.5 % (v/v) within 60 seconds under WCS leak conditions</w:t>
      </w:r>
      <w:r w:rsidR="00352FF0" w:rsidRPr="009A5060">
        <w:t xml:space="preserve">.  </w:t>
      </w:r>
      <w:r w:rsidRPr="009A5060">
        <w:t>Sensor positioning, cabling, and functional tests fall under Contractor scope.</w:t>
      </w:r>
    </w:p>
    <w:p w14:paraId="3B73A8AA" w14:textId="60D310D8" w:rsidR="00F975F6" w:rsidRPr="009A5060" w:rsidRDefault="00F975F6" w:rsidP="00C179E5">
      <w:pPr>
        <w:pStyle w:val="RequirementList"/>
        <w:spacing w:line="240" w:lineRule="auto"/>
        <w:rPr>
          <w:b/>
          <w:bCs/>
          <w:lang w:eastAsia="fr-FR"/>
        </w:rPr>
      </w:pPr>
      <w:r w:rsidRPr="009A5060">
        <w:rPr>
          <w:lang w:eastAsia="fr-FR"/>
        </w:rPr>
        <w:t>The Contractor shall provide all technical inputs required for SCK CEN to complete the final ODH configuration and SIL justification.  At minimum, this includes:</w:t>
      </w:r>
    </w:p>
    <w:p w14:paraId="5F1A59DF" w14:textId="77777777" w:rsidR="00F975F6" w:rsidRPr="009A5060" w:rsidRDefault="00F975F6" w:rsidP="00C179E5">
      <w:pPr>
        <w:pStyle w:val="RequirementList"/>
        <w:numPr>
          <w:ilvl w:val="0"/>
          <w:numId w:val="25"/>
        </w:numPr>
        <w:spacing w:line="240" w:lineRule="auto"/>
      </w:pPr>
      <w:r w:rsidRPr="009A5060">
        <w:t>Helium inventory (by zone),</w:t>
      </w:r>
    </w:p>
    <w:p w14:paraId="10F6B13B" w14:textId="77777777" w:rsidR="00F975F6" w:rsidRPr="009A5060" w:rsidRDefault="00F975F6" w:rsidP="00C179E5">
      <w:pPr>
        <w:pStyle w:val="RequirementList"/>
        <w:numPr>
          <w:ilvl w:val="0"/>
          <w:numId w:val="25"/>
        </w:numPr>
        <w:spacing w:line="240" w:lineRule="auto"/>
      </w:pPr>
      <w:r w:rsidRPr="009A5060">
        <w:t>Piping layout drawings and enclosure volumes,</w:t>
      </w:r>
    </w:p>
    <w:p w14:paraId="62F9E984" w14:textId="77777777" w:rsidR="00F975F6" w:rsidRPr="009A5060" w:rsidRDefault="00F975F6" w:rsidP="00C179E5">
      <w:pPr>
        <w:pStyle w:val="RequirementList"/>
        <w:numPr>
          <w:ilvl w:val="0"/>
          <w:numId w:val="25"/>
        </w:numPr>
        <w:spacing w:line="240" w:lineRule="auto"/>
      </w:pPr>
      <w:r w:rsidRPr="009A5060">
        <w:t>Leak rate assumptions based on QPLANT operational scenarios,</w:t>
      </w:r>
    </w:p>
    <w:p w14:paraId="288058ED" w14:textId="77777777" w:rsidR="00F975F6" w:rsidRPr="009A5060" w:rsidRDefault="00F975F6" w:rsidP="00C179E5">
      <w:pPr>
        <w:pStyle w:val="RequirementList"/>
        <w:numPr>
          <w:ilvl w:val="0"/>
          <w:numId w:val="25"/>
        </w:numPr>
        <w:spacing w:line="240" w:lineRule="auto"/>
      </w:pPr>
      <w:r w:rsidRPr="009A5060">
        <w:t>Ventilation performance data,</w:t>
      </w:r>
    </w:p>
    <w:p w14:paraId="5EE04C1F" w14:textId="77777777" w:rsidR="00F975F6" w:rsidRPr="009A5060" w:rsidRDefault="00F975F6" w:rsidP="00C179E5">
      <w:pPr>
        <w:pStyle w:val="RequirementList"/>
        <w:numPr>
          <w:ilvl w:val="0"/>
          <w:numId w:val="25"/>
        </w:numPr>
        <w:spacing w:line="240" w:lineRule="auto"/>
      </w:pPr>
      <w:r w:rsidRPr="009A5060">
        <w:t>Defined ODH zoning boundaries and access control criteria.</w:t>
      </w:r>
    </w:p>
    <w:p w14:paraId="5B9FE5BA" w14:textId="1305825E" w:rsidR="00CF746A" w:rsidRPr="009A5060" w:rsidRDefault="00012F56" w:rsidP="00C179E5">
      <w:pPr>
        <w:pStyle w:val="SysReq3"/>
        <w:spacing w:line="240" w:lineRule="auto"/>
        <w:ind w:left="0"/>
        <w:rPr>
          <w:lang w:val="en-GB"/>
        </w:rPr>
      </w:pPr>
      <w:r w:rsidRPr="009A5060">
        <w:rPr>
          <w:lang w:val="en-GB"/>
        </w:rPr>
        <w:lastRenderedPageBreak/>
        <w:t>In the offer the Applicant shall</w:t>
      </w:r>
      <w:r w:rsidR="00F975F6" w:rsidRPr="009A5060">
        <w:rPr>
          <w:lang w:val="en-GB"/>
        </w:rPr>
        <w:t xml:space="preserve"> </w:t>
      </w:r>
      <w:r w:rsidRPr="009A5060">
        <w:rPr>
          <w:lang w:val="en-GB"/>
        </w:rPr>
        <w:t xml:space="preserve">explicitly </w:t>
      </w:r>
      <w:r w:rsidR="00F975F6" w:rsidRPr="009A5060">
        <w:rPr>
          <w:lang w:val="en-GB"/>
        </w:rPr>
        <w:t xml:space="preserve">state explicitly whether the ODH system status (e.g. alarm thresholds reached, zone evacuation triggered) constitutes a functional input to </w:t>
      </w:r>
      <w:r w:rsidR="00D97476" w:rsidRPr="009A5060">
        <w:rPr>
          <w:lang w:val="en-GB"/>
        </w:rPr>
        <w:t>QPLANT:CIS</w:t>
      </w:r>
      <w:r w:rsidR="00F975F6" w:rsidRPr="009A5060">
        <w:rPr>
          <w:lang w:val="en-GB"/>
        </w:rPr>
        <w:t xml:space="preserve"> logic</w:t>
      </w:r>
      <w:r w:rsidR="00352FF0" w:rsidRPr="009A5060">
        <w:rPr>
          <w:lang w:val="en-GB"/>
        </w:rPr>
        <w:t xml:space="preserve">.  </w:t>
      </w:r>
      <w:r w:rsidR="00F975F6" w:rsidRPr="009A5060">
        <w:rPr>
          <w:lang w:val="en-GB"/>
        </w:rPr>
        <w:t>If applicable, the Offer shall describe the intended system behaviour, logic dependencies, and impact on cryogenic system operation (e.g., automatic warm-up, valve interlocks, or shutdowns).</w:t>
      </w:r>
    </w:p>
    <w:p w14:paraId="0313E49F" w14:textId="6AE92F78" w:rsidR="000E4DA1" w:rsidRPr="009A5060" w:rsidRDefault="000E4DA1" w:rsidP="00C179E5">
      <w:pPr>
        <w:spacing w:line="240" w:lineRule="auto"/>
      </w:pPr>
      <w:r w:rsidRPr="009A5060">
        <w:t>SCK CEN shall retain overall responsibility for the ODH system's compliance with functional safety requirements</w:t>
      </w:r>
      <w:r w:rsidR="00352FF0" w:rsidRPr="009A5060">
        <w:t xml:space="preserve">.  </w:t>
      </w:r>
      <w:r w:rsidRPr="009A5060">
        <w:t xml:space="preserve">The signals from all ODH sensors remain under SCK CEN ownership, and their duplication to </w:t>
      </w:r>
      <w:r w:rsidR="00D97476" w:rsidRPr="009A5060">
        <w:t>QPLANT:CIS</w:t>
      </w:r>
      <w:r w:rsidRPr="009A5060">
        <w:t xml:space="preserve"> shall not alter or interrupt their role in the certified safety chain.</w:t>
      </w:r>
    </w:p>
    <w:p w14:paraId="2F2570D5" w14:textId="219A3384" w:rsidR="00C55311" w:rsidRPr="009A5060" w:rsidRDefault="00C55311" w:rsidP="00C179E5">
      <w:pPr>
        <w:pStyle w:val="Heading4numbered"/>
        <w:rPr>
          <w:b/>
          <w:lang w:val="en-GB"/>
        </w:rPr>
      </w:pPr>
      <w:bookmarkStart w:id="3901" w:name="_Toc200492349"/>
      <w:bookmarkStart w:id="3902" w:name="_Toc202536194"/>
      <w:r w:rsidRPr="009A5060">
        <w:rPr>
          <w:b/>
          <w:lang w:val="en-GB"/>
        </w:rPr>
        <w:t>Control Systems and PLC safety</w:t>
      </w:r>
      <w:bookmarkEnd w:id="3901"/>
      <w:bookmarkEnd w:id="3902"/>
    </w:p>
    <w:p w14:paraId="4A6674D8" w14:textId="77777777" w:rsidR="00C55311" w:rsidRPr="009A5060" w:rsidRDefault="00C55311" w:rsidP="00C179E5">
      <w:pPr>
        <w:pStyle w:val="RequirementList"/>
        <w:spacing w:line="240" w:lineRule="auto"/>
      </w:pPr>
      <w:bookmarkStart w:id="3903" w:name="_Toc200492350"/>
      <w:r w:rsidRPr="009A5060">
        <w:t>Internal interlocks: The QPLANT shall not rely on the MIS, unless the interlock must be propagated to or relies on other systems.</w:t>
      </w:r>
      <w:bookmarkEnd w:id="3903"/>
    </w:p>
    <w:p w14:paraId="579D57A9" w14:textId="77777777" w:rsidR="00C55311" w:rsidRPr="009A5060" w:rsidRDefault="00C55311" w:rsidP="00C179E5">
      <w:pPr>
        <w:pStyle w:val="RequirementList"/>
        <w:spacing w:line="240" w:lineRule="auto"/>
      </w:pPr>
      <w:bookmarkStart w:id="3904" w:name="_Toc200492351"/>
      <w:r w:rsidRPr="009A5060">
        <w:t>Interlock status to MCS: The QPLANT shall ensure that the status of each interlock is monitorable through the MCS control interface.</w:t>
      </w:r>
      <w:bookmarkEnd w:id="3904"/>
    </w:p>
    <w:p w14:paraId="4A38DC64" w14:textId="77777777" w:rsidR="00C55311" w:rsidRPr="009A5060" w:rsidRDefault="00C55311" w:rsidP="00C179E5">
      <w:pPr>
        <w:pStyle w:val="RequirementList"/>
        <w:spacing w:line="240" w:lineRule="auto"/>
      </w:pPr>
      <w:bookmarkStart w:id="3905" w:name="_Toc200492352"/>
      <w:r w:rsidRPr="009A5060">
        <w:t>Personnel protection standards: When the system has personnel protection, the systems personnel protection shall be designed according to standards IEC 61508 (Functional Safety) or one of the sector-specific derived standards (IEC 62061, IEC 61511) or alternative (e.g. ISO 13849-1).</w:t>
      </w:r>
      <w:bookmarkStart w:id="3906" w:name="_Toc200492353"/>
      <w:bookmarkEnd w:id="3905"/>
      <w:bookmarkEnd w:id="3906"/>
    </w:p>
    <w:p w14:paraId="2D1C7E4D" w14:textId="77777777" w:rsidR="009248B1" w:rsidRPr="009A5060" w:rsidRDefault="009248B1" w:rsidP="00C179E5">
      <w:pPr>
        <w:pStyle w:val="Heading4numbered"/>
        <w:rPr>
          <w:b/>
          <w:lang w:val="en-GB"/>
        </w:rPr>
      </w:pPr>
      <w:bookmarkStart w:id="3907" w:name="_Toc200491939"/>
      <w:bookmarkStart w:id="3908" w:name="_Toc202536119"/>
      <w:r w:rsidRPr="009A5060">
        <w:rPr>
          <w:b/>
          <w:lang w:val="en-GB"/>
        </w:rPr>
        <w:t>Hard-Wired Safety-Interlock Instrumentation</w:t>
      </w:r>
      <w:bookmarkEnd w:id="3907"/>
      <w:bookmarkEnd w:id="3908"/>
    </w:p>
    <w:p w14:paraId="39260C84" w14:textId="77777777" w:rsidR="009248B1" w:rsidRPr="009A5060" w:rsidRDefault="009248B1" w:rsidP="00C179E5">
      <w:pPr>
        <w:pStyle w:val="RequirementList"/>
        <w:spacing w:line="240" w:lineRule="auto"/>
      </w:pPr>
      <w:bookmarkStart w:id="3909" w:name="_Toc200491941"/>
      <w:r w:rsidRPr="009A5060">
        <w:t>The Contractor shall design and implement fail-safe, hard-wired interlock circuits (i.e. dedicated relay or safety-PLC loops that remain fully functional in the event of a control-system failure) to prevent mechanical or thermal damage to the following critical equipment classes: compressors, turbines, pumps, and electrical heaters.</w:t>
      </w:r>
    </w:p>
    <w:bookmarkEnd w:id="3909"/>
    <w:p w14:paraId="03BAF4CE" w14:textId="19EE91C4" w:rsidR="009248B1" w:rsidRPr="009A5060" w:rsidRDefault="009248B1" w:rsidP="00C179E5">
      <w:pPr>
        <w:pStyle w:val="RequirementList"/>
        <w:spacing w:line="240" w:lineRule="auto"/>
      </w:pPr>
      <w:r w:rsidRPr="009A5060">
        <w:t>Electrical contacts associated with the hard-wired interlock sensors (flow, pressure, temperature, level, valve-end switches, etc.) shall be wired “positive-logic” (open = abnormal/trip) so that any loss of signal, power, or cable integrity forces the affected component to a safe state.</w:t>
      </w:r>
    </w:p>
    <w:p w14:paraId="364E35F0" w14:textId="77777777" w:rsidR="009248B1" w:rsidRPr="009A5060" w:rsidRDefault="009248B1" w:rsidP="00C179E5">
      <w:pPr>
        <w:pStyle w:val="RequirementList"/>
        <w:spacing w:line="240" w:lineRule="auto"/>
      </w:pPr>
      <w:bookmarkStart w:id="3910" w:name="_Toc202536120"/>
      <w:r w:rsidRPr="009A5060">
        <w:t>The Contractor’s own risk assessment shall determine the final list of equipment, set points, and reaction times</w:t>
      </w:r>
    </w:p>
    <w:p w14:paraId="71780D61" w14:textId="39314A80" w:rsidR="009248B1" w:rsidRPr="009A5060" w:rsidRDefault="009248B1" w:rsidP="00C179E5">
      <w:pPr>
        <w:pStyle w:val="RequirementList"/>
        <w:numPr>
          <w:ilvl w:val="0"/>
          <w:numId w:val="20"/>
        </w:numPr>
        <w:spacing w:line="240" w:lineRule="auto"/>
      </w:pPr>
      <w:r w:rsidRPr="009A5060">
        <w:t>the resulting safety-interlock</w:t>
      </w:r>
      <w:r w:rsidR="00C634AC" w:rsidRPr="009A5060">
        <w:t xml:space="preserve"> list </w:t>
      </w:r>
      <w:r w:rsidRPr="009A5060">
        <w:t>hall be submitted with the Detailed Design file.</w:t>
      </w:r>
      <w:bookmarkEnd w:id="3910"/>
    </w:p>
    <w:p w14:paraId="04E06551" w14:textId="77777777" w:rsidR="00DA4309" w:rsidRPr="009A5060" w:rsidRDefault="00DA4309" w:rsidP="00C179E5">
      <w:pPr>
        <w:pStyle w:val="RequirementList"/>
        <w:numPr>
          <w:ilvl w:val="0"/>
          <w:numId w:val="20"/>
        </w:numPr>
        <w:spacing w:line="240" w:lineRule="auto"/>
      </w:pPr>
      <w:r w:rsidRPr="009A5060">
        <w:t>Safety-significant or reliability-critical SSCs such as sensors and instrumentation, control and shut-off valves, pressure relief devices and bursting disks, actuators, regulators, and any components affecting operational safety or availability.</w:t>
      </w:r>
    </w:p>
    <w:p w14:paraId="1FDC84E7" w14:textId="77777777" w:rsidR="00AA33D8" w:rsidRPr="009A5060" w:rsidRDefault="00AA33D8" w:rsidP="00C179E5">
      <w:pPr>
        <w:pStyle w:val="Heading2numbered"/>
      </w:pPr>
      <w:bookmarkStart w:id="3911" w:name="_Toc200492614"/>
      <w:bookmarkStart w:id="3912" w:name="_Toc202536247"/>
      <w:bookmarkStart w:id="3913" w:name="_Toc202536933"/>
      <w:bookmarkStart w:id="3914" w:name="_Toc216340989"/>
      <w:r w:rsidRPr="009A5060">
        <w:t>Codes and Standards</w:t>
      </w:r>
      <w:bookmarkEnd w:id="3911"/>
      <w:bookmarkEnd w:id="3912"/>
      <w:bookmarkEnd w:id="3913"/>
      <w:bookmarkEnd w:id="3914"/>
    </w:p>
    <w:p w14:paraId="5F4A50D9" w14:textId="77777777" w:rsidR="004800B2" w:rsidRPr="009A5060" w:rsidRDefault="004800B2" w:rsidP="00C179E5">
      <w:pPr>
        <w:pStyle w:val="RequirementList"/>
        <w:spacing w:line="240" w:lineRule="auto"/>
      </w:pPr>
      <w:bookmarkStart w:id="3915" w:name="_Toc200492617"/>
      <w:bookmarkStart w:id="3916" w:name="_Toc200492623"/>
      <w:bookmarkEnd w:id="3915"/>
      <w:r w:rsidRPr="009A5060">
        <w:t>The Contractor shall provide an EU declaration of conformity for the QPLANT and CE mark all QPLANT components.  Therefore, the Contractor shall at least:</w:t>
      </w:r>
      <w:bookmarkEnd w:id="3916"/>
    </w:p>
    <w:p w14:paraId="410C7C29" w14:textId="62CFBB17" w:rsidR="004800B2" w:rsidRPr="009A5060" w:rsidRDefault="004800B2" w:rsidP="00C179E5">
      <w:pPr>
        <w:pStyle w:val="RequirementList"/>
        <w:numPr>
          <w:ilvl w:val="0"/>
          <w:numId w:val="0"/>
        </w:numPr>
        <w:spacing w:line="240" w:lineRule="auto"/>
        <w:ind w:left="720"/>
      </w:pPr>
      <w:r w:rsidRPr="009A5060">
        <w:t>Identify all EU directives applicable to the QPLANT and ensure compliance with said EU directives.  The directive</w:t>
      </w:r>
      <w:r w:rsidR="00A55B96" w:rsidRPr="009A5060">
        <w:t>s</w:t>
      </w:r>
      <w:r w:rsidRPr="009A5060">
        <w:t xml:space="preserve"> listed below </w:t>
      </w:r>
      <w:r w:rsidR="00A55B96" w:rsidRPr="009A5060">
        <w:t>are</w:t>
      </w:r>
      <w:r w:rsidRPr="009A5060">
        <w:t xml:space="preserve"> identified by SCK CEN as a minimum requirement but does not exclude other directives from being applicable</w:t>
      </w:r>
      <w:r w:rsidR="00B5535E" w:rsidRPr="009A5060">
        <w:t>:</w:t>
      </w:r>
    </w:p>
    <w:p w14:paraId="1703F6E1" w14:textId="77777777" w:rsidR="004800B2" w:rsidRPr="009A5060" w:rsidRDefault="004800B2" w:rsidP="00C179E5">
      <w:pPr>
        <w:pStyle w:val="RequirementList"/>
        <w:numPr>
          <w:ilvl w:val="0"/>
          <w:numId w:val="25"/>
        </w:numPr>
        <w:spacing w:line="240" w:lineRule="auto"/>
      </w:pPr>
      <w:r w:rsidRPr="009A5060">
        <w:t>Low Voltage Directive 2014/35/EU</w:t>
      </w:r>
    </w:p>
    <w:p w14:paraId="0E22E23E" w14:textId="56494469" w:rsidR="004800B2" w:rsidRPr="009A5060" w:rsidRDefault="004800B2" w:rsidP="00C179E5">
      <w:pPr>
        <w:pStyle w:val="RequirementList"/>
        <w:numPr>
          <w:ilvl w:val="0"/>
          <w:numId w:val="25"/>
        </w:numPr>
        <w:spacing w:line="240" w:lineRule="auto"/>
      </w:pPr>
      <w:r w:rsidRPr="009A5060">
        <w:t>Machinery Directive 2006/42/EC</w:t>
      </w:r>
    </w:p>
    <w:p w14:paraId="6B4E2975" w14:textId="77777777" w:rsidR="004800B2" w:rsidRPr="009A5060" w:rsidRDefault="004800B2" w:rsidP="00C179E5">
      <w:pPr>
        <w:pStyle w:val="RequirementList"/>
        <w:numPr>
          <w:ilvl w:val="0"/>
          <w:numId w:val="25"/>
        </w:numPr>
        <w:spacing w:line="240" w:lineRule="auto"/>
      </w:pPr>
      <w:r w:rsidRPr="009A5060">
        <w:t>EMC Directive 2014/30/EU</w:t>
      </w:r>
    </w:p>
    <w:p w14:paraId="30994B8A" w14:textId="77777777" w:rsidR="004800B2" w:rsidRPr="009A5060" w:rsidRDefault="004800B2" w:rsidP="00C179E5">
      <w:pPr>
        <w:pStyle w:val="RequirementList"/>
        <w:numPr>
          <w:ilvl w:val="0"/>
          <w:numId w:val="25"/>
        </w:numPr>
        <w:spacing w:line="240" w:lineRule="auto"/>
      </w:pPr>
      <w:r w:rsidRPr="009A5060">
        <w:t>Pressure Equipment Directive (2014/68/EU)</w:t>
      </w:r>
    </w:p>
    <w:p w14:paraId="03F3C57A" w14:textId="77777777" w:rsidR="00B75500" w:rsidRPr="009A5060" w:rsidRDefault="00C01489" w:rsidP="00C179E5">
      <w:pPr>
        <w:pStyle w:val="RequirementList"/>
        <w:spacing w:line="240" w:lineRule="auto"/>
      </w:pPr>
      <w:bookmarkStart w:id="3917" w:name="_Toc200492628"/>
      <w:bookmarkEnd w:id="3917"/>
      <w:r w:rsidRPr="009A5060">
        <w:t>The contractor shall i</w:t>
      </w:r>
      <w:r w:rsidR="00B75500" w:rsidRPr="009A5060">
        <w:t>dentify the applicable standards (harmonized or non</w:t>
      </w:r>
      <w:r w:rsidR="00B75500" w:rsidRPr="009A5060">
        <w:noBreakHyphen/>
        <w:t>harmonized), and technical specifications that support compliance with the essential requirements outlined in the EU directive(s).</w:t>
      </w:r>
    </w:p>
    <w:p w14:paraId="39EB92B7" w14:textId="30FBC3AA" w:rsidR="00B75500" w:rsidRPr="009A5060" w:rsidRDefault="00C01489" w:rsidP="00C179E5">
      <w:pPr>
        <w:pStyle w:val="RequirementList"/>
        <w:numPr>
          <w:ilvl w:val="0"/>
          <w:numId w:val="0"/>
        </w:numPr>
        <w:spacing w:line="240" w:lineRule="auto"/>
        <w:ind w:left="720"/>
      </w:pPr>
      <w:r w:rsidRPr="009A5060">
        <w:t>The Contractor shall S</w:t>
      </w:r>
      <w:r w:rsidR="00B75500" w:rsidRPr="009A5060">
        <w:t xml:space="preserve">ubmit the technical file, at the latest before shipment to </w:t>
      </w:r>
      <w:r w:rsidR="0085540D" w:rsidRPr="009A5060">
        <w:t>SCK CEN</w:t>
      </w:r>
      <w:r w:rsidR="00B75500" w:rsidRPr="009A5060">
        <w:t xml:space="preserve"> of </w:t>
      </w:r>
      <w:r w:rsidR="00947F24" w:rsidRPr="009A5060">
        <w:t>QPLANT</w:t>
      </w:r>
      <w:r w:rsidR="00B75500" w:rsidRPr="009A5060">
        <w:t xml:space="preserve"> parts, to demonstrate conformity with the directive(s)</w:t>
      </w:r>
      <w:r w:rsidR="00352FF0" w:rsidRPr="009A5060">
        <w:t xml:space="preserve">.  </w:t>
      </w:r>
      <w:r w:rsidR="00B75500" w:rsidRPr="009A5060">
        <w:t>The technical file shall include:</w:t>
      </w:r>
    </w:p>
    <w:p w14:paraId="1D685591" w14:textId="77777777" w:rsidR="00B75500" w:rsidRPr="009A5060" w:rsidRDefault="00B75500" w:rsidP="00C179E5">
      <w:pPr>
        <w:pStyle w:val="RequirementList"/>
        <w:numPr>
          <w:ilvl w:val="0"/>
          <w:numId w:val="25"/>
        </w:numPr>
        <w:spacing w:line="240" w:lineRule="auto"/>
      </w:pPr>
      <w:bookmarkStart w:id="3918" w:name="_Toc200492629"/>
      <w:r w:rsidRPr="009A5060">
        <w:t xml:space="preserve">A general description of the </w:t>
      </w:r>
      <w:bookmarkEnd w:id="3918"/>
      <w:r w:rsidR="00C01489" w:rsidRPr="009A5060">
        <w:t>QPLANT</w:t>
      </w:r>
    </w:p>
    <w:p w14:paraId="46A76268" w14:textId="77777777" w:rsidR="00B75500" w:rsidRPr="009A5060" w:rsidRDefault="00B75500" w:rsidP="00C179E5">
      <w:pPr>
        <w:pStyle w:val="RequirementList"/>
        <w:numPr>
          <w:ilvl w:val="0"/>
          <w:numId w:val="25"/>
        </w:numPr>
        <w:spacing w:line="240" w:lineRule="auto"/>
      </w:pPr>
      <w:bookmarkStart w:id="3919" w:name="_Toc200492630"/>
      <w:r w:rsidRPr="009A5060">
        <w:lastRenderedPageBreak/>
        <w:t>An overall drawing of the product, as well as other drawings to cover specific aspects of the product, such as circuit diagrams</w:t>
      </w:r>
      <w:r w:rsidR="007A2C67" w:rsidRPr="009A5060">
        <w:t xml:space="preserve">.  </w:t>
      </w:r>
      <w:r w:rsidRPr="009A5060">
        <w:t xml:space="preserve">The drawings shall, where appropriate, be accompanied with descriptions and explanations to understand the </w:t>
      </w:r>
      <w:r w:rsidR="00947F24" w:rsidRPr="009A5060">
        <w:t>product.</w:t>
      </w:r>
      <w:bookmarkEnd w:id="3919"/>
    </w:p>
    <w:p w14:paraId="1E771B9B" w14:textId="77777777" w:rsidR="00B75500" w:rsidRPr="009A5060" w:rsidRDefault="00B75500" w:rsidP="00C179E5">
      <w:pPr>
        <w:pStyle w:val="RequirementList"/>
        <w:numPr>
          <w:ilvl w:val="0"/>
          <w:numId w:val="25"/>
        </w:numPr>
        <w:spacing w:line="240" w:lineRule="auto"/>
      </w:pPr>
      <w:r w:rsidRPr="009A5060">
        <w:t xml:space="preserve">The HAZOP reports </w:t>
      </w:r>
      <w:r w:rsidR="000D266F" w:rsidRPr="009A5060">
        <w:t>for</w:t>
      </w:r>
      <w:r w:rsidR="00B5535E" w:rsidRPr="009A5060">
        <w:t xml:space="preserve"> </w:t>
      </w:r>
      <w:bookmarkStart w:id="3920" w:name="_Toc200492631"/>
      <w:r w:rsidR="00947F24" w:rsidRPr="009A5060">
        <w:t>QPLANT</w:t>
      </w:r>
      <w:bookmarkEnd w:id="3920"/>
      <w:r w:rsidR="00B5535E" w:rsidRPr="009A5060">
        <w:t xml:space="preserve"> </w:t>
      </w:r>
    </w:p>
    <w:p w14:paraId="5A6ACB65" w14:textId="77777777" w:rsidR="00B75500" w:rsidRPr="009A5060" w:rsidRDefault="00B75500" w:rsidP="00C179E5">
      <w:pPr>
        <w:pStyle w:val="RequirementList"/>
        <w:numPr>
          <w:ilvl w:val="0"/>
          <w:numId w:val="25"/>
        </w:numPr>
        <w:spacing w:line="240" w:lineRule="auto"/>
      </w:pPr>
      <w:bookmarkStart w:id="3921" w:name="_Toc200492632"/>
      <w:r w:rsidRPr="009A5060">
        <w:t xml:space="preserve">The Interfaces with other </w:t>
      </w:r>
      <w:r w:rsidR="0085540D" w:rsidRPr="009A5060">
        <w:t>SCK CEN</w:t>
      </w:r>
      <w:r w:rsidR="001A79E1" w:rsidRPr="009A5060">
        <w:t xml:space="preserve"> </w:t>
      </w:r>
      <w:r w:rsidRPr="009A5060">
        <w:t>systems</w:t>
      </w:r>
      <w:bookmarkEnd w:id="3921"/>
      <w:r w:rsidR="00C01489" w:rsidRPr="009A5060">
        <w:t>:</w:t>
      </w:r>
    </w:p>
    <w:p w14:paraId="4E09C379" w14:textId="77777777" w:rsidR="00B75500" w:rsidRPr="009A5060" w:rsidRDefault="00B75500" w:rsidP="00C179E5">
      <w:pPr>
        <w:pStyle w:val="RequirementList"/>
        <w:numPr>
          <w:ilvl w:val="1"/>
          <w:numId w:val="17"/>
        </w:numPr>
        <w:spacing w:line="240" w:lineRule="auto"/>
      </w:pPr>
      <w:r w:rsidRPr="009A5060">
        <w:t xml:space="preserve">The description of the protective measures implemented to eliminate identified hazards or to reduce risks and, when appropriate, the indication of the residual risks associated with the </w:t>
      </w:r>
      <w:r w:rsidR="000D266F" w:rsidRPr="009A5060">
        <w:t>QPLANT.</w:t>
      </w:r>
    </w:p>
    <w:p w14:paraId="679CD45E" w14:textId="77777777" w:rsidR="00B75500" w:rsidRPr="009A5060" w:rsidRDefault="00B75500" w:rsidP="00C179E5">
      <w:pPr>
        <w:pStyle w:val="RequirementList"/>
        <w:numPr>
          <w:ilvl w:val="1"/>
          <w:numId w:val="17"/>
        </w:numPr>
        <w:spacing w:line="240" w:lineRule="auto"/>
      </w:pPr>
      <w:r w:rsidRPr="009A5060">
        <w:t xml:space="preserve">The </w:t>
      </w:r>
      <w:r w:rsidR="00BE5C9A" w:rsidRPr="009A5060">
        <w:t xml:space="preserve">list of </w:t>
      </w:r>
      <w:r w:rsidRPr="009A5060">
        <w:t>standards and other technical specifications used</w:t>
      </w:r>
      <w:r w:rsidR="00613965" w:rsidRPr="009A5060">
        <w:t xml:space="preserve"> </w:t>
      </w:r>
      <w:r w:rsidR="00BE5C9A" w:rsidRPr="009A5060">
        <w:t>to show compliance with the essential requirements outlined in the EU directive(s</w:t>
      </w:r>
      <w:r w:rsidR="000D266F" w:rsidRPr="009A5060">
        <w:t>).</w:t>
      </w:r>
    </w:p>
    <w:p w14:paraId="068C0B12" w14:textId="77777777" w:rsidR="00B75500" w:rsidRPr="009A5060" w:rsidRDefault="00B75500" w:rsidP="00C179E5">
      <w:pPr>
        <w:pStyle w:val="RequirementList"/>
        <w:numPr>
          <w:ilvl w:val="1"/>
          <w:numId w:val="17"/>
        </w:numPr>
        <w:spacing w:line="240" w:lineRule="auto"/>
      </w:pPr>
      <w:r w:rsidRPr="009A5060">
        <w:t xml:space="preserve">Instructions and other information for the safe use of the product covering at least, but not limited to, handling, shipping, installation, integration, operation, maintenance, de-commissioning, disposal, </w:t>
      </w:r>
      <w:r w:rsidR="001B6C41" w:rsidRPr="009A5060">
        <w:t>...</w:t>
      </w:r>
      <w:r w:rsidRPr="009A5060">
        <w:t xml:space="preserve"> in English, and Dutch</w:t>
      </w:r>
    </w:p>
    <w:p w14:paraId="45915AC0" w14:textId="77777777" w:rsidR="00B75500" w:rsidRPr="009A5060" w:rsidRDefault="00B75500" w:rsidP="00C179E5">
      <w:pPr>
        <w:pStyle w:val="RequirementList"/>
        <w:numPr>
          <w:ilvl w:val="1"/>
          <w:numId w:val="17"/>
        </w:numPr>
        <w:spacing w:line="240" w:lineRule="auto"/>
      </w:pPr>
      <w:r w:rsidRPr="009A5060">
        <w:t xml:space="preserve">Where appropriate, copies of the EU declaration of conformity of components incorporated into the </w:t>
      </w:r>
      <w:r w:rsidR="000D266F" w:rsidRPr="009A5060">
        <w:t>assembly.</w:t>
      </w:r>
    </w:p>
    <w:p w14:paraId="74534DD7" w14:textId="77777777" w:rsidR="00B75500" w:rsidRPr="009A5060" w:rsidRDefault="00B75500" w:rsidP="00C179E5">
      <w:pPr>
        <w:pStyle w:val="RequirementList"/>
        <w:numPr>
          <w:ilvl w:val="1"/>
          <w:numId w:val="17"/>
        </w:numPr>
        <w:spacing w:line="240" w:lineRule="auto"/>
      </w:pPr>
      <w:r w:rsidRPr="009A5060">
        <w:t xml:space="preserve">A copy of the </w:t>
      </w:r>
      <w:r w:rsidR="00947F24" w:rsidRPr="009A5060">
        <w:t>QPLANT</w:t>
      </w:r>
      <w:r w:rsidRPr="009A5060">
        <w:t xml:space="preserve"> EU declaration of conformity in the original language, in English, and </w:t>
      </w:r>
      <w:r w:rsidR="000D266F" w:rsidRPr="009A5060">
        <w:t>Dutch.</w:t>
      </w:r>
    </w:p>
    <w:p w14:paraId="3ADE25FF" w14:textId="77777777" w:rsidR="00B75500" w:rsidRPr="009A5060" w:rsidRDefault="00B75500" w:rsidP="00C179E5">
      <w:pPr>
        <w:pStyle w:val="RequirementList"/>
        <w:numPr>
          <w:ilvl w:val="1"/>
          <w:numId w:val="17"/>
        </w:numPr>
        <w:spacing w:line="240" w:lineRule="auto"/>
      </w:pPr>
      <w:r w:rsidRPr="009A5060">
        <w:t xml:space="preserve">A copy of the nameplate(s) with CE </w:t>
      </w:r>
      <w:r w:rsidR="000D266F" w:rsidRPr="009A5060">
        <w:t>mark.</w:t>
      </w:r>
    </w:p>
    <w:p w14:paraId="776468E5" w14:textId="77777777" w:rsidR="00BE5C9A" w:rsidRPr="009A5060" w:rsidRDefault="00C01489" w:rsidP="00C179E5">
      <w:pPr>
        <w:pStyle w:val="RequirementList"/>
        <w:numPr>
          <w:ilvl w:val="0"/>
          <w:numId w:val="16"/>
        </w:numPr>
        <w:spacing w:line="240" w:lineRule="auto"/>
      </w:pPr>
      <w:r w:rsidRPr="009A5060">
        <w:t>The Contractor shall s</w:t>
      </w:r>
      <w:r w:rsidR="00BE5C9A" w:rsidRPr="009A5060">
        <w:t xml:space="preserve">ubmit specific detailed parts of the technical file, when requested by </w:t>
      </w:r>
      <w:r w:rsidR="0085540D" w:rsidRPr="009A5060">
        <w:t>SCK CEN</w:t>
      </w:r>
      <w:r w:rsidR="00BE5C9A" w:rsidRPr="009A5060">
        <w:t>, to demonstrate conformity with the directive(s) in English</w:t>
      </w:r>
      <w:r w:rsidR="007A2C67" w:rsidRPr="009A5060">
        <w:t xml:space="preserve">.  </w:t>
      </w:r>
      <w:r w:rsidR="00BE5C9A" w:rsidRPr="009A5060">
        <w:t>The detailed parts of the technical file are:</w:t>
      </w:r>
    </w:p>
    <w:p w14:paraId="62192169" w14:textId="77777777" w:rsidR="00BE5C9A" w:rsidRPr="009A5060" w:rsidRDefault="00BE5C9A" w:rsidP="00C179E5">
      <w:pPr>
        <w:pStyle w:val="RequirementList"/>
        <w:numPr>
          <w:ilvl w:val="1"/>
          <w:numId w:val="17"/>
        </w:numPr>
        <w:spacing w:line="240" w:lineRule="auto"/>
      </w:pPr>
      <w:r w:rsidRPr="009A5060">
        <w:t xml:space="preserve">Full detailed </w:t>
      </w:r>
      <w:r w:rsidR="000D266F" w:rsidRPr="009A5060">
        <w:t>drawings.</w:t>
      </w:r>
    </w:p>
    <w:p w14:paraId="79239BAC" w14:textId="77777777" w:rsidR="00BE5C9A" w:rsidRPr="009A5060" w:rsidRDefault="00BE5C9A" w:rsidP="00C179E5">
      <w:pPr>
        <w:pStyle w:val="RequirementList"/>
        <w:numPr>
          <w:ilvl w:val="1"/>
          <w:numId w:val="17"/>
        </w:numPr>
        <w:spacing w:line="240" w:lineRule="auto"/>
      </w:pPr>
      <w:r w:rsidRPr="009A5060">
        <w:t>Calculation notes,</w:t>
      </w:r>
    </w:p>
    <w:p w14:paraId="66181037" w14:textId="77777777" w:rsidR="00BE5C9A" w:rsidRPr="009A5060" w:rsidRDefault="00BE5C9A" w:rsidP="00C179E5">
      <w:pPr>
        <w:pStyle w:val="RequirementList"/>
        <w:numPr>
          <w:ilvl w:val="1"/>
          <w:numId w:val="17"/>
        </w:numPr>
        <w:spacing w:line="240" w:lineRule="auto"/>
      </w:pPr>
      <w:r w:rsidRPr="009A5060">
        <w:t xml:space="preserve">Test reports, certificates, </w:t>
      </w:r>
      <w:r w:rsidR="001B6C41" w:rsidRPr="009A5060">
        <w:t>...</w:t>
      </w:r>
    </w:p>
    <w:p w14:paraId="5F3C87B5" w14:textId="77777777" w:rsidR="00CB55CB" w:rsidRPr="009A5060" w:rsidRDefault="00CB55CB" w:rsidP="00C179E5">
      <w:pPr>
        <w:pStyle w:val="RequirementList"/>
        <w:numPr>
          <w:ilvl w:val="0"/>
          <w:numId w:val="0"/>
        </w:numPr>
        <w:spacing w:line="240" w:lineRule="auto"/>
        <w:ind w:left="1440"/>
      </w:pPr>
    </w:p>
    <w:p w14:paraId="205BC6C0" w14:textId="77777777" w:rsidR="00CE20A0" w:rsidRPr="009A5060" w:rsidRDefault="00CE20A0" w:rsidP="00C179E5">
      <w:pPr>
        <w:pStyle w:val="Heading3numbered"/>
        <w:keepNext/>
        <w:spacing w:line="240" w:lineRule="auto"/>
      </w:pPr>
      <w:bookmarkStart w:id="3922" w:name="_Toc216340990"/>
      <w:bookmarkStart w:id="3923" w:name="_Toc200492635"/>
      <w:bookmarkStart w:id="3924" w:name="_Toc202536248"/>
      <w:bookmarkStart w:id="3925" w:name="_Toc202536934"/>
      <w:r w:rsidRPr="009A5060">
        <w:t>Electromagnetic interference</w:t>
      </w:r>
      <w:bookmarkEnd w:id="3922"/>
    </w:p>
    <w:p w14:paraId="7BE47C0D" w14:textId="77777777" w:rsidR="00CE20A0" w:rsidRPr="009A5060" w:rsidRDefault="00CE20A0" w:rsidP="00C179E5">
      <w:pPr>
        <w:pStyle w:val="RequirementList"/>
        <w:spacing w:line="240" w:lineRule="auto"/>
      </w:pPr>
      <w:r w:rsidRPr="009A5060">
        <w:t>The Contractor shall propose a solution, subject to approval by SCK CEN, to minimize the effects of electromagnetic interference (EMI) as referenced in [AD 7].  The solution shall address shielding, cabling, signal routing, voltage level separation, and grounding strategy.</w:t>
      </w:r>
    </w:p>
    <w:p w14:paraId="077809CB" w14:textId="77777777" w:rsidR="00CE20A0" w:rsidRPr="009A5060" w:rsidRDefault="00CE20A0" w:rsidP="00C179E5">
      <w:pPr>
        <w:pStyle w:val="RequirementList"/>
        <w:spacing w:line="240" w:lineRule="auto"/>
      </w:pPr>
      <w:r w:rsidRPr="009A5060">
        <w:t xml:space="preserve">The EMI mitigation design shall ensure that all instrumentation and control signals operate within their specified accuracy limits under </w:t>
      </w:r>
      <w:commentRangeStart w:id="3926"/>
      <w:r w:rsidRPr="009A5060">
        <w:t>defined electromagnetic environments</w:t>
      </w:r>
      <w:commentRangeEnd w:id="3926"/>
      <w:r w:rsidRPr="009A5060">
        <w:rPr>
          <w:rStyle w:val="CommentReference"/>
          <w:rFonts w:ascii="Segoe UI" w:hAnsi="Segoe UI"/>
        </w:rPr>
        <w:commentReference w:id="3926"/>
      </w:r>
      <w:r w:rsidRPr="009A5060">
        <w:t>.</w:t>
      </w:r>
    </w:p>
    <w:p w14:paraId="231C6905" w14:textId="77777777" w:rsidR="00CE20A0" w:rsidRPr="009A5060" w:rsidRDefault="00CE20A0" w:rsidP="00C179E5">
      <w:pPr>
        <w:pStyle w:val="RequirementList"/>
        <w:spacing w:line="240" w:lineRule="auto"/>
      </w:pPr>
      <w:r w:rsidRPr="009A5060">
        <w:t>The proposed solution shall comply with the relevant sections of EN 61000-6-2 (Immunity for industrial environments) and EN 61000-6-4 (Emission for industrial environments), or an equivalent standard approved by SCK CEN.</w:t>
      </w:r>
    </w:p>
    <w:p w14:paraId="13F5A81B" w14:textId="77777777" w:rsidR="00CE20A0" w:rsidRPr="009A5060" w:rsidRDefault="00CE20A0" w:rsidP="00C179E5">
      <w:pPr>
        <w:pStyle w:val="RequirementList"/>
        <w:numPr>
          <w:ilvl w:val="0"/>
          <w:numId w:val="0"/>
        </w:numPr>
        <w:spacing w:line="240" w:lineRule="auto"/>
        <w:ind w:left="502"/>
      </w:pPr>
      <w:r w:rsidRPr="009A5060">
        <w:t>Verification shall be performed by means of:</w:t>
      </w:r>
    </w:p>
    <w:p w14:paraId="523ECBA1" w14:textId="77777777" w:rsidR="00CE20A0" w:rsidRPr="009A5060" w:rsidRDefault="00CE20A0" w:rsidP="00C179E5">
      <w:pPr>
        <w:pStyle w:val="RequirementList"/>
        <w:numPr>
          <w:ilvl w:val="0"/>
          <w:numId w:val="25"/>
        </w:numPr>
        <w:spacing w:line="240" w:lineRule="auto"/>
      </w:pPr>
      <w:r w:rsidRPr="009A5060">
        <w:t>A design review dossier including EMI layout drawings and shielding measures,</w:t>
      </w:r>
    </w:p>
    <w:p w14:paraId="4E16C5B1" w14:textId="77777777" w:rsidR="00CE20A0" w:rsidRPr="009A5060" w:rsidRDefault="00CE20A0" w:rsidP="00C179E5">
      <w:pPr>
        <w:pStyle w:val="RequirementList"/>
        <w:numPr>
          <w:ilvl w:val="0"/>
          <w:numId w:val="25"/>
        </w:numPr>
        <w:spacing w:line="240" w:lineRule="auto"/>
      </w:pPr>
      <w:r w:rsidRPr="009A5060">
        <w:t>A wiring and installation checklist verified during site inspection,</w:t>
      </w:r>
    </w:p>
    <w:p w14:paraId="5AAAE7D9" w14:textId="77777777" w:rsidR="00CE20A0" w:rsidRPr="009A5060" w:rsidRDefault="00CE20A0" w:rsidP="00C179E5">
      <w:pPr>
        <w:pStyle w:val="RequirementList"/>
        <w:numPr>
          <w:ilvl w:val="0"/>
          <w:numId w:val="25"/>
        </w:numPr>
        <w:spacing w:line="240" w:lineRule="auto"/>
      </w:pPr>
      <w:r w:rsidRPr="009A5060">
        <w:t>And, where applicable, EMC type tests or certificates for sensitive components (e.g., sensors, analysers, PLCs).</w:t>
      </w:r>
    </w:p>
    <w:p w14:paraId="698D53C9" w14:textId="77777777" w:rsidR="00CE20A0" w:rsidRPr="009A5060" w:rsidRDefault="00CE20A0" w:rsidP="00C179E5">
      <w:pPr>
        <w:pStyle w:val="RequirementList"/>
        <w:spacing w:line="240" w:lineRule="auto"/>
      </w:pPr>
      <w:bookmarkStart w:id="3927" w:name="_Toc200491993"/>
      <w:r w:rsidRPr="009A5060">
        <w:t>To ease diagnostic and checking of measurement chains, knife-switch type terminal blocks or similar cabling interface shall be fitted for input and output signals connections with the QPLANT:CIS.</w:t>
      </w:r>
      <w:bookmarkEnd w:id="3927"/>
    </w:p>
    <w:p w14:paraId="4432FC33" w14:textId="77777777" w:rsidR="00535285" w:rsidRPr="009A5060" w:rsidRDefault="00535285" w:rsidP="00C179E5">
      <w:pPr>
        <w:pStyle w:val="Heading3numbered"/>
        <w:spacing w:line="240" w:lineRule="auto"/>
      </w:pPr>
      <w:bookmarkStart w:id="3928" w:name="_Toc216340991"/>
      <w:r w:rsidRPr="009A5060">
        <w:t>Pressure Equipment &amp; Safety</w:t>
      </w:r>
      <w:bookmarkEnd w:id="3923"/>
      <w:bookmarkEnd w:id="3924"/>
      <w:bookmarkEnd w:id="3925"/>
      <w:bookmarkEnd w:id="3928"/>
    </w:p>
    <w:p w14:paraId="730211C8" w14:textId="364967D8" w:rsidR="00C01489" w:rsidRPr="009A5060" w:rsidRDefault="00C01489" w:rsidP="00C179E5">
      <w:pPr>
        <w:pStyle w:val="Caption"/>
        <w:keepNext/>
        <w:spacing w:line="240" w:lineRule="auto"/>
      </w:pPr>
      <w:bookmarkStart w:id="3929" w:name="_Toc201310425"/>
      <w:bookmarkStart w:id="3930" w:name="_Toc212194976"/>
      <w:r w:rsidRPr="009A5060">
        <w:t xml:space="preserve">Table </w:t>
      </w:r>
      <w:r w:rsidRPr="009A5060">
        <w:fldChar w:fldCharType="begin"/>
      </w:r>
      <w:r w:rsidRPr="009A5060">
        <w:instrText xml:space="preserve"> SEQ Table \* ARABIC </w:instrText>
      </w:r>
      <w:r w:rsidRPr="009A5060">
        <w:fldChar w:fldCharType="separate"/>
      </w:r>
      <w:r w:rsidR="00041F61">
        <w:rPr>
          <w:noProof/>
        </w:rPr>
        <w:t>18</w:t>
      </w:r>
      <w:r w:rsidRPr="009A5060">
        <w:fldChar w:fldCharType="end"/>
      </w:r>
      <w:r w:rsidRPr="009A5060">
        <w:t xml:space="preserve"> Pressure Equipment and Safety Standards</w:t>
      </w:r>
      <w:bookmarkEnd w:id="3929"/>
      <w:bookmarkEnd w:id="3930"/>
    </w:p>
    <w:tbl>
      <w:tblPr>
        <w:tblStyle w:val="TableGrid2"/>
        <w:tblW w:w="0" w:type="auto"/>
        <w:jc w:val="center"/>
        <w:tblBorders>
          <w:top w:val="single" w:sz="8" w:space="0" w:color="984A9C"/>
          <w:left w:val="single" w:sz="8" w:space="0" w:color="984A9C"/>
          <w:bottom w:val="single" w:sz="8" w:space="0" w:color="984A9C"/>
          <w:right w:val="single" w:sz="8" w:space="0" w:color="984A9C"/>
          <w:insideH w:val="single" w:sz="8" w:space="0" w:color="984A9C"/>
          <w:insideV w:val="single" w:sz="8" w:space="0" w:color="984A9C"/>
        </w:tblBorders>
        <w:tblLook w:val="04A0" w:firstRow="1" w:lastRow="0" w:firstColumn="1" w:lastColumn="0" w:noHBand="0" w:noVBand="1"/>
      </w:tblPr>
      <w:tblGrid>
        <w:gridCol w:w="1328"/>
        <w:gridCol w:w="2719"/>
        <w:gridCol w:w="2783"/>
      </w:tblGrid>
      <w:tr w:rsidR="00535285" w:rsidRPr="009A5060" w14:paraId="20644ADD" w14:textId="77777777" w:rsidTr="00C01489">
        <w:trPr>
          <w:jc w:val="center"/>
        </w:trPr>
        <w:tc>
          <w:tcPr>
            <w:tcW w:w="0" w:type="auto"/>
            <w:hideMark/>
          </w:tcPr>
          <w:p w14:paraId="31711D05" w14:textId="77777777" w:rsidR="00535285" w:rsidRPr="009A5060" w:rsidRDefault="00535285" w:rsidP="00C179E5">
            <w:pPr>
              <w:rPr>
                <w:rFonts w:ascii="Aptos" w:eastAsia="Times New Roman" w:hAnsi="Aptos"/>
                <w:b/>
                <w:bCs/>
                <w:color w:val="000000" w:themeColor="text1"/>
                <w:sz w:val="18"/>
                <w:szCs w:val="18"/>
              </w:rPr>
            </w:pPr>
            <w:r w:rsidRPr="009A5060">
              <w:rPr>
                <w:rFonts w:ascii="Aptos" w:eastAsia="Times New Roman" w:hAnsi="Aptos"/>
                <w:b/>
                <w:bCs/>
                <w:color w:val="000000" w:themeColor="text1"/>
                <w:sz w:val="18"/>
                <w:szCs w:val="18"/>
              </w:rPr>
              <w:t>Ref</w:t>
            </w:r>
          </w:p>
        </w:tc>
        <w:tc>
          <w:tcPr>
            <w:tcW w:w="0" w:type="auto"/>
            <w:hideMark/>
          </w:tcPr>
          <w:p w14:paraId="5B7309EE" w14:textId="77777777" w:rsidR="00535285" w:rsidRPr="009A5060" w:rsidRDefault="00535285" w:rsidP="00C179E5">
            <w:pPr>
              <w:rPr>
                <w:rFonts w:ascii="Aptos" w:eastAsia="Times New Roman" w:hAnsi="Aptos"/>
                <w:b/>
                <w:bCs/>
                <w:color w:val="000000" w:themeColor="text1"/>
                <w:sz w:val="18"/>
                <w:szCs w:val="18"/>
              </w:rPr>
            </w:pPr>
            <w:r w:rsidRPr="009A5060">
              <w:rPr>
                <w:rFonts w:ascii="Aptos" w:eastAsia="Times New Roman" w:hAnsi="Aptos"/>
                <w:b/>
                <w:bCs/>
                <w:color w:val="000000" w:themeColor="text1"/>
                <w:sz w:val="18"/>
                <w:szCs w:val="18"/>
              </w:rPr>
              <w:t>Standard</w:t>
            </w:r>
          </w:p>
        </w:tc>
        <w:tc>
          <w:tcPr>
            <w:tcW w:w="0" w:type="auto"/>
            <w:hideMark/>
          </w:tcPr>
          <w:p w14:paraId="6750C361" w14:textId="77777777" w:rsidR="00535285" w:rsidRPr="009A5060" w:rsidRDefault="00535285" w:rsidP="00C179E5">
            <w:pPr>
              <w:rPr>
                <w:rFonts w:ascii="Aptos" w:eastAsia="Times New Roman" w:hAnsi="Aptos"/>
                <w:b/>
                <w:bCs/>
                <w:color w:val="000000" w:themeColor="text1"/>
                <w:sz w:val="18"/>
                <w:szCs w:val="18"/>
              </w:rPr>
            </w:pPr>
            <w:r w:rsidRPr="009A5060">
              <w:rPr>
                <w:rFonts w:ascii="Aptos" w:eastAsia="Times New Roman" w:hAnsi="Aptos"/>
                <w:b/>
                <w:bCs/>
                <w:color w:val="000000" w:themeColor="text1"/>
                <w:sz w:val="18"/>
                <w:szCs w:val="18"/>
              </w:rPr>
              <w:t>Scope</w:t>
            </w:r>
          </w:p>
        </w:tc>
      </w:tr>
      <w:tr w:rsidR="00535285" w:rsidRPr="009A5060" w14:paraId="5EC237AE" w14:textId="77777777" w:rsidTr="00C01489">
        <w:trPr>
          <w:jc w:val="center"/>
        </w:trPr>
        <w:tc>
          <w:tcPr>
            <w:tcW w:w="0" w:type="auto"/>
            <w:hideMark/>
          </w:tcPr>
          <w:p w14:paraId="4298C5F8"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PED</w:t>
            </w:r>
          </w:p>
        </w:tc>
        <w:tc>
          <w:tcPr>
            <w:tcW w:w="0" w:type="auto"/>
            <w:hideMark/>
          </w:tcPr>
          <w:p w14:paraId="79EF9215"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2014/68/EU</w:t>
            </w:r>
          </w:p>
        </w:tc>
        <w:tc>
          <w:tcPr>
            <w:tcW w:w="0" w:type="auto"/>
            <w:hideMark/>
          </w:tcPr>
          <w:p w14:paraId="76C42B68"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EU Pressure Equipment Directive</w:t>
            </w:r>
          </w:p>
        </w:tc>
      </w:tr>
      <w:tr w:rsidR="00535285" w:rsidRPr="009A5060" w14:paraId="4F9D8DEB" w14:textId="77777777" w:rsidTr="00C01489">
        <w:trPr>
          <w:jc w:val="center"/>
        </w:trPr>
        <w:tc>
          <w:tcPr>
            <w:tcW w:w="0" w:type="auto"/>
            <w:hideMark/>
          </w:tcPr>
          <w:p w14:paraId="5BDEF4A3"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ASME VIII</w:t>
            </w:r>
            <w:r w:rsidRPr="009A5060">
              <w:rPr>
                <w:rFonts w:ascii="Cambria Math" w:eastAsia="Times New Roman" w:hAnsi="Cambria Math" w:cs="Cambria Math"/>
                <w:color w:val="000000" w:themeColor="text1"/>
                <w:sz w:val="18"/>
                <w:szCs w:val="18"/>
              </w:rPr>
              <w:t>‐</w:t>
            </w:r>
            <w:r w:rsidRPr="009A5060">
              <w:rPr>
                <w:rFonts w:ascii="Aptos" w:eastAsia="Times New Roman" w:hAnsi="Aptos"/>
                <w:color w:val="000000" w:themeColor="text1"/>
                <w:sz w:val="18"/>
                <w:szCs w:val="18"/>
              </w:rPr>
              <w:t>1</w:t>
            </w:r>
          </w:p>
        </w:tc>
        <w:tc>
          <w:tcPr>
            <w:tcW w:w="0" w:type="auto"/>
            <w:hideMark/>
          </w:tcPr>
          <w:p w14:paraId="135BF6AC"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Unfired pressure vessels</w:t>
            </w:r>
          </w:p>
        </w:tc>
        <w:tc>
          <w:tcPr>
            <w:tcW w:w="0" w:type="auto"/>
            <w:hideMark/>
          </w:tcPr>
          <w:p w14:paraId="4A12D5B6"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Design / certification</w:t>
            </w:r>
          </w:p>
        </w:tc>
      </w:tr>
      <w:tr w:rsidR="00535285" w:rsidRPr="009A5060" w14:paraId="0A9EB48F" w14:textId="77777777" w:rsidTr="00C01489">
        <w:trPr>
          <w:jc w:val="center"/>
        </w:trPr>
        <w:tc>
          <w:tcPr>
            <w:tcW w:w="0" w:type="auto"/>
            <w:hideMark/>
          </w:tcPr>
          <w:p w14:paraId="6A5A524D"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lastRenderedPageBreak/>
              <w:t>EN</w:t>
            </w:r>
            <w:r w:rsidRPr="009A5060">
              <w:rPr>
                <w:rFonts w:ascii="Arial" w:eastAsia="Times New Roman" w:hAnsi="Arial" w:cs="Arial"/>
                <w:color w:val="000000" w:themeColor="text1"/>
                <w:sz w:val="18"/>
                <w:szCs w:val="18"/>
              </w:rPr>
              <w:t> </w:t>
            </w:r>
            <w:r w:rsidRPr="009A5060">
              <w:rPr>
                <w:rFonts w:ascii="Aptos" w:eastAsia="Times New Roman" w:hAnsi="Aptos"/>
                <w:color w:val="000000" w:themeColor="text1"/>
                <w:sz w:val="18"/>
                <w:szCs w:val="18"/>
              </w:rPr>
              <w:t>13445</w:t>
            </w:r>
          </w:p>
        </w:tc>
        <w:tc>
          <w:tcPr>
            <w:tcW w:w="0" w:type="auto"/>
            <w:hideMark/>
          </w:tcPr>
          <w:p w14:paraId="26143D53"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Unfired pressure vessels</w:t>
            </w:r>
          </w:p>
        </w:tc>
        <w:tc>
          <w:tcPr>
            <w:tcW w:w="0" w:type="auto"/>
            <w:hideMark/>
          </w:tcPr>
          <w:p w14:paraId="71815B76"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EU compliance</w:t>
            </w:r>
          </w:p>
        </w:tc>
      </w:tr>
      <w:tr w:rsidR="00535285" w:rsidRPr="009A5060" w14:paraId="5BDBE188" w14:textId="77777777" w:rsidTr="00C01489">
        <w:trPr>
          <w:jc w:val="center"/>
        </w:trPr>
        <w:tc>
          <w:tcPr>
            <w:tcW w:w="0" w:type="auto"/>
            <w:hideMark/>
          </w:tcPr>
          <w:p w14:paraId="05817AA4"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API</w:t>
            </w:r>
            <w:r w:rsidRPr="009A5060">
              <w:rPr>
                <w:rFonts w:ascii="Arial" w:eastAsia="Times New Roman" w:hAnsi="Arial" w:cs="Arial"/>
                <w:color w:val="000000" w:themeColor="text1"/>
                <w:sz w:val="18"/>
                <w:szCs w:val="18"/>
              </w:rPr>
              <w:t> </w:t>
            </w:r>
            <w:r w:rsidRPr="009A5060">
              <w:rPr>
                <w:rFonts w:ascii="Aptos" w:eastAsia="Times New Roman" w:hAnsi="Aptos"/>
                <w:color w:val="000000" w:themeColor="text1"/>
                <w:sz w:val="18"/>
                <w:szCs w:val="18"/>
              </w:rPr>
              <w:t>520/521</w:t>
            </w:r>
          </w:p>
        </w:tc>
        <w:tc>
          <w:tcPr>
            <w:tcW w:w="0" w:type="auto"/>
            <w:hideMark/>
          </w:tcPr>
          <w:p w14:paraId="534A8AE4"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Pressure relief sizing &amp; selection</w:t>
            </w:r>
          </w:p>
        </w:tc>
        <w:tc>
          <w:tcPr>
            <w:tcW w:w="0" w:type="auto"/>
            <w:hideMark/>
          </w:tcPr>
          <w:p w14:paraId="6DBF3833"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PSVs / BD</w:t>
            </w:r>
          </w:p>
        </w:tc>
      </w:tr>
      <w:tr w:rsidR="00535285" w:rsidRPr="009A5060" w14:paraId="386B7D6C" w14:textId="77777777" w:rsidTr="00C01489">
        <w:trPr>
          <w:jc w:val="center"/>
        </w:trPr>
        <w:tc>
          <w:tcPr>
            <w:tcW w:w="0" w:type="auto"/>
            <w:hideMark/>
          </w:tcPr>
          <w:p w14:paraId="1D67F28E"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EN</w:t>
            </w:r>
            <w:r w:rsidRPr="009A5060">
              <w:rPr>
                <w:rFonts w:ascii="Arial" w:eastAsia="Times New Roman" w:hAnsi="Arial" w:cs="Arial"/>
                <w:color w:val="000000" w:themeColor="text1"/>
                <w:sz w:val="18"/>
                <w:szCs w:val="18"/>
              </w:rPr>
              <w:t> </w:t>
            </w:r>
            <w:r w:rsidRPr="009A5060">
              <w:rPr>
                <w:rFonts w:ascii="Aptos" w:eastAsia="Times New Roman" w:hAnsi="Aptos"/>
                <w:color w:val="000000" w:themeColor="text1"/>
                <w:sz w:val="18"/>
                <w:szCs w:val="18"/>
              </w:rPr>
              <w:t>ISO</w:t>
            </w:r>
            <w:r w:rsidRPr="009A5060">
              <w:rPr>
                <w:rFonts w:ascii="Arial" w:eastAsia="Times New Roman" w:hAnsi="Arial" w:cs="Arial"/>
                <w:color w:val="000000" w:themeColor="text1"/>
                <w:sz w:val="18"/>
                <w:szCs w:val="18"/>
              </w:rPr>
              <w:t> </w:t>
            </w:r>
            <w:r w:rsidRPr="009A5060">
              <w:rPr>
                <w:rFonts w:ascii="Aptos" w:eastAsia="Times New Roman" w:hAnsi="Aptos"/>
                <w:color w:val="000000" w:themeColor="text1"/>
                <w:sz w:val="18"/>
                <w:szCs w:val="18"/>
              </w:rPr>
              <w:t>4126</w:t>
            </w:r>
          </w:p>
        </w:tc>
        <w:tc>
          <w:tcPr>
            <w:tcW w:w="0" w:type="auto"/>
            <w:hideMark/>
          </w:tcPr>
          <w:p w14:paraId="37D0E463"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Safety valves &amp; RD devices</w:t>
            </w:r>
          </w:p>
        </w:tc>
        <w:tc>
          <w:tcPr>
            <w:tcW w:w="0" w:type="auto"/>
            <w:hideMark/>
          </w:tcPr>
          <w:p w14:paraId="63D689A5"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Proof</w:t>
            </w:r>
            <w:r w:rsidRPr="009A5060">
              <w:rPr>
                <w:rFonts w:ascii="Aptos" w:eastAsia="Times New Roman" w:hAnsi="Aptos"/>
                <w:color w:val="000000" w:themeColor="text1"/>
                <w:sz w:val="18"/>
                <w:szCs w:val="18"/>
              </w:rPr>
              <w:noBreakHyphen/>
              <w:t xml:space="preserve">test </w:t>
            </w:r>
            <w:r w:rsidRPr="009A5060">
              <w:rPr>
                <w:rFonts w:ascii="Aptos" w:eastAsia="Times New Roman" w:hAnsi="Aptos" w:cs="Arial"/>
                <w:color w:val="000000" w:themeColor="text1"/>
                <w:sz w:val="18"/>
                <w:szCs w:val="18"/>
              </w:rPr>
              <w:t>≤</w:t>
            </w:r>
            <w:r w:rsidRPr="009A5060">
              <w:rPr>
                <w:rFonts w:ascii="Arial" w:eastAsia="Times New Roman" w:hAnsi="Arial" w:cs="Arial"/>
                <w:color w:val="000000" w:themeColor="text1"/>
                <w:sz w:val="18"/>
                <w:szCs w:val="18"/>
              </w:rPr>
              <w:t> </w:t>
            </w:r>
            <w:r w:rsidRPr="009A5060">
              <w:rPr>
                <w:rFonts w:ascii="Aptos" w:eastAsia="Times New Roman" w:hAnsi="Aptos"/>
                <w:color w:val="000000" w:themeColor="text1"/>
                <w:sz w:val="18"/>
                <w:szCs w:val="18"/>
              </w:rPr>
              <w:t>5</w:t>
            </w:r>
            <w:r w:rsidRPr="009A5060">
              <w:rPr>
                <w:rFonts w:ascii="Arial" w:eastAsia="Times New Roman" w:hAnsi="Arial" w:cs="Arial"/>
                <w:color w:val="000000" w:themeColor="text1"/>
                <w:sz w:val="18"/>
                <w:szCs w:val="18"/>
              </w:rPr>
              <w:t> </w:t>
            </w:r>
            <w:r w:rsidRPr="009A5060">
              <w:rPr>
                <w:rFonts w:ascii="Aptos" w:eastAsia="Times New Roman" w:hAnsi="Aptos"/>
                <w:color w:val="000000" w:themeColor="text1"/>
                <w:sz w:val="18"/>
                <w:szCs w:val="18"/>
              </w:rPr>
              <w:t>y</w:t>
            </w:r>
          </w:p>
        </w:tc>
      </w:tr>
      <w:tr w:rsidR="00535285" w:rsidRPr="009A5060" w14:paraId="46EBA56B" w14:textId="77777777" w:rsidTr="00C01489">
        <w:trPr>
          <w:jc w:val="center"/>
        </w:trPr>
        <w:tc>
          <w:tcPr>
            <w:tcW w:w="0" w:type="auto"/>
            <w:hideMark/>
          </w:tcPr>
          <w:p w14:paraId="0EB76317"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ISO</w:t>
            </w:r>
            <w:r w:rsidRPr="009A5060">
              <w:rPr>
                <w:rFonts w:ascii="Arial" w:eastAsia="Times New Roman" w:hAnsi="Arial" w:cs="Arial"/>
                <w:color w:val="000000" w:themeColor="text1"/>
                <w:sz w:val="18"/>
                <w:szCs w:val="18"/>
              </w:rPr>
              <w:t> </w:t>
            </w:r>
            <w:r w:rsidRPr="009A5060">
              <w:rPr>
                <w:rFonts w:ascii="Aptos" w:eastAsia="Times New Roman" w:hAnsi="Aptos"/>
                <w:color w:val="000000" w:themeColor="text1"/>
                <w:sz w:val="18"/>
                <w:szCs w:val="18"/>
              </w:rPr>
              <w:t>21013</w:t>
            </w:r>
            <w:r w:rsidRPr="009A5060">
              <w:rPr>
                <w:rFonts w:ascii="Aptos" w:eastAsia="Times New Roman" w:hAnsi="Aptos"/>
                <w:color w:val="000000" w:themeColor="text1"/>
                <w:sz w:val="18"/>
                <w:szCs w:val="18"/>
              </w:rPr>
              <w:noBreakHyphen/>
              <w:t>1/2</w:t>
            </w:r>
          </w:p>
        </w:tc>
        <w:tc>
          <w:tcPr>
            <w:tcW w:w="0" w:type="auto"/>
            <w:hideMark/>
          </w:tcPr>
          <w:p w14:paraId="2C612E71"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Cryogenic safety devices</w:t>
            </w:r>
          </w:p>
        </w:tc>
        <w:tc>
          <w:tcPr>
            <w:tcW w:w="0" w:type="auto"/>
            <w:hideMark/>
          </w:tcPr>
          <w:p w14:paraId="273F6AA9"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LP &amp; HP vessels</w:t>
            </w:r>
          </w:p>
        </w:tc>
      </w:tr>
    </w:tbl>
    <w:p w14:paraId="5935D369" w14:textId="77777777" w:rsidR="00535285" w:rsidRPr="009A5060" w:rsidRDefault="00535285" w:rsidP="00C179E5">
      <w:pPr>
        <w:pStyle w:val="Heading3numbered"/>
        <w:spacing w:line="240" w:lineRule="auto"/>
      </w:pPr>
      <w:bookmarkStart w:id="3931" w:name="_Toc200492636"/>
      <w:bookmarkStart w:id="3932" w:name="_Toc202536249"/>
      <w:bookmarkStart w:id="3933" w:name="_Toc202536935"/>
      <w:bookmarkStart w:id="3934" w:name="_Toc216340992"/>
      <w:r w:rsidRPr="009A5060">
        <w:t>Functional Safety &amp; Control</w:t>
      </w:r>
      <w:bookmarkEnd w:id="3931"/>
      <w:bookmarkEnd w:id="3932"/>
      <w:bookmarkEnd w:id="3933"/>
      <w:bookmarkEnd w:id="3934"/>
    </w:p>
    <w:p w14:paraId="00FC3F4F" w14:textId="2EC63F9C" w:rsidR="00C01489" w:rsidRPr="009A5060" w:rsidRDefault="00C01489" w:rsidP="00C179E5">
      <w:pPr>
        <w:pStyle w:val="Caption"/>
        <w:keepNext/>
        <w:spacing w:line="240" w:lineRule="auto"/>
      </w:pPr>
      <w:bookmarkStart w:id="3935" w:name="_Toc201310426"/>
      <w:bookmarkStart w:id="3936" w:name="_Toc212194977"/>
      <w:r w:rsidRPr="009A5060">
        <w:t xml:space="preserve">Table </w:t>
      </w:r>
      <w:r w:rsidRPr="009A5060">
        <w:fldChar w:fldCharType="begin"/>
      </w:r>
      <w:r w:rsidRPr="009A5060">
        <w:instrText xml:space="preserve"> SEQ Table \* ARABIC </w:instrText>
      </w:r>
      <w:r w:rsidRPr="009A5060">
        <w:fldChar w:fldCharType="separate"/>
      </w:r>
      <w:r w:rsidR="00041F61">
        <w:rPr>
          <w:noProof/>
        </w:rPr>
        <w:t>19</w:t>
      </w:r>
      <w:r w:rsidRPr="009A5060">
        <w:fldChar w:fldCharType="end"/>
      </w:r>
      <w:r w:rsidRPr="009A5060">
        <w:t xml:space="preserve"> Functional Safety &amp; Control Standards</w:t>
      </w:r>
      <w:bookmarkEnd w:id="3935"/>
      <w:bookmarkEnd w:id="3936"/>
    </w:p>
    <w:tbl>
      <w:tblPr>
        <w:tblStyle w:val="TableGrid2"/>
        <w:tblW w:w="0" w:type="auto"/>
        <w:jc w:val="center"/>
        <w:tblBorders>
          <w:top w:val="single" w:sz="8" w:space="0" w:color="7030A0"/>
          <w:left w:val="single" w:sz="8" w:space="0" w:color="7030A0"/>
          <w:bottom w:val="single" w:sz="8" w:space="0" w:color="7030A0"/>
          <w:right w:val="single" w:sz="8" w:space="0" w:color="7030A0"/>
          <w:insideH w:val="single" w:sz="8" w:space="0" w:color="7030A0"/>
          <w:insideV w:val="single" w:sz="8" w:space="0" w:color="7030A0"/>
        </w:tblBorders>
        <w:tblLook w:val="04A0" w:firstRow="1" w:lastRow="0" w:firstColumn="1" w:lastColumn="0" w:noHBand="0" w:noVBand="1"/>
      </w:tblPr>
      <w:tblGrid>
        <w:gridCol w:w="1777"/>
        <w:gridCol w:w="2911"/>
        <w:gridCol w:w="2022"/>
      </w:tblGrid>
      <w:tr w:rsidR="00535285" w:rsidRPr="009A5060" w14:paraId="777D5D15" w14:textId="77777777" w:rsidTr="001906A8">
        <w:trPr>
          <w:jc w:val="center"/>
        </w:trPr>
        <w:tc>
          <w:tcPr>
            <w:tcW w:w="0" w:type="auto"/>
            <w:hideMark/>
          </w:tcPr>
          <w:p w14:paraId="68157D35" w14:textId="77777777" w:rsidR="00535285" w:rsidRPr="009A5060" w:rsidRDefault="00535285" w:rsidP="00C179E5">
            <w:pPr>
              <w:rPr>
                <w:rFonts w:ascii="Aptos" w:eastAsia="Times New Roman" w:hAnsi="Aptos"/>
                <w:b/>
                <w:bCs/>
                <w:color w:val="000000" w:themeColor="text1"/>
                <w:sz w:val="18"/>
                <w:szCs w:val="18"/>
              </w:rPr>
            </w:pPr>
            <w:r w:rsidRPr="009A5060">
              <w:rPr>
                <w:rFonts w:ascii="Aptos" w:eastAsia="Times New Roman" w:hAnsi="Aptos"/>
                <w:b/>
                <w:bCs/>
                <w:color w:val="000000" w:themeColor="text1"/>
                <w:sz w:val="18"/>
                <w:szCs w:val="18"/>
              </w:rPr>
              <w:t>Ref</w:t>
            </w:r>
          </w:p>
        </w:tc>
        <w:tc>
          <w:tcPr>
            <w:tcW w:w="0" w:type="auto"/>
            <w:hideMark/>
          </w:tcPr>
          <w:p w14:paraId="1B714D59"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Standard</w:t>
            </w:r>
          </w:p>
        </w:tc>
        <w:tc>
          <w:tcPr>
            <w:tcW w:w="0" w:type="auto"/>
            <w:hideMark/>
          </w:tcPr>
          <w:p w14:paraId="64B10E45"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Scope</w:t>
            </w:r>
          </w:p>
        </w:tc>
      </w:tr>
      <w:tr w:rsidR="00535285" w:rsidRPr="009A5060" w14:paraId="2CA8631C" w14:textId="77777777" w:rsidTr="001906A8">
        <w:trPr>
          <w:jc w:val="center"/>
        </w:trPr>
        <w:tc>
          <w:tcPr>
            <w:tcW w:w="0" w:type="auto"/>
            <w:hideMark/>
          </w:tcPr>
          <w:p w14:paraId="1F68DDAD"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IEC</w:t>
            </w:r>
            <w:r w:rsidRPr="009A5060">
              <w:rPr>
                <w:rFonts w:ascii="Arial" w:eastAsia="Times New Roman" w:hAnsi="Arial" w:cs="Arial"/>
                <w:color w:val="000000" w:themeColor="text1"/>
                <w:sz w:val="18"/>
                <w:szCs w:val="18"/>
              </w:rPr>
              <w:t> </w:t>
            </w:r>
            <w:r w:rsidRPr="009A5060">
              <w:rPr>
                <w:rFonts w:ascii="Aptos" w:eastAsia="Times New Roman" w:hAnsi="Aptos"/>
                <w:color w:val="000000" w:themeColor="text1"/>
                <w:sz w:val="18"/>
                <w:szCs w:val="18"/>
              </w:rPr>
              <w:t>61508</w:t>
            </w:r>
          </w:p>
        </w:tc>
        <w:tc>
          <w:tcPr>
            <w:tcW w:w="0" w:type="auto"/>
            <w:hideMark/>
          </w:tcPr>
          <w:p w14:paraId="150CF0D2"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Functional safety (E/E/PE systems)</w:t>
            </w:r>
          </w:p>
        </w:tc>
        <w:tc>
          <w:tcPr>
            <w:tcW w:w="0" w:type="auto"/>
            <w:hideMark/>
          </w:tcPr>
          <w:p w14:paraId="2C7F59E5"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SIL assignment</w:t>
            </w:r>
          </w:p>
        </w:tc>
      </w:tr>
      <w:tr w:rsidR="00535285" w:rsidRPr="009A5060" w14:paraId="27E350CC" w14:textId="77777777" w:rsidTr="001906A8">
        <w:trPr>
          <w:jc w:val="center"/>
        </w:trPr>
        <w:tc>
          <w:tcPr>
            <w:tcW w:w="0" w:type="auto"/>
            <w:hideMark/>
          </w:tcPr>
          <w:p w14:paraId="52EEF67F"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IEC</w:t>
            </w:r>
            <w:r w:rsidRPr="009A5060">
              <w:rPr>
                <w:rFonts w:ascii="Arial" w:eastAsia="Times New Roman" w:hAnsi="Arial" w:cs="Arial"/>
                <w:color w:val="000000" w:themeColor="text1"/>
                <w:sz w:val="18"/>
                <w:szCs w:val="18"/>
              </w:rPr>
              <w:t> </w:t>
            </w:r>
            <w:r w:rsidRPr="009A5060">
              <w:rPr>
                <w:rFonts w:ascii="Aptos" w:eastAsia="Times New Roman" w:hAnsi="Aptos"/>
                <w:color w:val="000000" w:themeColor="text1"/>
                <w:sz w:val="18"/>
                <w:szCs w:val="18"/>
              </w:rPr>
              <w:t>61511</w:t>
            </w:r>
          </w:p>
        </w:tc>
        <w:tc>
          <w:tcPr>
            <w:tcW w:w="0" w:type="auto"/>
            <w:hideMark/>
          </w:tcPr>
          <w:p w14:paraId="3473515C"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SIS for process industry</w:t>
            </w:r>
          </w:p>
        </w:tc>
        <w:tc>
          <w:tcPr>
            <w:tcW w:w="0" w:type="auto"/>
            <w:hideMark/>
          </w:tcPr>
          <w:p w14:paraId="47050D7D"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SIS lifecycle</w:t>
            </w:r>
          </w:p>
        </w:tc>
      </w:tr>
      <w:tr w:rsidR="00535285" w:rsidRPr="009A5060" w14:paraId="6EBF8B7E" w14:textId="77777777" w:rsidTr="001906A8">
        <w:trPr>
          <w:jc w:val="center"/>
        </w:trPr>
        <w:tc>
          <w:tcPr>
            <w:tcW w:w="0" w:type="auto"/>
            <w:hideMark/>
          </w:tcPr>
          <w:p w14:paraId="569F7A86"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IEC</w:t>
            </w:r>
            <w:r w:rsidRPr="009A5060">
              <w:rPr>
                <w:rFonts w:ascii="Arial" w:eastAsia="Times New Roman" w:hAnsi="Arial" w:cs="Arial"/>
                <w:color w:val="000000" w:themeColor="text1"/>
                <w:sz w:val="18"/>
                <w:szCs w:val="18"/>
              </w:rPr>
              <w:t> </w:t>
            </w:r>
            <w:r w:rsidRPr="009A5060">
              <w:rPr>
                <w:rFonts w:ascii="Aptos" w:eastAsia="Times New Roman" w:hAnsi="Aptos"/>
                <w:color w:val="000000" w:themeColor="text1"/>
                <w:sz w:val="18"/>
                <w:szCs w:val="18"/>
              </w:rPr>
              <w:t>60204</w:t>
            </w:r>
            <w:r w:rsidRPr="009A5060">
              <w:rPr>
                <w:rFonts w:ascii="Aptos" w:eastAsia="Times New Roman" w:hAnsi="Aptos"/>
                <w:color w:val="000000" w:themeColor="text1"/>
                <w:sz w:val="18"/>
                <w:szCs w:val="18"/>
              </w:rPr>
              <w:noBreakHyphen/>
              <w:t>1 / 61439</w:t>
            </w:r>
          </w:p>
        </w:tc>
        <w:tc>
          <w:tcPr>
            <w:tcW w:w="0" w:type="auto"/>
            <w:hideMark/>
          </w:tcPr>
          <w:p w14:paraId="3F2C4D68"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Electrical equipment &amp; switchgear</w:t>
            </w:r>
          </w:p>
        </w:tc>
        <w:tc>
          <w:tcPr>
            <w:tcW w:w="0" w:type="auto"/>
            <w:hideMark/>
          </w:tcPr>
          <w:p w14:paraId="21A269BF"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Control cabinet</w:t>
            </w:r>
          </w:p>
        </w:tc>
      </w:tr>
      <w:tr w:rsidR="00535285" w:rsidRPr="009A5060" w14:paraId="7E9B7FCC" w14:textId="77777777" w:rsidTr="001906A8">
        <w:trPr>
          <w:jc w:val="center"/>
        </w:trPr>
        <w:tc>
          <w:tcPr>
            <w:tcW w:w="0" w:type="auto"/>
            <w:hideMark/>
          </w:tcPr>
          <w:p w14:paraId="45574913"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IEC</w:t>
            </w:r>
            <w:r w:rsidRPr="009A5060">
              <w:rPr>
                <w:rFonts w:ascii="Arial" w:eastAsia="Times New Roman" w:hAnsi="Arial" w:cs="Arial"/>
                <w:color w:val="000000" w:themeColor="text1"/>
                <w:sz w:val="18"/>
                <w:szCs w:val="18"/>
              </w:rPr>
              <w:t> </w:t>
            </w:r>
            <w:r w:rsidRPr="009A5060">
              <w:rPr>
                <w:rFonts w:ascii="Aptos" w:eastAsia="Times New Roman" w:hAnsi="Aptos"/>
                <w:color w:val="000000" w:themeColor="text1"/>
                <w:sz w:val="18"/>
                <w:szCs w:val="18"/>
              </w:rPr>
              <w:t>60300</w:t>
            </w:r>
            <w:r w:rsidRPr="009A5060">
              <w:rPr>
                <w:rFonts w:ascii="Aptos" w:eastAsia="Times New Roman" w:hAnsi="Aptos"/>
                <w:color w:val="000000" w:themeColor="text1"/>
                <w:sz w:val="18"/>
                <w:szCs w:val="18"/>
              </w:rPr>
              <w:noBreakHyphen/>
              <w:t>3</w:t>
            </w:r>
            <w:r w:rsidRPr="009A5060">
              <w:rPr>
                <w:rFonts w:ascii="Aptos" w:eastAsia="Times New Roman" w:hAnsi="Aptos"/>
                <w:color w:val="000000" w:themeColor="text1"/>
                <w:sz w:val="18"/>
                <w:szCs w:val="18"/>
              </w:rPr>
              <w:noBreakHyphen/>
              <w:t>3</w:t>
            </w:r>
          </w:p>
        </w:tc>
        <w:tc>
          <w:tcPr>
            <w:tcW w:w="0" w:type="auto"/>
            <w:hideMark/>
          </w:tcPr>
          <w:p w14:paraId="409B31BF"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RCM assessment</w:t>
            </w:r>
          </w:p>
        </w:tc>
        <w:tc>
          <w:tcPr>
            <w:tcW w:w="0" w:type="auto"/>
            <w:hideMark/>
          </w:tcPr>
          <w:p w14:paraId="1CD0500B"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Links to DMAIC Control</w:t>
            </w:r>
          </w:p>
        </w:tc>
      </w:tr>
    </w:tbl>
    <w:p w14:paraId="2E82B217" w14:textId="77777777" w:rsidR="00535285" w:rsidRPr="009A5060" w:rsidRDefault="00535285" w:rsidP="00C179E5">
      <w:pPr>
        <w:pStyle w:val="Heading3numbered"/>
        <w:spacing w:line="240" w:lineRule="auto"/>
      </w:pPr>
      <w:bookmarkStart w:id="3937" w:name="_Toc200492637"/>
      <w:bookmarkStart w:id="3938" w:name="_Toc202536250"/>
      <w:bookmarkStart w:id="3939" w:name="_Toc202536936"/>
      <w:bookmarkStart w:id="3940" w:name="_Toc216340993"/>
      <w:r w:rsidRPr="009A5060">
        <w:t>Asset &amp; Maintenance Management</w:t>
      </w:r>
      <w:bookmarkEnd w:id="3937"/>
      <w:bookmarkEnd w:id="3938"/>
      <w:bookmarkEnd w:id="3939"/>
      <w:bookmarkEnd w:id="3940"/>
    </w:p>
    <w:p w14:paraId="66F6F54B" w14:textId="1EE5A3F4" w:rsidR="00FB7306" w:rsidRPr="009A5060" w:rsidRDefault="00FB7306" w:rsidP="00C179E5">
      <w:pPr>
        <w:pStyle w:val="Caption"/>
        <w:keepNext/>
        <w:spacing w:line="240" w:lineRule="auto"/>
      </w:pPr>
      <w:bookmarkStart w:id="3941" w:name="_Toc201310427"/>
      <w:bookmarkStart w:id="3942" w:name="_Toc212194978"/>
      <w:r w:rsidRPr="009A5060">
        <w:t xml:space="preserve">Table </w:t>
      </w:r>
      <w:r w:rsidRPr="009A5060">
        <w:fldChar w:fldCharType="begin"/>
      </w:r>
      <w:r w:rsidRPr="009A5060">
        <w:instrText xml:space="preserve"> SEQ Table \* ARABIC </w:instrText>
      </w:r>
      <w:r w:rsidRPr="009A5060">
        <w:fldChar w:fldCharType="separate"/>
      </w:r>
      <w:r w:rsidR="00041F61">
        <w:rPr>
          <w:noProof/>
        </w:rPr>
        <w:t>20</w:t>
      </w:r>
      <w:r w:rsidRPr="009A5060">
        <w:fldChar w:fldCharType="end"/>
      </w:r>
      <w:r w:rsidRPr="009A5060">
        <w:t xml:space="preserve"> Asset &amp; Maintenance Management</w:t>
      </w:r>
      <w:bookmarkEnd w:id="3941"/>
      <w:bookmarkEnd w:id="3942"/>
    </w:p>
    <w:tbl>
      <w:tblPr>
        <w:tblStyle w:val="TableGrid2"/>
        <w:tblW w:w="0" w:type="auto"/>
        <w:jc w:val="center"/>
        <w:tblLook w:val="04A0" w:firstRow="1" w:lastRow="0" w:firstColumn="1" w:lastColumn="0" w:noHBand="0" w:noVBand="1"/>
      </w:tblPr>
      <w:tblGrid>
        <w:gridCol w:w="1416"/>
        <w:gridCol w:w="2583"/>
        <w:gridCol w:w="2055"/>
      </w:tblGrid>
      <w:tr w:rsidR="00535285" w:rsidRPr="009A5060" w14:paraId="4CB75317" w14:textId="77777777" w:rsidTr="00C01489">
        <w:trPr>
          <w:jc w:val="center"/>
        </w:trPr>
        <w:tc>
          <w:tcPr>
            <w:tcW w:w="0" w:type="auto"/>
            <w:hideMark/>
          </w:tcPr>
          <w:p w14:paraId="2B2D2F64"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Ref</w:t>
            </w:r>
          </w:p>
        </w:tc>
        <w:tc>
          <w:tcPr>
            <w:tcW w:w="0" w:type="auto"/>
            <w:hideMark/>
          </w:tcPr>
          <w:p w14:paraId="7F7FCD71"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Standard</w:t>
            </w:r>
          </w:p>
        </w:tc>
        <w:tc>
          <w:tcPr>
            <w:tcW w:w="0" w:type="auto"/>
            <w:hideMark/>
          </w:tcPr>
          <w:p w14:paraId="64F95824"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Scope</w:t>
            </w:r>
          </w:p>
        </w:tc>
      </w:tr>
      <w:tr w:rsidR="00535285" w:rsidRPr="009A5060" w14:paraId="101D044D" w14:textId="77777777" w:rsidTr="00C01489">
        <w:trPr>
          <w:jc w:val="center"/>
        </w:trPr>
        <w:tc>
          <w:tcPr>
            <w:tcW w:w="0" w:type="auto"/>
            <w:hideMark/>
          </w:tcPr>
          <w:p w14:paraId="2FFB766B"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ISO</w:t>
            </w:r>
            <w:r w:rsidRPr="009A5060">
              <w:rPr>
                <w:rFonts w:ascii="Arial" w:eastAsia="Times New Roman" w:hAnsi="Arial" w:cs="Arial"/>
                <w:color w:val="000000" w:themeColor="text1"/>
                <w:sz w:val="18"/>
                <w:szCs w:val="18"/>
              </w:rPr>
              <w:t> </w:t>
            </w:r>
            <w:r w:rsidRPr="009A5060">
              <w:rPr>
                <w:rFonts w:ascii="Aptos" w:eastAsia="Times New Roman" w:hAnsi="Aptos"/>
                <w:color w:val="000000" w:themeColor="text1"/>
                <w:sz w:val="18"/>
                <w:szCs w:val="18"/>
              </w:rPr>
              <w:t>55000</w:t>
            </w:r>
          </w:p>
        </w:tc>
        <w:tc>
          <w:tcPr>
            <w:tcW w:w="0" w:type="auto"/>
            <w:hideMark/>
          </w:tcPr>
          <w:p w14:paraId="5CFAB146"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Asset management lifecycle</w:t>
            </w:r>
          </w:p>
        </w:tc>
        <w:tc>
          <w:tcPr>
            <w:tcW w:w="0" w:type="auto"/>
            <w:hideMark/>
          </w:tcPr>
          <w:p w14:paraId="186FB26F"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40</w:t>
            </w:r>
            <w:r w:rsidRPr="009A5060">
              <w:rPr>
                <w:rFonts w:ascii="Aptos" w:eastAsia="Times New Roman" w:hAnsi="Aptos"/>
                <w:color w:val="000000" w:themeColor="text1"/>
                <w:sz w:val="18"/>
                <w:szCs w:val="18"/>
              </w:rPr>
              <w:noBreakHyphen/>
              <w:t>y RCM plan</w:t>
            </w:r>
          </w:p>
        </w:tc>
      </w:tr>
      <w:tr w:rsidR="00535285" w:rsidRPr="009A5060" w14:paraId="18BF1A34" w14:textId="77777777" w:rsidTr="00C01489">
        <w:trPr>
          <w:jc w:val="center"/>
        </w:trPr>
        <w:tc>
          <w:tcPr>
            <w:tcW w:w="0" w:type="auto"/>
            <w:hideMark/>
          </w:tcPr>
          <w:p w14:paraId="443AA563"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ISO</w:t>
            </w:r>
            <w:r w:rsidRPr="009A5060">
              <w:rPr>
                <w:rFonts w:ascii="Arial" w:eastAsia="Times New Roman" w:hAnsi="Arial" w:cs="Arial"/>
                <w:color w:val="000000" w:themeColor="text1"/>
                <w:sz w:val="18"/>
                <w:szCs w:val="18"/>
              </w:rPr>
              <w:t> </w:t>
            </w:r>
            <w:r w:rsidRPr="009A5060">
              <w:rPr>
                <w:rFonts w:ascii="Aptos" w:eastAsia="Times New Roman" w:hAnsi="Aptos"/>
                <w:color w:val="000000" w:themeColor="text1"/>
                <w:sz w:val="18"/>
                <w:szCs w:val="18"/>
              </w:rPr>
              <w:t>14224</w:t>
            </w:r>
          </w:p>
        </w:tc>
        <w:tc>
          <w:tcPr>
            <w:tcW w:w="0" w:type="auto"/>
            <w:hideMark/>
          </w:tcPr>
          <w:p w14:paraId="18E78F46"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Reliability &amp; maintenance data</w:t>
            </w:r>
          </w:p>
        </w:tc>
        <w:tc>
          <w:tcPr>
            <w:tcW w:w="0" w:type="auto"/>
            <w:hideMark/>
          </w:tcPr>
          <w:p w14:paraId="06702EC6"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MTBF reporting</w:t>
            </w:r>
          </w:p>
        </w:tc>
      </w:tr>
      <w:tr w:rsidR="00535285" w:rsidRPr="009A5060" w14:paraId="7F2A5816" w14:textId="77777777" w:rsidTr="00C01489">
        <w:trPr>
          <w:jc w:val="center"/>
        </w:trPr>
        <w:tc>
          <w:tcPr>
            <w:tcW w:w="0" w:type="auto"/>
            <w:hideMark/>
          </w:tcPr>
          <w:p w14:paraId="765D002C"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IEC</w:t>
            </w:r>
            <w:r w:rsidRPr="009A5060">
              <w:rPr>
                <w:rFonts w:ascii="Arial" w:eastAsia="Times New Roman" w:hAnsi="Arial" w:cs="Arial"/>
                <w:color w:val="000000" w:themeColor="text1"/>
                <w:sz w:val="18"/>
                <w:szCs w:val="18"/>
              </w:rPr>
              <w:t> </w:t>
            </w:r>
            <w:r w:rsidRPr="009A5060">
              <w:rPr>
                <w:rFonts w:ascii="Aptos" w:eastAsia="Times New Roman" w:hAnsi="Aptos"/>
                <w:color w:val="000000" w:themeColor="text1"/>
                <w:sz w:val="18"/>
                <w:szCs w:val="18"/>
              </w:rPr>
              <w:t>60300</w:t>
            </w:r>
            <w:r w:rsidRPr="009A5060">
              <w:rPr>
                <w:rFonts w:ascii="Aptos" w:eastAsia="Times New Roman" w:hAnsi="Aptos"/>
                <w:color w:val="000000" w:themeColor="text1"/>
                <w:sz w:val="18"/>
                <w:szCs w:val="18"/>
              </w:rPr>
              <w:noBreakHyphen/>
              <w:t>3</w:t>
            </w:r>
            <w:r w:rsidRPr="009A5060">
              <w:rPr>
                <w:rFonts w:ascii="Aptos" w:eastAsia="Times New Roman" w:hAnsi="Aptos"/>
                <w:color w:val="000000" w:themeColor="text1"/>
                <w:sz w:val="18"/>
                <w:szCs w:val="18"/>
              </w:rPr>
              <w:noBreakHyphen/>
              <w:t>12</w:t>
            </w:r>
          </w:p>
        </w:tc>
        <w:tc>
          <w:tcPr>
            <w:tcW w:w="0" w:type="auto"/>
            <w:hideMark/>
          </w:tcPr>
          <w:p w14:paraId="68DC9C88"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Life</w:t>
            </w:r>
            <w:r w:rsidRPr="009A5060">
              <w:rPr>
                <w:rFonts w:ascii="Aptos" w:eastAsia="Times New Roman" w:hAnsi="Aptos"/>
                <w:color w:val="000000" w:themeColor="text1"/>
                <w:sz w:val="18"/>
                <w:szCs w:val="18"/>
              </w:rPr>
              <w:noBreakHyphen/>
              <w:t>cycle costing</w:t>
            </w:r>
          </w:p>
        </w:tc>
        <w:tc>
          <w:tcPr>
            <w:tcW w:w="0" w:type="auto"/>
            <w:hideMark/>
          </w:tcPr>
          <w:p w14:paraId="726DF3AE"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CAPEX/OPEX modelling</w:t>
            </w:r>
          </w:p>
        </w:tc>
      </w:tr>
    </w:tbl>
    <w:p w14:paraId="16824A31" w14:textId="77777777" w:rsidR="00535285" w:rsidRPr="009A5060" w:rsidRDefault="00535285" w:rsidP="00C179E5">
      <w:pPr>
        <w:pStyle w:val="Heading3numbered"/>
        <w:spacing w:line="240" w:lineRule="auto"/>
      </w:pPr>
      <w:bookmarkStart w:id="3943" w:name="_Toc200492638"/>
      <w:bookmarkStart w:id="3944" w:name="_Toc202536251"/>
      <w:bookmarkStart w:id="3945" w:name="_Toc202536937"/>
      <w:bookmarkStart w:id="3946" w:name="_Toc216340994"/>
      <w:r w:rsidRPr="009A5060">
        <w:t>Cleanliness &amp; Purity</w:t>
      </w:r>
      <w:bookmarkEnd w:id="3943"/>
      <w:bookmarkEnd w:id="3944"/>
      <w:bookmarkEnd w:id="3945"/>
      <w:bookmarkEnd w:id="3946"/>
    </w:p>
    <w:p w14:paraId="1F64F991" w14:textId="174934C6" w:rsidR="00FB7306" w:rsidRPr="009A5060" w:rsidRDefault="00FB7306" w:rsidP="00C179E5">
      <w:pPr>
        <w:pStyle w:val="Caption"/>
        <w:keepNext/>
        <w:spacing w:line="240" w:lineRule="auto"/>
      </w:pPr>
      <w:bookmarkStart w:id="3947" w:name="_Toc201310428"/>
      <w:bookmarkStart w:id="3948" w:name="_Toc212194979"/>
      <w:r w:rsidRPr="009A5060">
        <w:t xml:space="preserve">Table </w:t>
      </w:r>
      <w:r w:rsidRPr="009A5060">
        <w:fldChar w:fldCharType="begin"/>
      </w:r>
      <w:r w:rsidRPr="009A5060">
        <w:instrText xml:space="preserve"> SEQ Table \* ARABIC </w:instrText>
      </w:r>
      <w:r w:rsidRPr="009A5060">
        <w:fldChar w:fldCharType="separate"/>
      </w:r>
      <w:r w:rsidR="00041F61">
        <w:rPr>
          <w:noProof/>
        </w:rPr>
        <w:t>21</w:t>
      </w:r>
      <w:r w:rsidRPr="009A5060">
        <w:fldChar w:fldCharType="end"/>
      </w:r>
      <w:r w:rsidRPr="009A5060">
        <w:t xml:space="preserve"> Cleanliness And Purity</w:t>
      </w:r>
      <w:bookmarkEnd w:id="3947"/>
      <w:bookmarkEnd w:id="3948"/>
    </w:p>
    <w:tbl>
      <w:tblPr>
        <w:tblStyle w:val="TableGrid2"/>
        <w:tblW w:w="0" w:type="auto"/>
        <w:jc w:val="center"/>
        <w:tblLook w:val="04A0" w:firstRow="1" w:lastRow="0" w:firstColumn="1" w:lastColumn="0" w:noHBand="0" w:noVBand="1"/>
      </w:tblPr>
      <w:tblGrid>
        <w:gridCol w:w="1686"/>
        <w:gridCol w:w="2856"/>
        <w:gridCol w:w="1865"/>
      </w:tblGrid>
      <w:tr w:rsidR="00535285" w:rsidRPr="009A5060" w14:paraId="109E6F0D" w14:textId="77777777" w:rsidTr="00550A67">
        <w:trPr>
          <w:jc w:val="center"/>
        </w:trPr>
        <w:tc>
          <w:tcPr>
            <w:tcW w:w="0" w:type="auto"/>
            <w:hideMark/>
          </w:tcPr>
          <w:p w14:paraId="7FC6F940"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Ref</w:t>
            </w:r>
          </w:p>
        </w:tc>
        <w:tc>
          <w:tcPr>
            <w:tcW w:w="0" w:type="auto"/>
            <w:hideMark/>
          </w:tcPr>
          <w:p w14:paraId="0F551AB1"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Standard</w:t>
            </w:r>
          </w:p>
        </w:tc>
        <w:tc>
          <w:tcPr>
            <w:tcW w:w="0" w:type="auto"/>
            <w:hideMark/>
          </w:tcPr>
          <w:p w14:paraId="4EEDB751"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Scope</w:t>
            </w:r>
          </w:p>
        </w:tc>
      </w:tr>
      <w:tr w:rsidR="00535285" w:rsidRPr="009A5060" w14:paraId="4F505FE7" w14:textId="77777777" w:rsidTr="00550A67">
        <w:trPr>
          <w:jc w:val="center"/>
        </w:trPr>
        <w:tc>
          <w:tcPr>
            <w:tcW w:w="0" w:type="auto"/>
            <w:hideMark/>
          </w:tcPr>
          <w:p w14:paraId="29170A49"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ISO</w:t>
            </w:r>
            <w:r w:rsidRPr="009A5060">
              <w:rPr>
                <w:rFonts w:ascii="Arial" w:eastAsia="Times New Roman" w:hAnsi="Arial" w:cs="Arial"/>
                <w:color w:val="000000" w:themeColor="text1"/>
                <w:sz w:val="18"/>
                <w:szCs w:val="18"/>
              </w:rPr>
              <w:t> </w:t>
            </w:r>
            <w:r w:rsidRPr="009A5060">
              <w:rPr>
                <w:rFonts w:ascii="Aptos" w:eastAsia="Times New Roman" w:hAnsi="Aptos"/>
                <w:color w:val="000000" w:themeColor="text1"/>
                <w:sz w:val="18"/>
                <w:szCs w:val="18"/>
              </w:rPr>
              <w:t>8573</w:t>
            </w:r>
            <w:r w:rsidRPr="009A5060">
              <w:rPr>
                <w:rFonts w:ascii="Aptos" w:eastAsia="Times New Roman" w:hAnsi="Aptos"/>
                <w:color w:val="000000" w:themeColor="text1"/>
                <w:sz w:val="18"/>
                <w:szCs w:val="18"/>
              </w:rPr>
              <w:noBreakHyphen/>
              <w:t>1 Class</w:t>
            </w:r>
            <w:r w:rsidRPr="009A5060">
              <w:rPr>
                <w:rFonts w:ascii="Arial" w:eastAsia="Times New Roman" w:hAnsi="Arial" w:cs="Arial"/>
                <w:color w:val="000000" w:themeColor="text1"/>
                <w:sz w:val="18"/>
                <w:szCs w:val="18"/>
              </w:rPr>
              <w:t> </w:t>
            </w:r>
            <w:r w:rsidRPr="009A5060">
              <w:rPr>
                <w:rFonts w:ascii="Aptos" w:eastAsia="Times New Roman" w:hAnsi="Aptos"/>
                <w:color w:val="000000" w:themeColor="text1"/>
                <w:sz w:val="18"/>
                <w:szCs w:val="18"/>
              </w:rPr>
              <w:t>0</w:t>
            </w:r>
          </w:p>
        </w:tc>
        <w:tc>
          <w:tcPr>
            <w:tcW w:w="0" w:type="auto"/>
            <w:hideMark/>
          </w:tcPr>
          <w:p w14:paraId="73F24DB6"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Oil</w:t>
            </w:r>
            <w:r w:rsidRPr="009A5060">
              <w:rPr>
                <w:rFonts w:ascii="Aptos" w:eastAsia="Times New Roman" w:hAnsi="Aptos"/>
                <w:color w:val="000000" w:themeColor="text1"/>
                <w:sz w:val="18"/>
                <w:szCs w:val="18"/>
              </w:rPr>
              <w:noBreakHyphen/>
              <w:t>free compressor classification</w:t>
            </w:r>
          </w:p>
        </w:tc>
        <w:tc>
          <w:tcPr>
            <w:tcW w:w="0" w:type="auto"/>
            <w:hideMark/>
          </w:tcPr>
          <w:p w14:paraId="319C2BFD"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Compressors</w:t>
            </w:r>
          </w:p>
        </w:tc>
      </w:tr>
      <w:tr w:rsidR="00535285" w:rsidRPr="009A5060" w14:paraId="74D0356C" w14:textId="77777777" w:rsidTr="00550A67">
        <w:trPr>
          <w:jc w:val="center"/>
        </w:trPr>
        <w:tc>
          <w:tcPr>
            <w:tcW w:w="0" w:type="auto"/>
            <w:hideMark/>
          </w:tcPr>
          <w:p w14:paraId="597BF656"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ASTM</w:t>
            </w:r>
            <w:r w:rsidRPr="009A5060">
              <w:rPr>
                <w:rFonts w:ascii="Arial" w:eastAsia="Times New Roman" w:hAnsi="Arial" w:cs="Arial"/>
                <w:color w:val="000000" w:themeColor="text1"/>
                <w:sz w:val="18"/>
                <w:szCs w:val="18"/>
              </w:rPr>
              <w:t> </w:t>
            </w:r>
            <w:r w:rsidRPr="009A5060">
              <w:rPr>
                <w:rFonts w:ascii="Aptos" w:eastAsia="Times New Roman" w:hAnsi="Aptos"/>
                <w:color w:val="000000" w:themeColor="text1"/>
                <w:sz w:val="18"/>
                <w:szCs w:val="18"/>
              </w:rPr>
              <w:t>D5464</w:t>
            </w:r>
          </w:p>
        </w:tc>
        <w:tc>
          <w:tcPr>
            <w:tcW w:w="0" w:type="auto"/>
            <w:hideMark/>
          </w:tcPr>
          <w:p w14:paraId="03A61DC8"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Helium purity test</w:t>
            </w:r>
          </w:p>
        </w:tc>
        <w:tc>
          <w:tcPr>
            <w:tcW w:w="0" w:type="auto"/>
            <w:hideMark/>
          </w:tcPr>
          <w:p w14:paraId="16D141A6" w14:textId="77777777" w:rsidR="00535285" w:rsidRPr="009A5060" w:rsidRDefault="00535285" w:rsidP="00C179E5">
            <w:pPr>
              <w:rPr>
                <w:rFonts w:ascii="Aptos" w:eastAsia="Times New Roman" w:hAnsi="Aptos"/>
                <w:color w:val="000000" w:themeColor="text1"/>
                <w:sz w:val="18"/>
                <w:szCs w:val="18"/>
              </w:rPr>
            </w:pPr>
            <w:r w:rsidRPr="009A5060">
              <w:rPr>
                <w:rFonts w:ascii="Aptos" w:eastAsia="Times New Roman" w:hAnsi="Aptos"/>
                <w:color w:val="000000" w:themeColor="text1"/>
                <w:sz w:val="18"/>
                <w:szCs w:val="18"/>
              </w:rPr>
              <w:t>Getter skid validation</w:t>
            </w:r>
          </w:p>
        </w:tc>
      </w:tr>
    </w:tbl>
    <w:p w14:paraId="729E724F" w14:textId="77777777" w:rsidR="00535285" w:rsidRPr="009A5060" w:rsidRDefault="00535285" w:rsidP="00C179E5">
      <w:pPr>
        <w:pStyle w:val="Heading3numbered"/>
        <w:spacing w:line="240" w:lineRule="auto"/>
      </w:pPr>
      <w:bookmarkStart w:id="3949" w:name="_Toc200492639"/>
      <w:bookmarkStart w:id="3950" w:name="_Toc202536252"/>
      <w:bookmarkStart w:id="3951" w:name="_Toc202536938"/>
      <w:bookmarkStart w:id="3952" w:name="_Toc216340995"/>
      <w:r w:rsidRPr="009A5060">
        <w:t>Proof</w:t>
      </w:r>
      <w:r w:rsidRPr="009A5060">
        <w:noBreakHyphen/>
        <w:t>Test &amp; Control</w:t>
      </w:r>
      <w:r w:rsidRPr="009A5060">
        <w:noBreakHyphen/>
        <w:t>Phase Requirements</w:t>
      </w:r>
      <w:bookmarkEnd w:id="3949"/>
      <w:bookmarkEnd w:id="3950"/>
      <w:bookmarkEnd w:id="3951"/>
      <w:bookmarkEnd w:id="3952"/>
    </w:p>
    <w:p w14:paraId="43942720" w14:textId="77777777" w:rsidR="00535285" w:rsidRPr="009A5060" w:rsidRDefault="00535285" w:rsidP="00C179E5">
      <w:pPr>
        <w:pStyle w:val="BulletListNormal"/>
        <w:spacing w:line="240" w:lineRule="auto"/>
        <w:rPr>
          <w:lang w:val="en-GB"/>
        </w:rPr>
      </w:pPr>
      <w:bookmarkStart w:id="3953" w:name="_Toc200492640"/>
      <w:bookmarkStart w:id="3954" w:name="_Toc202536253"/>
      <w:bookmarkStart w:id="3955" w:name="_Toc202536939"/>
      <w:r w:rsidRPr="009A5060">
        <w:rPr>
          <w:lang w:val="en-GB"/>
        </w:rPr>
        <w:t>Proof</w:t>
      </w:r>
      <w:r w:rsidRPr="009A5060">
        <w:rPr>
          <w:lang w:val="en-GB"/>
        </w:rPr>
        <w:noBreakHyphen/>
        <w:t>test intervals: PSVs/BDs ≤ 5 years; SIL sensors ≤ 3 years; logic proof ≤ 4 years.</w:t>
      </w:r>
      <w:bookmarkEnd w:id="3953"/>
      <w:bookmarkEnd w:id="3954"/>
      <w:bookmarkEnd w:id="3955"/>
    </w:p>
    <w:p w14:paraId="25ADDC28" w14:textId="78564BB5" w:rsidR="00535285" w:rsidRPr="009A5060" w:rsidRDefault="00535285" w:rsidP="00C179E5">
      <w:pPr>
        <w:pStyle w:val="BulletListNormal"/>
        <w:spacing w:line="240" w:lineRule="auto"/>
        <w:rPr>
          <w:lang w:val="en-GB"/>
        </w:rPr>
      </w:pPr>
      <w:bookmarkStart w:id="3956" w:name="_Toc200492641"/>
      <w:bookmarkStart w:id="3957" w:name="_Toc202536254"/>
      <w:bookmarkStart w:id="3958" w:name="_Toc202536940"/>
      <w:r w:rsidRPr="009A5060">
        <w:rPr>
          <w:lang w:val="en-GB"/>
        </w:rPr>
        <w:t>RCM linkage: Tests scheduled in RCM manual per ISO 55000 / ISO 14224.</w:t>
      </w:r>
      <w:bookmarkEnd w:id="3956"/>
      <w:bookmarkEnd w:id="3957"/>
      <w:bookmarkEnd w:id="3958"/>
    </w:p>
    <w:p w14:paraId="564B5D56" w14:textId="67311A58" w:rsidR="00F92CB1" w:rsidRPr="009A5060" w:rsidRDefault="000A3BEE" w:rsidP="00C179E5">
      <w:pPr>
        <w:pStyle w:val="RequirementList"/>
        <w:spacing w:line="240" w:lineRule="auto"/>
      </w:pPr>
      <w:bookmarkStart w:id="3959" w:name="_Toc200492616"/>
      <w:r w:rsidRPr="009A5060">
        <w:t>The Contractor shall provide to SCK CEN the applied codes, rules and standard for the design, manufacturing, and testing of the QPLANT.</w:t>
      </w:r>
      <w:bookmarkEnd w:id="3959"/>
      <w:r w:rsidR="001A2A64">
        <w:t xml:space="preserve"> </w:t>
      </w:r>
    </w:p>
    <w:p w14:paraId="100725E1" w14:textId="77777777" w:rsidR="00F92CB1" w:rsidRPr="009A5060" w:rsidRDefault="00F92CB1" w:rsidP="00C179E5">
      <w:pPr>
        <w:pStyle w:val="RequirementList"/>
        <w:numPr>
          <w:ilvl w:val="0"/>
          <w:numId w:val="0"/>
        </w:numPr>
        <w:spacing w:line="240" w:lineRule="auto"/>
        <w:ind w:left="720"/>
      </w:pPr>
    </w:p>
    <w:p w14:paraId="55176348" w14:textId="77777777" w:rsidR="00F92CB1" w:rsidRPr="009A5060" w:rsidRDefault="00F92CB1" w:rsidP="00C179E5">
      <w:pPr>
        <w:pStyle w:val="RequirementList"/>
        <w:numPr>
          <w:ilvl w:val="0"/>
          <w:numId w:val="0"/>
        </w:numPr>
        <w:spacing w:line="240" w:lineRule="auto"/>
        <w:ind w:left="720"/>
      </w:pPr>
    </w:p>
    <w:p w14:paraId="6751E494" w14:textId="77777777" w:rsidR="00F92CB1" w:rsidRPr="009A5060" w:rsidRDefault="00F92CB1" w:rsidP="00C179E5">
      <w:pPr>
        <w:pStyle w:val="RequirementList"/>
        <w:numPr>
          <w:ilvl w:val="0"/>
          <w:numId w:val="0"/>
        </w:numPr>
        <w:spacing w:line="240" w:lineRule="auto"/>
        <w:ind w:left="720"/>
      </w:pPr>
    </w:p>
    <w:p w14:paraId="5FF6DC63" w14:textId="77777777" w:rsidR="00F92CB1" w:rsidRPr="009A5060" w:rsidRDefault="00F92CB1" w:rsidP="00C179E5">
      <w:pPr>
        <w:pStyle w:val="RequirementList"/>
        <w:numPr>
          <w:ilvl w:val="0"/>
          <w:numId w:val="0"/>
        </w:numPr>
        <w:spacing w:line="240" w:lineRule="auto"/>
        <w:ind w:left="720"/>
      </w:pPr>
    </w:p>
    <w:p w14:paraId="4D6D3FC4" w14:textId="77777777" w:rsidR="00F92CB1" w:rsidRPr="009A5060" w:rsidRDefault="00F92CB1" w:rsidP="00C179E5">
      <w:pPr>
        <w:pStyle w:val="RequirementList"/>
        <w:numPr>
          <w:ilvl w:val="0"/>
          <w:numId w:val="0"/>
        </w:numPr>
        <w:spacing w:line="240" w:lineRule="auto"/>
        <w:ind w:left="720"/>
      </w:pPr>
    </w:p>
    <w:p w14:paraId="324F9638" w14:textId="77777777" w:rsidR="00F92CB1" w:rsidRPr="009A5060" w:rsidRDefault="00F92CB1" w:rsidP="00C179E5">
      <w:pPr>
        <w:pStyle w:val="RequirementList"/>
        <w:numPr>
          <w:ilvl w:val="0"/>
          <w:numId w:val="0"/>
        </w:numPr>
        <w:spacing w:line="240" w:lineRule="auto"/>
        <w:ind w:left="720"/>
      </w:pPr>
    </w:p>
    <w:p w14:paraId="4431B4A5" w14:textId="77777777" w:rsidR="00F92CB1" w:rsidRPr="009A5060" w:rsidRDefault="00F92CB1" w:rsidP="00C179E5">
      <w:pPr>
        <w:pStyle w:val="RequirementList"/>
        <w:numPr>
          <w:ilvl w:val="0"/>
          <w:numId w:val="0"/>
        </w:numPr>
        <w:spacing w:line="240" w:lineRule="auto"/>
        <w:ind w:left="720"/>
      </w:pPr>
    </w:p>
    <w:p w14:paraId="13CFCDDE" w14:textId="77777777" w:rsidR="00F92CB1" w:rsidRPr="009A5060" w:rsidRDefault="00F92CB1" w:rsidP="00C179E5">
      <w:pPr>
        <w:pStyle w:val="RequirementList"/>
        <w:numPr>
          <w:ilvl w:val="0"/>
          <w:numId w:val="0"/>
        </w:numPr>
        <w:spacing w:line="240" w:lineRule="auto"/>
        <w:ind w:left="720"/>
      </w:pPr>
    </w:p>
    <w:p w14:paraId="3988A520" w14:textId="77777777" w:rsidR="00F92CB1" w:rsidRPr="009A5060" w:rsidRDefault="00F92CB1" w:rsidP="00C179E5">
      <w:pPr>
        <w:pStyle w:val="RequirementList"/>
        <w:numPr>
          <w:ilvl w:val="0"/>
          <w:numId w:val="0"/>
        </w:numPr>
        <w:spacing w:line="240" w:lineRule="auto"/>
        <w:ind w:left="720"/>
      </w:pPr>
    </w:p>
    <w:p w14:paraId="3659F956" w14:textId="77777777" w:rsidR="00F92CB1" w:rsidRPr="009A5060" w:rsidRDefault="00F92CB1" w:rsidP="00C179E5">
      <w:pPr>
        <w:pStyle w:val="RequirementList"/>
        <w:numPr>
          <w:ilvl w:val="0"/>
          <w:numId w:val="0"/>
        </w:numPr>
        <w:spacing w:line="240" w:lineRule="auto"/>
        <w:ind w:left="720"/>
      </w:pPr>
    </w:p>
    <w:p w14:paraId="25B7A3E4" w14:textId="77777777" w:rsidR="00F92CB1" w:rsidRPr="009A5060" w:rsidRDefault="00F92CB1" w:rsidP="00C179E5">
      <w:pPr>
        <w:pStyle w:val="RequirementList"/>
        <w:numPr>
          <w:ilvl w:val="0"/>
          <w:numId w:val="0"/>
        </w:numPr>
        <w:spacing w:line="240" w:lineRule="auto"/>
        <w:ind w:left="720"/>
      </w:pPr>
    </w:p>
    <w:p w14:paraId="3E6259F5" w14:textId="77777777" w:rsidR="00F92CB1" w:rsidRPr="009A5060" w:rsidRDefault="00F92CB1" w:rsidP="00C179E5">
      <w:pPr>
        <w:pStyle w:val="RequirementList"/>
        <w:numPr>
          <w:ilvl w:val="0"/>
          <w:numId w:val="0"/>
        </w:numPr>
        <w:spacing w:line="240" w:lineRule="auto"/>
        <w:ind w:left="720"/>
      </w:pPr>
    </w:p>
    <w:p w14:paraId="526D8451" w14:textId="77777777" w:rsidR="00F92CB1" w:rsidRPr="009A5060" w:rsidRDefault="00F92CB1" w:rsidP="00C179E5">
      <w:pPr>
        <w:pStyle w:val="RequirementList"/>
        <w:numPr>
          <w:ilvl w:val="0"/>
          <w:numId w:val="0"/>
        </w:numPr>
        <w:spacing w:line="240" w:lineRule="auto"/>
        <w:ind w:left="720"/>
      </w:pPr>
    </w:p>
    <w:p w14:paraId="385A41AB" w14:textId="77777777" w:rsidR="00F92CB1" w:rsidRPr="009A5060" w:rsidRDefault="00F92CB1" w:rsidP="00C179E5">
      <w:pPr>
        <w:pStyle w:val="RequirementList"/>
        <w:numPr>
          <w:ilvl w:val="0"/>
          <w:numId w:val="0"/>
        </w:numPr>
        <w:spacing w:line="240" w:lineRule="auto"/>
        <w:ind w:left="720"/>
      </w:pPr>
    </w:p>
    <w:p w14:paraId="5CBB85C2" w14:textId="64664FF0" w:rsidR="000A3BEE" w:rsidRPr="009A5060" w:rsidRDefault="000A3BEE" w:rsidP="00C179E5">
      <w:pPr>
        <w:pStyle w:val="regular"/>
        <w:spacing w:line="240" w:lineRule="auto"/>
      </w:pPr>
    </w:p>
    <w:p w14:paraId="1EA88C3F" w14:textId="77777777" w:rsidR="001D3C59" w:rsidRPr="009A5060" w:rsidRDefault="001D3C59" w:rsidP="00C179E5">
      <w:pPr>
        <w:pStyle w:val="Heading1numbered"/>
        <w:rPr>
          <w:rStyle w:val="ADClauseChar"/>
          <w:rFonts w:ascii="Segoe UI Semibold" w:hAnsi="Segoe UI Semibold"/>
          <w:sz w:val="32"/>
        </w:rPr>
      </w:pPr>
      <w:bookmarkStart w:id="3960" w:name="_Toc200492642"/>
      <w:bookmarkStart w:id="3961" w:name="_Toc202536256"/>
      <w:bookmarkStart w:id="3962" w:name="_Toc202536942"/>
      <w:bookmarkStart w:id="3963" w:name="_Toc216340996"/>
      <w:r w:rsidRPr="009A5060">
        <w:rPr>
          <w:rStyle w:val="ADClauseChar"/>
          <w:rFonts w:ascii="Segoe UI Semibold" w:hAnsi="Segoe UI Semibold"/>
          <w:sz w:val="32"/>
        </w:rPr>
        <w:lastRenderedPageBreak/>
        <w:t>Schedule</w:t>
      </w:r>
      <w:bookmarkEnd w:id="3960"/>
      <w:bookmarkEnd w:id="3961"/>
      <w:bookmarkEnd w:id="3962"/>
      <w:bookmarkEnd w:id="3963"/>
    </w:p>
    <w:p w14:paraId="5E4BFD36" w14:textId="45351975" w:rsidR="004240EE" w:rsidRPr="002E6835" w:rsidRDefault="001D3C59" w:rsidP="00C179E5">
      <w:pPr>
        <w:pStyle w:val="Caption"/>
        <w:keepNext/>
        <w:spacing w:line="240" w:lineRule="auto"/>
        <w:jc w:val="left"/>
        <w:rPr>
          <w:rFonts w:ascii="Segoe UI" w:hAnsi="Segoe UI" w:cs="Segoe UI"/>
          <w:sz w:val="20"/>
          <w:szCs w:val="20"/>
        </w:rPr>
      </w:pPr>
      <w:r w:rsidRPr="002E6835">
        <w:rPr>
          <w:rStyle w:val="ADClauseChar"/>
          <w:color w:val="562873" w:themeColor="accent1"/>
          <w:sz w:val="20"/>
        </w:rPr>
        <w:t>Contractual performance shall proceed in phases (</w:t>
      </w:r>
      <w:r w:rsidRPr="002E6835">
        <w:rPr>
          <w:rStyle w:val="ADClauseChar"/>
          <w:color w:val="562873" w:themeColor="accent1"/>
          <w:sz w:val="20"/>
        </w:rPr>
        <w:fldChar w:fldCharType="begin"/>
      </w:r>
      <w:r w:rsidRPr="002E6835">
        <w:rPr>
          <w:rStyle w:val="ADClauseChar"/>
          <w:color w:val="562873" w:themeColor="accent1"/>
          <w:sz w:val="20"/>
        </w:rPr>
        <w:instrText xml:space="preserve"> REF _Ref192660712 \r \h  \* MERGEFORMAT </w:instrText>
      </w:r>
      <w:r w:rsidRPr="002E6835">
        <w:rPr>
          <w:rStyle w:val="ADClauseChar"/>
          <w:color w:val="562873" w:themeColor="accent1"/>
          <w:sz w:val="20"/>
        </w:rPr>
      </w:r>
      <w:r w:rsidRPr="002E6835">
        <w:rPr>
          <w:rStyle w:val="ADClauseChar"/>
          <w:color w:val="562873" w:themeColor="accent1"/>
          <w:sz w:val="20"/>
        </w:rPr>
        <w:fldChar w:fldCharType="separate"/>
      </w:r>
      <w:r w:rsidR="00041F61">
        <w:rPr>
          <w:rStyle w:val="ADClauseChar"/>
          <w:color w:val="562873" w:themeColor="accent1"/>
          <w:sz w:val="20"/>
        </w:rPr>
        <w:t>5.1</w:t>
      </w:r>
      <w:r w:rsidRPr="002E6835">
        <w:rPr>
          <w:rStyle w:val="ADClauseChar"/>
          <w:color w:val="562873" w:themeColor="accent1"/>
          <w:sz w:val="20"/>
        </w:rPr>
        <w:fldChar w:fldCharType="end"/>
      </w:r>
      <w:r w:rsidRPr="002E6835">
        <w:rPr>
          <w:rStyle w:val="ADClauseChar"/>
          <w:color w:val="562873" w:themeColor="accent1"/>
          <w:sz w:val="20"/>
        </w:rPr>
        <w:t>).  These phases represent the highest-level breakdown of work packages expected for the project.  A phase will be considered as completed when all associated deliverables (</w:t>
      </w:r>
      <w:r w:rsidRPr="002E6835">
        <w:rPr>
          <w:rStyle w:val="ADClauseChar"/>
          <w:color w:val="562873" w:themeColor="accent1"/>
          <w:sz w:val="20"/>
        </w:rPr>
        <w:fldChar w:fldCharType="begin"/>
      </w:r>
      <w:r w:rsidRPr="002E6835">
        <w:rPr>
          <w:rStyle w:val="ADClauseChar"/>
          <w:color w:val="562873" w:themeColor="accent1"/>
          <w:sz w:val="20"/>
        </w:rPr>
        <w:instrText xml:space="preserve"> REF _Ref192660562 \h  \* MERGEFORMAT </w:instrText>
      </w:r>
      <w:r w:rsidRPr="002E6835">
        <w:rPr>
          <w:rStyle w:val="ADClauseChar"/>
          <w:color w:val="562873" w:themeColor="accent1"/>
          <w:sz w:val="20"/>
        </w:rPr>
      </w:r>
      <w:r w:rsidRPr="002E6835">
        <w:rPr>
          <w:rStyle w:val="ADClauseChar"/>
          <w:color w:val="562873" w:themeColor="accent1"/>
          <w:sz w:val="20"/>
        </w:rPr>
        <w:fldChar w:fldCharType="separate"/>
      </w:r>
      <w:r w:rsidR="00041F61" w:rsidRPr="00041F61">
        <w:rPr>
          <w:rFonts w:ascii="Segoe UI" w:hAnsi="Segoe UI" w:cs="Segoe UI"/>
          <w:color w:val="562873" w:themeColor="accent1"/>
          <w:sz w:val="20"/>
          <w:szCs w:val="20"/>
          <w:lang w:eastAsia="fr-FR"/>
        </w:rPr>
        <w:t>Table 17</w:t>
      </w:r>
      <w:r w:rsidRPr="002E6835">
        <w:rPr>
          <w:rStyle w:val="ADClauseChar"/>
          <w:color w:val="562873" w:themeColor="accent1"/>
          <w:sz w:val="20"/>
        </w:rPr>
        <w:fldChar w:fldCharType="end"/>
      </w:r>
      <w:r w:rsidRPr="002E6835">
        <w:rPr>
          <w:rStyle w:val="ADClauseChar"/>
          <w:color w:val="562873" w:themeColor="accent1"/>
          <w:sz w:val="20"/>
        </w:rPr>
        <w:t xml:space="preserve">) are approved by SCK CEN.  In their offer, the Applicant shall develop the phases according to its own expertise and </w:t>
      </w:r>
      <w:r w:rsidRPr="002E6835">
        <w:rPr>
          <w:rStyle w:val="ADClauseChar"/>
          <w:sz w:val="20"/>
        </w:rPr>
        <w:t xml:space="preserve">experience and propose a detailed work schedule.  In doing so, the Applicant shall take into consideration the preliminary schedule in </w:t>
      </w:r>
      <w:r w:rsidRPr="002E6835">
        <w:rPr>
          <w:rStyle w:val="ADClauseChar"/>
          <w:bCs/>
          <w:smallCaps/>
          <w:sz w:val="20"/>
        </w:rPr>
        <w:fldChar w:fldCharType="begin"/>
      </w:r>
      <w:r w:rsidRPr="002E6835">
        <w:rPr>
          <w:rStyle w:val="ADClauseChar"/>
          <w:bCs/>
          <w:smallCaps/>
          <w:sz w:val="20"/>
        </w:rPr>
        <w:instrText xml:space="preserve"> REF _Ref192661306 \r \h  \* MERGEFORMAT </w:instrText>
      </w:r>
      <w:r w:rsidRPr="002E6835">
        <w:rPr>
          <w:rStyle w:val="ADClauseChar"/>
          <w:bCs/>
          <w:smallCaps/>
          <w:sz w:val="20"/>
        </w:rPr>
      </w:r>
      <w:r w:rsidRPr="002E6835">
        <w:rPr>
          <w:rStyle w:val="ADClauseChar"/>
          <w:bCs/>
          <w:smallCaps/>
          <w:sz w:val="20"/>
        </w:rPr>
        <w:fldChar w:fldCharType="separate"/>
      </w:r>
      <w:r w:rsidR="00041F61">
        <w:rPr>
          <w:rStyle w:val="ADClauseChar"/>
          <w:bCs/>
          <w:smallCaps/>
          <w:sz w:val="20"/>
        </w:rPr>
        <w:t>5.2</w:t>
      </w:r>
      <w:r w:rsidRPr="002E6835">
        <w:rPr>
          <w:rStyle w:val="ADClauseChar"/>
          <w:bCs/>
          <w:smallCaps/>
          <w:sz w:val="20"/>
        </w:rPr>
        <w:fldChar w:fldCharType="end"/>
      </w:r>
      <w:r w:rsidRPr="002E6835">
        <w:rPr>
          <w:rFonts w:ascii="Segoe UI" w:hAnsi="Segoe UI" w:cs="Segoe UI"/>
          <w:sz w:val="20"/>
          <w:szCs w:val="20"/>
        </w:rPr>
        <w:t xml:space="preserve"> by including the milestones and respecting the milestone dates provided in </w:t>
      </w:r>
      <w:r w:rsidRPr="002E6835">
        <w:rPr>
          <w:rFonts w:ascii="Segoe UI" w:hAnsi="Segoe UI" w:cs="Segoe UI"/>
          <w:sz w:val="20"/>
          <w:szCs w:val="20"/>
        </w:rPr>
        <w:fldChar w:fldCharType="begin"/>
      </w:r>
      <w:r w:rsidRPr="002E6835">
        <w:rPr>
          <w:rFonts w:ascii="Segoe UI" w:hAnsi="Segoe UI" w:cs="Segoe UI"/>
          <w:sz w:val="20"/>
          <w:szCs w:val="20"/>
        </w:rPr>
        <w:instrText xml:space="preserve"> REF _Ref192752742 \h  \* MERGEFORMAT </w:instrText>
      </w:r>
      <w:r w:rsidRPr="002E6835">
        <w:rPr>
          <w:rFonts w:ascii="Segoe UI" w:hAnsi="Segoe UI" w:cs="Segoe UI"/>
          <w:sz w:val="20"/>
          <w:szCs w:val="20"/>
        </w:rPr>
      </w:r>
      <w:r w:rsidRPr="002E6835">
        <w:rPr>
          <w:rFonts w:ascii="Segoe UI" w:hAnsi="Segoe UI" w:cs="Segoe UI"/>
          <w:sz w:val="20"/>
          <w:szCs w:val="20"/>
        </w:rPr>
        <w:fldChar w:fldCharType="separate"/>
      </w:r>
      <w:r w:rsidR="00041F61" w:rsidRPr="00041F61">
        <w:rPr>
          <w:rFonts w:ascii="Segoe UI" w:hAnsi="Segoe UI" w:cs="Segoe UI"/>
          <w:sz w:val="20"/>
          <w:szCs w:val="20"/>
        </w:rPr>
        <w:t>Table 23</w:t>
      </w:r>
      <w:r w:rsidRPr="002E6835">
        <w:rPr>
          <w:rFonts w:ascii="Segoe UI" w:hAnsi="Segoe UI" w:cs="Segoe UI"/>
          <w:sz w:val="20"/>
          <w:szCs w:val="20"/>
        </w:rPr>
        <w:fldChar w:fldCharType="end"/>
      </w:r>
      <w:r w:rsidRPr="002E6835">
        <w:rPr>
          <w:rFonts w:ascii="Segoe UI" w:hAnsi="Segoe UI" w:cs="Segoe UI"/>
          <w:sz w:val="20"/>
          <w:szCs w:val="20"/>
        </w:rPr>
        <w:t>. The Applicant may add (to a reasonable extent) additional milestones as they think appropriate.</w:t>
      </w:r>
      <w:r w:rsidR="004240EE" w:rsidRPr="002E6835">
        <w:rPr>
          <w:rFonts w:ascii="Segoe UI" w:hAnsi="Segoe UI" w:cs="Segoe UI"/>
          <w:sz w:val="20"/>
          <w:szCs w:val="20"/>
        </w:rPr>
        <w:br/>
      </w:r>
      <w:r w:rsidR="004240EE" w:rsidRPr="002E6835">
        <w:rPr>
          <w:rFonts w:ascii="Segoe UI" w:hAnsi="Segoe UI" w:cs="Segoe UI"/>
          <w:sz w:val="20"/>
          <w:szCs w:val="20"/>
        </w:rPr>
        <w:br/>
      </w:r>
    </w:p>
    <w:p w14:paraId="6DE42484" w14:textId="4E63608A" w:rsidR="002E6835" w:rsidRPr="009A5060" w:rsidRDefault="002E6835" w:rsidP="00C179E5">
      <w:pPr>
        <w:pStyle w:val="Caption"/>
        <w:keepNext/>
        <w:spacing w:line="240" w:lineRule="auto"/>
        <w:jc w:val="left"/>
      </w:pPr>
      <w:bookmarkStart w:id="3964" w:name="_Toc212194974"/>
      <w:r w:rsidRPr="009A5060">
        <w:t xml:space="preserve">Table </w:t>
      </w:r>
      <w:r w:rsidRPr="009A5060">
        <w:fldChar w:fldCharType="begin"/>
      </w:r>
      <w:r w:rsidRPr="009A5060">
        <w:instrText xml:space="preserve"> SEQ Table \* ARABIC </w:instrText>
      </w:r>
      <w:r w:rsidRPr="009A5060">
        <w:fldChar w:fldCharType="separate"/>
      </w:r>
      <w:r w:rsidR="00041F61">
        <w:rPr>
          <w:noProof/>
        </w:rPr>
        <w:t>22</w:t>
      </w:r>
      <w:r w:rsidRPr="009A5060">
        <w:fldChar w:fldCharType="end"/>
      </w:r>
      <w:r w:rsidRPr="009A5060">
        <w:t xml:space="preserve"> Project Lifecycle </w:t>
      </w:r>
      <w:commentRangeStart w:id="3965"/>
      <w:r w:rsidRPr="009A5060">
        <w:t>Phases</w:t>
      </w:r>
      <w:commentRangeEnd w:id="3965"/>
      <w:r w:rsidRPr="009A5060">
        <w:rPr>
          <w:rStyle w:val="CommentReference"/>
          <w:rFonts w:ascii="Segoe UI" w:hAnsi="Segoe UI"/>
          <w:iCs w:val="0"/>
          <w:color w:val="auto"/>
        </w:rPr>
        <w:commentReference w:id="3965"/>
      </w:r>
      <w:r w:rsidRPr="009A5060">
        <w:t>.</w:t>
      </w:r>
      <w:bookmarkEnd w:id="3964"/>
    </w:p>
    <w:p w14:paraId="6459D5A3" w14:textId="77777777" w:rsidR="002E6835" w:rsidRPr="009A5060" w:rsidRDefault="002E6835" w:rsidP="00C179E5">
      <w:pPr>
        <w:pStyle w:val="regular"/>
        <w:spacing w:line="240" w:lineRule="auto"/>
      </w:pPr>
      <w:r w:rsidRPr="009A5060">
        <w:rPr>
          <w:noProof/>
        </w:rPr>
        <w:drawing>
          <wp:inline distT="0" distB="0" distL="0" distR="0" wp14:anchorId="07D5F3CC" wp14:editId="35F686BE">
            <wp:extent cx="6645910" cy="1119505"/>
            <wp:effectExtent l="0" t="0" r="2540" b="4445"/>
            <wp:docPr id="95896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60947" name=""/>
                    <pic:cNvPicPr/>
                  </pic:nvPicPr>
                  <pic:blipFill>
                    <a:blip r:embed="rId40"/>
                    <a:stretch>
                      <a:fillRect/>
                    </a:stretch>
                  </pic:blipFill>
                  <pic:spPr>
                    <a:xfrm>
                      <a:off x="0" y="0"/>
                      <a:ext cx="6645910" cy="1119505"/>
                    </a:xfrm>
                    <a:prstGeom prst="rect">
                      <a:avLst/>
                    </a:prstGeom>
                  </pic:spPr>
                </pic:pic>
              </a:graphicData>
            </a:graphic>
          </wp:inline>
        </w:drawing>
      </w:r>
    </w:p>
    <w:p w14:paraId="6565A774" w14:textId="77777777" w:rsidR="002E6835" w:rsidRPr="009A5060" w:rsidRDefault="002E6835" w:rsidP="00C179E5">
      <w:pPr>
        <w:pStyle w:val="regular"/>
        <w:spacing w:line="240" w:lineRule="auto"/>
      </w:pPr>
      <w:r w:rsidRPr="009A5060">
        <w:t xml:space="preserve">The active project runs from T0 at start of L1 to L6. </w:t>
      </w:r>
    </w:p>
    <w:p w14:paraId="43191CD6" w14:textId="243DD763" w:rsidR="001D3C59" w:rsidRPr="009A5060" w:rsidRDefault="001D3C59" w:rsidP="00C179E5">
      <w:pPr>
        <w:spacing w:line="240" w:lineRule="auto"/>
        <w:rPr>
          <w:szCs w:val="20"/>
        </w:rPr>
      </w:pPr>
    </w:p>
    <w:p w14:paraId="35741050" w14:textId="705AC5BF" w:rsidR="001D3C59" w:rsidRPr="009A5060" w:rsidRDefault="001D3C59" w:rsidP="00C179E5">
      <w:pPr>
        <w:pStyle w:val="Heading2numbered"/>
      </w:pPr>
      <w:bookmarkStart w:id="3966" w:name="_Toc191379864"/>
      <w:bookmarkStart w:id="3967" w:name="_Toc191479743"/>
      <w:bookmarkStart w:id="3968" w:name="_Toc191550707"/>
      <w:bookmarkStart w:id="3969" w:name="_Toc191554032"/>
      <w:bookmarkStart w:id="3970" w:name="_Toc191554485"/>
      <w:bookmarkStart w:id="3971" w:name="_Toc191556959"/>
      <w:bookmarkStart w:id="3972" w:name="_Toc192069541"/>
      <w:bookmarkStart w:id="3973" w:name="_Toc192069861"/>
      <w:bookmarkStart w:id="3974" w:name="_Toc192070051"/>
      <w:bookmarkStart w:id="3975" w:name="_Toc192152452"/>
      <w:bookmarkStart w:id="3976" w:name="_Toc192183315"/>
      <w:bookmarkStart w:id="3977" w:name="_Toc192183567"/>
      <w:bookmarkStart w:id="3978" w:name="_Toc192335709"/>
      <w:bookmarkStart w:id="3979" w:name="_Toc192406224"/>
      <w:bookmarkStart w:id="3980" w:name="_Toc192408629"/>
      <w:bookmarkStart w:id="3981" w:name="_Toc192409074"/>
      <w:bookmarkStart w:id="3982" w:name="_Toc192496535"/>
      <w:bookmarkStart w:id="3983" w:name="_Toc192502740"/>
      <w:bookmarkStart w:id="3984" w:name="_Toc192509629"/>
      <w:bookmarkStart w:id="3985" w:name="_Toc192510344"/>
      <w:bookmarkStart w:id="3986" w:name="_Toc192516234"/>
      <w:bookmarkStart w:id="3987" w:name="_Toc192579337"/>
      <w:bookmarkStart w:id="3988" w:name="_Toc192581279"/>
      <w:bookmarkStart w:id="3989" w:name="_Toc192581720"/>
      <w:bookmarkStart w:id="3990" w:name="_Toc192762826"/>
      <w:bookmarkStart w:id="3991" w:name="_Toc192765400"/>
      <w:bookmarkStart w:id="3992" w:name="_Toc191379865"/>
      <w:bookmarkStart w:id="3993" w:name="_Toc191479744"/>
      <w:bookmarkStart w:id="3994" w:name="_Toc191550708"/>
      <w:bookmarkStart w:id="3995" w:name="_Toc191554033"/>
      <w:bookmarkStart w:id="3996" w:name="_Toc191554486"/>
      <w:bookmarkStart w:id="3997" w:name="_Toc191556960"/>
      <w:bookmarkStart w:id="3998" w:name="_Toc192069542"/>
      <w:bookmarkStart w:id="3999" w:name="_Toc192069862"/>
      <w:bookmarkStart w:id="4000" w:name="_Toc192070052"/>
      <w:bookmarkStart w:id="4001" w:name="_Toc192152453"/>
      <w:bookmarkStart w:id="4002" w:name="_Toc192183316"/>
      <w:bookmarkStart w:id="4003" w:name="_Toc192183568"/>
      <w:bookmarkStart w:id="4004" w:name="_Toc192335710"/>
      <w:bookmarkStart w:id="4005" w:name="_Toc192406225"/>
      <w:bookmarkStart w:id="4006" w:name="_Toc192408630"/>
      <w:bookmarkStart w:id="4007" w:name="_Toc192409075"/>
      <w:bookmarkStart w:id="4008" w:name="_Toc192496536"/>
      <w:bookmarkStart w:id="4009" w:name="_Toc192502741"/>
      <w:bookmarkStart w:id="4010" w:name="_Toc192509630"/>
      <w:bookmarkStart w:id="4011" w:name="_Toc192510345"/>
      <w:bookmarkStart w:id="4012" w:name="_Toc192516235"/>
      <w:bookmarkStart w:id="4013" w:name="_Toc192579338"/>
      <w:bookmarkStart w:id="4014" w:name="_Toc192581280"/>
      <w:bookmarkStart w:id="4015" w:name="_Toc192581721"/>
      <w:bookmarkStart w:id="4016" w:name="_Toc192762827"/>
      <w:bookmarkStart w:id="4017" w:name="_Toc192765401"/>
      <w:bookmarkStart w:id="4018" w:name="_Toc191379866"/>
      <w:bookmarkStart w:id="4019" w:name="_Toc191479745"/>
      <w:bookmarkStart w:id="4020" w:name="_Toc191550709"/>
      <w:bookmarkStart w:id="4021" w:name="_Toc191554034"/>
      <w:bookmarkStart w:id="4022" w:name="_Toc191554487"/>
      <w:bookmarkStart w:id="4023" w:name="_Toc191556961"/>
      <w:bookmarkStart w:id="4024" w:name="_Toc192069543"/>
      <w:bookmarkStart w:id="4025" w:name="_Toc192069863"/>
      <w:bookmarkStart w:id="4026" w:name="_Toc192070053"/>
      <w:bookmarkStart w:id="4027" w:name="_Toc192152454"/>
      <w:bookmarkStart w:id="4028" w:name="_Toc192183317"/>
      <w:bookmarkStart w:id="4029" w:name="_Toc192183569"/>
      <w:bookmarkStart w:id="4030" w:name="_Toc192335711"/>
      <w:bookmarkStart w:id="4031" w:name="_Toc192406226"/>
      <w:bookmarkStart w:id="4032" w:name="_Toc192408631"/>
      <w:bookmarkStart w:id="4033" w:name="_Toc192409076"/>
      <w:bookmarkStart w:id="4034" w:name="_Toc192496537"/>
      <w:bookmarkStart w:id="4035" w:name="_Toc192502742"/>
      <w:bookmarkStart w:id="4036" w:name="_Toc192509631"/>
      <w:bookmarkStart w:id="4037" w:name="_Toc192510346"/>
      <w:bookmarkStart w:id="4038" w:name="_Toc192516236"/>
      <w:bookmarkStart w:id="4039" w:name="_Toc192579339"/>
      <w:bookmarkStart w:id="4040" w:name="_Toc192581281"/>
      <w:bookmarkStart w:id="4041" w:name="_Toc192581722"/>
      <w:bookmarkStart w:id="4042" w:name="_Toc192762828"/>
      <w:bookmarkStart w:id="4043" w:name="_Toc192765402"/>
      <w:bookmarkStart w:id="4044" w:name="_Toc191379867"/>
      <w:bookmarkStart w:id="4045" w:name="_Toc191479746"/>
      <w:bookmarkStart w:id="4046" w:name="_Toc191550710"/>
      <w:bookmarkStart w:id="4047" w:name="_Toc191554035"/>
      <w:bookmarkStart w:id="4048" w:name="_Toc191554488"/>
      <w:bookmarkStart w:id="4049" w:name="_Toc191556962"/>
      <w:bookmarkStart w:id="4050" w:name="_Toc192069544"/>
      <w:bookmarkStart w:id="4051" w:name="_Toc192069864"/>
      <w:bookmarkStart w:id="4052" w:name="_Toc192070054"/>
      <w:bookmarkStart w:id="4053" w:name="_Toc192152455"/>
      <w:bookmarkStart w:id="4054" w:name="_Toc192183318"/>
      <w:bookmarkStart w:id="4055" w:name="_Toc192183570"/>
      <w:bookmarkStart w:id="4056" w:name="_Toc192335712"/>
      <w:bookmarkStart w:id="4057" w:name="_Toc192406227"/>
      <w:bookmarkStart w:id="4058" w:name="_Toc192408632"/>
      <w:bookmarkStart w:id="4059" w:name="_Toc192409077"/>
      <w:bookmarkStart w:id="4060" w:name="_Toc192496538"/>
      <w:bookmarkStart w:id="4061" w:name="_Toc192502743"/>
      <w:bookmarkStart w:id="4062" w:name="_Toc192509632"/>
      <w:bookmarkStart w:id="4063" w:name="_Toc192510347"/>
      <w:bookmarkStart w:id="4064" w:name="_Toc192516237"/>
      <w:bookmarkStart w:id="4065" w:name="_Toc192579340"/>
      <w:bookmarkStart w:id="4066" w:name="_Toc192581282"/>
      <w:bookmarkStart w:id="4067" w:name="_Toc192581723"/>
      <w:bookmarkStart w:id="4068" w:name="_Toc192762829"/>
      <w:bookmarkStart w:id="4069" w:name="_Toc192765403"/>
      <w:bookmarkStart w:id="4070" w:name="_Toc191379868"/>
      <w:bookmarkStart w:id="4071" w:name="_Toc191479747"/>
      <w:bookmarkStart w:id="4072" w:name="_Toc191550711"/>
      <w:bookmarkStart w:id="4073" w:name="_Toc191554036"/>
      <w:bookmarkStart w:id="4074" w:name="_Toc191554489"/>
      <w:bookmarkStart w:id="4075" w:name="_Toc191556963"/>
      <w:bookmarkStart w:id="4076" w:name="_Toc192069545"/>
      <w:bookmarkStart w:id="4077" w:name="_Toc192069865"/>
      <w:bookmarkStart w:id="4078" w:name="_Toc192070055"/>
      <w:bookmarkStart w:id="4079" w:name="_Toc192152456"/>
      <w:bookmarkStart w:id="4080" w:name="_Toc192183319"/>
      <w:bookmarkStart w:id="4081" w:name="_Toc192183571"/>
      <w:bookmarkStart w:id="4082" w:name="_Toc192335713"/>
      <w:bookmarkStart w:id="4083" w:name="_Toc192406228"/>
      <w:bookmarkStart w:id="4084" w:name="_Toc192408633"/>
      <w:bookmarkStart w:id="4085" w:name="_Toc192409078"/>
      <w:bookmarkStart w:id="4086" w:name="_Toc192496539"/>
      <w:bookmarkStart w:id="4087" w:name="_Toc192502744"/>
      <w:bookmarkStart w:id="4088" w:name="_Toc192509633"/>
      <w:bookmarkStart w:id="4089" w:name="_Toc192510348"/>
      <w:bookmarkStart w:id="4090" w:name="_Toc192516238"/>
      <w:bookmarkStart w:id="4091" w:name="_Toc192579341"/>
      <w:bookmarkStart w:id="4092" w:name="_Toc192581283"/>
      <w:bookmarkStart w:id="4093" w:name="_Toc192581724"/>
      <w:bookmarkStart w:id="4094" w:name="_Toc192762830"/>
      <w:bookmarkStart w:id="4095" w:name="_Toc192765404"/>
      <w:bookmarkStart w:id="4096" w:name="_Toc191379869"/>
      <w:bookmarkStart w:id="4097" w:name="_Toc191479748"/>
      <w:bookmarkStart w:id="4098" w:name="_Toc191550712"/>
      <w:bookmarkStart w:id="4099" w:name="_Toc191554037"/>
      <w:bookmarkStart w:id="4100" w:name="_Toc191554490"/>
      <w:bookmarkStart w:id="4101" w:name="_Toc191556964"/>
      <w:bookmarkStart w:id="4102" w:name="_Toc192069546"/>
      <w:bookmarkStart w:id="4103" w:name="_Toc192069866"/>
      <w:bookmarkStart w:id="4104" w:name="_Toc192070056"/>
      <w:bookmarkStart w:id="4105" w:name="_Toc192152457"/>
      <w:bookmarkStart w:id="4106" w:name="_Toc192183320"/>
      <w:bookmarkStart w:id="4107" w:name="_Toc192183572"/>
      <w:bookmarkStart w:id="4108" w:name="_Toc192335714"/>
      <w:bookmarkStart w:id="4109" w:name="_Toc192406229"/>
      <w:bookmarkStart w:id="4110" w:name="_Toc192408634"/>
      <w:bookmarkStart w:id="4111" w:name="_Toc192409079"/>
      <w:bookmarkStart w:id="4112" w:name="_Toc192496540"/>
      <w:bookmarkStart w:id="4113" w:name="_Toc192502745"/>
      <w:bookmarkStart w:id="4114" w:name="_Toc192509634"/>
      <w:bookmarkStart w:id="4115" w:name="_Toc192510349"/>
      <w:bookmarkStart w:id="4116" w:name="_Toc192516239"/>
      <w:bookmarkStart w:id="4117" w:name="_Toc192579342"/>
      <w:bookmarkStart w:id="4118" w:name="_Toc192581284"/>
      <w:bookmarkStart w:id="4119" w:name="_Toc192581725"/>
      <w:bookmarkStart w:id="4120" w:name="_Toc192762831"/>
      <w:bookmarkStart w:id="4121" w:name="_Toc192765405"/>
      <w:bookmarkStart w:id="4122" w:name="_Ref192660712"/>
      <w:bookmarkStart w:id="4123" w:name="_Toc200492643"/>
      <w:bookmarkStart w:id="4124" w:name="_Toc202536257"/>
      <w:bookmarkStart w:id="4125" w:name="_Toc202536943"/>
      <w:bookmarkStart w:id="4126" w:name="_Toc216340997"/>
      <w:bookmarkStart w:id="4127" w:name="_Ref190766485"/>
      <w:bookmarkEnd w:id="3966"/>
      <w:bookmarkEnd w:id="3967"/>
      <w:bookmarkEnd w:id="3968"/>
      <w:bookmarkEnd w:id="3969"/>
      <w:bookmarkEnd w:id="3970"/>
      <w:bookmarkEnd w:id="3971"/>
      <w:bookmarkEnd w:id="3972"/>
      <w:bookmarkEnd w:id="3973"/>
      <w:bookmarkEnd w:id="3974"/>
      <w:bookmarkEnd w:id="3975"/>
      <w:bookmarkEnd w:id="3976"/>
      <w:bookmarkEnd w:id="3977"/>
      <w:bookmarkEnd w:id="3978"/>
      <w:bookmarkEnd w:id="3979"/>
      <w:bookmarkEnd w:id="3980"/>
      <w:bookmarkEnd w:id="3981"/>
      <w:bookmarkEnd w:id="3982"/>
      <w:bookmarkEnd w:id="3983"/>
      <w:bookmarkEnd w:id="3984"/>
      <w:bookmarkEnd w:id="3985"/>
      <w:bookmarkEnd w:id="3986"/>
      <w:bookmarkEnd w:id="3987"/>
      <w:bookmarkEnd w:id="3988"/>
      <w:bookmarkEnd w:id="3989"/>
      <w:bookmarkEnd w:id="3990"/>
      <w:bookmarkEnd w:id="3991"/>
      <w:bookmarkEnd w:id="3992"/>
      <w:bookmarkEnd w:id="3993"/>
      <w:bookmarkEnd w:id="3994"/>
      <w:bookmarkEnd w:id="3995"/>
      <w:bookmarkEnd w:id="3996"/>
      <w:bookmarkEnd w:id="3997"/>
      <w:bookmarkEnd w:id="3998"/>
      <w:bookmarkEnd w:id="3999"/>
      <w:bookmarkEnd w:id="4000"/>
      <w:bookmarkEnd w:id="4001"/>
      <w:bookmarkEnd w:id="4002"/>
      <w:bookmarkEnd w:id="4003"/>
      <w:bookmarkEnd w:id="4004"/>
      <w:bookmarkEnd w:id="4005"/>
      <w:bookmarkEnd w:id="4006"/>
      <w:bookmarkEnd w:id="4007"/>
      <w:bookmarkEnd w:id="4008"/>
      <w:bookmarkEnd w:id="4009"/>
      <w:bookmarkEnd w:id="4010"/>
      <w:bookmarkEnd w:id="4011"/>
      <w:bookmarkEnd w:id="4012"/>
      <w:bookmarkEnd w:id="4013"/>
      <w:bookmarkEnd w:id="4014"/>
      <w:bookmarkEnd w:id="4015"/>
      <w:bookmarkEnd w:id="4016"/>
      <w:bookmarkEnd w:id="4017"/>
      <w:bookmarkEnd w:id="4018"/>
      <w:bookmarkEnd w:id="4019"/>
      <w:bookmarkEnd w:id="4020"/>
      <w:bookmarkEnd w:id="4021"/>
      <w:bookmarkEnd w:id="4022"/>
      <w:bookmarkEnd w:id="4023"/>
      <w:bookmarkEnd w:id="4024"/>
      <w:bookmarkEnd w:id="4025"/>
      <w:bookmarkEnd w:id="4026"/>
      <w:bookmarkEnd w:id="4027"/>
      <w:bookmarkEnd w:id="4028"/>
      <w:bookmarkEnd w:id="4029"/>
      <w:bookmarkEnd w:id="4030"/>
      <w:bookmarkEnd w:id="4031"/>
      <w:bookmarkEnd w:id="4032"/>
      <w:bookmarkEnd w:id="4033"/>
      <w:bookmarkEnd w:id="4034"/>
      <w:bookmarkEnd w:id="4035"/>
      <w:bookmarkEnd w:id="4036"/>
      <w:bookmarkEnd w:id="4037"/>
      <w:bookmarkEnd w:id="4038"/>
      <w:bookmarkEnd w:id="4039"/>
      <w:bookmarkEnd w:id="4040"/>
      <w:bookmarkEnd w:id="4041"/>
      <w:bookmarkEnd w:id="4042"/>
      <w:bookmarkEnd w:id="4043"/>
      <w:bookmarkEnd w:id="4044"/>
      <w:bookmarkEnd w:id="4045"/>
      <w:bookmarkEnd w:id="4046"/>
      <w:bookmarkEnd w:id="4047"/>
      <w:bookmarkEnd w:id="4048"/>
      <w:bookmarkEnd w:id="4049"/>
      <w:bookmarkEnd w:id="4050"/>
      <w:bookmarkEnd w:id="4051"/>
      <w:bookmarkEnd w:id="4052"/>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bookmarkEnd w:id="4069"/>
      <w:bookmarkEnd w:id="4070"/>
      <w:bookmarkEnd w:id="4071"/>
      <w:bookmarkEnd w:id="4072"/>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bookmarkEnd w:id="4087"/>
      <w:bookmarkEnd w:id="4088"/>
      <w:bookmarkEnd w:id="4089"/>
      <w:bookmarkEnd w:id="4090"/>
      <w:bookmarkEnd w:id="4091"/>
      <w:bookmarkEnd w:id="4092"/>
      <w:bookmarkEnd w:id="4093"/>
      <w:bookmarkEnd w:id="4094"/>
      <w:bookmarkEnd w:id="4095"/>
      <w:bookmarkEnd w:id="4096"/>
      <w:bookmarkEnd w:id="4097"/>
      <w:bookmarkEnd w:id="4098"/>
      <w:bookmarkEnd w:id="4099"/>
      <w:bookmarkEnd w:id="4100"/>
      <w:bookmarkEnd w:id="4101"/>
      <w:bookmarkEnd w:id="4102"/>
      <w:bookmarkEnd w:id="4103"/>
      <w:bookmarkEnd w:id="4104"/>
      <w:bookmarkEnd w:id="4105"/>
      <w:bookmarkEnd w:id="4106"/>
      <w:bookmarkEnd w:id="4107"/>
      <w:bookmarkEnd w:id="4108"/>
      <w:bookmarkEnd w:id="4109"/>
      <w:bookmarkEnd w:id="4110"/>
      <w:bookmarkEnd w:id="4111"/>
      <w:bookmarkEnd w:id="4112"/>
      <w:bookmarkEnd w:id="4113"/>
      <w:bookmarkEnd w:id="4114"/>
      <w:bookmarkEnd w:id="4115"/>
      <w:bookmarkEnd w:id="4116"/>
      <w:bookmarkEnd w:id="4117"/>
      <w:bookmarkEnd w:id="4118"/>
      <w:bookmarkEnd w:id="4119"/>
      <w:bookmarkEnd w:id="4120"/>
      <w:bookmarkEnd w:id="4121"/>
      <w:r w:rsidRPr="009A5060">
        <w:t>Contractual Phases</w:t>
      </w:r>
      <w:bookmarkEnd w:id="4122"/>
      <w:bookmarkEnd w:id="4123"/>
      <w:bookmarkEnd w:id="4124"/>
      <w:bookmarkEnd w:id="4125"/>
      <w:bookmarkEnd w:id="4126"/>
    </w:p>
    <w:p w14:paraId="40A2AD58" w14:textId="44A1F224" w:rsidR="001D3C59" w:rsidRPr="009A5060" w:rsidRDefault="001D3C59" w:rsidP="00C179E5">
      <w:pPr>
        <w:spacing w:line="240" w:lineRule="auto"/>
        <w:jc w:val="both"/>
        <w:rPr>
          <w:rStyle w:val="Strong"/>
        </w:rPr>
      </w:pPr>
      <w:bookmarkStart w:id="4128" w:name="_Ref192251498"/>
      <w:r w:rsidRPr="009A5060">
        <w:rPr>
          <w:rStyle w:val="Strong"/>
        </w:rPr>
        <w:t>Design and Development</w:t>
      </w:r>
      <w:bookmarkEnd w:id="4128"/>
      <w:r w:rsidR="00A6782F" w:rsidRPr="009A5060">
        <w:rPr>
          <w:rStyle w:val="Strong"/>
        </w:rPr>
        <w:t xml:space="preserve"> (L1 Conceptual Design and L2 Detailed Design)</w:t>
      </w:r>
    </w:p>
    <w:p w14:paraId="3BE0F278" w14:textId="09C40B6F" w:rsidR="001D3C59" w:rsidRPr="009A5060" w:rsidRDefault="001D3C59" w:rsidP="00C179E5">
      <w:pPr>
        <w:pStyle w:val="0AClause"/>
        <w:spacing w:line="240" w:lineRule="auto"/>
        <w:rPr>
          <w:lang w:val="en-GB"/>
        </w:rPr>
      </w:pPr>
      <w:r w:rsidRPr="009A5060">
        <w:rPr>
          <w:lang w:val="en-GB"/>
        </w:rPr>
        <w:t xml:space="preserve">Activities expected to be performed in </w:t>
      </w:r>
      <w:r w:rsidR="002E6835">
        <w:rPr>
          <w:lang w:val="en-GB"/>
        </w:rPr>
        <w:t xml:space="preserve">during the L1-Conceptual Design and L2-Detailed Design </w:t>
      </w:r>
      <w:r w:rsidRPr="009A5060">
        <w:rPr>
          <w:lang w:val="en-GB"/>
        </w:rPr>
        <w:t>this phase shall, at least, include:</w:t>
      </w:r>
    </w:p>
    <w:p w14:paraId="3FC2B5D8" w14:textId="77777777" w:rsidR="001D3C59" w:rsidRPr="009A5060" w:rsidRDefault="001D3C59" w:rsidP="00C179E5">
      <w:pPr>
        <w:pStyle w:val="0AClause"/>
        <w:numPr>
          <w:ilvl w:val="0"/>
          <w:numId w:val="73"/>
        </w:numPr>
        <w:spacing w:line="240" w:lineRule="auto"/>
        <w:rPr>
          <w:lang w:val="en-GB"/>
        </w:rPr>
      </w:pPr>
      <w:r w:rsidRPr="009A5060">
        <w:rPr>
          <w:lang w:val="en-GB"/>
        </w:rPr>
        <w:t>Establishing the project management baseline (Management Dashboard &amp; underlying processes, Quality Assurance Program and Risk Management Plan) for review and approval by SCK CEN.</w:t>
      </w:r>
    </w:p>
    <w:p w14:paraId="2BC6E78D" w14:textId="5D0E1FA6" w:rsidR="001D3C59" w:rsidRPr="009A5060" w:rsidRDefault="001D3C59" w:rsidP="00C179E5">
      <w:pPr>
        <w:pStyle w:val="0AClause"/>
        <w:numPr>
          <w:ilvl w:val="0"/>
          <w:numId w:val="73"/>
        </w:numPr>
        <w:spacing w:line="240" w:lineRule="auto"/>
        <w:rPr>
          <w:lang w:val="en-GB"/>
        </w:rPr>
      </w:pPr>
      <w:r w:rsidRPr="009A5060">
        <w:rPr>
          <w:lang w:val="en-GB"/>
        </w:rPr>
        <w:t>Developing the conceptual design, verifying/ validating conformance with technical specifications, defining specific requirements for buildings and utilities and preparing/ submitting the Conceptual Design File for review and approval by SCK CEN.</w:t>
      </w:r>
    </w:p>
    <w:p w14:paraId="08ADDC06" w14:textId="5B34731E" w:rsidR="001D3C59" w:rsidRPr="009A5060" w:rsidRDefault="001D3C59" w:rsidP="00C179E5">
      <w:pPr>
        <w:pStyle w:val="0AClause"/>
        <w:numPr>
          <w:ilvl w:val="0"/>
          <w:numId w:val="73"/>
        </w:numPr>
        <w:spacing w:line="240" w:lineRule="auto"/>
        <w:rPr>
          <w:lang w:val="en-GB"/>
        </w:rPr>
      </w:pPr>
      <w:r w:rsidRPr="009A5060">
        <w:rPr>
          <w:lang w:val="en-GB"/>
        </w:rPr>
        <w:t>Developing the detailed design, verifying/ validating conformance with technical specifications, defining the list of components (incl. procurement specifications, manufacturing drawings), setting final requirements for buildings and utilities, developing plans and procedures for the next phases (e.g. MIP, packaging and transportation plan, installation plan) and preparing/ submitting the Detailed Design File</w:t>
      </w:r>
    </w:p>
    <w:p w14:paraId="10DE96D1" w14:textId="10C84373" w:rsidR="001D3C59" w:rsidRPr="009A5060" w:rsidRDefault="001D3C59" w:rsidP="00C179E5">
      <w:pPr>
        <w:spacing w:line="240" w:lineRule="auto"/>
        <w:rPr>
          <w:rStyle w:val="Strong"/>
        </w:rPr>
      </w:pPr>
      <w:bookmarkStart w:id="4129" w:name="_Ref192251503"/>
      <w:r w:rsidRPr="009A5060">
        <w:rPr>
          <w:rStyle w:val="Strong"/>
        </w:rPr>
        <w:t>Procurement</w:t>
      </w:r>
      <w:r w:rsidR="00A6782F" w:rsidRPr="009A5060">
        <w:rPr>
          <w:rStyle w:val="Strong"/>
        </w:rPr>
        <w:t xml:space="preserve">, Assembly </w:t>
      </w:r>
      <w:r w:rsidRPr="009A5060">
        <w:rPr>
          <w:rStyle w:val="Strong"/>
        </w:rPr>
        <w:t>and Manufacturing</w:t>
      </w:r>
      <w:bookmarkEnd w:id="4129"/>
      <w:r w:rsidR="00A6782F" w:rsidRPr="009A5060">
        <w:rPr>
          <w:rStyle w:val="Strong"/>
        </w:rPr>
        <w:t xml:space="preserve"> (L3)</w:t>
      </w:r>
    </w:p>
    <w:p w14:paraId="464C9216" w14:textId="77777777" w:rsidR="001D3C59" w:rsidRPr="009A5060" w:rsidRDefault="001D3C59" w:rsidP="00C179E5">
      <w:pPr>
        <w:pStyle w:val="0AClause"/>
        <w:numPr>
          <w:ilvl w:val="0"/>
          <w:numId w:val="55"/>
        </w:numPr>
        <w:spacing w:line="240" w:lineRule="auto"/>
        <w:rPr>
          <w:lang w:val="en-GB"/>
        </w:rPr>
      </w:pPr>
      <w:r w:rsidRPr="009A5060">
        <w:rPr>
          <w:lang w:val="en-GB"/>
        </w:rPr>
        <w:t>Activities expected to be performed in this phase shall, at least, include:</w:t>
      </w:r>
    </w:p>
    <w:p w14:paraId="028D3EBF" w14:textId="53EE961E" w:rsidR="001D3C59" w:rsidRPr="009A5060" w:rsidRDefault="001D3C59" w:rsidP="00C179E5">
      <w:pPr>
        <w:pStyle w:val="0AClause"/>
        <w:numPr>
          <w:ilvl w:val="0"/>
          <w:numId w:val="55"/>
        </w:numPr>
        <w:spacing w:line="240" w:lineRule="auto"/>
        <w:rPr>
          <w:lang w:val="en-GB"/>
        </w:rPr>
      </w:pPr>
      <w:r w:rsidRPr="009A5060">
        <w:rPr>
          <w:lang w:val="en-GB"/>
        </w:rPr>
        <w:t>Procurement/ manufacturing of components and services necessary for performing the Contract, execution/ reporting of tests and inspections (incl. FAT), Non-Conformity handling, preparing final plans and procedures for Phase III and IV and preparing/ submitting the Procurement and Manufacturing File for review and approval by SCK CEN.</w:t>
      </w:r>
    </w:p>
    <w:p w14:paraId="7FACD650" w14:textId="5330F43A" w:rsidR="001D3C59" w:rsidRPr="009A5060" w:rsidRDefault="001D3C59" w:rsidP="00C179E5">
      <w:pPr>
        <w:spacing w:line="240" w:lineRule="auto"/>
        <w:rPr>
          <w:rStyle w:val="Strong"/>
        </w:rPr>
      </w:pPr>
      <w:bookmarkStart w:id="4130" w:name="_Ref192251517"/>
      <w:r w:rsidRPr="009A5060">
        <w:rPr>
          <w:rStyle w:val="Strong"/>
        </w:rPr>
        <w:t>Installation</w:t>
      </w:r>
      <w:bookmarkEnd w:id="4130"/>
      <w:r w:rsidR="00A6782F" w:rsidRPr="009A5060">
        <w:rPr>
          <w:rStyle w:val="Strong"/>
        </w:rPr>
        <w:t xml:space="preserve"> (L4)</w:t>
      </w:r>
    </w:p>
    <w:p w14:paraId="24A6AC5C" w14:textId="77777777" w:rsidR="001D3C59" w:rsidRPr="009A5060" w:rsidRDefault="001D3C59" w:rsidP="00C179E5">
      <w:pPr>
        <w:pStyle w:val="0AClause"/>
        <w:spacing w:line="240" w:lineRule="auto"/>
        <w:rPr>
          <w:lang w:val="en-GB"/>
        </w:rPr>
      </w:pPr>
      <w:r w:rsidRPr="009A5060">
        <w:rPr>
          <w:lang w:val="en-GB"/>
        </w:rPr>
        <w:t>Activities expected to be performed in this phase shall, at least, include:</w:t>
      </w:r>
    </w:p>
    <w:p w14:paraId="292F0231" w14:textId="0301E235" w:rsidR="001D3C59" w:rsidRPr="009A5060" w:rsidRDefault="001D3C59" w:rsidP="00C179E5">
      <w:pPr>
        <w:pStyle w:val="0AClause"/>
        <w:numPr>
          <w:ilvl w:val="0"/>
          <w:numId w:val="54"/>
        </w:numPr>
        <w:spacing w:line="240" w:lineRule="auto"/>
        <w:rPr>
          <w:lang w:val="en-GB"/>
        </w:rPr>
      </w:pPr>
      <w:r w:rsidRPr="009A5060">
        <w:rPr>
          <w:lang w:val="en-GB"/>
        </w:rPr>
        <w:lastRenderedPageBreak/>
        <w:t>Transportation to SCK CEN (only after manufacturing QC and FAT shall be approved by SCK  CEN), incoming inspections of supplies, installation of QPLANT, execution/ reporting of assembly tests, Non-Conformity handling and preparing/submitting the Installation File for review and approval by SCK CEN.</w:t>
      </w:r>
    </w:p>
    <w:p w14:paraId="0B73D132" w14:textId="312A298D" w:rsidR="001D3C59" w:rsidRPr="009A5060" w:rsidRDefault="001D3C59" w:rsidP="00C179E5">
      <w:pPr>
        <w:spacing w:line="240" w:lineRule="auto"/>
        <w:rPr>
          <w:rStyle w:val="Strong"/>
        </w:rPr>
      </w:pPr>
      <w:bookmarkStart w:id="4131" w:name="_Ref192251531"/>
      <w:r w:rsidRPr="009A5060">
        <w:rPr>
          <w:rStyle w:val="Strong"/>
        </w:rPr>
        <w:t xml:space="preserve">Phase </w:t>
      </w:r>
      <w:r w:rsidRPr="009A5060">
        <w:rPr>
          <w:rStyle w:val="Strong"/>
        </w:rPr>
        <w:fldChar w:fldCharType="begin"/>
      </w:r>
      <w:r w:rsidRPr="009A5060">
        <w:rPr>
          <w:rStyle w:val="Strong"/>
        </w:rPr>
        <w:instrText xml:space="preserve"> SEQ Phase \* ROMAN </w:instrText>
      </w:r>
      <w:r w:rsidRPr="009A5060">
        <w:rPr>
          <w:rStyle w:val="Strong"/>
        </w:rPr>
        <w:fldChar w:fldCharType="separate"/>
      </w:r>
      <w:r w:rsidR="00041F61">
        <w:rPr>
          <w:rStyle w:val="Strong"/>
          <w:noProof/>
        </w:rPr>
        <w:t>I</w:t>
      </w:r>
      <w:r w:rsidRPr="009A5060">
        <w:rPr>
          <w:rStyle w:val="Strong"/>
        </w:rPr>
        <w:fldChar w:fldCharType="end"/>
      </w:r>
      <w:r w:rsidRPr="009A5060">
        <w:rPr>
          <w:rStyle w:val="Strong"/>
        </w:rPr>
        <w:t xml:space="preserve"> – Commissioning and Acceptance</w:t>
      </w:r>
      <w:bookmarkEnd w:id="4131"/>
      <w:r w:rsidR="00A6782F" w:rsidRPr="009A5060">
        <w:rPr>
          <w:rStyle w:val="Strong"/>
        </w:rPr>
        <w:t xml:space="preserve"> (L5-L</w:t>
      </w:r>
      <w:r w:rsidR="002E6835">
        <w:rPr>
          <w:rStyle w:val="Strong"/>
        </w:rPr>
        <w:t>6</w:t>
      </w:r>
      <w:r w:rsidR="00A6782F" w:rsidRPr="009A5060">
        <w:rPr>
          <w:rStyle w:val="Strong"/>
        </w:rPr>
        <w:t>)</w:t>
      </w:r>
    </w:p>
    <w:p w14:paraId="752D11E6" w14:textId="77777777" w:rsidR="001D3C59" w:rsidRPr="009A5060" w:rsidRDefault="001D3C59" w:rsidP="00C179E5">
      <w:pPr>
        <w:spacing w:line="240" w:lineRule="auto"/>
        <w:rPr>
          <w:rFonts w:cs="Segoe UI"/>
          <w:szCs w:val="20"/>
        </w:rPr>
      </w:pPr>
      <w:r w:rsidRPr="009A5060">
        <w:rPr>
          <w:rFonts w:cs="Segoe UI"/>
          <w:szCs w:val="20"/>
        </w:rPr>
        <w:t>Commissioning and Acceptance testing may not necessarily follow a strict sequential order (as a part of the system may require successful acceptance to initiate commissioning and vice versa).  The Contractor shall develop the phase</w:t>
      </w:r>
      <w:r w:rsidRPr="009A5060">
        <w:rPr>
          <w:rStyle w:val="AASemiBoldChar"/>
          <w:rFonts w:ascii="Segoe UI" w:hAnsi="Segoe UI" w:cs="Segoe UI"/>
          <w:color w:val="000000" w:themeColor="text1"/>
          <w:szCs w:val="20"/>
        </w:rPr>
        <w:t xml:space="preserve"> </w:t>
      </w:r>
      <w:r w:rsidRPr="009A5060">
        <w:rPr>
          <w:rFonts w:cs="Segoe UI"/>
          <w:szCs w:val="20"/>
        </w:rPr>
        <w:t>according to its own expertise and shall at least include the following activities:</w:t>
      </w:r>
    </w:p>
    <w:p w14:paraId="5D14A13C" w14:textId="7A4FAE8B" w:rsidR="001D3C59" w:rsidRPr="009A5060" w:rsidRDefault="001D3C59" w:rsidP="00C179E5">
      <w:pPr>
        <w:pStyle w:val="0AClause"/>
        <w:numPr>
          <w:ilvl w:val="0"/>
          <w:numId w:val="53"/>
        </w:numPr>
        <w:spacing w:line="240" w:lineRule="auto"/>
        <w:rPr>
          <w:lang w:val="en-GB"/>
        </w:rPr>
      </w:pPr>
      <w:r w:rsidRPr="009A5060">
        <w:rPr>
          <w:lang w:val="en-GB"/>
        </w:rPr>
        <w:t>Stand-alone commissioning of the QPLANT, integrated commissioning with controls, non-conformity handling and preparing/ submitting the Commissioning File  for review and approval by SCK CEN.</w:t>
      </w:r>
    </w:p>
    <w:p w14:paraId="7B7A5E39" w14:textId="5DE7F98A" w:rsidR="001D3C59" w:rsidRPr="009A5060" w:rsidRDefault="001D3C59" w:rsidP="00C179E5">
      <w:pPr>
        <w:pStyle w:val="0AClause"/>
        <w:numPr>
          <w:ilvl w:val="0"/>
          <w:numId w:val="53"/>
        </w:numPr>
        <w:spacing w:line="240" w:lineRule="auto"/>
        <w:rPr>
          <w:lang w:val="en-GB"/>
        </w:rPr>
      </w:pPr>
      <w:r w:rsidRPr="009A5060">
        <w:rPr>
          <w:lang w:val="en-GB"/>
        </w:rPr>
        <w:t>Execution/ reporting of SAT and preparing/ submitting the Acceptance Test File (for review and approval by SCK CEN.</w:t>
      </w:r>
    </w:p>
    <w:p w14:paraId="207DB256" w14:textId="275D1B65" w:rsidR="001D3C59" w:rsidRPr="009A5060" w:rsidRDefault="001D3C59" w:rsidP="00C179E5">
      <w:pPr>
        <w:pStyle w:val="0AClause"/>
        <w:numPr>
          <w:ilvl w:val="0"/>
          <w:numId w:val="53"/>
        </w:numPr>
        <w:spacing w:line="240" w:lineRule="auto"/>
        <w:rPr>
          <w:lang w:val="en-GB"/>
        </w:rPr>
      </w:pPr>
      <w:r w:rsidRPr="009A5060">
        <w:rPr>
          <w:lang w:val="en-GB"/>
        </w:rPr>
        <w:t>Project closure and submission of the Final Report for review and approval by SCK CEN.</w:t>
      </w:r>
    </w:p>
    <w:p w14:paraId="1DB7CB46" w14:textId="77777777" w:rsidR="00CB55CB" w:rsidRPr="009A5060" w:rsidRDefault="00CB55CB" w:rsidP="00C179E5">
      <w:pPr>
        <w:pStyle w:val="RequirementList"/>
        <w:numPr>
          <w:ilvl w:val="0"/>
          <w:numId w:val="0"/>
        </w:numPr>
        <w:spacing w:line="240" w:lineRule="auto"/>
        <w:ind w:left="502" w:hanging="360"/>
      </w:pPr>
    </w:p>
    <w:p w14:paraId="61DD66F0" w14:textId="77777777" w:rsidR="00CB55CB" w:rsidRPr="009A5060" w:rsidRDefault="00CB55CB" w:rsidP="00C179E5">
      <w:pPr>
        <w:pStyle w:val="RequirementList"/>
        <w:numPr>
          <w:ilvl w:val="0"/>
          <w:numId w:val="0"/>
        </w:numPr>
        <w:spacing w:line="240" w:lineRule="auto"/>
        <w:ind w:left="502" w:hanging="360"/>
      </w:pPr>
    </w:p>
    <w:p w14:paraId="0B655E87" w14:textId="77777777" w:rsidR="00CB55CB" w:rsidRPr="009A5060" w:rsidRDefault="00CB55CB" w:rsidP="00C179E5">
      <w:pPr>
        <w:pStyle w:val="RequirementList"/>
        <w:numPr>
          <w:ilvl w:val="0"/>
          <w:numId w:val="0"/>
        </w:numPr>
        <w:spacing w:line="240" w:lineRule="auto"/>
        <w:ind w:left="502" w:hanging="360"/>
      </w:pPr>
    </w:p>
    <w:p w14:paraId="6AEE8252" w14:textId="77777777" w:rsidR="00CB55CB" w:rsidRPr="009A5060" w:rsidRDefault="00CB55CB" w:rsidP="00C179E5">
      <w:pPr>
        <w:pStyle w:val="RequirementList"/>
        <w:numPr>
          <w:ilvl w:val="0"/>
          <w:numId w:val="0"/>
        </w:numPr>
        <w:spacing w:line="240" w:lineRule="auto"/>
        <w:ind w:left="502" w:hanging="360"/>
      </w:pPr>
    </w:p>
    <w:p w14:paraId="112F4A03" w14:textId="77777777" w:rsidR="001D3C59" w:rsidRPr="009A5060" w:rsidRDefault="001D3C59" w:rsidP="00C179E5">
      <w:pPr>
        <w:pStyle w:val="Heading2numbered"/>
      </w:pPr>
      <w:bookmarkStart w:id="4132" w:name="_Ref192661306"/>
      <w:bookmarkStart w:id="4133" w:name="_Toc200492644"/>
      <w:bookmarkStart w:id="4134" w:name="_Toc202536258"/>
      <w:bookmarkStart w:id="4135" w:name="_Toc202536944"/>
      <w:bookmarkStart w:id="4136" w:name="_Toc216340998"/>
      <w:r w:rsidRPr="009A5060">
        <w:t>Preliminary Schedule</w:t>
      </w:r>
      <w:bookmarkEnd w:id="4127"/>
      <w:bookmarkEnd w:id="4132"/>
      <w:bookmarkEnd w:id="4133"/>
      <w:bookmarkEnd w:id="4134"/>
      <w:bookmarkEnd w:id="4135"/>
      <w:bookmarkEnd w:id="4136"/>
    </w:p>
    <w:p w14:paraId="5E37147A" w14:textId="3B565BD2" w:rsidR="001D3C59" w:rsidRPr="009A5060" w:rsidRDefault="001D3C59" w:rsidP="00C179E5">
      <w:pPr>
        <w:pStyle w:val="Caption"/>
        <w:spacing w:line="240" w:lineRule="auto"/>
      </w:pPr>
      <w:bookmarkStart w:id="4137" w:name="_Ref192752742"/>
      <w:bookmarkStart w:id="4138" w:name="_Toc201310429"/>
      <w:bookmarkStart w:id="4139" w:name="_Toc212194980"/>
      <w:r w:rsidRPr="009A5060">
        <w:t xml:space="preserve">Table </w:t>
      </w:r>
      <w:r w:rsidRPr="009A5060">
        <w:fldChar w:fldCharType="begin"/>
      </w:r>
      <w:r w:rsidRPr="009A5060">
        <w:instrText xml:space="preserve"> SEQ Table \* ARABIC </w:instrText>
      </w:r>
      <w:r w:rsidRPr="009A5060">
        <w:fldChar w:fldCharType="separate"/>
      </w:r>
      <w:r w:rsidR="00041F61">
        <w:rPr>
          <w:noProof/>
        </w:rPr>
        <w:t>23</w:t>
      </w:r>
      <w:r w:rsidRPr="009A5060">
        <w:fldChar w:fldCharType="end"/>
      </w:r>
      <w:bookmarkEnd w:id="4137"/>
      <w:r w:rsidRPr="009A5060">
        <w:t xml:space="preserve"> Preliminary Schedule and Main Milestones</w:t>
      </w:r>
      <w:bookmarkEnd w:id="4138"/>
      <w:bookmarkEnd w:id="4139"/>
    </w:p>
    <w:p w14:paraId="02197FCA" w14:textId="77777777" w:rsidR="001D3C59" w:rsidRPr="009A5060" w:rsidRDefault="001D3C59" w:rsidP="00C179E5">
      <w:pPr>
        <w:pStyle w:val="TableCaption"/>
        <w:spacing w:before="0" w:after="0"/>
        <w:jc w:val="left"/>
        <w:rPr>
          <w:i/>
          <w:sz w:val="14"/>
          <w:szCs w:val="12"/>
          <w:lang w:val="en-GB"/>
        </w:rPr>
      </w:pPr>
      <w:r w:rsidRPr="009A5060">
        <w:rPr>
          <w:i/>
          <w:sz w:val="14"/>
          <w:szCs w:val="12"/>
          <w:lang w:val="en-GB"/>
        </w:rPr>
        <w:t>“ED” = Earliest Date, “LD” = Latest Possible Date, “M” = months, “wks” = weeks, “BD” = Business Days, “CD” = Calendar Days.</w:t>
      </w:r>
    </w:p>
    <w:tbl>
      <w:tblPr>
        <w:tblStyle w:val="TableGrid"/>
        <w:tblW w:w="0" w:type="auto"/>
        <w:tblLayout w:type="fixed"/>
        <w:tblLook w:val="04A0" w:firstRow="1" w:lastRow="0" w:firstColumn="1" w:lastColumn="0" w:noHBand="0" w:noVBand="1"/>
      </w:tblPr>
      <w:tblGrid>
        <w:gridCol w:w="704"/>
        <w:gridCol w:w="5528"/>
        <w:gridCol w:w="1418"/>
        <w:gridCol w:w="1417"/>
      </w:tblGrid>
      <w:tr w:rsidR="001D3C59" w:rsidRPr="009A5060" w14:paraId="45D20366" w14:textId="77777777" w:rsidTr="007A02BC">
        <w:tc>
          <w:tcPr>
            <w:tcW w:w="704" w:type="dxa"/>
            <w:shd w:val="clear" w:color="auto" w:fill="EBD9ED" w:themeFill="accent2" w:themeFillTint="33"/>
          </w:tcPr>
          <w:p w14:paraId="27481857" w14:textId="77777777" w:rsidR="001D3C59" w:rsidRPr="009A5060" w:rsidRDefault="001D3C59" w:rsidP="00C179E5">
            <w:pPr>
              <w:pStyle w:val="regular"/>
              <w:rPr>
                <w:rFonts w:ascii="Aptos" w:hAnsi="Aptos"/>
                <w:b/>
                <w:bCs/>
                <w:iCs/>
                <w:sz w:val="18"/>
                <w:szCs w:val="18"/>
              </w:rPr>
            </w:pPr>
            <w:r w:rsidRPr="009A5060">
              <w:rPr>
                <w:rFonts w:ascii="Aptos" w:hAnsi="Aptos"/>
                <w:b/>
                <w:bCs/>
                <w:iCs/>
                <w:sz w:val="18"/>
                <w:szCs w:val="18"/>
              </w:rPr>
              <w:t>ID</w:t>
            </w:r>
          </w:p>
        </w:tc>
        <w:tc>
          <w:tcPr>
            <w:tcW w:w="5528" w:type="dxa"/>
            <w:shd w:val="clear" w:color="auto" w:fill="EBD9ED" w:themeFill="accent2" w:themeFillTint="33"/>
          </w:tcPr>
          <w:p w14:paraId="13DA7EAD" w14:textId="77777777" w:rsidR="001D3C59" w:rsidRPr="009A5060" w:rsidRDefault="001D3C59" w:rsidP="00C179E5">
            <w:pPr>
              <w:pStyle w:val="regular"/>
              <w:rPr>
                <w:rFonts w:ascii="Aptos" w:hAnsi="Aptos"/>
                <w:b/>
                <w:bCs/>
                <w:iCs/>
                <w:sz w:val="18"/>
                <w:szCs w:val="18"/>
              </w:rPr>
            </w:pPr>
            <w:r w:rsidRPr="009A5060">
              <w:rPr>
                <w:rFonts w:ascii="Aptos" w:hAnsi="Aptos"/>
                <w:b/>
                <w:bCs/>
                <w:iCs/>
                <w:sz w:val="18"/>
                <w:szCs w:val="18"/>
              </w:rPr>
              <w:t>Description</w:t>
            </w:r>
          </w:p>
        </w:tc>
        <w:tc>
          <w:tcPr>
            <w:tcW w:w="1418" w:type="dxa"/>
            <w:shd w:val="clear" w:color="auto" w:fill="EBD9ED" w:themeFill="accent2" w:themeFillTint="33"/>
          </w:tcPr>
          <w:p w14:paraId="403A7EC0" w14:textId="77777777" w:rsidR="001D3C59" w:rsidRPr="009A5060" w:rsidRDefault="001D3C59" w:rsidP="00C179E5">
            <w:pPr>
              <w:pStyle w:val="regular"/>
              <w:rPr>
                <w:rFonts w:ascii="Aptos" w:hAnsi="Aptos"/>
                <w:b/>
                <w:bCs/>
                <w:iCs/>
                <w:sz w:val="18"/>
                <w:szCs w:val="18"/>
              </w:rPr>
            </w:pPr>
            <w:r w:rsidRPr="009A5060">
              <w:rPr>
                <w:rFonts w:ascii="Aptos" w:hAnsi="Aptos"/>
                <w:b/>
                <w:bCs/>
                <w:iCs/>
                <w:sz w:val="18"/>
                <w:szCs w:val="18"/>
              </w:rPr>
              <w:t>Responsible</w:t>
            </w:r>
          </w:p>
        </w:tc>
        <w:tc>
          <w:tcPr>
            <w:tcW w:w="1417" w:type="dxa"/>
            <w:shd w:val="clear" w:color="auto" w:fill="EBD9ED" w:themeFill="accent2" w:themeFillTint="33"/>
          </w:tcPr>
          <w:p w14:paraId="1F1D65AB" w14:textId="77777777" w:rsidR="001D3C59" w:rsidRPr="009A5060" w:rsidRDefault="001D3C59" w:rsidP="00C179E5">
            <w:pPr>
              <w:pStyle w:val="regular"/>
              <w:rPr>
                <w:rFonts w:ascii="Aptos" w:hAnsi="Aptos"/>
                <w:b/>
                <w:bCs/>
                <w:iCs/>
                <w:sz w:val="18"/>
                <w:szCs w:val="18"/>
              </w:rPr>
            </w:pPr>
            <w:commentRangeStart w:id="4140"/>
            <w:r w:rsidRPr="009A5060">
              <w:rPr>
                <w:rFonts w:ascii="Aptos" w:hAnsi="Aptos"/>
                <w:b/>
                <w:bCs/>
                <w:iCs/>
                <w:sz w:val="18"/>
                <w:szCs w:val="18"/>
              </w:rPr>
              <w:t>Dates</w:t>
            </w:r>
            <w:commentRangeEnd w:id="4140"/>
            <w:r w:rsidRPr="009A5060">
              <w:rPr>
                <w:rStyle w:val="CommentReference"/>
                <w:rFonts w:ascii="Aptos" w:hAnsi="Aptos"/>
                <w:sz w:val="18"/>
                <w:szCs w:val="18"/>
              </w:rPr>
              <w:commentReference w:id="4140"/>
            </w:r>
          </w:p>
        </w:tc>
      </w:tr>
      <w:tr w:rsidR="001D3C59" w:rsidRPr="009A5060" w14:paraId="2EC46426" w14:textId="77777777" w:rsidTr="007A02BC">
        <w:tc>
          <w:tcPr>
            <w:tcW w:w="704" w:type="dxa"/>
          </w:tcPr>
          <w:p w14:paraId="24D93553" w14:textId="77777777" w:rsidR="001D3C59" w:rsidRPr="009A5060" w:rsidRDefault="001D3C59" w:rsidP="00C179E5">
            <w:pPr>
              <w:pStyle w:val="regular"/>
              <w:rPr>
                <w:rFonts w:ascii="Aptos" w:hAnsi="Aptos" w:cs="Segoe UI"/>
                <w:iCs/>
                <w:sz w:val="18"/>
                <w:szCs w:val="18"/>
              </w:rPr>
            </w:pPr>
            <w:r w:rsidRPr="009A5060">
              <w:rPr>
                <w:rFonts w:ascii="Aptos" w:hAnsi="Aptos" w:cs="Segoe UI"/>
                <w:iCs/>
                <w:sz w:val="18"/>
                <w:szCs w:val="18"/>
              </w:rPr>
              <w:t>T</w:t>
            </w:r>
            <w:r w:rsidRPr="009A5060">
              <w:rPr>
                <w:rFonts w:ascii="Aptos" w:hAnsi="Aptos" w:cs="Segoe UI"/>
                <w:iCs/>
                <w:sz w:val="18"/>
                <w:szCs w:val="18"/>
                <w:vertAlign w:val="subscript"/>
              </w:rPr>
              <w:t>O</w:t>
            </w:r>
          </w:p>
        </w:tc>
        <w:tc>
          <w:tcPr>
            <w:tcW w:w="5528" w:type="dxa"/>
          </w:tcPr>
          <w:p w14:paraId="3BDF7FC1" w14:textId="77777777" w:rsidR="001D3C59" w:rsidRPr="009A5060" w:rsidRDefault="001D3C59" w:rsidP="00C179E5">
            <w:pPr>
              <w:pStyle w:val="regular"/>
              <w:rPr>
                <w:rFonts w:ascii="Aptos" w:hAnsi="Aptos" w:cs="Segoe UI"/>
                <w:iCs/>
                <w:sz w:val="18"/>
                <w:szCs w:val="18"/>
              </w:rPr>
            </w:pPr>
            <w:r w:rsidRPr="009A5060">
              <w:rPr>
                <w:rFonts w:ascii="Aptos" w:hAnsi="Aptos" w:cs="Segoe UI"/>
                <w:iCs/>
                <w:sz w:val="18"/>
                <w:szCs w:val="18"/>
              </w:rPr>
              <w:t>Contract Conclusion</w:t>
            </w:r>
          </w:p>
        </w:tc>
        <w:tc>
          <w:tcPr>
            <w:tcW w:w="1418" w:type="dxa"/>
          </w:tcPr>
          <w:p w14:paraId="0834D759" w14:textId="77777777" w:rsidR="001D3C59" w:rsidRPr="009A5060" w:rsidRDefault="001D3C59" w:rsidP="00C179E5">
            <w:pPr>
              <w:pStyle w:val="regular"/>
              <w:rPr>
                <w:rFonts w:ascii="Aptos" w:hAnsi="Aptos" w:cs="Segoe UI"/>
                <w:iCs/>
                <w:sz w:val="18"/>
                <w:szCs w:val="18"/>
              </w:rPr>
            </w:pPr>
            <w:r w:rsidRPr="009A5060">
              <w:rPr>
                <w:rFonts w:ascii="Aptos" w:hAnsi="Aptos" w:cs="Segoe UI"/>
                <w:iCs/>
                <w:sz w:val="18"/>
                <w:szCs w:val="18"/>
              </w:rPr>
              <w:t>SCK CEN</w:t>
            </w:r>
          </w:p>
        </w:tc>
        <w:tc>
          <w:tcPr>
            <w:tcW w:w="1417" w:type="dxa"/>
          </w:tcPr>
          <w:p w14:paraId="6E3628B4" w14:textId="23BC94CC" w:rsidR="001D3C59" w:rsidRPr="009A5060" w:rsidRDefault="001D3C59" w:rsidP="00C179E5">
            <w:pPr>
              <w:rPr>
                <w:rFonts w:ascii="Aptos" w:hAnsi="Aptos" w:cs="Segoe UI"/>
                <w:color w:val="000000" w:themeColor="text1"/>
                <w:sz w:val="18"/>
                <w:szCs w:val="18"/>
              </w:rPr>
            </w:pPr>
            <w:r w:rsidRPr="009A5060">
              <w:rPr>
                <w:rFonts w:ascii="Aptos" w:hAnsi="Aptos" w:cs="Segoe UI"/>
                <w:color w:val="000000" w:themeColor="text1"/>
                <w:sz w:val="18"/>
                <w:szCs w:val="18"/>
              </w:rPr>
              <w:t>ED: Q</w:t>
            </w:r>
            <w:r w:rsidR="00CB55CB" w:rsidRPr="009A5060">
              <w:rPr>
                <w:rFonts w:ascii="Aptos" w:hAnsi="Aptos" w:cs="Segoe UI"/>
                <w:color w:val="000000" w:themeColor="text1"/>
                <w:sz w:val="18"/>
                <w:szCs w:val="18"/>
              </w:rPr>
              <w:t>2</w:t>
            </w:r>
            <w:r w:rsidRPr="009A5060">
              <w:rPr>
                <w:rFonts w:ascii="Aptos" w:hAnsi="Aptos" w:cs="Segoe UI"/>
                <w:color w:val="000000" w:themeColor="text1"/>
                <w:sz w:val="18"/>
                <w:szCs w:val="18"/>
              </w:rPr>
              <w:t xml:space="preserve"> 202</w:t>
            </w:r>
            <w:r w:rsidR="00CB55CB" w:rsidRPr="009A5060">
              <w:rPr>
                <w:rFonts w:ascii="Aptos" w:hAnsi="Aptos" w:cs="Segoe UI"/>
                <w:color w:val="000000" w:themeColor="text1"/>
                <w:sz w:val="18"/>
                <w:szCs w:val="18"/>
              </w:rPr>
              <w:t>6</w:t>
            </w:r>
          </w:p>
        </w:tc>
      </w:tr>
      <w:tr w:rsidR="001D3C59" w:rsidRPr="009A5060" w14:paraId="7794442E" w14:textId="77777777" w:rsidTr="007A02BC">
        <w:tc>
          <w:tcPr>
            <w:tcW w:w="6232" w:type="dxa"/>
            <w:gridSpan w:val="2"/>
            <w:shd w:val="clear" w:color="auto" w:fill="EBD9ED" w:themeFill="accent2" w:themeFillTint="33"/>
          </w:tcPr>
          <w:p w14:paraId="3F42C8DE" w14:textId="77777777" w:rsidR="001D3C59" w:rsidRPr="009A5060" w:rsidRDefault="001D3C59" w:rsidP="00C179E5">
            <w:pPr>
              <w:pStyle w:val="regular"/>
              <w:rPr>
                <w:rFonts w:ascii="Aptos" w:hAnsi="Aptos" w:cs="Segoe UI"/>
                <w:b/>
                <w:bCs/>
                <w:sz w:val="18"/>
                <w:szCs w:val="18"/>
              </w:rPr>
            </w:pPr>
            <w:r w:rsidRPr="009A5060">
              <w:rPr>
                <w:rFonts w:ascii="Aptos" w:hAnsi="Aptos" w:cs="Segoe UI"/>
                <w:b/>
                <w:bCs/>
                <w:sz w:val="18"/>
                <w:szCs w:val="18"/>
              </w:rPr>
              <w:t>Phase I -Design and Development</w:t>
            </w:r>
          </w:p>
        </w:tc>
        <w:tc>
          <w:tcPr>
            <w:tcW w:w="1418" w:type="dxa"/>
            <w:shd w:val="clear" w:color="auto" w:fill="EBD9ED" w:themeFill="accent2" w:themeFillTint="33"/>
            <w:vAlign w:val="center"/>
          </w:tcPr>
          <w:p w14:paraId="0020B5EF" w14:textId="77777777" w:rsidR="001D3C59" w:rsidRPr="009A5060" w:rsidRDefault="001D3C59" w:rsidP="00C179E5">
            <w:pPr>
              <w:pStyle w:val="regular"/>
              <w:rPr>
                <w:rFonts w:ascii="Aptos" w:hAnsi="Aptos"/>
                <w:b/>
                <w:bCs/>
                <w:sz w:val="18"/>
                <w:szCs w:val="18"/>
              </w:rPr>
            </w:pPr>
          </w:p>
        </w:tc>
        <w:tc>
          <w:tcPr>
            <w:tcW w:w="1417" w:type="dxa"/>
            <w:shd w:val="clear" w:color="auto" w:fill="EBD9ED" w:themeFill="accent2" w:themeFillTint="33"/>
            <w:vAlign w:val="center"/>
          </w:tcPr>
          <w:p w14:paraId="01F037AB" w14:textId="77777777" w:rsidR="001D3C59" w:rsidRPr="009A5060" w:rsidRDefault="001D3C59" w:rsidP="00C179E5">
            <w:pPr>
              <w:rPr>
                <w:rFonts w:ascii="Aptos" w:hAnsi="Aptos" w:cs="Segoe UI"/>
                <w:color w:val="000000" w:themeColor="text1"/>
                <w:sz w:val="18"/>
                <w:szCs w:val="18"/>
              </w:rPr>
            </w:pPr>
          </w:p>
        </w:tc>
      </w:tr>
      <w:tr w:rsidR="001D3C59" w:rsidRPr="009A5060" w14:paraId="297E00A9" w14:textId="77777777" w:rsidTr="007A02BC">
        <w:tc>
          <w:tcPr>
            <w:tcW w:w="704" w:type="dxa"/>
          </w:tcPr>
          <w:p w14:paraId="0E08959C" w14:textId="77777777" w:rsidR="001D3C59" w:rsidRPr="009A5060" w:rsidRDefault="001D3C59" w:rsidP="00C179E5">
            <w:pPr>
              <w:pStyle w:val="regular"/>
              <w:rPr>
                <w:rFonts w:ascii="Aptos" w:hAnsi="Aptos" w:cs="Segoe UI"/>
                <w:iCs/>
                <w:sz w:val="18"/>
                <w:szCs w:val="18"/>
              </w:rPr>
            </w:pPr>
            <w:r w:rsidRPr="009A5060">
              <w:rPr>
                <w:rFonts w:ascii="Aptos" w:hAnsi="Aptos" w:cs="Segoe UI"/>
                <w:iCs/>
                <w:sz w:val="18"/>
                <w:szCs w:val="18"/>
              </w:rPr>
              <w:t>M11</w:t>
            </w:r>
          </w:p>
        </w:tc>
        <w:tc>
          <w:tcPr>
            <w:tcW w:w="5528" w:type="dxa"/>
          </w:tcPr>
          <w:p w14:paraId="7A602D80" w14:textId="77777777" w:rsidR="001D3C59" w:rsidRPr="009A5060" w:rsidRDefault="001D3C59" w:rsidP="00C179E5">
            <w:pPr>
              <w:pStyle w:val="regular"/>
              <w:rPr>
                <w:rFonts w:ascii="Aptos" w:hAnsi="Aptos" w:cs="Segoe UI"/>
                <w:iCs/>
                <w:sz w:val="18"/>
                <w:szCs w:val="18"/>
              </w:rPr>
            </w:pPr>
            <w:r w:rsidRPr="009A5060">
              <w:rPr>
                <w:rFonts w:ascii="Aptos" w:hAnsi="Aptos" w:cs="Segoe UI"/>
                <w:sz w:val="18"/>
                <w:szCs w:val="18"/>
              </w:rPr>
              <w:t>Kick-Off meeting</w:t>
            </w:r>
          </w:p>
        </w:tc>
        <w:tc>
          <w:tcPr>
            <w:tcW w:w="1418" w:type="dxa"/>
            <w:vAlign w:val="center"/>
          </w:tcPr>
          <w:p w14:paraId="56BE91AB" w14:textId="77777777" w:rsidR="001D3C59" w:rsidRPr="009A5060" w:rsidRDefault="001D3C59" w:rsidP="00C179E5">
            <w:pPr>
              <w:pStyle w:val="regular"/>
              <w:rPr>
                <w:rFonts w:ascii="Aptos" w:hAnsi="Aptos" w:cs="Segoe UI"/>
                <w:iCs/>
                <w:sz w:val="18"/>
                <w:szCs w:val="18"/>
              </w:rPr>
            </w:pPr>
            <w:r w:rsidRPr="009A5060">
              <w:rPr>
                <w:rFonts w:ascii="Aptos" w:hAnsi="Aptos"/>
                <w:sz w:val="18"/>
                <w:szCs w:val="18"/>
              </w:rPr>
              <w:t>SCK CEN</w:t>
            </w:r>
          </w:p>
        </w:tc>
        <w:tc>
          <w:tcPr>
            <w:tcW w:w="1417" w:type="dxa"/>
            <w:vAlign w:val="center"/>
          </w:tcPr>
          <w:p w14:paraId="67E724DC" w14:textId="77777777" w:rsidR="001D3C59" w:rsidRPr="009A5060" w:rsidRDefault="001D3C59" w:rsidP="00C179E5">
            <w:pPr>
              <w:rPr>
                <w:rFonts w:ascii="Aptos" w:hAnsi="Aptos" w:cs="Segoe UI"/>
                <w:color w:val="000000" w:themeColor="text1"/>
                <w:sz w:val="18"/>
                <w:szCs w:val="18"/>
              </w:rPr>
            </w:pPr>
            <w:r w:rsidRPr="009A5060">
              <w:rPr>
                <w:rFonts w:ascii="Aptos" w:hAnsi="Aptos" w:cs="Segoe UI"/>
                <w:color w:val="000000" w:themeColor="text1"/>
                <w:sz w:val="18"/>
                <w:szCs w:val="18"/>
              </w:rPr>
              <w:t>T</w:t>
            </w:r>
            <w:r w:rsidRPr="009A5060">
              <w:rPr>
                <w:rFonts w:ascii="Aptos" w:hAnsi="Aptos" w:cs="Segoe UI"/>
                <w:color w:val="000000" w:themeColor="text1"/>
                <w:sz w:val="18"/>
                <w:szCs w:val="18"/>
                <w:vertAlign w:val="subscript"/>
              </w:rPr>
              <w:t>0</w:t>
            </w:r>
            <w:r w:rsidRPr="009A5060">
              <w:rPr>
                <w:rFonts w:ascii="Aptos" w:hAnsi="Aptos" w:cs="Segoe UI"/>
                <w:b/>
                <w:bCs/>
                <w:color w:val="000000" w:themeColor="text1"/>
                <w:sz w:val="18"/>
                <w:szCs w:val="18"/>
                <w:vertAlign w:val="subscript"/>
              </w:rPr>
              <w:t xml:space="preserve"> </w:t>
            </w:r>
            <w:r w:rsidRPr="009A5060">
              <w:rPr>
                <w:rStyle w:val="Specsvalues"/>
                <w:rFonts w:ascii="Aptos" w:hAnsi="Aptos" w:cs="Segoe UI"/>
                <w:color w:val="000000" w:themeColor="text1"/>
                <w:sz w:val="18"/>
                <w:szCs w:val="18"/>
              </w:rPr>
              <w:t>+15 BD</w:t>
            </w:r>
          </w:p>
        </w:tc>
      </w:tr>
      <w:tr w:rsidR="001D3C59" w:rsidRPr="009A5060" w14:paraId="7096B1F1" w14:textId="77777777" w:rsidTr="007A02BC">
        <w:tc>
          <w:tcPr>
            <w:tcW w:w="704" w:type="dxa"/>
          </w:tcPr>
          <w:p w14:paraId="61EC2D15" w14:textId="77777777" w:rsidR="001D3C59" w:rsidRPr="009A5060" w:rsidRDefault="001D3C59" w:rsidP="00C179E5">
            <w:pPr>
              <w:pStyle w:val="regular"/>
              <w:rPr>
                <w:rFonts w:ascii="Aptos" w:hAnsi="Aptos" w:cs="Segoe UI"/>
                <w:iCs/>
                <w:sz w:val="18"/>
                <w:szCs w:val="18"/>
              </w:rPr>
            </w:pPr>
            <w:r w:rsidRPr="009A5060">
              <w:rPr>
                <w:rFonts w:ascii="Aptos" w:hAnsi="Aptos" w:cs="Segoe UI"/>
                <w:iCs/>
                <w:sz w:val="18"/>
                <w:szCs w:val="18"/>
              </w:rPr>
              <w:t>M12</w:t>
            </w:r>
          </w:p>
        </w:tc>
        <w:tc>
          <w:tcPr>
            <w:tcW w:w="5528" w:type="dxa"/>
          </w:tcPr>
          <w:p w14:paraId="3C8A68BA" w14:textId="77777777" w:rsidR="001D3C59" w:rsidRPr="009A5060" w:rsidRDefault="001D3C59" w:rsidP="00C179E5">
            <w:pPr>
              <w:pStyle w:val="regular"/>
              <w:rPr>
                <w:rFonts w:ascii="Aptos" w:hAnsi="Aptos" w:cs="Segoe UI"/>
                <w:sz w:val="18"/>
                <w:szCs w:val="18"/>
              </w:rPr>
            </w:pPr>
            <w:r w:rsidRPr="009A5060">
              <w:rPr>
                <w:rFonts w:ascii="Aptos" w:hAnsi="Aptos" w:cs="Segoe UI"/>
                <w:sz w:val="18"/>
                <w:szCs w:val="18"/>
              </w:rPr>
              <w:t>Management Dashboard &amp; QAP submitted for review/approval</w:t>
            </w:r>
          </w:p>
        </w:tc>
        <w:tc>
          <w:tcPr>
            <w:tcW w:w="1418" w:type="dxa"/>
            <w:vAlign w:val="center"/>
          </w:tcPr>
          <w:p w14:paraId="24E08934" w14:textId="77777777" w:rsidR="001D3C59" w:rsidRPr="009A5060" w:rsidRDefault="001D3C59" w:rsidP="00C179E5">
            <w:pPr>
              <w:pStyle w:val="regular"/>
              <w:rPr>
                <w:rFonts w:ascii="Aptos" w:hAnsi="Aptos"/>
                <w:sz w:val="18"/>
                <w:szCs w:val="18"/>
              </w:rPr>
            </w:pPr>
            <w:r w:rsidRPr="009A5060">
              <w:rPr>
                <w:rFonts w:ascii="Aptos" w:hAnsi="Aptos"/>
                <w:sz w:val="18"/>
                <w:szCs w:val="18"/>
              </w:rPr>
              <w:t>Contractor</w:t>
            </w:r>
          </w:p>
        </w:tc>
        <w:tc>
          <w:tcPr>
            <w:tcW w:w="1417" w:type="dxa"/>
            <w:vAlign w:val="center"/>
          </w:tcPr>
          <w:p w14:paraId="54FC5D5E" w14:textId="77777777" w:rsidR="001D3C59" w:rsidRPr="009A5060" w:rsidRDefault="001D3C59" w:rsidP="00C179E5">
            <w:pPr>
              <w:rPr>
                <w:rStyle w:val="Specsvalues"/>
                <w:rFonts w:ascii="Aptos" w:hAnsi="Aptos" w:cs="Segoe UI"/>
                <w:color w:val="000000" w:themeColor="text1"/>
                <w:sz w:val="18"/>
                <w:szCs w:val="18"/>
              </w:rPr>
            </w:pPr>
          </w:p>
        </w:tc>
      </w:tr>
      <w:tr w:rsidR="001D3C59" w:rsidRPr="009A5060" w14:paraId="2C2E31C4" w14:textId="77777777" w:rsidTr="007A02BC">
        <w:tc>
          <w:tcPr>
            <w:tcW w:w="704" w:type="dxa"/>
          </w:tcPr>
          <w:p w14:paraId="60355FBD" w14:textId="77777777" w:rsidR="001D3C59" w:rsidRPr="009A5060" w:rsidRDefault="001D3C59" w:rsidP="00C179E5">
            <w:pPr>
              <w:pStyle w:val="regular"/>
              <w:rPr>
                <w:rFonts w:ascii="Aptos" w:hAnsi="Aptos" w:cs="Segoe UI"/>
                <w:iCs/>
                <w:sz w:val="18"/>
                <w:szCs w:val="18"/>
              </w:rPr>
            </w:pPr>
            <w:r w:rsidRPr="009A5060">
              <w:rPr>
                <w:rFonts w:ascii="Aptos" w:hAnsi="Aptos" w:cs="Segoe UI"/>
                <w:iCs/>
                <w:sz w:val="18"/>
                <w:szCs w:val="18"/>
              </w:rPr>
              <w:t>M13</w:t>
            </w:r>
          </w:p>
        </w:tc>
        <w:tc>
          <w:tcPr>
            <w:tcW w:w="5528" w:type="dxa"/>
          </w:tcPr>
          <w:p w14:paraId="7AA6B2CB" w14:textId="77777777" w:rsidR="001D3C59" w:rsidRPr="009A5060" w:rsidRDefault="001D3C59" w:rsidP="00C179E5">
            <w:pPr>
              <w:pStyle w:val="regular"/>
              <w:rPr>
                <w:rFonts w:ascii="Aptos" w:hAnsi="Aptos" w:cs="Segoe UI"/>
                <w:sz w:val="18"/>
                <w:szCs w:val="18"/>
              </w:rPr>
            </w:pPr>
            <w:r w:rsidRPr="009A5060">
              <w:rPr>
                <w:rFonts w:ascii="Aptos" w:hAnsi="Aptos" w:cs="Segoe UI"/>
                <w:sz w:val="18"/>
                <w:szCs w:val="18"/>
              </w:rPr>
              <w:t>Risk Assessment/ Management Plan submitted for review/approval</w:t>
            </w:r>
          </w:p>
        </w:tc>
        <w:tc>
          <w:tcPr>
            <w:tcW w:w="1418" w:type="dxa"/>
            <w:vAlign w:val="center"/>
          </w:tcPr>
          <w:p w14:paraId="68260D7B" w14:textId="77777777" w:rsidR="001D3C59" w:rsidRPr="009A5060" w:rsidRDefault="001D3C59" w:rsidP="00C179E5">
            <w:pPr>
              <w:pStyle w:val="regular"/>
              <w:rPr>
                <w:rFonts w:ascii="Aptos" w:hAnsi="Aptos"/>
                <w:sz w:val="18"/>
                <w:szCs w:val="18"/>
              </w:rPr>
            </w:pPr>
            <w:r w:rsidRPr="009A5060">
              <w:rPr>
                <w:rFonts w:ascii="Aptos" w:hAnsi="Aptos"/>
                <w:sz w:val="18"/>
                <w:szCs w:val="18"/>
              </w:rPr>
              <w:t>Contractor</w:t>
            </w:r>
          </w:p>
        </w:tc>
        <w:tc>
          <w:tcPr>
            <w:tcW w:w="1417" w:type="dxa"/>
            <w:vAlign w:val="center"/>
          </w:tcPr>
          <w:p w14:paraId="16E00BB7" w14:textId="77777777" w:rsidR="001D3C59" w:rsidRPr="009A5060" w:rsidRDefault="001D3C59" w:rsidP="00C179E5">
            <w:pPr>
              <w:rPr>
                <w:rStyle w:val="Specsvalues"/>
                <w:rFonts w:ascii="Aptos" w:hAnsi="Aptos" w:cs="Segoe UI"/>
                <w:color w:val="000000" w:themeColor="text1"/>
                <w:sz w:val="18"/>
                <w:szCs w:val="18"/>
              </w:rPr>
            </w:pPr>
          </w:p>
        </w:tc>
      </w:tr>
      <w:tr w:rsidR="001D3C59" w:rsidRPr="009A5060" w14:paraId="62069BB5" w14:textId="77777777" w:rsidTr="007A02BC">
        <w:tc>
          <w:tcPr>
            <w:tcW w:w="704" w:type="dxa"/>
          </w:tcPr>
          <w:p w14:paraId="0337EE38" w14:textId="77777777" w:rsidR="001D3C59" w:rsidRPr="009A5060" w:rsidRDefault="001D3C59" w:rsidP="00C179E5">
            <w:pPr>
              <w:pStyle w:val="regular"/>
              <w:rPr>
                <w:rFonts w:ascii="Aptos" w:hAnsi="Aptos" w:cs="Segoe UI"/>
                <w:iCs/>
                <w:sz w:val="18"/>
                <w:szCs w:val="18"/>
              </w:rPr>
            </w:pPr>
            <w:r w:rsidRPr="009A5060">
              <w:rPr>
                <w:rFonts w:ascii="Aptos" w:hAnsi="Aptos" w:cs="Segoe UI"/>
                <w:iCs/>
                <w:sz w:val="18"/>
                <w:szCs w:val="18"/>
              </w:rPr>
              <w:t>M14</w:t>
            </w:r>
          </w:p>
        </w:tc>
        <w:tc>
          <w:tcPr>
            <w:tcW w:w="5528" w:type="dxa"/>
          </w:tcPr>
          <w:p w14:paraId="13BA8ECC" w14:textId="77777777" w:rsidR="001D3C59" w:rsidRPr="009A5060" w:rsidRDefault="001D3C59" w:rsidP="00C179E5">
            <w:pPr>
              <w:pStyle w:val="regular"/>
              <w:rPr>
                <w:rFonts w:ascii="Aptos" w:hAnsi="Aptos" w:cs="Segoe UI"/>
                <w:iCs/>
                <w:sz w:val="18"/>
                <w:szCs w:val="18"/>
              </w:rPr>
            </w:pPr>
            <w:r w:rsidRPr="009A5060">
              <w:rPr>
                <w:rFonts w:ascii="Aptos" w:hAnsi="Aptos" w:cs="Segoe UI"/>
                <w:sz w:val="18"/>
                <w:szCs w:val="18"/>
              </w:rPr>
              <w:t>Preliminary Information on Site Infrastructure delivered</w:t>
            </w:r>
          </w:p>
        </w:tc>
        <w:tc>
          <w:tcPr>
            <w:tcW w:w="1418" w:type="dxa"/>
            <w:vAlign w:val="center"/>
          </w:tcPr>
          <w:p w14:paraId="7704E147" w14:textId="77777777" w:rsidR="001D3C59" w:rsidRPr="009A5060" w:rsidRDefault="001D3C59" w:rsidP="00C179E5">
            <w:pPr>
              <w:pStyle w:val="regular"/>
              <w:rPr>
                <w:rFonts w:ascii="Aptos" w:hAnsi="Aptos" w:cs="Segoe UI"/>
                <w:iCs/>
                <w:sz w:val="18"/>
                <w:szCs w:val="18"/>
              </w:rPr>
            </w:pPr>
            <w:r w:rsidRPr="009A5060">
              <w:rPr>
                <w:rFonts w:ascii="Aptos" w:hAnsi="Aptos"/>
                <w:sz w:val="18"/>
                <w:szCs w:val="18"/>
              </w:rPr>
              <w:t>SCK CEN</w:t>
            </w:r>
          </w:p>
        </w:tc>
        <w:tc>
          <w:tcPr>
            <w:tcW w:w="1417" w:type="dxa"/>
            <w:vAlign w:val="center"/>
          </w:tcPr>
          <w:p w14:paraId="11436857" w14:textId="77777777" w:rsidR="001D3C59" w:rsidRPr="009A5060" w:rsidRDefault="001D3C59" w:rsidP="00C179E5">
            <w:pPr>
              <w:rPr>
                <w:rFonts w:ascii="Aptos" w:hAnsi="Aptos" w:cs="Segoe UI"/>
                <w:color w:val="000000" w:themeColor="text1"/>
                <w:sz w:val="18"/>
                <w:szCs w:val="18"/>
              </w:rPr>
            </w:pPr>
            <w:r w:rsidRPr="009A5060">
              <w:rPr>
                <w:rStyle w:val="Specsvalues"/>
                <w:rFonts w:ascii="Aptos" w:hAnsi="Aptos" w:cs="Segoe UI"/>
                <w:color w:val="000000" w:themeColor="text1"/>
                <w:sz w:val="18"/>
                <w:szCs w:val="18"/>
              </w:rPr>
              <w:t>M11 + 1M</w:t>
            </w:r>
          </w:p>
        </w:tc>
      </w:tr>
      <w:tr w:rsidR="001D3C59" w:rsidRPr="009A5060" w14:paraId="19098332" w14:textId="77777777" w:rsidTr="007A02BC">
        <w:tc>
          <w:tcPr>
            <w:tcW w:w="704" w:type="dxa"/>
          </w:tcPr>
          <w:p w14:paraId="3290613F" w14:textId="77777777" w:rsidR="001D3C59" w:rsidRPr="009A5060" w:rsidRDefault="001D3C59" w:rsidP="00C179E5">
            <w:pPr>
              <w:pStyle w:val="regular"/>
              <w:rPr>
                <w:rFonts w:ascii="Aptos" w:hAnsi="Aptos" w:cs="Segoe UI"/>
                <w:iCs/>
                <w:sz w:val="18"/>
                <w:szCs w:val="18"/>
              </w:rPr>
            </w:pPr>
            <w:r w:rsidRPr="009A5060">
              <w:rPr>
                <w:rFonts w:ascii="Aptos" w:hAnsi="Aptos" w:cs="Segoe UI"/>
                <w:iCs/>
                <w:sz w:val="18"/>
                <w:szCs w:val="18"/>
              </w:rPr>
              <w:t>M15</w:t>
            </w:r>
          </w:p>
        </w:tc>
        <w:tc>
          <w:tcPr>
            <w:tcW w:w="5528" w:type="dxa"/>
          </w:tcPr>
          <w:p w14:paraId="67EF7657" w14:textId="77777777" w:rsidR="001D3C59" w:rsidRPr="009A5060" w:rsidRDefault="001D3C59" w:rsidP="00C179E5">
            <w:pPr>
              <w:pStyle w:val="regular"/>
              <w:rPr>
                <w:rFonts w:ascii="Aptos" w:hAnsi="Aptos" w:cs="Segoe UI"/>
                <w:sz w:val="18"/>
                <w:szCs w:val="18"/>
                <w:u w:color="7030A0"/>
              </w:rPr>
            </w:pPr>
            <w:r w:rsidRPr="009A5060">
              <w:rPr>
                <w:rFonts w:ascii="Aptos" w:hAnsi="Aptos" w:cs="Segoe UI"/>
                <w:sz w:val="18"/>
                <w:szCs w:val="18"/>
                <w:u w:color="7030A0"/>
              </w:rPr>
              <w:t>Deliverables associated with M12 and M13 approved</w:t>
            </w:r>
          </w:p>
        </w:tc>
        <w:tc>
          <w:tcPr>
            <w:tcW w:w="1418" w:type="dxa"/>
            <w:vAlign w:val="center"/>
          </w:tcPr>
          <w:p w14:paraId="689BDA3E" w14:textId="77777777" w:rsidR="001D3C59" w:rsidRPr="009A5060" w:rsidRDefault="001D3C59" w:rsidP="00C179E5">
            <w:pPr>
              <w:pStyle w:val="regular"/>
              <w:rPr>
                <w:rFonts w:ascii="Aptos" w:hAnsi="Aptos"/>
                <w:sz w:val="18"/>
                <w:szCs w:val="18"/>
              </w:rPr>
            </w:pPr>
            <w:r w:rsidRPr="009A5060">
              <w:rPr>
                <w:rFonts w:ascii="Aptos" w:hAnsi="Aptos"/>
                <w:sz w:val="18"/>
                <w:szCs w:val="18"/>
              </w:rPr>
              <w:t>SCK CEN</w:t>
            </w:r>
          </w:p>
        </w:tc>
        <w:tc>
          <w:tcPr>
            <w:tcW w:w="1417" w:type="dxa"/>
            <w:vAlign w:val="center"/>
          </w:tcPr>
          <w:p w14:paraId="3E107948" w14:textId="77777777" w:rsidR="001D3C59" w:rsidRPr="009A5060" w:rsidRDefault="001D3C59" w:rsidP="00C179E5">
            <w:pPr>
              <w:rPr>
                <w:rFonts w:ascii="Aptos" w:hAnsi="Aptos" w:cs="Segoe UI"/>
                <w:color w:val="000000" w:themeColor="text1"/>
                <w:sz w:val="18"/>
                <w:szCs w:val="18"/>
                <w:vertAlign w:val="subscript"/>
              </w:rPr>
            </w:pPr>
          </w:p>
        </w:tc>
      </w:tr>
      <w:tr w:rsidR="001D3C59" w:rsidRPr="009A5060" w14:paraId="07ADCF4F" w14:textId="77777777" w:rsidTr="007A02BC">
        <w:tc>
          <w:tcPr>
            <w:tcW w:w="704" w:type="dxa"/>
          </w:tcPr>
          <w:p w14:paraId="1CFAC5F2" w14:textId="77777777" w:rsidR="001D3C59" w:rsidRPr="009A5060" w:rsidRDefault="001D3C59" w:rsidP="00C179E5">
            <w:pPr>
              <w:pStyle w:val="regular"/>
              <w:rPr>
                <w:rFonts w:ascii="Aptos" w:hAnsi="Aptos" w:cs="Segoe UI"/>
                <w:iCs/>
                <w:sz w:val="18"/>
                <w:szCs w:val="18"/>
              </w:rPr>
            </w:pPr>
            <w:r w:rsidRPr="009A5060">
              <w:rPr>
                <w:rFonts w:ascii="Aptos" w:hAnsi="Aptos" w:cs="Segoe UI"/>
                <w:iCs/>
                <w:sz w:val="18"/>
                <w:szCs w:val="18"/>
              </w:rPr>
              <w:t>M16</w:t>
            </w:r>
          </w:p>
        </w:tc>
        <w:tc>
          <w:tcPr>
            <w:tcW w:w="5528" w:type="dxa"/>
          </w:tcPr>
          <w:p w14:paraId="5B8891E8" w14:textId="77777777" w:rsidR="001D3C59" w:rsidRPr="009A5060" w:rsidRDefault="001D3C59" w:rsidP="00C179E5">
            <w:pPr>
              <w:pStyle w:val="regular"/>
              <w:rPr>
                <w:rFonts w:ascii="Aptos" w:hAnsi="Aptos" w:cs="Segoe UI"/>
                <w:iCs/>
                <w:sz w:val="18"/>
                <w:szCs w:val="18"/>
              </w:rPr>
            </w:pPr>
            <w:r w:rsidRPr="009A5060">
              <w:rPr>
                <w:rFonts w:ascii="Aptos" w:hAnsi="Aptos" w:cs="Segoe UI"/>
                <w:sz w:val="18"/>
                <w:szCs w:val="18"/>
                <w:u w:color="7030A0"/>
              </w:rPr>
              <w:t>Conceptual Design File submitted for review/approval</w:t>
            </w:r>
          </w:p>
        </w:tc>
        <w:tc>
          <w:tcPr>
            <w:tcW w:w="1418" w:type="dxa"/>
            <w:vAlign w:val="center"/>
          </w:tcPr>
          <w:p w14:paraId="21524594" w14:textId="77777777" w:rsidR="001D3C59" w:rsidRPr="009A5060" w:rsidRDefault="001D3C59" w:rsidP="00C179E5">
            <w:pPr>
              <w:pStyle w:val="regular"/>
              <w:rPr>
                <w:rFonts w:ascii="Aptos" w:hAnsi="Aptos" w:cs="Segoe UI"/>
                <w:iCs/>
                <w:sz w:val="18"/>
                <w:szCs w:val="18"/>
              </w:rPr>
            </w:pPr>
            <w:r w:rsidRPr="009A5060">
              <w:rPr>
                <w:rFonts w:ascii="Aptos" w:hAnsi="Aptos"/>
                <w:sz w:val="18"/>
                <w:szCs w:val="18"/>
              </w:rPr>
              <w:t>Contractor</w:t>
            </w:r>
          </w:p>
        </w:tc>
        <w:tc>
          <w:tcPr>
            <w:tcW w:w="1417" w:type="dxa"/>
            <w:vAlign w:val="center"/>
          </w:tcPr>
          <w:p w14:paraId="6C43FF80" w14:textId="77777777" w:rsidR="001D3C59" w:rsidRPr="009A5060" w:rsidRDefault="001D3C59" w:rsidP="00C179E5">
            <w:pPr>
              <w:rPr>
                <w:rFonts w:ascii="Aptos" w:hAnsi="Aptos" w:cs="Segoe UI"/>
                <w:color w:val="000000" w:themeColor="text1"/>
                <w:sz w:val="18"/>
                <w:szCs w:val="18"/>
              </w:rPr>
            </w:pPr>
          </w:p>
        </w:tc>
      </w:tr>
      <w:tr w:rsidR="001D3C59" w:rsidRPr="009A5060" w14:paraId="5577C302" w14:textId="77777777" w:rsidTr="007A02BC">
        <w:tc>
          <w:tcPr>
            <w:tcW w:w="704" w:type="dxa"/>
          </w:tcPr>
          <w:p w14:paraId="31F6BC47" w14:textId="77777777" w:rsidR="001D3C59" w:rsidRPr="009A5060" w:rsidRDefault="001D3C59" w:rsidP="00C179E5">
            <w:pPr>
              <w:pStyle w:val="regular"/>
              <w:rPr>
                <w:rFonts w:ascii="Aptos" w:hAnsi="Aptos" w:cs="Segoe UI"/>
                <w:iCs/>
                <w:sz w:val="18"/>
                <w:szCs w:val="18"/>
              </w:rPr>
            </w:pPr>
            <w:r w:rsidRPr="009A5060">
              <w:rPr>
                <w:rFonts w:ascii="Aptos" w:hAnsi="Aptos" w:cs="Segoe UI"/>
                <w:iCs/>
                <w:sz w:val="18"/>
                <w:szCs w:val="18"/>
              </w:rPr>
              <w:t>M17</w:t>
            </w:r>
          </w:p>
        </w:tc>
        <w:tc>
          <w:tcPr>
            <w:tcW w:w="5528" w:type="dxa"/>
          </w:tcPr>
          <w:p w14:paraId="61A1BA92" w14:textId="77777777" w:rsidR="001D3C59" w:rsidRPr="009A5060" w:rsidRDefault="001D3C59" w:rsidP="00C179E5">
            <w:pPr>
              <w:pStyle w:val="regular"/>
              <w:rPr>
                <w:rFonts w:ascii="Aptos" w:hAnsi="Aptos" w:cs="Segoe UI"/>
                <w:iCs/>
                <w:sz w:val="18"/>
                <w:szCs w:val="18"/>
              </w:rPr>
            </w:pPr>
            <w:r w:rsidRPr="009A5060">
              <w:rPr>
                <w:rFonts w:ascii="Aptos" w:hAnsi="Aptos" w:cs="Segoe UI"/>
                <w:sz w:val="18"/>
                <w:szCs w:val="18"/>
              </w:rPr>
              <w:t>Detailed Design File submitted for review/approval</w:t>
            </w:r>
          </w:p>
        </w:tc>
        <w:tc>
          <w:tcPr>
            <w:tcW w:w="1418" w:type="dxa"/>
            <w:vAlign w:val="center"/>
          </w:tcPr>
          <w:p w14:paraId="147F5785" w14:textId="77777777" w:rsidR="001D3C59" w:rsidRPr="009A5060" w:rsidRDefault="001D3C59" w:rsidP="00C179E5">
            <w:pPr>
              <w:pStyle w:val="regular"/>
              <w:rPr>
                <w:rFonts w:ascii="Aptos" w:hAnsi="Aptos" w:cs="Segoe UI"/>
                <w:iCs/>
                <w:sz w:val="18"/>
                <w:szCs w:val="18"/>
              </w:rPr>
            </w:pPr>
            <w:r w:rsidRPr="009A5060">
              <w:rPr>
                <w:rFonts w:ascii="Aptos" w:hAnsi="Aptos"/>
                <w:sz w:val="18"/>
                <w:szCs w:val="18"/>
              </w:rPr>
              <w:t>Contractor</w:t>
            </w:r>
          </w:p>
        </w:tc>
        <w:tc>
          <w:tcPr>
            <w:tcW w:w="1417" w:type="dxa"/>
            <w:vAlign w:val="center"/>
          </w:tcPr>
          <w:p w14:paraId="744D530B" w14:textId="77777777" w:rsidR="001D3C59" w:rsidRPr="009A5060" w:rsidRDefault="001D3C59" w:rsidP="00C179E5">
            <w:pPr>
              <w:rPr>
                <w:rFonts w:ascii="Aptos" w:hAnsi="Aptos" w:cs="Segoe UI"/>
                <w:color w:val="000000" w:themeColor="text1"/>
                <w:sz w:val="18"/>
                <w:szCs w:val="18"/>
              </w:rPr>
            </w:pPr>
          </w:p>
        </w:tc>
      </w:tr>
      <w:tr w:rsidR="001D3C59" w:rsidRPr="009A5060" w14:paraId="507A8118" w14:textId="77777777" w:rsidTr="007A02BC">
        <w:tc>
          <w:tcPr>
            <w:tcW w:w="704" w:type="dxa"/>
          </w:tcPr>
          <w:p w14:paraId="6E8100DC" w14:textId="77777777" w:rsidR="001D3C59" w:rsidRPr="009A5060" w:rsidRDefault="001D3C59" w:rsidP="00C179E5">
            <w:pPr>
              <w:pStyle w:val="regular"/>
              <w:rPr>
                <w:rFonts w:ascii="Aptos" w:hAnsi="Aptos" w:cs="Segoe UI"/>
                <w:iCs/>
                <w:sz w:val="18"/>
                <w:szCs w:val="18"/>
              </w:rPr>
            </w:pPr>
            <w:r w:rsidRPr="009A5060">
              <w:rPr>
                <w:rFonts w:ascii="Aptos" w:hAnsi="Aptos" w:cs="Segoe UI"/>
                <w:iCs/>
                <w:sz w:val="18"/>
                <w:szCs w:val="18"/>
              </w:rPr>
              <w:t>M18</w:t>
            </w:r>
          </w:p>
        </w:tc>
        <w:tc>
          <w:tcPr>
            <w:tcW w:w="5528" w:type="dxa"/>
          </w:tcPr>
          <w:p w14:paraId="660AEFA8" w14:textId="77777777" w:rsidR="001D3C59" w:rsidRPr="009A5060" w:rsidRDefault="001D3C59" w:rsidP="00C179E5">
            <w:pPr>
              <w:pStyle w:val="regular"/>
              <w:rPr>
                <w:rFonts w:ascii="Aptos" w:hAnsi="Aptos"/>
                <w:sz w:val="18"/>
                <w:szCs w:val="18"/>
              </w:rPr>
            </w:pPr>
            <w:r w:rsidRPr="009A5060">
              <w:rPr>
                <w:rFonts w:ascii="Aptos" w:hAnsi="Aptos"/>
                <w:sz w:val="18"/>
                <w:szCs w:val="18"/>
              </w:rPr>
              <w:t>Detailed Design File approved</w:t>
            </w:r>
          </w:p>
        </w:tc>
        <w:tc>
          <w:tcPr>
            <w:tcW w:w="1418" w:type="dxa"/>
          </w:tcPr>
          <w:p w14:paraId="4C98E40F" w14:textId="77777777" w:rsidR="001D3C59" w:rsidRPr="009A5060" w:rsidRDefault="001D3C59" w:rsidP="00C179E5">
            <w:pPr>
              <w:pStyle w:val="regular"/>
              <w:rPr>
                <w:rFonts w:ascii="Aptos" w:hAnsi="Aptos"/>
                <w:sz w:val="18"/>
                <w:szCs w:val="18"/>
              </w:rPr>
            </w:pPr>
            <w:r w:rsidRPr="009A5060">
              <w:rPr>
                <w:rFonts w:ascii="Aptos" w:hAnsi="Aptos"/>
                <w:sz w:val="18"/>
                <w:szCs w:val="18"/>
              </w:rPr>
              <w:t>Contractor</w:t>
            </w:r>
          </w:p>
        </w:tc>
        <w:tc>
          <w:tcPr>
            <w:tcW w:w="1417" w:type="dxa"/>
          </w:tcPr>
          <w:p w14:paraId="20720019" w14:textId="77777777" w:rsidR="001D3C59" w:rsidRPr="009A5060" w:rsidRDefault="001D3C59" w:rsidP="00C179E5">
            <w:pPr>
              <w:rPr>
                <w:rStyle w:val="Specsvalues"/>
                <w:rFonts w:ascii="Aptos" w:hAnsi="Aptos" w:cs="Segoe UI"/>
                <w:color w:val="000000" w:themeColor="text1"/>
                <w:sz w:val="18"/>
                <w:szCs w:val="18"/>
                <w:vertAlign w:val="subscript"/>
              </w:rPr>
            </w:pPr>
          </w:p>
        </w:tc>
      </w:tr>
      <w:tr w:rsidR="001D3C59" w:rsidRPr="009A5060" w14:paraId="1FA69408" w14:textId="77777777" w:rsidTr="007A02BC">
        <w:tc>
          <w:tcPr>
            <w:tcW w:w="6232" w:type="dxa"/>
            <w:gridSpan w:val="2"/>
            <w:shd w:val="clear" w:color="auto" w:fill="EBD9ED" w:themeFill="accent2" w:themeFillTint="33"/>
          </w:tcPr>
          <w:p w14:paraId="06B75089" w14:textId="77777777" w:rsidR="001D3C59" w:rsidRPr="009A5060" w:rsidRDefault="001D3C59" w:rsidP="00C179E5">
            <w:pPr>
              <w:pStyle w:val="regular"/>
              <w:rPr>
                <w:rFonts w:ascii="Aptos" w:hAnsi="Aptos"/>
                <w:b/>
                <w:bCs/>
                <w:sz w:val="18"/>
                <w:szCs w:val="18"/>
              </w:rPr>
            </w:pPr>
            <w:r w:rsidRPr="009A5060">
              <w:rPr>
                <w:rFonts w:ascii="Aptos" w:hAnsi="Aptos"/>
                <w:b/>
                <w:bCs/>
                <w:sz w:val="18"/>
                <w:szCs w:val="18"/>
              </w:rPr>
              <w:t>Phase II – Procurement and Manufacturing</w:t>
            </w:r>
          </w:p>
        </w:tc>
        <w:tc>
          <w:tcPr>
            <w:tcW w:w="1418" w:type="dxa"/>
            <w:shd w:val="clear" w:color="auto" w:fill="EBD9ED" w:themeFill="accent2" w:themeFillTint="33"/>
          </w:tcPr>
          <w:p w14:paraId="419950F1" w14:textId="77777777" w:rsidR="001D3C59" w:rsidRPr="009A5060" w:rsidRDefault="001D3C59" w:rsidP="00C179E5">
            <w:pPr>
              <w:pStyle w:val="regular"/>
              <w:rPr>
                <w:rFonts w:ascii="Aptos" w:hAnsi="Aptos"/>
                <w:b/>
                <w:bCs/>
                <w:sz w:val="18"/>
                <w:szCs w:val="18"/>
              </w:rPr>
            </w:pPr>
          </w:p>
        </w:tc>
        <w:tc>
          <w:tcPr>
            <w:tcW w:w="1417" w:type="dxa"/>
            <w:shd w:val="clear" w:color="auto" w:fill="EBD9ED" w:themeFill="accent2" w:themeFillTint="33"/>
          </w:tcPr>
          <w:p w14:paraId="31C2F7BB" w14:textId="77777777" w:rsidR="001D3C59" w:rsidRPr="009A5060" w:rsidRDefault="001D3C59" w:rsidP="00C179E5">
            <w:pPr>
              <w:rPr>
                <w:rStyle w:val="Specsvalues"/>
                <w:rFonts w:ascii="Aptos" w:hAnsi="Aptos" w:cs="Segoe UI"/>
                <w:b/>
                <w:bCs/>
                <w:color w:val="000000" w:themeColor="text1"/>
                <w:sz w:val="18"/>
                <w:szCs w:val="18"/>
              </w:rPr>
            </w:pPr>
          </w:p>
        </w:tc>
      </w:tr>
      <w:tr w:rsidR="001D3C59" w:rsidRPr="009A5060" w14:paraId="08E320BC" w14:textId="77777777" w:rsidTr="007A02BC">
        <w:tc>
          <w:tcPr>
            <w:tcW w:w="704" w:type="dxa"/>
          </w:tcPr>
          <w:p w14:paraId="5489BB3D" w14:textId="77777777" w:rsidR="001D3C59" w:rsidRPr="009A5060" w:rsidRDefault="001D3C59" w:rsidP="00C179E5">
            <w:pPr>
              <w:pStyle w:val="regular"/>
              <w:rPr>
                <w:rFonts w:ascii="Aptos" w:hAnsi="Aptos" w:cs="Segoe UI"/>
                <w:iCs/>
                <w:sz w:val="18"/>
                <w:szCs w:val="18"/>
              </w:rPr>
            </w:pPr>
            <w:r w:rsidRPr="009A5060">
              <w:rPr>
                <w:rFonts w:ascii="Aptos" w:hAnsi="Aptos" w:cs="Segoe UI"/>
                <w:iCs/>
                <w:sz w:val="18"/>
                <w:szCs w:val="18"/>
              </w:rPr>
              <w:t>M21</w:t>
            </w:r>
          </w:p>
        </w:tc>
        <w:tc>
          <w:tcPr>
            <w:tcW w:w="5528" w:type="dxa"/>
          </w:tcPr>
          <w:p w14:paraId="42E1062D" w14:textId="77777777" w:rsidR="001D3C59" w:rsidRPr="009A5060" w:rsidRDefault="001D3C59" w:rsidP="00C179E5">
            <w:pPr>
              <w:pStyle w:val="regular"/>
              <w:rPr>
                <w:rFonts w:ascii="Aptos" w:hAnsi="Aptos"/>
                <w:sz w:val="18"/>
                <w:szCs w:val="18"/>
              </w:rPr>
            </w:pPr>
            <w:r w:rsidRPr="009A5060">
              <w:rPr>
                <w:rFonts w:ascii="Aptos" w:hAnsi="Aptos"/>
                <w:sz w:val="18"/>
                <w:szCs w:val="18"/>
              </w:rPr>
              <w:t>Manufacturing started</w:t>
            </w:r>
          </w:p>
        </w:tc>
        <w:tc>
          <w:tcPr>
            <w:tcW w:w="1418" w:type="dxa"/>
          </w:tcPr>
          <w:p w14:paraId="4DB6BF38" w14:textId="77777777" w:rsidR="001D3C59" w:rsidRPr="009A5060" w:rsidRDefault="001D3C59" w:rsidP="00C179E5">
            <w:pPr>
              <w:pStyle w:val="regular"/>
              <w:rPr>
                <w:rFonts w:ascii="Aptos" w:hAnsi="Aptos"/>
                <w:sz w:val="18"/>
                <w:szCs w:val="18"/>
              </w:rPr>
            </w:pPr>
            <w:r w:rsidRPr="009A5060">
              <w:rPr>
                <w:rFonts w:ascii="Aptos" w:hAnsi="Aptos"/>
                <w:sz w:val="18"/>
                <w:szCs w:val="18"/>
              </w:rPr>
              <w:t>Contractor</w:t>
            </w:r>
          </w:p>
        </w:tc>
        <w:tc>
          <w:tcPr>
            <w:tcW w:w="1417" w:type="dxa"/>
          </w:tcPr>
          <w:p w14:paraId="76D29D22" w14:textId="77777777" w:rsidR="001D3C59" w:rsidRPr="009A5060" w:rsidRDefault="001D3C59" w:rsidP="00C179E5">
            <w:pPr>
              <w:rPr>
                <w:rFonts w:ascii="Aptos" w:hAnsi="Aptos" w:cs="Segoe UI"/>
                <w:color w:val="000000" w:themeColor="text1"/>
                <w:sz w:val="18"/>
                <w:szCs w:val="18"/>
              </w:rPr>
            </w:pPr>
          </w:p>
        </w:tc>
      </w:tr>
      <w:tr w:rsidR="001D3C59" w:rsidRPr="009A5060" w14:paraId="24656D7F" w14:textId="77777777" w:rsidTr="007A02BC">
        <w:tc>
          <w:tcPr>
            <w:tcW w:w="704" w:type="dxa"/>
          </w:tcPr>
          <w:p w14:paraId="0C6B77AF" w14:textId="77777777" w:rsidR="001D3C59" w:rsidRPr="009A5060" w:rsidRDefault="001D3C59" w:rsidP="00C179E5">
            <w:pPr>
              <w:pStyle w:val="regular"/>
              <w:rPr>
                <w:rFonts w:ascii="Aptos" w:hAnsi="Aptos" w:cs="Segoe UI"/>
                <w:iCs/>
                <w:sz w:val="18"/>
                <w:szCs w:val="18"/>
              </w:rPr>
            </w:pPr>
            <w:r w:rsidRPr="009A5060">
              <w:rPr>
                <w:rFonts w:ascii="Aptos" w:hAnsi="Aptos" w:cs="Segoe UI"/>
                <w:iCs/>
                <w:sz w:val="18"/>
                <w:szCs w:val="18"/>
              </w:rPr>
              <w:t>M22</w:t>
            </w:r>
          </w:p>
        </w:tc>
        <w:tc>
          <w:tcPr>
            <w:tcW w:w="5528" w:type="dxa"/>
          </w:tcPr>
          <w:p w14:paraId="11DB2E92" w14:textId="77777777" w:rsidR="001D3C59" w:rsidRPr="009A5060" w:rsidRDefault="001D3C59" w:rsidP="00C179E5">
            <w:pPr>
              <w:pStyle w:val="regular"/>
              <w:rPr>
                <w:rFonts w:ascii="Aptos" w:hAnsi="Aptos"/>
                <w:sz w:val="18"/>
                <w:szCs w:val="18"/>
              </w:rPr>
            </w:pPr>
            <w:r w:rsidRPr="009A5060">
              <w:rPr>
                <w:rFonts w:ascii="Aptos" w:hAnsi="Aptos"/>
                <w:sz w:val="18"/>
                <w:szCs w:val="18"/>
              </w:rPr>
              <w:t>Installation Plan submitted for review/approval</w:t>
            </w:r>
          </w:p>
        </w:tc>
        <w:tc>
          <w:tcPr>
            <w:tcW w:w="1418" w:type="dxa"/>
          </w:tcPr>
          <w:p w14:paraId="20966125" w14:textId="77777777" w:rsidR="001D3C59" w:rsidRPr="009A5060" w:rsidRDefault="001D3C59" w:rsidP="00C179E5">
            <w:pPr>
              <w:pStyle w:val="regular"/>
              <w:rPr>
                <w:rFonts w:ascii="Aptos" w:hAnsi="Aptos"/>
                <w:sz w:val="18"/>
                <w:szCs w:val="18"/>
              </w:rPr>
            </w:pPr>
            <w:r w:rsidRPr="009A5060">
              <w:rPr>
                <w:rFonts w:ascii="Aptos" w:hAnsi="Aptos"/>
                <w:sz w:val="18"/>
                <w:szCs w:val="18"/>
              </w:rPr>
              <w:t>Contractor</w:t>
            </w:r>
          </w:p>
        </w:tc>
        <w:tc>
          <w:tcPr>
            <w:tcW w:w="1417" w:type="dxa"/>
          </w:tcPr>
          <w:p w14:paraId="44199492" w14:textId="77777777" w:rsidR="001D3C59" w:rsidRPr="009A5060" w:rsidRDefault="001D3C59" w:rsidP="00C179E5">
            <w:pPr>
              <w:rPr>
                <w:rFonts w:ascii="Aptos" w:hAnsi="Aptos" w:cs="Segoe UI"/>
                <w:color w:val="000000" w:themeColor="text1"/>
                <w:sz w:val="18"/>
                <w:szCs w:val="18"/>
              </w:rPr>
            </w:pPr>
          </w:p>
        </w:tc>
      </w:tr>
      <w:tr w:rsidR="001D3C59" w:rsidRPr="009A5060" w14:paraId="59C10516" w14:textId="77777777" w:rsidTr="007A02BC">
        <w:tc>
          <w:tcPr>
            <w:tcW w:w="704" w:type="dxa"/>
          </w:tcPr>
          <w:p w14:paraId="62266D69" w14:textId="77777777" w:rsidR="001D3C59" w:rsidRPr="009A5060" w:rsidRDefault="001D3C59" w:rsidP="00C179E5">
            <w:pPr>
              <w:pStyle w:val="regular"/>
              <w:rPr>
                <w:rFonts w:ascii="Aptos" w:hAnsi="Aptos" w:cs="Segoe UI"/>
                <w:iCs/>
                <w:sz w:val="18"/>
                <w:szCs w:val="18"/>
              </w:rPr>
            </w:pPr>
            <w:r w:rsidRPr="009A5060">
              <w:rPr>
                <w:rFonts w:ascii="Aptos" w:hAnsi="Aptos" w:cs="Segoe UI"/>
                <w:iCs/>
                <w:sz w:val="18"/>
                <w:szCs w:val="18"/>
              </w:rPr>
              <w:t>M23</w:t>
            </w:r>
          </w:p>
        </w:tc>
        <w:tc>
          <w:tcPr>
            <w:tcW w:w="5528" w:type="dxa"/>
          </w:tcPr>
          <w:p w14:paraId="774051E6" w14:textId="77777777" w:rsidR="001D3C59" w:rsidRPr="009A5060" w:rsidRDefault="001D3C59" w:rsidP="00C179E5">
            <w:pPr>
              <w:pStyle w:val="regular"/>
              <w:rPr>
                <w:rFonts w:ascii="Aptos" w:hAnsi="Aptos" w:cs="Segoe UI"/>
                <w:iCs/>
                <w:sz w:val="18"/>
                <w:szCs w:val="18"/>
              </w:rPr>
            </w:pPr>
            <w:r w:rsidRPr="009A5060">
              <w:rPr>
                <w:rFonts w:ascii="Aptos" w:hAnsi="Aptos"/>
                <w:sz w:val="18"/>
                <w:szCs w:val="18"/>
              </w:rPr>
              <w:t>Manufacturing completed</w:t>
            </w:r>
          </w:p>
        </w:tc>
        <w:tc>
          <w:tcPr>
            <w:tcW w:w="1418" w:type="dxa"/>
          </w:tcPr>
          <w:p w14:paraId="7992CEF3" w14:textId="77777777" w:rsidR="001D3C59" w:rsidRPr="009A5060" w:rsidRDefault="001D3C59" w:rsidP="00C179E5">
            <w:pPr>
              <w:pStyle w:val="regular"/>
              <w:rPr>
                <w:rFonts w:ascii="Aptos" w:hAnsi="Aptos" w:cs="Segoe UI"/>
                <w:iCs/>
                <w:sz w:val="18"/>
                <w:szCs w:val="18"/>
              </w:rPr>
            </w:pPr>
            <w:r w:rsidRPr="009A5060">
              <w:rPr>
                <w:rFonts w:ascii="Aptos" w:hAnsi="Aptos"/>
                <w:sz w:val="18"/>
                <w:szCs w:val="18"/>
              </w:rPr>
              <w:t>Contractor</w:t>
            </w:r>
          </w:p>
        </w:tc>
        <w:tc>
          <w:tcPr>
            <w:tcW w:w="1417" w:type="dxa"/>
          </w:tcPr>
          <w:p w14:paraId="101A3DC9" w14:textId="77777777" w:rsidR="001D3C59" w:rsidRPr="009A5060" w:rsidRDefault="001D3C59" w:rsidP="00C179E5">
            <w:pPr>
              <w:rPr>
                <w:rFonts w:ascii="Aptos" w:hAnsi="Aptos" w:cs="Segoe UI"/>
                <w:color w:val="000000" w:themeColor="text1"/>
                <w:sz w:val="18"/>
                <w:szCs w:val="18"/>
              </w:rPr>
            </w:pPr>
          </w:p>
        </w:tc>
      </w:tr>
      <w:tr w:rsidR="001D3C59" w:rsidRPr="009A5060" w14:paraId="1029819B" w14:textId="77777777" w:rsidTr="007A02BC">
        <w:tc>
          <w:tcPr>
            <w:tcW w:w="704" w:type="dxa"/>
          </w:tcPr>
          <w:p w14:paraId="5CECF841" w14:textId="77777777" w:rsidR="001D3C59" w:rsidRPr="009A5060" w:rsidRDefault="001D3C59" w:rsidP="00C179E5">
            <w:pPr>
              <w:pStyle w:val="regular"/>
              <w:rPr>
                <w:rFonts w:ascii="Aptos" w:hAnsi="Aptos" w:cs="Segoe UI"/>
                <w:iCs/>
                <w:sz w:val="18"/>
                <w:szCs w:val="18"/>
              </w:rPr>
            </w:pPr>
            <w:r w:rsidRPr="009A5060">
              <w:rPr>
                <w:rFonts w:ascii="Aptos" w:hAnsi="Aptos" w:cs="Segoe UI"/>
                <w:iCs/>
                <w:sz w:val="18"/>
                <w:szCs w:val="18"/>
              </w:rPr>
              <w:t>M24</w:t>
            </w:r>
          </w:p>
        </w:tc>
        <w:tc>
          <w:tcPr>
            <w:tcW w:w="5528" w:type="dxa"/>
          </w:tcPr>
          <w:p w14:paraId="09FCB899" w14:textId="77777777" w:rsidR="001D3C59" w:rsidRPr="009A5060" w:rsidRDefault="001D3C59" w:rsidP="00C179E5">
            <w:pPr>
              <w:pStyle w:val="regular"/>
              <w:rPr>
                <w:rFonts w:ascii="Aptos" w:hAnsi="Aptos"/>
                <w:sz w:val="18"/>
                <w:szCs w:val="18"/>
              </w:rPr>
            </w:pPr>
            <w:r w:rsidRPr="009A5060">
              <w:rPr>
                <w:rFonts w:ascii="Aptos" w:hAnsi="Aptos"/>
                <w:sz w:val="18"/>
                <w:szCs w:val="18"/>
              </w:rPr>
              <w:t>FAT approved</w:t>
            </w:r>
          </w:p>
        </w:tc>
        <w:tc>
          <w:tcPr>
            <w:tcW w:w="1418" w:type="dxa"/>
          </w:tcPr>
          <w:p w14:paraId="3F427709" w14:textId="77777777" w:rsidR="001D3C59" w:rsidRPr="009A5060" w:rsidRDefault="001D3C59" w:rsidP="00C179E5">
            <w:pPr>
              <w:pStyle w:val="regular"/>
              <w:rPr>
                <w:rFonts w:ascii="Aptos" w:hAnsi="Aptos"/>
                <w:sz w:val="18"/>
                <w:szCs w:val="18"/>
              </w:rPr>
            </w:pPr>
            <w:r w:rsidRPr="009A5060">
              <w:rPr>
                <w:rFonts w:ascii="Aptos" w:hAnsi="Aptos"/>
                <w:sz w:val="18"/>
                <w:szCs w:val="18"/>
              </w:rPr>
              <w:t>SCK CEN</w:t>
            </w:r>
          </w:p>
        </w:tc>
        <w:tc>
          <w:tcPr>
            <w:tcW w:w="1417" w:type="dxa"/>
          </w:tcPr>
          <w:p w14:paraId="73DD699C" w14:textId="77777777" w:rsidR="001D3C59" w:rsidRPr="009A5060" w:rsidRDefault="001D3C59" w:rsidP="00C179E5">
            <w:pPr>
              <w:rPr>
                <w:rStyle w:val="Specsvalues"/>
                <w:rFonts w:ascii="Aptos" w:hAnsi="Aptos" w:cs="Segoe UI"/>
                <w:color w:val="000000" w:themeColor="text1"/>
                <w:sz w:val="18"/>
                <w:szCs w:val="18"/>
              </w:rPr>
            </w:pPr>
          </w:p>
        </w:tc>
      </w:tr>
      <w:tr w:rsidR="001D3C59" w:rsidRPr="009A5060" w14:paraId="3FE066F2" w14:textId="77777777" w:rsidTr="007A02BC">
        <w:tc>
          <w:tcPr>
            <w:tcW w:w="6232" w:type="dxa"/>
            <w:gridSpan w:val="2"/>
            <w:shd w:val="clear" w:color="auto" w:fill="EBD9ED" w:themeFill="accent2" w:themeFillTint="33"/>
          </w:tcPr>
          <w:p w14:paraId="235DDB92" w14:textId="77777777" w:rsidR="001D3C59" w:rsidRPr="009A5060" w:rsidRDefault="001D3C59" w:rsidP="00C179E5">
            <w:pPr>
              <w:pStyle w:val="regular"/>
              <w:rPr>
                <w:rFonts w:ascii="Aptos" w:hAnsi="Aptos" w:cs="Segoe UI"/>
                <w:b/>
                <w:bCs/>
                <w:sz w:val="18"/>
                <w:szCs w:val="18"/>
              </w:rPr>
            </w:pPr>
            <w:r w:rsidRPr="009A5060">
              <w:rPr>
                <w:rFonts w:ascii="Aptos" w:hAnsi="Aptos" w:cs="Segoe UI"/>
                <w:b/>
                <w:bCs/>
                <w:sz w:val="18"/>
                <w:szCs w:val="18"/>
              </w:rPr>
              <w:t>Phase III – Installation</w:t>
            </w:r>
          </w:p>
        </w:tc>
        <w:tc>
          <w:tcPr>
            <w:tcW w:w="1418" w:type="dxa"/>
            <w:shd w:val="clear" w:color="auto" w:fill="EBD9ED" w:themeFill="accent2" w:themeFillTint="33"/>
            <w:vAlign w:val="center"/>
          </w:tcPr>
          <w:p w14:paraId="62BD35B8" w14:textId="77777777" w:rsidR="001D3C59" w:rsidRPr="009A5060" w:rsidRDefault="001D3C59" w:rsidP="00C179E5">
            <w:pPr>
              <w:pStyle w:val="regular"/>
              <w:rPr>
                <w:rFonts w:ascii="Aptos" w:hAnsi="Aptos"/>
                <w:b/>
                <w:bCs/>
                <w:sz w:val="18"/>
                <w:szCs w:val="18"/>
              </w:rPr>
            </w:pPr>
          </w:p>
        </w:tc>
        <w:tc>
          <w:tcPr>
            <w:tcW w:w="1417" w:type="dxa"/>
            <w:shd w:val="clear" w:color="auto" w:fill="EBD9ED" w:themeFill="accent2" w:themeFillTint="33"/>
            <w:vAlign w:val="center"/>
          </w:tcPr>
          <w:p w14:paraId="0FC2D134" w14:textId="77777777" w:rsidR="001D3C59" w:rsidRPr="009A5060" w:rsidRDefault="001D3C59" w:rsidP="00C179E5">
            <w:pPr>
              <w:rPr>
                <w:rStyle w:val="Specsvalues"/>
                <w:rFonts w:ascii="Aptos" w:hAnsi="Aptos" w:cs="Segoe UI"/>
                <w:b/>
                <w:bCs/>
                <w:color w:val="000000" w:themeColor="text1"/>
                <w:sz w:val="18"/>
                <w:szCs w:val="18"/>
              </w:rPr>
            </w:pPr>
          </w:p>
        </w:tc>
      </w:tr>
      <w:tr w:rsidR="001D3C59" w:rsidRPr="009A5060" w14:paraId="756D25AB" w14:textId="77777777" w:rsidTr="007A02BC">
        <w:tc>
          <w:tcPr>
            <w:tcW w:w="6232" w:type="dxa"/>
            <w:gridSpan w:val="2"/>
            <w:shd w:val="clear" w:color="auto" w:fill="EBD9ED" w:themeFill="accent2" w:themeFillTint="33"/>
          </w:tcPr>
          <w:p w14:paraId="1EDA2E74" w14:textId="77777777" w:rsidR="001D3C59" w:rsidRPr="009A5060" w:rsidRDefault="001D3C59" w:rsidP="00C179E5">
            <w:pPr>
              <w:pStyle w:val="regular"/>
              <w:rPr>
                <w:rFonts w:ascii="Aptos" w:hAnsi="Aptos" w:cs="Segoe UI"/>
                <w:b/>
                <w:bCs/>
                <w:sz w:val="18"/>
                <w:szCs w:val="18"/>
              </w:rPr>
            </w:pPr>
            <w:r w:rsidRPr="009A5060">
              <w:rPr>
                <w:rFonts w:ascii="Aptos" w:hAnsi="Aptos" w:cs="Segoe UI"/>
                <w:b/>
                <w:bCs/>
                <w:sz w:val="18"/>
                <w:szCs w:val="18"/>
              </w:rPr>
              <w:t>MXX Building ready for installation</w:t>
            </w:r>
          </w:p>
        </w:tc>
        <w:tc>
          <w:tcPr>
            <w:tcW w:w="1418" w:type="dxa"/>
            <w:shd w:val="clear" w:color="auto" w:fill="EBD9ED" w:themeFill="accent2" w:themeFillTint="33"/>
            <w:vAlign w:val="center"/>
          </w:tcPr>
          <w:p w14:paraId="3334D821" w14:textId="77777777" w:rsidR="001D3C59" w:rsidRPr="009A5060" w:rsidRDefault="001D3C59" w:rsidP="00C179E5">
            <w:pPr>
              <w:pStyle w:val="regular"/>
              <w:rPr>
                <w:rFonts w:ascii="Aptos" w:hAnsi="Aptos"/>
                <w:b/>
                <w:bCs/>
                <w:sz w:val="18"/>
                <w:szCs w:val="18"/>
              </w:rPr>
            </w:pPr>
            <w:r w:rsidRPr="009A5060">
              <w:rPr>
                <w:rFonts w:ascii="Aptos" w:hAnsi="Aptos"/>
                <w:b/>
                <w:bCs/>
                <w:sz w:val="18"/>
                <w:szCs w:val="18"/>
              </w:rPr>
              <w:t>SCK CEN</w:t>
            </w:r>
          </w:p>
        </w:tc>
        <w:tc>
          <w:tcPr>
            <w:tcW w:w="1417" w:type="dxa"/>
            <w:shd w:val="clear" w:color="auto" w:fill="EBD9ED" w:themeFill="accent2" w:themeFillTint="33"/>
            <w:vAlign w:val="center"/>
          </w:tcPr>
          <w:p w14:paraId="0D54487A" w14:textId="77777777" w:rsidR="001D3C59" w:rsidRPr="009A5060" w:rsidRDefault="001D3C59" w:rsidP="00C179E5">
            <w:pPr>
              <w:rPr>
                <w:rStyle w:val="Specsvalues"/>
                <w:rFonts w:ascii="Aptos" w:hAnsi="Aptos" w:cs="Segoe UI"/>
                <w:b/>
                <w:bCs/>
                <w:color w:val="000000" w:themeColor="text1"/>
                <w:sz w:val="18"/>
                <w:szCs w:val="18"/>
              </w:rPr>
            </w:pPr>
            <w:r w:rsidRPr="009A5060">
              <w:rPr>
                <w:rStyle w:val="Specsvalues"/>
                <w:rFonts w:ascii="Aptos" w:hAnsi="Aptos" w:cs="Segoe UI"/>
                <w:b/>
                <w:bCs/>
                <w:color w:val="000000" w:themeColor="text1"/>
                <w:sz w:val="18"/>
                <w:szCs w:val="18"/>
              </w:rPr>
              <w:t>XXXX</w:t>
            </w:r>
          </w:p>
        </w:tc>
      </w:tr>
      <w:tr w:rsidR="001D3C59" w:rsidRPr="009A5060" w14:paraId="7B53EE3A" w14:textId="77777777" w:rsidTr="007A02BC">
        <w:tc>
          <w:tcPr>
            <w:tcW w:w="6232" w:type="dxa"/>
            <w:gridSpan w:val="2"/>
            <w:shd w:val="clear" w:color="auto" w:fill="EBD9ED" w:themeFill="accent2" w:themeFillTint="33"/>
          </w:tcPr>
          <w:p w14:paraId="774AF78C" w14:textId="77777777" w:rsidR="001D3C59" w:rsidRPr="009A5060" w:rsidRDefault="001D3C59" w:rsidP="00C179E5">
            <w:pPr>
              <w:pStyle w:val="regular"/>
              <w:rPr>
                <w:rFonts w:ascii="Aptos" w:hAnsi="Aptos" w:cs="Segoe UI"/>
                <w:b/>
                <w:bCs/>
                <w:sz w:val="18"/>
                <w:szCs w:val="18"/>
              </w:rPr>
            </w:pPr>
            <w:r w:rsidRPr="009A5060">
              <w:rPr>
                <w:rFonts w:ascii="Aptos" w:hAnsi="Aptos" w:cs="Segoe UI"/>
                <w:b/>
                <w:bCs/>
                <w:sz w:val="18"/>
                <w:szCs w:val="18"/>
              </w:rPr>
              <w:lastRenderedPageBreak/>
              <w:t>Infrastructure provided by SCK CEN ready</w:t>
            </w:r>
          </w:p>
        </w:tc>
        <w:tc>
          <w:tcPr>
            <w:tcW w:w="1418" w:type="dxa"/>
            <w:shd w:val="clear" w:color="auto" w:fill="EBD9ED" w:themeFill="accent2" w:themeFillTint="33"/>
            <w:vAlign w:val="center"/>
          </w:tcPr>
          <w:p w14:paraId="12079B64" w14:textId="77777777" w:rsidR="001D3C59" w:rsidRPr="009A5060" w:rsidRDefault="001D3C59" w:rsidP="00C179E5">
            <w:pPr>
              <w:pStyle w:val="regular"/>
              <w:rPr>
                <w:rFonts w:ascii="Aptos" w:hAnsi="Aptos"/>
                <w:b/>
                <w:bCs/>
                <w:sz w:val="18"/>
                <w:szCs w:val="18"/>
              </w:rPr>
            </w:pPr>
            <w:r w:rsidRPr="009A5060">
              <w:rPr>
                <w:rFonts w:ascii="Aptos" w:hAnsi="Aptos"/>
                <w:b/>
                <w:bCs/>
                <w:sz w:val="18"/>
                <w:szCs w:val="18"/>
              </w:rPr>
              <w:t>SCK CEN</w:t>
            </w:r>
          </w:p>
        </w:tc>
        <w:tc>
          <w:tcPr>
            <w:tcW w:w="1417" w:type="dxa"/>
            <w:shd w:val="clear" w:color="auto" w:fill="EBD9ED" w:themeFill="accent2" w:themeFillTint="33"/>
            <w:vAlign w:val="center"/>
          </w:tcPr>
          <w:p w14:paraId="48E10399" w14:textId="77777777" w:rsidR="001D3C59" w:rsidRPr="009A5060" w:rsidRDefault="001D3C59" w:rsidP="00C179E5">
            <w:pPr>
              <w:rPr>
                <w:rStyle w:val="Specsvalues"/>
                <w:rFonts w:ascii="Aptos" w:hAnsi="Aptos" w:cs="Segoe UI"/>
                <w:b/>
                <w:bCs/>
                <w:color w:val="000000" w:themeColor="text1"/>
                <w:sz w:val="18"/>
                <w:szCs w:val="18"/>
              </w:rPr>
            </w:pPr>
            <w:r w:rsidRPr="009A5060">
              <w:rPr>
                <w:rStyle w:val="Specsvalues"/>
                <w:rFonts w:ascii="Aptos" w:hAnsi="Aptos" w:cs="Segoe UI"/>
                <w:b/>
                <w:bCs/>
                <w:color w:val="000000" w:themeColor="text1"/>
                <w:sz w:val="18"/>
                <w:szCs w:val="18"/>
              </w:rPr>
              <w:t>XXXX</w:t>
            </w:r>
          </w:p>
        </w:tc>
      </w:tr>
      <w:tr w:rsidR="001D3C59" w:rsidRPr="009A5060" w14:paraId="6A55A473" w14:textId="77777777" w:rsidTr="007A02BC">
        <w:tc>
          <w:tcPr>
            <w:tcW w:w="704" w:type="dxa"/>
          </w:tcPr>
          <w:p w14:paraId="5DE72B9E" w14:textId="77777777" w:rsidR="001D3C59" w:rsidRPr="009A5060" w:rsidRDefault="001D3C59" w:rsidP="00C179E5">
            <w:pPr>
              <w:pStyle w:val="regular"/>
              <w:rPr>
                <w:rFonts w:ascii="Aptos" w:hAnsi="Aptos" w:cs="Segoe UI"/>
                <w:iCs/>
                <w:sz w:val="18"/>
                <w:szCs w:val="18"/>
              </w:rPr>
            </w:pPr>
            <w:r w:rsidRPr="009A5060">
              <w:rPr>
                <w:rFonts w:ascii="Aptos" w:hAnsi="Aptos" w:cs="Segoe UI"/>
                <w:iCs/>
                <w:sz w:val="18"/>
                <w:szCs w:val="18"/>
              </w:rPr>
              <w:t>M31</w:t>
            </w:r>
          </w:p>
        </w:tc>
        <w:tc>
          <w:tcPr>
            <w:tcW w:w="5528" w:type="dxa"/>
            <w:vAlign w:val="center"/>
          </w:tcPr>
          <w:p w14:paraId="088132AE" w14:textId="77777777" w:rsidR="001D3C59" w:rsidRPr="009A5060" w:rsidRDefault="001D3C59" w:rsidP="00C179E5">
            <w:pPr>
              <w:pStyle w:val="regular"/>
              <w:rPr>
                <w:rFonts w:ascii="Aptos" w:hAnsi="Aptos" w:cs="Segoe UI"/>
                <w:sz w:val="18"/>
                <w:szCs w:val="18"/>
              </w:rPr>
            </w:pPr>
            <w:r w:rsidRPr="009A5060">
              <w:rPr>
                <w:rFonts w:ascii="Aptos" w:hAnsi="Aptos" w:cs="Segoe UI"/>
                <w:sz w:val="18"/>
                <w:szCs w:val="18"/>
              </w:rPr>
              <w:t xml:space="preserve">Incoming Inspection Report </w:t>
            </w:r>
            <w:r w:rsidRPr="009A5060">
              <w:rPr>
                <w:rFonts w:ascii="Aptos" w:hAnsi="Aptos"/>
                <w:sz w:val="18"/>
                <w:szCs w:val="18"/>
              </w:rPr>
              <w:t>submitted for review/approval</w:t>
            </w:r>
          </w:p>
        </w:tc>
        <w:tc>
          <w:tcPr>
            <w:tcW w:w="1418" w:type="dxa"/>
            <w:vAlign w:val="center"/>
          </w:tcPr>
          <w:p w14:paraId="5F81EE5D" w14:textId="77777777" w:rsidR="001D3C59" w:rsidRPr="009A5060" w:rsidRDefault="001D3C59" w:rsidP="00C179E5">
            <w:pPr>
              <w:pStyle w:val="regular"/>
              <w:rPr>
                <w:rFonts w:ascii="Aptos" w:hAnsi="Aptos"/>
                <w:sz w:val="18"/>
                <w:szCs w:val="18"/>
              </w:rPr>
            </w:pPr>
            <w:r w:rsidRPr="009A5060">
              <w:rPr>
                <w:rFonts w:ascii="Aptos" w:hAnsi="Aptos"/>
                <w:sz w:val="18"/>
                <w:szCs w:val="18"/>
              </w:rPr>
              <w:t>Contractor</w:t>
            </w:r>
          </w:p>
        </w:tc>
        <w:tc>
          <w:tcPr>
            <w:tcW w:w="1417" w:type="dxa"/>
            <w:vAlign w:val="center"/>
          </w:tcPr>
          <w:p w14:paraId="16A2459F" w14:textId="77777777" w:rsidR="001D3C59" w:rsidRPr="009A5060" w:rsidRDefault="001D3C59" w:rsidP="00C179E5">
            <w:pPr>
              <w:rPr>
                <w:rStyle w:val="Specsvalues"/>
                <w:rFonts w:ascii="Aptos" w:hAnsi="Aptos" w:cs="Segoe UI"/>
                <w:color w:val="000000" w:themeColor="text1"/>
                <w:sz w:val="18"/>
                <w:szCs w:val="18"/>
                <w:vertAlign w:val="subscript"/>
              </w:rPr>
            </w:pPr>
          </w:p>
        </w:tc>
      </w:tr>
      <w:tr w:rsidR="001D3C59" w:rsidRPr="009A5060" w14:paraId="39F9623B" w14:textId="77777777" w:rsidTr="007A02BC">
        <w:tc>
          <w:tcPr>
            <w:tcW w:w="704" w:type="dxa"/>
          </w:tcPr>
          <w:p w14:paraId="7292B8C0" w14:textId="77777777" w:rsidR="001D3C59" w:rsidRPr="009A5060" w:rsidRDefault="001D3C59" w:rsidP="00C179E5">
            <w:pPr>
              <w:pStyle w:val="regular"/>
              <w:rPr>
                <w:rFonts w:ascii="Aptos" w:hAnsi="Aptos" w:cs="Segoe UI"/>
                <w:iCs/>
                <w:sz w:val="18"/>
                <w:szCs w:val="18"/>
              </w:rPr>
            </w:pPr>
            <w:r w:rsidRPr="009A5060">
              <w:rPr>
                <w:rFonts w:ascii="Aptos" w:hAnsi="Aptos" w:cs="Segoe UI"/>
                <w:iCs/>
                <w:sz w:val="18"/>
                <w:szCs w:val="18"/>
              </w:rPr>
              <w:t>M32</w:t>
            </w:r>
          </w:p>
        </w:tc>
        <w:tc>
          <w:tcPr>
            <w:tcW w:w="5528" w:type="dxa"/>
            <w:vAlign w:val="center"/>
          </w:tcPr>
          <w:p w14:paraId="01C689F3" w14:textId="77777777" w:rsidR="001D3C59" w:rsidRPr="009A5060" w:rsidRDefault="001D3C59" w:rsidP="00C179E5">
            <w:pPr>
              <w:pStyle w:val="regular"/>
              <w:rPr>
                <w:rFonts w:ascii="Aptos" w:hAnsi="Aptos" w:cs="Segoe UI"/>
                <w:sz w:val="18"/>
                <w:szCs w:val="18"/>
              </w:rPr>
            </w:pPr>
            <w:r w:rsidRPr="009A5060">
              <w:rPr>
                <w:rFonts w:ascii="Aptos" w:hAnsi="Aptos" w:cs="Segoe UI"/>
                <w:sz w:val="18"/>
                <w:szCs w:val="18"/>
              </w:rPr>
              <w:t>Installation started</w:t>
            </w:r>
          </w:p>
        </w:tc>
        <w:tc>
          <w:tcPr>
            <w:tcW w:w="1418" w:type="dxa"/>
            <w:vAlign w:val="center"/>
          </w:tcPr>
          <w:p w14:paraId="38A6EDD8" w14:textId="77777777" w:rsidR="001D3C59" w:rsidRPr="009A5060" w:rsidRDefault="001D3C59" w:rsidP="00C179E5">
            <w:pPr>
              <w:pStyle w:val="regular"/>
              <w:rPr>
                <w:rFonts w:ascii="Aptos" w:hAnsi="Aptos"/>
                <w:sz w:val="18"/>
                <w:szCs w:val="18"/>
              </w:rPr>
            </w:pPr>
            <w:r w:rsidRPr="009A5060">
              <w:rPr>
                <w:rFonts w:ascii="Aptos" w:hAnsi="Aptos"/>
                <w:sz w:val="18"/>
                <w:szCs w:val="18"/>
              </w:rPr>
              <w:t>Contractor</w:t>
            </w:r>
          </w:p>
        </w:tc>
        <w:tc>
          <w:tcPr>
            <w:tcW w:w="1417" w:type="dxa"/>
            <w:vAlign w:val="center"/>
          </w:tcPr>
          <w:p w14:paraId="76FF44A5" w14:textId="77777777" w:rsidR="001D3C59" w:rsidRPr="009A5060" w:rsidRDefault="001D3C59" w:rsidP="00C179E5">
            <w:pPr>
              <w:rPr>
                <w:rStyle w:val="Specsvalues"/>
                <w:rFonts w:ascii="Aptos" w:hAnsi="Aptos" w:cs="Segoe UI"/>
                <w:color w:val="000000" w:themeColor="text1"/>
                <w:sz w:val="18"/>
                <w:szCs w:val="18"/>
              </w:rPr>
            </w:pPr>
          </w:p>
        </w:tc>
      </w:tr>
      <w:tr w:rsidR="001D3C59" w:rsidRPr="009A5060" w14:paraId="00CC8B23" w14:textId="77777777" w:rsidTr="007A02BC">
        <w:tc>
          <w:tcPr>
            <w:tcW w:w="704" w:type="dxa"/>
          </w:tcPr>
          <w:p w14:paraId="2F3A47AD" w14:textId="77777777" w:rsidR="001D3C59" w:rsidRPr="009A5060" w:rsidRDefault="001D3C59" w:rsidP="00C179E5">
            <w:pPr>
              <w:pStyle w:val="regular"/>
              <w:rPr>
                <w:rFonts w:ascii="Aptos" w:hAnsi="Aptos" w:cs="Segoe UI"/>
                <w:iCs/>
                <w:sz w:val="18"/>
                <w:szCs w:val="18"/>
              </w:rPr>
            </w:pPr>
            <w:r w:rsidRPr="009A5060">
              <w:rPr>
                <w:rFonts w:ascii="Aptos" w:hAnsi="Aptos" w:cs="Segoe UI"/>
                <w:iCs/>
                <w:sz w:val="18"/>
                <w:szCs w:val="18"/>
              </w:rPr>
              <w:t>M33</w:t>
            </w:r>
          </w:p>
        </w:tc>
        <w:tc>
          <w:tcPr>
            <w:tcW w:w="5528" w:type="dxa"/>
            <w:vAlign w:val="center"/>
          </w:tcPr>
          <w:p w14:paraId="69DC944F" w14:textId="77777777" w:rsidR="001D3C59" w:rsidRPr="009A5060" w:rsidRDefault="001D3C59" w:rsidP="00C179E5">
            <w:pPr>
              <w:pStyle w:val="regular"/>
              <w:rPr>
                <w:rFonts w:ascii="Aptos" w:hAnsi="Aptos" w:cs="Segoe UI"/>
                <w:iCs/>
                <w:sz w:val="18"/>
                <w:szCs w:val="18"/>
              </w:rPr>
            </w:pPr>
            <w:r w:rsidRPr="009A5060">
              <w:rPr>
                <w:rFonts w:ascii="Aptos" w:hAnsi="Aptos" w:cs="Segoe UI"/>
                <w:sz w:val="18"/>
                <w:szCs w:val="18"/>
              </w:rPr>
              <w:t>Installation completed</w:t>
            </w:r>
          </w:p>
        </w:tc>
        <w:tc>
          <w:tcPr>
            <w:tcW w:w="1418" w:type="dxa"/>
            <w:vAlign w:val="center"/>
          </w:tcPr>
          <w:p w14:paraId="4E327A15" w14:textId="77777777" w:rsidR="001D3C59" w:rsidRPr="009A5060" w:rsidRDefault="001D3C59" w:rsidP="00C179E5">
            <w:pPr>
              <w:pStyle w:val="regular"/>
              <w:rPr>
                <w:rFonts w:ascii="Aptos" w:hAnsi="Aptos" w:cs="Segoe UI"/>
                <w:iCs/>
                <w:sz w:val="18"/>
                <w:szCs w:val="18"/>
              </w:rPr>
            </w:pPr>
            <w:r w:rsidRPr="009A5060">
              <w:rPr>
                <w:rFonts w:ascii="Aptos" w:hAnsi="Aptos"/>
                <w:sz w:val="18"/>
                <w:szCs w:val="18"/>
              </w:rPr>
              <w:t>Contractor</w:t>
            </w:r>
          </w:p>
        </w:tc>
        <w:tc>
          <w:tcPr>
            <w:tcW w:w="1417" w:type="dxa"/>
            <w:vAlign w:val="center"/>
          </w:tcPr>
          <w:p w14:paraId="01825A3D" w14:textId="77777777" w:rsidR="001D3C59" w:rsidRPr="009A5060" w:rsidRDefault="001D3C59" w:rsidP="00C179E5">
            <w:pPr>
              <w:rPr>
                <w:rFonts w:ascii="Aptos" w:hAnsi="Aptos" w:cs="Segoe UI"/>
                <w:color w:val="000000" w:themeColor="text1"/>
                <w:sz w:val="18"/>
                <w:szCs w:val="18"/>
              </w:rPr>
            </w:pPr>
          </w:p>
        </w:tc>
      </w:tr>
      <w:tr w:rsidR="001D3C59" w:rsidRPr="009A5060" w14:paraId="1A897E9F" w14:textId="77777777" w:rsidTr="007A02BC">
        <w:tc>
          <w:tcPr>
            <w:tcW w:w="704" w:type="dxa"/>
          </w:tcPr>
          <w:p w14:paraId="4202814D" w14:textId="77777777" w:rsidR="001D3C59" w:rsidRPr="009A5060" w:rsidRDefault="001D3C59" w:rsidP="00C179E5">
            <w:pPr>
              <w:pStyle w:val="regular"/>
              <w:rPr>
                <w:rFonts w:ascii="Aptos" w:hAnsi="Aptos" w:cs="Segoe UI"/>
                <w:iCs/>
                <w:sz w:val="18"/>
                <w:szCs w:val="18"/>
              </w:rPr>
            </w:pPr>
            <w:r w:rsidRPr="009A5060">
              <w:rPr>
                <w:rFonts w:ascii="Aptos" w:hAnsi="Aptos" w:cs="Segoe UI"/>
                <w:iCs/>
                <w:sz w:val="18"/>
                <w:szCs w:val="18"/>
              </w:rPr>
              <w:t>M34</w:t>
            </w:r>
          </w:p>
        </w:tc>
        <w:tc>
          <w:tcPr>
            <w:tcW w:w="5528" w:type="dxa"/>
            <w:vAlign w:val="center"/>
          </w:tcPr>
          <w:p w14:paraId="7527462A" w14:textId="77777777" w:rsidR="001D3C59" w:rsidRPr="009A5060" w:rsidRDefault="001D3C59" w:rsidP="00C179E5">
            <w:pPr>
              <w:pStyle w:val="regular"/>
              <w:rPr>
                <w:rFonts w:ascii="Aptos" w:hAnsi="Aptos" w:cs="Segoe UI"/>
                <w:sz w:val="18"/>
                <w:szCs w:val="18"/>
              </w:rPr>
            </w:pPr>
            <w:r w:rsidRPr="009A5060">
              <w:rPr>
                <w:rFonts w:ascii="Aptos" w:hAnsi="Aptos" w:cs="Segoe UI"/>
                <w:sz w:val="18"/>
                <w:szCs w:val="18"/>
              </w:rPr>
              <w:t>Installation &amp; Assembly Test Report submitted for review/approval</w:t>
            </w:r>
          </w:p>
        </w:tc>
        <w:tc>
          <w:tcPr>
            <w:tcW w:w="1418" w:type="dxa"/>
            <w:vAlign w:val="center"/>
          </w:tcPr>
          <w:p w14:paraId="7EBBAD05" w14:textId="77777777" w:rsidR="001D3C59" w:rsidRPr="009A5060" w:rsidRDefault="001D3C59" w:rsidP="00C179E5">
            <w:pPr>
              <w:pStyle w:val="regular"/>
              <w:rPr>
                <w:rFonts w:ascii="Aptos" w:hAnsi="Aptos"/>
                <w:sz w:val="18"/>
                <w:szCs w:val="18"/>
              </w:rPr>
            </w:pPr>
            <w:r w:rsidRPr="009A5060">
              <w:rPr>
                <w:rFonts w:ascii="Aptos" w:hAnsi="Aptos"/>
                <w:sz w:val="18"/>
                <w:szCs w:val="18"/>
              </w:rPr>
              <w:t>Contractor</w:t>
            </w:r>
          </w:p>
        </w:tc>
        <w:tc>
          <w:tcPr>
            <w:tcW w:w="1417" w:type="dxa"/>
            <w:vAlign w:val="center"/>
          </w:tcPr>
          <w:p w14:paraId="00E98B16" w14:textId="77777777" w:rsidR="001D3C59" w:rsidRPr="009A5060" w:rsidRDefault="001D3C59" w:rsidP="00C179E5">
            <w:pPr>
              <w:rPr>
                <w:rStyle w:val="Specsvalues"/>
                <w:rFonts w:ascii="Aptos" w:hAnsi="Aptos" w:cs="Segoe UI"/>
                <w:color w:val="000000" w:themeColor="text1"/>
                <w:sz w:val="18"/>
                <w:szCs w:val="18"/>
                <w:vertAlign w:val="subscript"/>
              </w:rPr>
            </w:pPr>
          </w:p>
        </w:tc>
      </w:tr>
      <w:tr w:rsidR="001D3C59" w:rsidRPr="009A5060" w14:paraId="13F10396" w14:textId="77777777" w:rsidTr="007A02BC">
        <w:tc>
          <w:tcPr>
            <w:tcW w:w="6232" w:type="dxa"/>
            <w:gridSpan w:val="2"/>
            <w:shd w:val="clear" w:color="auto" w:fill="EBD9ED" w:themeFill="accent2" w:themeFillTint="33"/>
          </w:tcPr>
          <w:p w14:paraId="27CB5303" w14:textId="77777777" w:rsidR="001D3C59" w:rsidRPr="009A5060" w:rsidRDefault="001D3C59" w:rsidP="00C179E5">
            <w:pPr>
              <w:pStyle w:val="regular"/>
              <w:rPr>
                <w:rFonts w:ascii="Aptos" w:hAnsi="Aptos" w:cs="Segoe UI"/>
                <w:b/>
                <w:bCs/>
                <w:sz w:val="18"/>
                <w:szCs w:val="18"/>
              </w:rPr>
            </w:pPr>
            <w:r w:rsidRPr="009A5060">
              <w:rPr>
                <w:rFonts w:ascii="Aptos" w:hAnsi="Aptos" w:cs="Segoe UI"/>
                <w:b/>
                <w:bCs/>
                <w:sz w:val="18"/>
                <w:szCs w:val="18"/>
              </w:rPr>
              <w:t>Phase IV – Commissioning and Acceptance</w:t>
            </w:r>
          </w:p>
        </w:tc>
        <w:tc>
          <w:tcPr>
            <w:tcW w:w="1418" w:type="dxa"/>
            <w:shd w:val="clear" w:color="auto" w:fill="EBD9ED" w:themeFill="accent2" w:themeFillTint="33"/>
            <w:vAlign w:val="center"/>
          </w:tcPr>
          <w:p w14:paraId="3E3C5060" w14:textId="77777777" w:rsidR="001D3C59" w:rsidRPr="009A5060" w:rsidRDefault="001D3C59" w:rsidP="00C179E5">
            <w:pPr>
              <w:pStyle w:val="regular"/>
              <w:rPr>
                <w:rFonts w:ascii="Aptos" w:hAnsi="Aptos"/>
                <w:b/>
                <w:bCs/>
                <w:sz w:val="18"/>
                <w:szCs w:val="18"/>
              </w:rPr>
            </w:pPr>
          </w:p>
        </w:tc>
        <w:tc>
          <w:tcPr>
            <w:tcW w:w="1417" w:type="dxa"/>
            <w:shd w:val="clear" w:color="auto" w:fill="EBD9ED" w:themeFill="accent2" w:themeFillTint="33"/>
            <w:vAlign w:val="center"/>
          </w:tcPr>
          <w:p w14:paraId="2AE45080" w14:textId="77777777" w:rsidR="001D3C59" w:rsidRPr="009A5060" w:rsidRDefault="001D3C59" w:rsidP="00C179E5">
            <w:pPr>
              <w:rPr>
                <w:rStyle w:val="Specsvalues"/>
                <w:rFonts w:ascii="Aptos" w:hAnsi="Aptos" w:cs="Segoe UI"/>
                <w:b/>
                <w:bCs/>
                <w:color w:val="000000" w:themeColor="text1"/>
                <w:sz w:val="18"/>
                <w:szCs w:val="18"/>
              </w:rPr>
            </w:pPr>
          </w:p>
        </w:tc>
      </w:tr>
      <w:tr w:rsidR="001D3C59" w:rsidRPr="009A5060" w14:paraId="2CEAFC77" w14:textId="77777777" w:rsidTr="007A02BC">
        <w:tc>
          <w:tcPr>
            <w:tcW w:w="704" w:type="dxa"/>
          </w:tcPr>
          <w:p w14:paraId="2023571A" w14:textId="77777777" w:rsidR="001D3C59" w:rsidRPr="009A5060" w:rsidRDefault="001D3C59" w:rsidP="00C179E5">
            <w:pPr>
              <w:pStyle w:val="regular"/>
              <w:rPr>
                <w:rFonts w:ascii="Aptos" w:hAnsi="Aptos" w:cs="Segoe UI"/>
                <w:iCs/>
                <w:sz w:val="18"/>
                <w:szCs w:val="18"/>
              </w:rPr>
            </w:pPr>
            <w:r w:rsidRPr="009A5060">
              <w:rPr>
                <w:rFonts w:ascii="Aptos" w:hAnsi="Aptos" w:cs="Segoe UI"/>
                <w:iCs/>
                <w:sz w:val="18"/>
                <w:szCs w:val="18"/>
              </w:rPr>
              <w:t>M41</w:t>
            </w:r>
          </w:p>
        </w:tc>
        <w:tc>
          <w:tcPr>
            <w:tcW w:w="5528" w:type="dxa"/>
            <w:vAlign w:val="center"/>
          </w:tcPr>
          <w:p w14:paraId="06D15079" w14:textId="77777777" w:rsidR="001D3C59" w:rsidRPr="009A5060" w:rsidRDefault="001D3C59" w:rsidP="00C179E5">
            <w:pPr>
              <w:pStyle w:val="regular"/>
              <w:rPr>
                <w:rFonts w:ascii="Aptos" w:hAnsi="Aptos" w:cs="Segoe UI"/>
                <w:iCs/>
                <w:sz w:val="18"/>
                <w:szCs w:val="18"/>
              </w:rPr>
            </w:pPr>
            <w:r w:rsidRPr="009A5060">
              <w:rPr>
                <w:rFonts w:ascii="Aptos" w:hAnsi="Aptos" w:cs="Segoe UI"/>
                <w:sz w:val="18"/>
                <w:szCs w:val="18"/>
              </w:rPr>
              <w:t>Commissioning Test Report submitted for review/approval</w:t>
            </w:r>
          </w:p>
        </w:tc>
        <w:tc>
          <w:tcPr>
            <w:tcW w:w="1418" w:type="dxa"/>
            <w:vAlign w:val="center"/>
          </w:tcPr>
          <w:p w14:paraId="2708E523" w14:textId="77777777" w:rsidR="001D3C59" w:rsidRPr="009A5060" w:rsidRDefault="001D3C59" w:rsidP="00C179E5">
            <w:pPr>
              <w:pStyle w:val="regular"/>
              <w:rPr>
                <w:rFonts w:ascii="Aptos" w:hAnsi="Aptos" w:cs="Segoe UI"/>
                <w:iCs/>
                <w:sz w:val="18"/>
                <w:szCs w:val="18"/>
              </w:rPr>
            </w:pPr>
            <w:r w:rsidRPr="009A5060">
              <w:rPr>
                <w:rFonts w:ascii="Aptos" w:hAnsi="Aptos"/>
                <w:sz w:val="18"/>
                <w:szCs w:val="18"/>
              </w:rPr>
              <w:t>Contractor</w:t>
            </w:r>
          </w:p>
        </w:tc>
        <w:tc>
          <w:tcPr>
            <w:tcW w:w="1417" w:type="dxa"/>
            <w:vAlign w:val="center"/>
          </w:tcPr>
          <w:p w14:paraId="1B4B2584" w14:textId="77777777" w:rsidR="001D3C59" w:rsidRPr="009A5060" w:rsidRDefault="001D3C59" w:rsidP="00C179E5">
            <w:pPr>
              <w:rPr>
                <w:rFonts w:ascii="Aptos" w:hAnsi="Aptos" w:cs="Segoe UI"/>
                <w:color w:val="000000" w:themeColor="text1"/>
                <w:sz w:val="18"/>
                <w:szCs w:val="18"/>
              </w:rPr>
            </w:pPr>
          </w:p>
        </w:tc>
      </w:tr>
      <w:tr w:rsidR="001D3C59" w:rsidRPr="009A5060" w14:paraId="1EB98CD2" w14:textId="77777777" w:rsidTr="007A02BC">
        <w:tc>
          <w:tcPr>
            <w:tcW w:w="704" w:type="dxa"/>
          </w:tcPr>
          <w:p w14:paraId="4DE42DF5" w14:textId="77777777" w:rsidR="001D3C59" w:rsidRPr="009A5060" w:rsidRDefault="001D3C59" w:rsidP="00C179E5">
            <w:pPr>
              <w:pStyle w:val="regular"/>
              <w:rPr>
                <w:rFonts w:ascii="Aptos" w:hAnsi="Aptos" w:cs="Segoe UI"/>
                <w:iCs/>
                <w:sz w:val="18"/>
                <w:szCs w:val="18"/>
              </w:rPr>
            </w:pPr>
            <w:r w:rsidRPr="009A5060">
              <w:rPr>
                <w:rFonts w:ascii="Aptos" w:hAnsi="Aptos" w:cs="Segoe UI"/>
                <w:iCs/>
                <w:sz w:val="18"/>
                <w:szCs w:val="18"/>
              </w:rPr>
              <w:t>M42</w:t>
            </w:r>
          </w:p>
        </w:tc>
        <w:tc>
          <w:tcPr>
            <w:tcW w:w="5528" w:type="dxa"/>
            <w:vAlign w:val="center"/>
          </w:tcPr>
          <w:p w14:paraId="45C3E9D8" w14:textId="77777777" w:rsidR="001D3C59" w:rsidRPr="009A5060" w:rsidRDefault="001D3C59" w:rsidP="00C179E5">
            <w:pPr>
              <w:pStyle w:val="regular"/>
              <w:rPr>
                <w:rFonts w:ascii="Aptos" w:hAnsi="Aptos" w:cs="Segoe UI"/>
                <w:sz w:val="18"/>
                <w:szCs w:val="18"/>
              </w:rPr>
            </w:pPr>
            <w:r w:rsidRPr="009A5060">
              <w:rPr>
                <w:rFonts w:ascii="Aptos" w:hAnsi="Aptos" w:cs="Segoe UI"/>
                <w:sz w:val="18"/>
                <w:szCs w:val="18"/>
              </w:rPr>
              <w:t>Acceptance Capacity testing started</w:t>
            </w:r>
          </w:p>
        </w:tc>
        <w:tc>
          <w:tcPr>
            <w:tcW w:w="1418" w:type="dxa"/>
            <w:vAlign w:val="center"/>
          </w:tcPr>
          <w:p w14:paraId="07EED525" w14:textId="77777777" w:rsidR="001D3C59" w:rsidRPr="009A5060" w:rsidRDefault="001D3C59" w:rsidP="00C179E5">
            <w:pPr>
              <w:pStyle w:val="regular"/>
              <w:rPr>
                <w:rFonts w:ascii="Aptos" w:hAnsi="Aptos"/>
                <w:sz w:val="18"/>
                <w:szCs w:val="18"/>
              </w:rPr>
            </w:pPr>
            <w:r w:rsidRPr="009A5060">
              <w:rPr>
                <w:rFonts w:ascii="Aptos" w:hAnsi="Aptos"/>
                <w:sz w:val="18"/>
                <w:szCs w:val="18"/>
              </w:rPr>
              <w:t>Contractor</w:t>
            </w:r>
          </w:p>
        </w:tc>
        <w:tc>
          <w:tcPr>
            <w:tcW w:w="1417" w:type="dxa"/>
            <w:vAlign w:val="center"/>
          </w:tcPr>
          <w:p w14:paraId="70739F77" w14:textId="77777777" w:rsidR="001D3C59" w:rsidRPr="009A5060" w:rsidRDefault="001D3C59" w:rsidP="00C179E5">
            <w:pPr>
              <w:rPr>
                <w:rStyle w:val="Specsvalues"/>
                <w:rFonts w:ascii="Aptos" w:hAnsi="Aptos" w:cs="Segoe UI"/>
                <w:color w:val="000000" w:themeColor="text1"/>
                <w:sz w:val="18"/>
                <w:szCs w:val="18"/>
                <w:vertAlign w:val="subscript"/>
              </w:rPr>
            </w:pPr>
          </w:p>
        </w:tc>
      </w:tr>
      <w:tr w:rsidR="001D3C59" w:rsidRPr="009A5060" w14:paraId="0FA71545" w14:textId="77777777" w:rsidTr="007A02BC">
        <w:tc>
          <w:tcPr>
            <w:tcW w:w="704" w:type="dxa"/>
          </w:tcPr>
          <w:p w14:paraId="4F5C200A" w14:textId="77777777" w:rsidR="001D3C59" w:rsidRPr="009A5060" w:rsidRDefault="001D3C59" w:rsidP="00C179E5">
            <w:pPr>
              <w:pStyle w:val="regular"/>
              <w:rPr>
                <w:rFonts w:ascii="Aptos" w:hAnsi="Aptos" w:cs="Segoe UI"/>
                <w:iCs/>
                <w:sz w:val="18"/>
                <w:szCs w:val="18"/>
              </w:rPr>
            </w:pPr>
            <w:r w:rsidRPr="009A5060">
              <w:rPr>
                <w:rFonts w:ascii="Aptos" w:hAnsi="Aptos" w:cs="Segoe UI"/>
                <w:iCs/>
                <w:sz w:val="18"/>
                <w:szCs w:val="18"/>
              </w:rPr>
              <w:t>M43</w:t>
            </w:r>
          </w:p>
        </w:tc>
        <w:tc>
          <w:tcPr>
            <w:tcW w:w="5528" w:type="dxa"/>
            <w:vAlign w:val="center"/>
          </w:tcPr>
          <w:p w14:paraId="1C4611FA" w14:textId="77777777" w:rsidR="001D3C59" w:rsidRPr="009A5060" w:rsidRDefault="001D3C59" w:rsidP="00C179E5">
            <w:pPr>
              <w:pStyle w:val="regular"/>
              <w:rPr>
                <w:rFonts w:ascii="Aptos" w:hAnsi="Aptos" w:cs="Segoe UI"/>
                <w:iCs/>
                <w:sz w:val="18"/>
                <w:szCs w:val="18"/>
              </w:rPr>
            </w:pPr>
            <w:r w:rsidRPr="009A5060">
              <w:rPr>
                <w:rFonts w:ascii="Aptos" w:hAnsi="Aptos" w:cs="Segoe UI"/>
                <w:sz w:val="18"/>
                <w:szCs w:val="18"/>
              </w:rPr>
              <w:t>SAT Report submitted for review/approval</w:t>
            </w:r>
          </w:p>
        </w:tc>
        <w:tc>
          <w:tcPr>
            <w:tcW w:w="1418" w:type="dxa"/>
            <w:vAlign w:val="center"/>
          </w:tcPr>
          <w:p w14:paraId="472C5E57" w14:textId="77777777" w:rsidR="001D3C59" w:rsidRPr="009A5060" w:rsidRDefault="001D3C59" w:rsidP="00C179E5">
            <w:pPr>
              <w:pStyle w:val="regular"/>
              <w:rPr>
                <w:rFonts w:ascii="Aptos" w:hAnsi="Aptos" w:cs="Segoe UI"/>
                <w:iCs/>
                <w:sz w:val="18"/>
                <w:szCs w:val="18"/>
              </w:rPr>
            </w:pPr>
            <w:r w:rsidRPr="009A5060">
              <w:rPr>
                <w:rFonts w:ascii="Aptos" w:hAnsi="Aptos"/>
                <w:sz w:val="18"/>
                <w:szCs w:val="18"/>
              </w:rPr>
              <w:t>Contractor</w:t>
            </w:r>
          </w:p>
        </w:tc>
        <w:tc>
          <w:tcPr>
            <w:tcW w:w="1417" w:type="dxa"/>
            <w:vAlign w:val="center"/>
          </w:tcPr>
          <w:p w14:paraId="0C2C0421" w14:textId="77777777" w:rsidR="001D3C59" w:rsidRPr="009A5060" w:rsidRDefault="001D3C59" w:rsidP="00C179E5">
            <w:pPr>
              <w:rPr>
                <w:rFonts w:ascii="Aptos" w:hAnsi="Aptos" w:cs="Segoe UI"/>
                <w:color w:val="000000" w:themeColor="text1"/>
                <w:sz w:val="18"/>
                <w:szCs w:val="18"/>
              </w:rPr>
            </w:pPr>
          </w:p>
        </w:tc>
      </w:tr>
      <w:tr w:rsidR="001D3C59" w:rsidRPr="009A5060" w14:paraId="4145496A" w14:textId="77777777" w:rsidTr="007A02BC">
        <w:tc>
          <w:tcPr>
            <w:tcW w:w="704" w:type="dxa"/>
          </w:tcPr>
          <w:p w14:paraId="17E7C326" w14:textId="77777777" w:rsidR="001D3C59" w:rsidRPr="009A5060" w:rsidRDefault="001D3C59" w:rsidP="00C179E5">
            <w:pPr>
              <w:pStyle w:val="regular"/>
              <w:rPr>
                <w:rFonts w:ascii="Aptos" w:hAnsi="Aptos" w:cs="Segoe UI"/>
                <w:iCs/>
                <w:sz w:val="18"/>
                <w:szCs w:val="18"/>
              </w:rPr>
            </w:pPr>
            <w:r w:rsidRPr="009A5060">
              <w:rPr>
                <w:rFonts w:ascii="Aptos" w:hAnsi="Aptos" w:cs="Segoe UI"/>
                <w:iCs/>
                <w:sz w:val="18"/>
                <w:szCs w:val="18"/>
              </w:rPr>
              <w:t>M44</w:t>
            </w:r>
          </w:p>
        </w:tc>
        <w:tc>
          <w:tcPr>
            <w:tcW w:w="5528" w:type="dxa"/>
            <w:vAlign w:val="center"/>
          </w:tcPr>
          <w:p w14:paraId="31363C6E" w14:textId="77777777" w:rsidR="001D3C59" w:rsidRPr="009A5060" w:rsidRDefault="001D3C59" w:rsidP="00C179E5">
            <w:pPr>
              <w:pStyle w:val="regular"/>
              <w:rPr>
                <w:rFonts w:ascii="Aptos" w:hAnsi="Aptos" w:cs="Segoe UI"/>
                <w:iCs/>
                <w:sz w:val="18"/>
                <w:szCs w:val="18"/>
              </w:rPr>
            </w:pPr>
            <w:r w:rsidRPr="009A5060">
              <w:rPr>
                <w:rFonts w:ascii="Aptos" w:hAnsi="Aptos" w:cs="Segoe UI"/>
                <w:sz w:val="18"/>
                <w:szCs w:val="18"/>
              </w:rPr>
              <w:t xml:space="preserve">Provisional </w:t>
            </w:r>
            <w:r w:rsidRPr="009A5060">
              <w:rPr>
                <w:rFonts w:ascii="Aptos" w:hAnsi="Aptos"/>
                <w:sz w:val="18"/>
                <w:szCs w:val="18"/>
              </w:rPr>
              <w:t>Acceptance and handover</w:t>
            </w:r>
          </w:p>
        </w:tc>
        <w:tc>
          <w:tcPr>
            <w:tcW w:w="1418" w:type="dxa"/>
            <w:vAlign w:val="center"/>
          </w:tcPr>
          <w:p w14:paraId="08B92793" w14:textId="77777777" w:rsidR="001D3C59" w:rsidRPr="009A5060" w:rsidRDefault="001D3C59" w:rsidP="00C179E5">
            <w:pPr>
              <w:pStyle w:val="regular"/>
              <w:rPr>
                <w:rFonts w:ascii="Aptos" w:hAnsi="Aptos" w:cs="Segoe UI"/>
                <w:iCs/>
                <w:sz w:val="18"/>
                <w:szCs w:val="18"/>
              </w:rPr>
            </w:pPr>
            <w:r w:rsidRPr="009A5060">
              <w:rPr>
                <w:rFonts w:ascii="Aptos" w:hAnsi="Aptos"/>
                <w:sz w:val="18"/>
                <w:szCs w:val="18"/>
              </w:rPr>
              <w:t>SCK CEN</w:t>
            </w:r>
          </w:p>
        </w:tc>
        <w:tc>
          <w:tcPr>
            <w:tcW w:w="1417" w:type="dxa"/>
            <w:vAlign w:val="center"/>
          </w:tcPr>
          <w:p w14:paraId="422FDD30" w14:textId="77777777" w:rsidR="001D3C59" w:rsidRPr="009A5060" w:rsidRDefault="001D3C59" w:rsidP="00C179E5">
            <w:pPr>
              <w:rPr>
                <w:rFonts w:ascii="Aptos" w:hAnsi="Aptos" w:cs="Segoe UI"/>
                <w:color w:val="000000" w:themeColor="text1"/>
                <w:sz w:val="18"/>
                <w:szCs w:val="18"/>
                <w:vertAlign w:val="subscript"/>
              </w:rPr>
            </w:pPr>
            <w:r w:rsidRPr="009A5060">
              <w:rPr>
                <w:rStyle w:val="Specsvalues"/>
                <w:rFonts w:ascii="Aptos" w:hAnsi="Aptos" w:cs="Segoe UI"/>
                <w:color w:val="000000" w:themeColor="text1"/>
                <w:sz w:val="18"/>
                <w:szCs w:val="18"/>
              </w:rPr>
              <w:t>T</w:t>
            </w:r>
            <w:r w:rsidRPr="009A5060">
              <w:rPr>
                <w:rStyle w:val="Specsvalues"/>
                <w:rFonts w:ascii="Aptos" w:hAnsi="Aptos" w:cs="Segoe UI"/>
                <w:color w:val="000000" w:themeColor="text1"/>
                <w:sz w:val="18"/>
                <w:szCs w:val="18"/>
                <w:vertAlign w:val="subscript"/>
              </w:rPr>
              <w:t>0</w:t>
            </w:r>
            <w:r w:rsidRPr="009A5060">
              <w:rPr>
                <w:rStyle w:val="Specsvalues"/>
                <w:rFonts w:ascii="Aptos" w:hAnsi="Aptos" w:cs="Segoe UI"/>
                <w:color w:val="000000" w:themeColor="text1"/>
                <w:sz w:val="18"/>
                <w:szCs w:val="18"/>
              </w:rPr>
              <w:t xml:space="preserve"> + 34 M</w:t>
            </w:r>
          </w:p>
        </w:tc>
      </w:tr>
    </w:tbl>
    <w:p w14:paraId="1A1E2C38" w14:textId="77777777" w:rsidR="001D3C59" w:rsidRPr="009A5060" w:rsidRDefault="001D3C59" w:rsidP="00C179E5">
      <w:pPr>
        <w:pStyle w:val="Heading2numbered"/>
        <w:keepNext/>
        <w:ind w:left="578" w:hanging="578"/>
      </w:pPr>
      <w:bookmarkStart w:id="4141" w:name="_Toc192762835"/>
      <w:bookmarkStart w:id="4142" w:name="_Toc192765409"/>
      <w:bookmarkStart w:id="4143" w:name="_Toc192766013"/>
      <w:bookmarkStart w:id="4144" w:name="_Toc192782565"/>
      <w:bookmarkStart w:id="4145" w:name="_Toc192783173"/>
      <w:bookmarkStart w:id="4146" w:name="_Toc192851092"/>
      <w:bookmarkStart w:id="4147" w:name="_Toc192929579"/>
      <w:bookmarkStart w:id="4148" w:name="_Toc192935267"/>
      <w:bookmarkStart w:id="4149" w:name="_Toc193016615"/>
      <w:bookmarkStart w:id="4150" w:name="_Toc192762921"/>
      <w:bookmarkStart w:id="4151" w:name="_Toc192765495"/>
      <w:bookmarkStart w:id="4152" w:name="_Toc192766099"/>
      <w:bookmarkStart w:id="4153" w:name="_Toc192782651"/>
      <w:bookmarkStart w:id="4154" w:name="_Toc192783259"/>
      <w:bookmarkStart w:id="4155" w:name="_Toc192851178"/>
      <w:bookmarkStart w:id="4156" w:name="_Toc192929665"/>
      <w:bookmarkStart w:id="4157" w:name="_Toc192935353"/>
      <w:bookmarkStart w:id="4158" w:name="_Toc193016701"/>
      <w:bookmarkStart w:id="4159" w:name="_Ref190799140"/>
      <w:bookmarkStart w:id="4160" w:name="_Toc200492645"/>
      <w:bookmarkStart w:id="4161" w:name="_Toc202536259"/>
      <w:bookmarkStart w:id="4162" w:name="_Toc202536945"/>
      <w:bookmarkStart w:id="4163" w:name="_Toc216340999"/>
      <w:bookmarkEnd w:id="4141"/>
      <w:bookmarkEnd w:id="4142"/>
      <w:bookmarkEnd w:id="4143"/>
      <w:bookmarkEnd w:id="4144"/>
      <w:bookmarkEnd w:id="4145"/>
      <w:bookmarkEnd w:id="4146"/>
      <w:bookmarkEnd w:id="4147"/>
      <w:bookmarkEnd w:id="4148"/>
      <w:bookmarkEnd w:id="4149"/>
      <w:bookmarkEnd w:id="4150"/>
      <w:bookmarkEnd w:id="4151"/>
      <w:bookmarkEnd w:id="4152"/>
      <w:bookmarkEnd w:id="4153"/>
      <w:bookmarkEnd w:id="4154"/>
      <w:bookmarkEnd w:id="4155"/>
      <w:bookmarkEnd w:id="4156"/>
      <w:bookmarkEnd w:id="4157"/>
      <w:bookmarkEnd w:id="4158"/>
      <w:r w:rsidRPr="009A5060">
        <w:t>Hold and Witness Points</w:t>
      </w:r>
      <w:bookmarkEnd w:id="4159"/>
      <w:bookmarkEnd w:id="4160"/>
      <w:bookmarkEnd w:id="4161"/>
      <w:bookmarkEnd w:id="4162"/>
      <w:bookmarkEnd w:id="4163"/>
    </w:p>
    <w:p w14:paraId="1293297A" w14:textId="77777777" w:rsidR="001D3C59" w:rsidRPr="009A5060" w:rsidRDefault="001D3C59" w:rsidP="00C179E5">
      <w:pPr>
        <w:pStyle w:val="0AClause"/>
        <w:spacing w:line="240" w:lineRule="auto"/>
        <w:rPr>
          <w:szCs w:val="20"/>
          <w:lang w:val="en-GB"/>
        </w:rPr>
      </w:pPr>
      <w:r w:rsidRPr="009A5060">
        <w:rPr>
          <w:szCs w:val="20"/>
          <w:lang w:val="en-GB"/>
        </w:rPr>
        <w:t>Throughout the performance of the Contract, at least the following review/inspection (by SCK CEN) steps shall be implemented:</w:t>
      </w:r>
    </w:p>
    <w:p w14:paraId="32AAEB96" w14:textId="77777777" w:rsidR="001D3C59" w:rsidRPr="009A5060" w:rsidRDefault="001D3C59" w:rsidP="00C179E5">
      <w:pPr>
        <w:pStyle w:val="0AClause"/>
        <w:numPr>
          <w:ilvl w:val="1"/>
          <w:numId w:val="36"/>
        </w:numPr>
        <w:spacing w:line="240" w:lineRule="auto"/>
        <w:rPr>
          <w:szCs w:val="20"/>
          <w:lang w:val="en-GB"/>
        </w:rPr>
      </w:pPr>
      <w:r w:rsidRPr="009A5060">
        <w:rPr>
          <w:szCs w:val="20"/>
          <w:lang w:val="en-GB"/>
        </w:rPr>
        <w:t>Hold Points</w:t>
      </w:r>
    </w:p>
    <w:p w14:paraId="621CB128" w14:textId="77777777" w:rsidR="001D3C59" w:rsidRPr="009A5060" w:rsidRDefault="001D3C59" w:rsidP="00C179E5">
      <w:pPr>
        <w:pStyle w:val="ADClause"/>
        <w:numPr>
          <w:ilvl w:val="0"/>
          <w:numId w:val="43"/>
        </w:numPr>
        <w:rPr>
          <w:sz w:val="20"/>
        </w:rPr>
      </w:pPr>
      <w:r w:rsidRPr="009A5060">
        <w:rPr>
          <w:sz w:val="20"/>
        </w:rPr>
        <w:t>FAT approval in view of shipments</w:t>
      </w:r>
    </w:p>
    <w:p w14:paraId="01C5394E" w14:textId="77777777" w:rsidR="001D3C59" w:rsidRPr="009A5060" w:rsidRDefault="001D3C59" w:rsidP="00C179E5">
      <w:pPr>
        <w:pStyle w:val="ADClause"/>
        <w:numPr>
          <w:ilvl w:val="0"/>
          <w:numId w:val="43"/>
        </w:numPr>
        <w:rPr>
          <w:sz w:val="20"/>
        </w:rPr>
      </w:pPr>
      <w:r w:rsidRPr="009A5060">
        <w:rPr>
          <w:sz w:val="20"/>
        </w:rPr>
        <w:t>Approval Incoming Inspection Report in view of start installation</w:t>
      </w:r>
    </w:p>
    <w:p w14:paraId="06341CC9" w14:textId="77777777" w:rsidR="001D3C59" w:rsidRPr="009A5060" w:rsidRDefault="001D3C59" w:rsidP="00C179E5">
      <w:pPr>
        <w:pStyle w:val="ADClause"/>
        <w:numPr>
          <w:ilvl w:val="0"/>
          <w:numId w:val="43"/>
        </w:numPr>
        <w:rPr>
          <w:sz w:val="20"/>
        </w:rPr>
      </w:pPr>
      <w:r w:rsidRPr="009A5060">
        <w:rPr>
          <w:sz w:val="20"/>
        </w:rPr>
        <w:t>Approval Installation and Assembly Test Report in view of start commissioning</w:t>
      </w:r>
    </w:p>
    <w:p w14:paraId="18410E63" w14:textId="77777777" w:rsidR="001D3C59" w:rsidRPr="009A5060" w:rsidRDefault="001D3C59" w:rsidP="00C179E5">
      <w:pPr>
        <w:pStyle w:val="ADClause"/>
        <w:numPr>
          <w:ilvl w:val="0"/>
          <w:numId w:val="43"/>
        </w:numPr>
        <w:rPr>
          <w:sz w:val="20"/>
        </w:rPr>
      </w:pPr>
      <w:r w:rsidRPr="009A5060">
        <w:rPr>
          <w:sz w:val="20"/>
        </w:rPr>
        <w:t>Approval Commissioning Test Report in view of start acceptance capacity testing</w:t>
      </w:r>
    </w:p>
    <w:p w14:paraId="12D19B63" w14:textId="77777777" w:rsidR="001D3C59" w:rsidRPr="009A5060" w:rsidRDefault="001D3C59" w:rsidP="00C179E5">
      <w:pPr>
        <w:pStyle w:val="0AClause"/>
        <w:numPr>
          <w:ilvl w:val="1"/>
          <w:numId w:val="36"/>
        </w:numPr>
        <w:spacing w:line="240" w:lineRule="auto"/>
        <w:rPr>
          <w:szCs w:val="20"/>
          <w:lang w:val="en-GB"/>
        </w:rPr>
      </w:pPr>
      <w:r w:rsidRPr="009A5060">
        <w:rPr>
          <w:szCs w:val="20"/>
          <w:lang w:val="en-GB"/>
        </w:rPr>
        <w:t>Witness points</w:t>
      </w:r>
    </w:p>
    <w:p w14:paraId="0E42EEBC" w14:textId="77777777" w:rsidR="001D3C59" w:rsidRPr="009A5060" w:rsidRDefault="001D3C59" w:rsidP="00C179E5">
      <w:pPr>
        <w:pStyle w:val="ADClause"/>
        <w:numPr>
          <w:ilvl w:val="0"/>
          <w:numId w:val="43"/>
        </w:numPr>
        <w:rPr>
          <w:sz w:val="20"/>
        </w:rPr>
      </w:pPr>
      <w:r w:rsidRPr="009A5060">
        <w:rPr>
          <w:sz w:val="20"/>
        </w:rPr>
        <w:t>Approval of the Conceptual Design File</w:t>
      </w:r>
    </w:p>
    <w:p w14:paraId="38CD6240" w14:textId="77777777" w:rsidR="001D3C59" w:rsidRPr="009A5060" w:rsidRDefault="001D3C59" w:rsidP="00C179E5">
      <w:pPr>
        <w:pStyle w:val="ADClause"/>
        <w:numPr>
          <w:ilvl w:val="0"/>
          <w:numId w:val="43"/>
        </w:numPr>
        <w:rPr>
          <w:sz w:val="20"/>
        </w:rPr>
      </w:pPr>
      <w:r w:rsidRPr="009A5060">
        <w:rPr>
          <w:sz w:val="20"/>
        </w:rPr>
        <w:t>Approval of the Detailed design File</w:t>
      </w:r>
    </w:p>
    <w:p w14:paraId="3A3EF912" w14:textId="77777777" w:rsidR="001D3C59" w:rsidRPr="009A5060" w:rsidRDefault="001D3C59" w:rsidP="00C179E5">
      <w:pPr>
        <w:pStyle w:val="ADClause"/>
        <w:numPr>
          <w:ilvl w:val="0"/>
          <w:numId w:val="43"/>
        </w:numPr>
        <w:rPr>
          <w:sz w:val="20"/>
        </w:rPr>
      </w:pPr>
      <w:r w:rsidRPr="009A5060">
        <w:rPr>
          <w:sz w:val="20"/>
        </w:rPr>
        <w:t>Approval of the Procurement and Manufacturing File</w:t>
      </w:r>
    </w:p>
    <w:p w14:paraId="1CE5F22C" w14:textId="77777777" w:rsidR="001D3C59" w:rsidRPr="009A5060" w:rsidRDefault="001D3C59" w:rsidP="00C179E5">
      <w:pPr>
        <w:pStyle w:val="ADClause"/>
        <w:numPr>
          <w:ilvl w:val="0"/>
          <w:numId w:val="43"/>
        </w:numPr>
        <w:rPr>
          <w:sz w:val="20"/>
        </w:rPr>
      </w:pPr>
      <w:r w:rsidRPr="009A5060">
        <w:rPr>
          <w:sz w:val="20"/>
        </w:rPr>
        <w:t>Approval of the Installation File</w:t>
      </w:r>
    </w:p>
    <w:p w14:paraId="3C88322A" w14:textId="77777777" w:rsidR="001D3C59" w:rsidRPr="009A5060" w:rsidRDefault="001D3C59" w:rsidP="00C179E5">
      <w:pPr>
        <w:pStyle w:val="ADClause"/>
        <w:numPr>
          <w:ilvl w:val="0"/>
          <w:numId w:val="43"/>
        </w:numPr>
        <w:rPr>
          <w:sz w:val="20"/>
        </w:rPr>
      </w:pPr>
      <w:r w:rsidRPr="009A5060">
        <w:rPr>
          <w:sz w:val="20"/>
        </w:rPr>
        <w:t>Approval of the Commissioning File</w:t>
      </w:r>
    </w:p>
    <w:p w14:paraId="4FF9473B" w14:textId="77777777" w:rsidR="001D3C59" w:rsidRPr="009A5060" w:rsidRDefault="001D3C59" w:rsidP="00C179E5">
      <w:pPr>
        <w:pStyle w:val="ADClause"/>
        <w:numPr>
          <w:ilvl w:val="0"/>
          <w:numId w:val="43"/>
        </w:numPr>
        <w:rPr>
          <w:sz w:val="20"/>
        </w:rPr>
      </w:pPr>
      <w:r w:rsidRPr="009A5060">
        <w:rPr>
          <w:sz w:val="20"/>
        </w:rPr>
        <w:t>Approval of the Acceptance Test File</w:t>
      </w:r>
    </w:p>
    <w:p w14:paraId="292E7156" w14:textId="77777777" w:rsidR="001D3C59" w:rsidRPr="009A5060" w:rsidRDefault="001D3C59" w:rsidP="00C179E5">
      <w:pPr>
        <w:pStyle w:val="ADClause"/>
        <w:numPr>
          <w:ilvl w:val="0"/>
          <w:numId w:val="43"/>
        </w:numPr>
        <w:rPr>
          <w:sz w:val="20"/>
        </w:rPr>
      </w:pPr>
      <w:r w:rsidRPr="009A5060">
        <w:rPr>
          <w:sz w:val="20"/>
        </w:rPr>
        <w:t>Approval of the Final Report</w:t>
      </w:r>
    </w:p>
    <w:p w14:paraId="75BEADFB" w14:textId="77777777" w:rsidR="001D3C59" w:rsidRPr="009A5060" w:rsidRDefault="001D3C59" w:rsidP="00C179E5">
      <w:pPr>
        <w:pStyle w:val="0AClause"/>
        <w:spacing w:line="240" w:lineRule="auto"/>
        <w:rPr>
          <w:szCs w:val="20"/>
          <w:lang w:val="en-GB"/>
        </w:rPr>
      </w:pPr>
      <w:r w:rsidRPr="009A5060">
        <w:rPr>
          <w:szCs w:val="20"/>
          <w:lang w:val="en-GB"/>
        </w:rPr>
        <w:t>Upon receiving the Contractor’s finalized project schedule and Manufacturing and Inspection Plan, SCK CEN reserves the right to add or remove HP(s)/WP(s) from those currently foreseen and will duly notify the Contractor of such decisions.</w:t>
      </w:r>
    </w:p>
    <w:p w14:paraId="2F2569CD" w14:textId="77777777" w:rsidR="001D3C59" w:rsidRPr="009A5060" w:rsidRDefault="001D3C59" w:rsidP="00C179E5">
      <w:pPr>
        <w:pStyle w:val="0AClause"/>
        <w:spacing w:line="240" w:lineRule="auto"/>
        <w:rPr>
          <w:szCs w:val="20"/>
          <w:lang w:val="en-GB"/>
        </w:rPr>
      </w:pPr>
      <w:r w:rsidRPr="009A5060">
        <w:rPr>
          <w:szCs w:val="20"/>
          <w:lang w:val="en-GB"/>
        </w:rPr>
        <w:t>SCK CEN has at its disposal a maximum of 30 Calendar Days (60 Calendar Days when involving (an) external partner(s)) to complete all formalities) concerning approval of a certain Hold Points.  Nonetheless, SCK CEN shall always aim to give feedback to the Contractor concerning the HPs without undue delay.  The envisaged lead time is 10 Business Days (to be determined considering SCK CEN’s and/or its collaboration partner’s days of closure)</w:t>
      </w:r>
    </w:p>
    <w:p w14:paraId="49589B70" w14:textId="77777777" w:rsidR="001D3C59" w:rsidRPr="009A5060" w:rsidRDefault="001D3C59" w:rsidP="00C179E5">
      <w:pPr>
        <w:spacing w:after="160" w:line="240" w:lineRule="auto"/>
      </w:pPr>
      <w:r w:rsidRPr="009A5060">
        <w:br w:type="page"/>
      </w:r>
    </w:p>
    <w:p w14:paraId="674FF9D7" w14:textId="77777777" w:rsidR="001D3C59" w:rsidRPr="009A5060" w:rsidRDefault="001D3C59" w:rsidP="00C179E5">
      <w:pPr>
        <w:pStyle w:val="Heading1numbered"/>
      </w:pPr>
      <w:bookmarkStart w:id="4164" w:name="_Toc200492646"/>
      <w:bookmarkStart w:id="4165" w:name="_Toc202536260"/>
      <w:bookmarkStart w:id="4166" w:name="_Toc202536946"/>
      <w:bookmarkStart w:id="4167" w:name="_Toc216341000"/>
      <w:r w:rsidRPr="009A5060">
        <w:lastRenderedPageBreak/>
        <w:t>Contract Performance</w:t>
      </w:r>
      <w:bookmarkEnd w:id="4164"/>
      <w:bookmarkEnd w:id="4165"/>
      <w:bookmarkEnd w:id="4166"/>
      <w:bookmarkEnd w:id="4167"/>
    </w:p>
    <w:p w14:paraId="0230AB5D" w14:textId="77777777" w:rsidR="001D3C59" w:rsidRPr="009A5060" w:rsidRDefault="001D3C59" w:rsidP="00C179E5">
      <w:pPr>
        <w:pStyle w:val="Heading2numbered"/>
      </w:pPr>
      <w:bookmarkStart w:id="4168" w:name="_Toc191379878"/>
      <w:bookmarkStart w:id="4169" w:name="_Toc191479757"/>
      <w:bookmarkStart w:id="4170" w:name="_Toc191550721"/>
      <w:bookmarkStart w:id="4171" w:name="_Toc191554046"/>
      <w:bookmarkStart w:id="4172" w:name="_Toc191554499"/>
      <w:bookmarkStart w:id="4173" w:name="_Toc191556973"/>
      <w:bookmarkStart w:id="4174" w:name="_Toc192069555"/>
      <w:bookmarkStart w:id="4175" w:name="_Toc192069875"/>
      <w:bookmarkStart w:id="4176" w:name="_Toc192070065"/>
      <w:bookmarkStart w:id="4177" w:name="_Toc192152467"/>
      <w:bookmarkStart w:id="4178" w:name="_Toc192183330"/>
      <w:bookmarkStart w:id="4179" w:name="_Toc192183582"/>
      <w:bookmarkStart w:id="4180" w:name="_Toc192335723"/>
      <w:bookmarkStart w:id="4181" w:name="_Toc192406238"/>
      <w:bookmarkStart w:id="4182" w:name="_Toc192408643"/>
      <w:bookmarkStart w:id="4183" w:name="_Toc192409088"/>
      <w:bookmarkStart w:id="4184" w:name="_Toc192496549"/>
      <w:bookmarkStart w:id="4185" w:name="_Toc192502754"/>
      <w:bookmarkStart w:id="4186" w:name="_Toc192509643"/>
      <w:bookmarkStart w:id="4187" w:name="_Toc192510358"/>
      <w:bookmarkStart w:id="4188" w:name="_Toc192516248"/>
      <w:bookmarkStart w:id="4189" w:name="_Toc192579351"/>
      <w:bookmarkStart w:id="4190" w:name="_Toc192581293"/>
      <w:bookmarkStart w:id="4191" w:name="_Toc192581734"/>
      <w:bookmarkStart w:id="4192" w:name="_Toc192762924"/>
      <w:bookmarkStart w:id="4193" w:name="_Toc192765498"/>
      <w:bookmarkStart w:id="4194" w:name="_Toc192766102"/>
      <w:bookmarkStart w:id="4195" w:name="_Toc192782654"/>
      <w:bookmarkStart w:id="4196" w:name="_Toc192783262"/>
      <w:bookmarkStart w:id="4197" w:name="_Toc192851181"/>
      <w:bookmarkStart w:id="4198" w:name="_Toc192929668"/>
      <w:bookmarkStart w:id="4199" w:name="_Toc192935356"/>
      <w:bookmarkStart w:id="4200" w:name="_Toc193016704"/>
      <w:bookmarkStart w:id="4201" w:name="_Toc191379879"/>
      <w:bookmarkStart w:id="4202" w:name="_Toc191479758"/>
      <w:bookmarkStart w:id="4203" w:name="_Toc191550722"/>
      <w:bookmarkStart w:id="4204" w:name="_Toc191554047"/>
      <w:bookmarkStart w:id="4205" w:name="_Toc191554500"/>
      <w:bookmarkStart w:id="4206" w:name="_Toc191556974"/>
      <w:bookmarkStart w:id="4207" w:name="_Toc192069556"/>
      <w:bookmarkStart w:id="4208" w:name="_Toc192069876"/>
      <w:bookmarkStart w:id="4209" w:name="_Toc192070066"/>
      <w:bookmarkStart w:id="4210" w:name="_Toc192152468"/>
      <w:bookmarkStart w:id="4211" w:name="_Toc192183331"/>
      <w:bookmarkStart w:id="4212" w:name="_Toc192183583"/>
      <w:bookmarkStart w:id="4213" w:name="_Toc192335724"/>
      <w:bookmarkStart w:id="4214" w:name="_Toc192406239"/>
      <w:bookmarkStart w:id="4215" w:name="_Toc192408644"/>
      <w:bookmarkStart w:id="4216" w:name="_Toc192409089"/>
      <w:bookmarkStart w:id="4217" w:name="_Toc192496550"/>
      <w:bookmarkStart w:id="4218" w:name="_Toc192502755"/>
      <w:bookmarkStart w:id="4219" w:name="_Toc192509644"/>
      <w:bookmarkStart w:id="4220" w:name="_Toc192510359"/>
      <w:bookmarkStart w:id="4221" w:name="_Toc192516249"/>
      <w:bookmarkStart w:id="4222" w:name="_Toc192579352"/>
      <w:bookmarkStart w:id="4223" w:name="_Toc192581294"/>
      <w:bookmarkStart w:id="4224" w:name="_Toc192581735"/>
      <w:bookmarkStart w:id="4225" w:name="_Toc192762925"/>
      <w:bookmarkStart w:id="4226" w:name="_Toc192765499"/>
      <w:bookmarkStart w:id="4227" w:name="_Toc192766103"/>
      <w:bookmarkStart w:id="4228" w:name="_Toc192782655"/>
      <w:bookmarkStart w:id="4229" w:name="_Toc192783263"/>
      <w:bookmarkStart w:id="4230" w:name="_Toc192851182"/>
      <w:bookmarkStart w:id="4231" w:name="_Toc192929669"/>
      <w:bookmarkStart w:id="4232" w:name="_Toc192935357"/>
      <w:bookmarkStart w:id="4233" w:name="_Toc193016705"/>
      <w:bookmarkStart w:id="4234" w:name="_Toc191379880"/>
      <w:bookmarkStart w:id="4235" w:name="_Toc191479759"/>
      <w:bookmarkStart w:id="4236" w:name="_Toc191550723"/>
      <w:bookmarkStart w:id="4237" w:name="_Toc191554048"/>
      <w:bookmarkStart w:id="4238" w:name="_Toc191554501"/>
      <w:bookmarkStart w:id="4239" w:name="_Toc191556975"/>
      <w:bookmarkStart w:id="4240" w:name="_Toc192069557"/>
      <w:bookmarkStart w:id="4241" w:name="_Toc192069877"/>
      <w:bookmarkStart w:id="4242" w:name="_Toc192070067"/>
      <w:bookmarkStart w:id="4243" w:name="_Toc192152469"/>
      <w:bookmarkStart w:id="4244" w:name="_Toc192183332"/>
      <w:bookmarkStart w:id="4245" w:name="_Toc192183584"/>
      <w:bookmarkStart w:id="4246" w:name="_Toc192335725"/>
      <w:bookmarkStart w:id="4247" w:name="_Toc192406240"/>
      <w:bookmarkStart w:id="4248" w:name="_Toc192408645"/>
      <w:bookmarkStart w:id="4249" w:name="_Toc192409090"/>
      <w:bookmarkStart w:id="4250" w:name="_Toc192496551"/>
      <w:bookmarkStart w:id="4251" w:name="_Toc192502756"/>
      <w:bookmarkStart w:id="4252" w:name="_Toc192509645"/>
      <w:bookmarkStart w:id="4253" w:name="_Toc192510360"/>
      <w:bookmarkStart w:id="4254" w:name="_Toc192516250"/>
      <w:bookmarkStart w:id="4255" w:name="_Toc192579353"/>
      <w:bookmarkStart w:id="4256" w:name="_Toc192581295"/>
      <w:bookmarkStart w:id="4257" w:name="_Toc192581736"/>
      <w:bookmarkStart w:id="4258" w:name="_Toc192762926"/>
      <w:bookmarkStart w:id="4259" w:name="_Toc192765500"/>
      <w:bookmarkStart w:id="4260" w:name="_Toc192766104"/>
      <w:bookmarkStart w:id="4261" w:name="_Toc192782656"/>
      <w:bookmarkStart w:id="4262" w:name="_Toc192783264"/>
      <w:bookmarkStart w:id="4263" w:name="_Toc192851183"/>
      <w:bookmarkStart w:id="4264" w:name="_Toc192929670"/>
      <w:bookmarkStart w:id="4265" w:name="_Toc192935358"/>
      <w:bookmarkStart w:id="4266" w:name="_Toc193016706"/>
      <w:bookmarkStart w:id="4267" w:name="_Toc191379881"/>
      <w:bookmarkStart w:id="4268" w:name="_Toc191479760"/>
      <w:bookmarkStart w:id="4269" w:name="_Toc191550724"/>
      <w:bookmarkStart w:id="4270" w:name="_Toc191554049"/>
      <w:bookmarkStart w:id="4271" w:name="_Toc191554502"/>
      <w:bookmarkStart w:id="4272" w:name="_Toc191556976"/>
      <w:bookmarkStart w:id="4273" w:name="_Toc192069558"/>
      <w:bookmarkStart w:id="4274" w:name="_Toc192069878"/>
      <w:bookmarkStart w:id="4275" w:name="_Toc192070068"/>
      <w:bookmarkStart w:id="4276" w:name="_Toc192152470"/>
      <w:bookmarkStart w:id="4277" w:name="_Toc192183333"/>
      <w:bookmarkStart w:id="4278" w:name="_Toc192183585"/>
      <w:bookmarkStart w:id="4279" w:name="_Toc192335726"/>
      <w:bookmarkStart w:id="4280" w:name="_Toc192406241"/>
      <w:bookmarkStart w:id="4281" w:name="_Toc192408646"/>
      <w:bookmarkStart w:id="4282" w:name="_Toc192409091"/>
      <w:bookmarkStart w:id="4283" w:name="_Toc192496552"/>
      <w:bookmarkStart w:id="4284" w:name="_Toc192502757"/>
      <w:bookmarkStart w:id="4285" w:name="_Toc192509646"/>
      <w:bookmarkStart w:id="4286" w:name="_Toc192510361"/>
      <w:bookmarkStart w:id="4287" w:name="_Toc192516251"/>
      <w:bookmarkStart w:id="4288" w:name="_Toc192579354"/>
      <w:bookmarkStart w:id="4289" w:name="_Toc192581296"/>
      <w:bookmarkStart w:id="4290" w:name="_Toc192581737"/>
      <w:bookmarkStart w:id="4291" w:name="_Toc192762927"/>
      <w:bookmarkStart w:id="4292" w:name="_Toc192765501"/>
      <w:bookmarkStart w:id="4293" w:name="_Toc192766105"/>
      <w:bookmarkStart w:id="4294" w:name="_Toc192782657"/>
      <w:bookmarkStart w:id="4295" w:name="_Toc192783265"/>
      <w:bookmarkStart w:id="4296" w:name="_Toc192851184"/>
      <w:bookmarkStart w:id="4297" w:name="_Toc192929671"/>
      <w:bookmarkStart w:id="4298" w:name="_Toc192935359"/>
      <w:bookmarkStart w:id="4299" w:name="_Toc193016707"/>
      <w:bookmarkStart w:id="4300" w:name="_Toc191379882"/>
      <w:bookmarkStart w:id="4301" w:name="_Toc191479761"/>
      <w:bookmarkStart w:id="4302" w:name="_Toc191550725"/>
      <w:bookmarkStart w:id="4303" w:name="_Toc191554050"/>
      <w:bookmarkStart w:id="4304" w:name="_Toc191554503"/>
      <w:bookmarkStart w:id="4305" w:name="_Toc191556977"/>
      <w:bookmarkStart w:id="4306" w:name="_Toc192069559"/>
      <w:bookmarkStart w:id="4307" w:name="_Toc192069879"/>
      <w:bookmarkStart w:id="4308" w:name="_Toc192070069"/>
      <w:bookmarkStart w:id="4309" w:name="_Toc192152471"/>
      <w:bookmarkStart w:id="4310" w:name="_Toc192183334"/>
      <w:bookmarkStart w:id="4311" w:name="_Toc192183586"/>
      <w:bookmarkStart w:id="4312" w:name="_Toc192335727"/>
      <w:bookmarkStart w:id="4313" w:name="_Toc192406242"/>
      <w:bookmarkStart w:id="4314" w:name="_Toc192408647"/>
      <w:bookmarkStart w:id="4315" w:name="_Toc192409092"/>
      <w:bookmarkStart w:id="4316" w:name="_Toc192496553"/>
      <w:bookmarkStart w:id="4317" w:name="_Toc192502758"/>
      <w:bookmarkStart w:id="4318" w:name="_Toc192509647"/>
      <w:bookmarkStart w:id="4319" w:name="_Toc192510362"/>
      <w:bookmarkStart w:id="4320" w:name="_Toc192516252"/>
      <w:bookmarkStart w:id="4321" w:name="_Toc192579355"/>
      <w:bookmarkStart w:id="4322" w:name="_Toc192581297"/>
      <w:bookmarkStart w:id="4323" w:name="_Toc192581738"/>
      <w:bookmarkStart w:id="4324" w:name="_Toc192762928"/>
      <w:bookmarkStart w:id="4325" w:name="_Toc192765502"/>
      <w:bookmarkStart w:id="4326" w:name="_Toc192766106"/>
      <w:bookmarkStart w:id="4327" w:name="_Toc192782658"/>
      <w:bookmarkStart w:id="4328" w:name="_Toc192783266"/>
      <w:bookmarkStart w:id="4329" w:name="_Toc192851185"/>
      <w:bookmarkStart w:id="4330" w:name="_Toc192929672"/>
      <w:bookmarkStart w:id="4331" w:name="_Toc192935360"/>
      <w:bookmarkStart w:id="4332" w:name="_Toc193016708"/>
      <w:bookmarkStart w:id="4333" w:name="_Toc191379883"/>
      <w:bookmarkStart w:id="4334" w:name="_Toc191479762"/>
      <w:bookmarkStart w:id="4335" w:name="_Toc191550726"/>
      <w:bookmarkStart w:id="4336" w:name="_Toc191554051"/>
      <w:bookmarkStart w:id="4337" w:name="_Toc191554504"/>
      <w:bookmarkStart w:id="4338" w:name="_Toc191556978"/>
      <w:bookmarkStart w:id="4339" w:name="_Toc192069560"/>
      <w:bookmarkStart w:id="4340" w:name="_Toc192069880"/>
      <w:bookmarkStart w:id="4341" w:name="_Toc192070070"/>
      <w:bookmarkStart w:id="4342" w:name="_Toc192152472"/>
      <w:bookmarkStart w:id="4343" w:name="_Toc192183335"/>
      <w:bookmarkStart w:id="4344" w:name="_Toc192183587"/>
      <w:bookmarkStart w:id="4345" w:name="_Toc192335728"/>
      <w:bookmarkStart w:id="4346" w:name="_Toc192406243"/>
      <w:bookmarkStart w:id="4347" w:name="_Toc192408648"/>
      <w:bookmarkStart w:id="4348" w:name="_Toc192409093"/>
      <w:bookmarkStart w:id="4349" w:name="_Toc192496554"/>
      <w:bookmarkStart w:id="4350" w:name="_Toc192502759"/>
      <w:bookmarkStart w:id="4351" w:name="_Toc192509648"/>
      <w:bookmarkStart w:id="4352" w:name="_Toc192510363"/>
      <w:bookmarkStart w:id="4353" w:name="_Toc192516253"/>
      <w:bookmarkStart w:id="4354" w:name="_Toc192579356"/>
      <w:bookmarkStart w:id="4355" w:name="_Toc192581298"/>
      <w:bookmarkStart w:id="4356" w:name="_Toc192581739"/>
      <w:bookmarkStart w:id="4357" w:name="_Toc192762929"/>
      <w:bookmarkStart w:id="4358" w:name="_Toc192765503"/>
      <w:bookmarkStart w:id="4359" w:name="_Toc192766107"/>
      <w:bookmarkStart w:id="4360" w:name="_Toc192782659"/>
      <w:bookmarkStart w:id="4361" w:name="_Toc192783267"/>
      <w:bookmarkStart w:id="4362" w:name="_Toc192851186"/>
      <w:bookmarkStart w:id="4363" w:name="_Toc192929673"/>
      <w:bookmarkStart w:id="4364" w:name="_Toc192935361"/>
      <w:bookmarkStart w:id="4365" w:name="_Toc193016709"/>
      <w:bookmarkStart w:id="4366" w:name="_Toc191379884"/>
      <w:bookmarkStart w:id="4367" w:name="_Toc191479763"/>
      <w:bookmarkStart w:id="4368" w:name="_Toc191550727"/>
      <w:bookmarkStart w:id="4369" w:name="_Toc191554052"/>
      <w:bookmarkStart w:id="4370" w:name="_Toc191554505"/>
      <w:bookmarkStart w:id="4371" w:name="_Toc191556979"/>
      <w:bookmarkStart w:id="4372" w:name="_Toc192069561"/>
      <w:bookmarkStart w:id="4373" w:name="_Toc192069881"/>
      <w:bookmarkStart w:id="4374" w:name="_Toc192070071"/>
      <w:bookmarkStart w:id="4375" w:name="_Toc192152473"/>
      <w:bookmarkStart w:id="4376" w:name="_Toc192183336"/>
      <w:bookmarkStart w:id="4377" w:name="_Toc192183588"/>
      <w:bookmarkStart w:id="4378" w:name="_Toc192335729"/>
      <w:bookmarkStart w:id="4379" w:name="_Toc192406244"/>
      <w:bookmarkStart w:id="4380" w:name="_Toc192408649"/>
      <w:bookmarkStart w:id="4381" w:name="_Toc192409094"/>
      <w:bookmarkStart w:id="4382" w:name="_Toc192496555"/>
      <w:bookmarkStart w:id="4383" w:name="_Toc192502760"/>
      <w:bookmarkStart w:id="4384" w:name="_Toc192509649"/>
      <w:bookmarkStart w:id="4385" w:name="_Toc192510364"/>
      <w:bookmarkStart w:id="4386" w:name="_Toc192516254"/>
      <w:bookmarkStart w:id="4387" w:name="_Toc192579357"/>
      <w:bookmarkStart w:id="4388" w:name="_Toc192581299"/>
      <w:bookmarkStart w:id="4389" w:name="_Toc192581740"/>
      <w:bookmarkStart w:id="4390" w:name="_Toc192762930"/>
      <w:bookmarkStart w:id="4391" w:name="_Toc192765504"/>
      <w:bookmarkStart w:id="4392" w:name="_Toc192766108"/>
      <w:bookmarkStart w:id="4393" w:name="_Toc192782660"/>
      <w:bookmarkStart w:id="4394" w:name="_Toc192783268"/>
      <w:bookmarkStart w:id="4395" w:name="_Toc192851187"/>
      <w:bookmarkStart w:id="4396" w:name="_Toc192929674"/>
      <w:bookmarkStart w:id="4397" w:name="_Toc192935362"/>
      <w:bookmarkStart w:id="4398" w:name="_Toc193016710"/>
      <w:bookmarkStart w:id="4399" w:name="_Toc191379885"/>
      <w:bookmarkStart w:id="4400" w:name="_Toc191479764"/>
      <w:bookmarkStart w:id="4401" w:name="_Toc191550728"/>
      <w:bookmarkStart w:id="4402" w:name="_Toc191554053"/>
      <w:bookmarkStart w:id="4403" w:name="_Toc191554506"/>
      <w:bookmarkStart w:id="4404" w:name="_Toc191556980"/>
      <w:bookmarkStart w:id="4405" w:name="_Toc192069562"/>
      <w:bookmarkStart w:id="4406" w:name="_Toc192069882"/>
      <w:bookmarkStart w:id="4407" w:name="_Toc192070072"/>
      <w:bookmarkStart w:id="4408" w:name="_Toc192152474"/>
      <w:bookmarkStart w:id="4409" w:name="_Toc192183337"/>
      <w:bookmarkStart w:id="4410" w:name="_Toc192183589"/>
      <w:bookmarkStart w:id="4411" w:name="_Toc192335730"/>
      <w:bookmarkStart w:id="4412" w:name="_Toc192406245"/>
      <w:bookmarkStart w:id="4413" w:name="_Toc192408650"/>
      <w:bookmarkStart w:id="4414" w:name="_Toc192409095"/>
      <w:bookmarkStart w:id="4415" w:name="_Toc192496556"/>
      <w:bookmarkStart w:id="4416" w:name="_Toc192502761"/>
      <w:bookmarkStart w:id="4417" w:name="_Toc192509650"/>
      <w:bookmarkStart w:id="4418" w:name="_Toc192510365"/>
      <w:bookmarkStart w:id="4419" w:name="_Toc192516255"/>
      <w:bookmarkStart w:id="4420" w:name="_Toc192579358"/>
      <w:bookmarkStart w:id="4421" w:name="_Toc192581300"/>
      <w:bookmarkStart w:id="4422" w:name="_Toc192581741"/>
      <w:bookmarkStart w:id="4423" w:name="_Toc192762931"/>
      <w:bookmarkStart w:id="4424" w:name="_Toc192765505"/>
      <w:bookmarkStart w:id="4425" w:name="_Toc192766109"/>
      <w:bookmarkStart w:id="4426" w:name="_Toc192782661"/>
      <w:bookmarkStart w:id="4427" w:name="_Toc192783269"/>
      <w:bookmarkStart w:id="4428" w:name="_Toc192851188"/>
      <w:bookmarkStart w:id="4429" w:name="_Toc192929675"/>
      <w:bookmarkStart w:id="4430" w:name="_Toc192935363"/>
      <w:bookmarkStart w:id="4431" w:name="_Toc193016711"/>
      <w:bookmarkStart w:id="4432" w:name="_Toc191379886"/>
      <w:bookmarkStart w:id="4433" w:name="_Toc191479765"/>
      <w:bookmarkStart w:id="4434" w:name="_Toc191550729"/>
      <w:bookmarkStart w:id="4435" w:name="_Toc191554054"/>
      <w:bookmarkStart w:id="4436" w:name="_Toc191554507"/>
      <w:bookmarkStart w:id="4437" w:name="_Toc191556981"/>
      <w:bookmarkStart w:id="4438" w:name="_Toc192069563"/>
      <w:bookmarkStart w:id="4439" w:name="_Toc192069883"/>
      <w:bookmarkStart w:id="4440" w:name="_Toc192070073"/>
      <w:bookmarkStart w:id="4441" w:name="_Toc192152475"/>
      <w:bookmarkStart w:id="4442" w:name="_Toc192183338"/>
      <w:bookmarkStart w:id="4443" w:name="_Toc192183590"/>
      <w:bookmarkStart w:id="4444" w:name="_Toc192335731"/>
      <w:bookmarkStart w:id="4445" w:name="_Toc192406246"/>
      <w:bookmarkStart w:id="4446" w:name="_Toc192408651"/>
      <w:bookmarkStart w:id="4447" w:name="_Toc192409096"/>
      <w:bookmarkStart w:id="4448" w:name="_Toc192496557"/>
      <w:bookmarkStart w:id="4449" w:name="_Toc192502762"/>
      <w:bookmarkStart w:id="4450" w:name="_Toc192509651"/>
      <w:bookmarkStart w:id="4451" w:name="_Toc192510366"/>
      <w:bookmarkStart w:id="4452" w:name="_Toc192516256"/>
      <w:bookmarkStart w:id="4453" w:name="_Toc192579359"/>
      <w:bookmarkStart w:id="4454" w:name="_Toc192581301"/>
      <w:bookmarkStart w:id="4455" w:name="_Toc192581742"/>
      <w:bookmarkStart w:id="4456" w:name="_Toc192762932"/>
      <w:bookmarkStart w:id="4457" w:name="_Toc192765506"/>
      <w:bookmarkStart w:id="4458" w:name="_Toc192766110"/>
      <w:bookmarkStart w:id="4459" w:name="_Toc192782662"/>
      <w:bookmarkStart w:id="4460" w:name="_Toc192783270"/>
      <w:bookmarkStart w:id="4461" w:name="_Toc192851189"/>
      <w:bookmarkStart w:id="4462" w:name="_Toc192929676"/>
      <w:bookmarkStart w:id="4463" w:name="_Toc192935364"/>
      <w:bookmarkStart w:id="4464" w:name="_Toc193016712"/>
      <w:bookmarkStart w:id="4465" w:name="_Toc191379887"/>
      <w:bookmarkStart w:id="4466" w:name="_Toc191479766"/>
      <w:bookmarkStart w:id="4467" w:name="_Toc191550730"/>
      <w:bookmarkStart w:id="4468" w:name="_Toc191554055"/>
      <w:bookmarkStart w:id="4469" w:name="_Toc191554508"/>
      <w:bookmarkStart w:id="4470" w:name="_Toc191556982"/>
      <w:bookmarkStart w:id="4471" w:name="_Toc192069564"/>
      <w:bookmarkStart w:id="4472" w:name="_Toc192069884"/>
      <w:bookmarkStart w:id="4473" w:name="_Toc192070074"/>
      <w:bookmarkStart w:id="4474" w:name="_Toc192152476"/>
      <w:bookmarkStart w:id="4475" w:name="_Toc192183339"/>
      <w:bookmarkStart w:id="4476" w:name="_Toc192183591"/>
      <w:bookmarkStart w:id="4477" w:name="_Toc192335732"/>
      <w:bookmarkStart w:id="4478" w:name="_Toc192406247"/>
      <w:bookmarkStart w:id="4479" w:name="_Toc192408652"/>
      <w:bookmarkStart w:id="4480" w:name="_Toc192409097"/>
      <w:bookmarkStart w:id="4481" w:name="_Toc192496558"/>
      <w:bookmarkStart w:id="4482" w:name="_Toc192502763"/>
      <w:bookmarkStart w:id="4483" w:name="_Toc192509652"/>
      <w:bookmarkStart w:id="4484" w:name="_Toc192510367"/>
      <w:bookmarkStart w:id="4485" w:name="_Toc192516257"/>
      <w:bookmarkStart w:id="4486" w:name="_Toc192579360"/>
      <w:bookmarkStart w:id="4487" w:name="_Toc192581302"/>
      <w:bookmarkStart w:id="4488" w:name="_Toc192581743"/>
      <w:bookmarkStart w:id="4489" w:name="_Toc192762933"/>
      <w:bookmarkStart w:id="4490" w:name="_Toc192765507"/>
      <w:bookmarkStart w:id="4491" w:name="_Toc192766111"/>
      <w:bookmarkStart w:id="4492" w:name="_Toc192782663"/>
      <w:bookmarkStart w:id="4493" w:name="_Toc192783271"/>
      <w:bookmarkStart w:id="4494" w:name="_Toc192851190"/>
      <w:bookmarkStart w:id="4495" w:name="_Toc192929677"/>
      <w:bookmarkStart w:id="4496" w:name="_Toc192935365"/>
      <w:bookmarkStart w:id="4497" w:name="_Toc193016713"/>
      <w:bookmarkStart w:id="4498" w:name="_Toc191379888"/>
      <w:bookmarkStart w:id="4499" w:name="_Toc191479767"/>
      <w:bookmarkStart w:id="4500" w:name="_Toc191550731"/>
      <w:bookmarkStart w:id="4501" w:name="_Toc191554056"/>
      <w:bookmarkStart w:id="4502" w:name="_Toc191554509"/>
      <w:bookmarkStart w:id="4503" w:name="_Toc191556983"/>
      <w:bookmarkStart w:id="4504" w:name="_Toc192069565"/>
      <w:bookmarkStart w:id="4505" w:name="_Toc192069885"/>
      <w:bookmarkStart w:id="4506" w:name="_Toc192070075"/>
      <w:bookmarkStart w:id="4507" w:name="_Toc192152477"/>
      <w:bookmarkStart w:id="4508" w:name="_Toc192183340"/>
      <w:bookmarkStart w:id="4509" w:name="_Toc192183592"/>
      <w:bookmarkStart w:id="4510" w:name="_Toc192335733"/>
      <w:bookmarkStart w:id="4511" w:name="_Toc192406248"/>
      <w:bookmarkStart w:id="4512" w:name="_Toc192408653"/>
      <w:bookmarkStart w:id="4513" w:name="_Toc192409098"/>
      <w:bookmarkStart w:id="4514" w:name="_Toc192496559"/>
      <w:bookmarkStart w:id="4515" w:name="_Toc192502764"/>
      <w:bookmarkStart w:id="4516" w:name="_Toc192509653"/>
      <w:bookmarkStart w:id="4517" w:name="_Toc192510368"/>
      <w:bookmarkStart w:id="4518" w:name="_Toc192516258"/>
      <w:bookmarkStart w:id="4519" w:name="_Toc192579361"/>
      <w:bookmarkStart w:id="4520" w:name="_Toc192581303"/>
      <w:bookmarkStart w:id="4521" w:name="_Toc192581744"/>
      <w:bookmarkStart w:id="4522" w:name="_Toc192762934"/>
      <w:bookmarkStart w:id="4523" w:name="_Toc192765508"/>
      <w:bookmarkStart w:id="4524" w:name="_Toc192766112"/>
      <w:bookmarkStart w:id="4525" w:name="_Toc192782664"/>
      <w:bookmarkStart w:id="4526" w:name="_Toc192783272"/>
      <w:bookmarkStart w:id="4527" w:name="_Toc192851191"/>
      <w:bookmarkStart w:id="4528" w:name="_Toc192929678"/>
      <w:bookmarkStart w:id="4529" w:name="_Toc192935366"/>
      <w:bookmarkStart w:id="4530" w:name="_Toc193016714"/>
      <w:bookmarkStart w:id="4531" w:name="_Toc191379889"/>
      <w:bookmarkStart w:id="4532" w:name="_Toc191479768"/>
      <w:bookmarkStart w:id="4533" w:name="_Toc191550732"/>
      <w:bookmarkStart w:id="4534" w:name="_Toc191554057"/>
      <w:bookmarkStart w:id="4535" w:name="_Toc191554510"/>
      <w:bookmarkStart w:id="4536" w:name="_Toc191556984"/>
      <w:bookmarkStart w:id="4537" w:name="_Toc192069566"/>
      <w:bookmarkStart w:id="4538" w:name="_Toc192069886"/>
      <w:bookmarkStart w:id="4539" w:name="_Toc192070076"/>
      <w:bookmarkStart w:id="4540" w:name="_Toc192152478"/>
      <w:bookmarkStart w:id="4541" w:name="_Toc192183341"/>
      <w:bookmarkStart w:id="4542" w:name="_Toc192183593"/>
      <w:bookmarkStart w:id="4543" w:name="_Toc192335734"/>
      <w:bookmarkStart w:id="4544" w:name="_Toc192406249"/>
      <w:bookmarkStart w:id="4545" w:name="_Toc192408654"/>
      <w:bookmarkStart w:id="4546" w:name="_Toc192409099"/>
      <w:bookmarkStart w:id="4547" w:name="_Toc192496560"/>
      <w:bookmarkStart w:id="4548" w:name="_Toc192502765"/>
      <w:bookmarkStart w:id="4549" w:name="_Toc192509654"/>
      <w:bookmarkStart w:id="4550" w:name="_Toc192510369"/>
      <w:bookmarkStart w:id="4551" w:name="_Toc192516259"/>
      <w:bookmarkStart w:id="4552" w:name="_Toc192579362"/>
      <w:bookmarkStart w:id="4553" w:name="_Toc192581304"/>
      <w:bookmarkStart w:id="4554" w:name="_Toc192581745"/>
      <w:bookmarkStart w:id="4555" w:name="_Toc192762935"/>
      <w:bookmarkStart w:id="4556" w:name="_Toc192765509"/>
      <w:bookmarkStart w:id="4557" w:name="_Toc192766113"/>
      <w:bookmarkStart w:id="4558" w:name="_Toc192782665"/>
      <w:bookmarkStart w:id="4559" w:name="_Toc192783273"/>
      <w:bookmarkStart w:id="4560" w:name="_Toc192851192"/>
      <w:bookmarkStart w:id="4561" w:name="_Toc192929679"/>
      <w:bookmarkStart w:id="4562" w:name="_Toc192935367"/>
      <w:bookmarkStart w:id="4563" w:name="_Toc193016715"/>
      <w:bookmarkStart w:id="4564" w:name="_Toc191379890"/>
      <w:bookmarkStart w:id="4565" w:name="_Toc191479769"/>
      <w:bookmarkStart w:id="4566" w:name="_Toc191550733"/>
      <w:bookmarkStart w:id="4567" w:name="_Toc191554058"/>
      <w:bookmarkStart w:id="4568" w:name="_Toc191554511"/>
      <w:bookmarkStart w:id="4569" w:name="_Toc191556985"/>
      <w:bookmarkStart w:id="4570" w:name="_Toc192069567"/>
      <w:bookmarkStart w:id="4571" w:name="_Toc192069887"/>
      <w:bookmarkStart w:id="4572" w:name="_Toc192070077"/>
      <w:bookmarkStart w:id="4573" w:name="_Toc192152479"/>
      <w:bookmarkStart w:id="4574" w:name="_Toc192183342"/>
      <w:bookmarkStart w:id="4575" w:name="_Toc192183594"/>
      <w:bookmarkStart w:id="4576" w:name="_Toc192335735"/>
      <w:bookmarkStart w:id="4577" w:name="_Toc192406250"/>
      <w:bookmarkStart w:id="4578" w:name="_Toc192408655"/>
      <w:bookmarkStart w:id="4579" w:name="_Toc192409100"/>
      <w:bookmarkStart w:id="4580" w:name="_Toc192496561"/>
      <w:bookmarkStart w:id="4581" w:name="_Toc192502766"/>
      <w:bookmarkStart w:id="4582" w:name="_Toc192509655"/>
      <w:bookmarkStart w:id="4583" w:name="_Toc192510370"/>
      <w:bookmarkStart w:id="4584" w:name="_Toc192516260"/>
      <w:bookmarkStart w:id="4585" w:name="_Toc192579363"/>
      <w:bookmarkStart w:id="4586" w:name="_Toc192581305"/>
      <w:bookmarkStart w:id="4587" w:name="_Toc192581746"/>
      <w:bookmarkStart w:id="4588" w:name="_Toc192762936"/>
      <w:bookmarkStart w:id="4589" w:name="_Toc192765510"/>
      <w:bookmarkStart w:id="4590" w:name="_Toc192766114"/>
      <w:bookmarkStart w:id="4591" w:name="_Toc192782666"/>
      <w:bookmarkStart w:id="4592" w:name="_Toc192783274"/>
      <w:bookmarkStart w:id="4593" w:name="_Toc192851193"/>
      <w:bookmarkStart w:id="4594" w:name="_Toc192929680"/>
      <w:bookmarkStart w:id="4595" w:name="_Toc192935368"/>
      <w:bookmarkStart w:id="4596" w:name="_Toc193016716"/>
      <w:bookmarkStart w:id="4597" w:name="_Toc115680200"/>
      <w:bookmarkStart w:id="4598" w:name="_Toc191379891"/>
      <w:bookmarkStart w:id="4599" w:name="_Toc191479770"/>
      <w:bookmarkStart w:id="4600" w:name="_Toc191550734"/>
      <w:bookmarkStart w:id="4601" w:name="_Toc191554059"/>
      <w:bookmarkStart w:id="4602" w:name="_Toc191554512"/>
      <w:bookmarkStart w:id="4603" w:name="_Toc191556986"/>
      <w:bookmarkStart w:id="4604" w:name="_Toc192069568"/>
      <w:bookmarkStart w:id="4605" w:name="_Toc192069888"/>
      <w:bookmarkStart w:id="4606" w:name="_Toc192070078"/>
      <w:bookmarkStart w:id="4607" w:name="_Toc192152480"/>
      <w:bookmarkStart w:id="4608" w:name="_Toc192183343"/>
      <w:bookmarkStart w:id="4609" w:name="_Toc192183595"/>
      <w:bookmarkStart w:id="4610" w:name="_Toc192335736"/>
      <w:bookmarkStart w:id="4611" w:name="_Toc192406251"/>
      <w:bookmarkStart w:id="4612" w:name="_Toc192408656"/>
      <w:bookmarkStart w:id="4613" w:name="_Toc192409101"/>
      <w:bookmarkStart w:id="4614" w:name="_Toc192496562"/>
      <w:bookmarkStart w:id="4615" w:name="_Toc192502767"/>
      <w:bookmarkStart w:id="4616" w:name="_Toc192509656"/>
      <w:bookmarkStart w:id="4617" w:name="_Toc192510371"/>
      <w:bookmarkStart w:id="4618" w:name="_Toc192516261"/>
      <w:bookmarkStart w:id="4619" w:name="_Toc192579364"/>
      <w:bookmarkStart w:id="4620" w:name="_Toc192581306"/>
      <w:bookmarkStart w:id="4621" w:name="_Toc192581747"/>
      <w:bookmarkStart w:id="4622" w:name="_Toc192762937"/>
      <w:bookmarkStart w:id="4623" w:name="_Toc192765511"/>
      <w:bookmarkStart w:id="4624" w:name="_Toc192766115"/>
      <w:bookmarkStart w:id="4625" w:name="_Toc192782667"/>
      <w:bookmarkStart w:id="4626" w:name="_Toc192783275"/>
      <w:bookmarkStart w:id="4627" w:name="_Toc192851194"/>
      <w:bookmarkStart w:id="4628" w:name="_Toc192929681"/>
      <w:bookmarkStart w:id="4629" w:name="_Toc192935369"/>
      <w:bookmarkStart w:id="4630" w:name="_Toc193016717"/>
      <w:bookmarkStart w:id="4631" w:name="_Toc191379892"/>
      <w:bookmarkStart w:id="4632" w:name="_Toc191479771"/>
      <w:bookmarkStart w:id="4633" w:name="_Toc191550735"/>
      <w:bookmarkStart w:id="4634" w:name="_Toc191554060"/>
      <w:bookmarkStart w:id="4635" w:name="_Toc191554513"/>
      <w:bookmarkStart w:id="4636" w:name="_Toc191556987"/>
      <w:bookmarkStart w:id="4637" w:name="_Toc192069569"/>
      <w:bookmarkStart w:id="4638" w:name="_Toc192069889"/>
      <w:bookmarkStart w:id="4639" w:name="_Toc192070079"/>
      <w:bookmarkStart w:id="4640" w:name="_Toc192152481"/>
      <w:bookmarkStart w:id="4641" w:name="_Toc192183344"/>
      <w:bookmarkStart w:id="4642" w:name="_Toc192183596"/>
      <w:bookmarkStart w:id="4643" w:name="_Toc192335737"/>
      <w:bookmarkStart w:id="4644" w:name="_Toc192406252"/>
      <w:bookmarkStart w:id="4645" w:name="_Toc192408657"/>
      <w:bookmarkStart w:id="4646" w:name="_Toc192409102"/>
      <w:bookmarkStart w:id="4647" w:name="_Toc192496563"/>
      <w:bookmarkStart w:id="4648" w:name="_Toc192502768"/>
      <w:bookmarkStart w:id="4649" w:name="_Toc192509657"/>
      <w:bookmarkStart w:id="4650" w:name="_Toc192510372"/>
      <w:bookmarkStart w:id="4651" w:name="_Toc192516262"/>
      <w:bookmarkStart w:id="4652" w:name="_Toc192579365"/>
      <w:bookmarkStart w:id="4653" w:name="_Toc192581307"/>
      <w:bookmarkStart w:id="4654" w:name="_Toc192581748"/>
      <w:bookmarkStart w:id="4655" w:name="_Toc192762938"/>
      <w:bookmarkStart w:id="4656" w:name="_Toc192765512"/>
      <w:bookmarkStart w:id="4657" w:name="_Toc192766116"/>
      <w:bookmarkStart w:id="4658" w:name="_Toc192782668"/>
      <w:bookmarkStart w:id="4659" w:name="_Toc192783276"/>
      <w:bookmarkStart w:id="4660" w:name="_Toc192851195"/>
      <w:bookmarkStart w:id="4661" w:name="_Toc192929682"/>
      <w:bookmarkStart w:id="4662" w:name="_Toc192935370"/>
      <w:bookmarkStart w:id="4663" w:name="_Toc193016718"/>
      <w:bookmarkStart w:id="4664" w:name="_Toc190771521"/>
      <w:bookmarkStart w:id="4665" w:name="_Toc190932555"/>
      <w:bookmarkStart w:id="4666" w:name="_Toc191379893"/>
      <w:bookmarkStart w:id="4667" w:name="_Toc191479772"/>
      <w:bookmarkStart w:id="4668" w:name="_Toc191550736"/>
      <w:bookmarkStart w:id="4669" w:name="_Toc191554061"/>
      <w:bookmarkStart w:id="4670" w:name="_Toc191554514"/>
      <w:bookmarkStart w:id="4671" w:name="_Toc191556988"/>
      <w:bookmarkStart w:id="4672" w:name="_Toc192069570"/>
      <w:bookmarkStart w:id="4673" w:name="_Toc192069890"/>
      <w:bookmarkStart w:id="4674" w:name="_Toc192070080"/>
      <w:bookmarkStart w:id="4675" w:name="_Toc192152482"/>
      <w:bookmarkStart w:id="4676" w:name="_Toc192183345"/>
      <w:bookmarkStart w:id="4677" w:name="_Toc192183597"/>
      <w:bookmarkStart w:id="4678" w:name="_Toc192335738"/>
      <w:bookmarkStart w:id="4679" w:name="_Toc192406253"/>
      <w:bookmarkStart w:id="4680" w:name="_Toc192408658"/>
      <w:bookmarkStart w:id="4681" w:name="_Toc192409103"/>
      <w:bookmarkStart w:id="4682" w:name="_Toc192496564"/>
      <w:bookmarkStart w:id="4683" w:name="_Toc192502769"/>
      <w:bookmarkStart w:id="4684" w:name="_Toc192509658"/>
      <w:bookmarkStart w:id="4685" w:name="_Toc192510373"/>
      <w:bookmarkStart w:id="4686" w:name="_Toc192516263"/>
      <w:bookmarkStart w:id="4687" w:name="_Toc192579366"/>
      <w:bookmarkStart w:id="4688" w:name="_Toc192581308"/>
      <w:bookmarkStart w:id="4689" w:name="_Toc192581749"/>
      <w:bookmarkStart w:id="4690" w:name="_Toc192762939"/>
      <w:bookmarkStart w:id="4691" w:name="_Toc192765513"/>
      <w:bookmarkStart w:id="4692" w:name="_Toc192766117"/>
      <w:bookmarkStart w:id="4693" w:name="_Toc192782669"/>
      <w:bookmarkStart w:id="4694" w:name="_Toc192783277"/>
      <w:bookmarkStart w:id="4695" w:name="_Toc192851196"/>
      <w:bookmarkStart w:id="4696" w:name="_Toc192929683"/>
      <w:bookmarkStart w:id="4697" w:name="_Toc192935371"/>
      <w:bookmarkStart w:id="4698" w:name="_Toc193016719"/>
      <w:bookmarkStart w:id="4699" w:name="_Toc190771522"/>
      <w:bookmarkStart w:id="4700" w:name="_Toc190932556"/>
      <w:bookmarkStart w:id="4701" w:name="_Toc191379894"/>
      <w:bookmarkStart w:id="4702" w:name="_Toc191479773"/>
      <w:bookmarkStart w:id="4703" w:name="_Toc191550737"/>
      <w:bookmarkStart w:id="4704" w:name="_Toc191554062"/>
      <w:bookmarkStart w:id="4705" w:name="_Toc191554515"/>
      <w:bookmarkStart w:id="4706" w:name="_Toc191556989"/>
      <w:bookmarkStart w:id="4707" w:name="_Toc192069571"/>
      <w:bookmarkStart w:id="4708" w:name="_Toc192069891"/>
      <w:bookmarkStart w:id="4709" w:name="_Toc192070081"/>
      <w:bookmarkStart w:id="4710" w:name="_Toc192152483"/>
      <w:bookmarkStart w:id="4711" w:name="_Toc192183346"/>
      <w:bookmarkStart w:id="4712" w:name="_Toc192183598"/>
      <w:bookmarkStart w:id="4713" w:name="_Toc192335739"/>
      <w:bookmarkStart w:id="4714" w:name="_Toc192406254"/>
      <w:bookmarkStart w:id="4715" w:name="_Toc192408659"/>
      <w:bookmarkStart w:id="4716" w:name="_Toc192409104"/>
      <w:bookmarkStart w:id="4717" w:name="_Toc192496565"/>
      <w:bookmarkStart w:id="4718" w:name="_Toc192502770"/>
      <w:bookmarkStart w:id="4719" w:name="_Toc192509659"/>
      <w:bookmarkStart w:id="4720" w:name="_Toc192510374"/>
      <w:bookmarkStart w:id="4721" w:name="_Toc192516264"/>
      <w:bookmarkStart w:id="4722" w:name="_Toc192579367"/>
      <w:bookmarkStart w:id="4723" w:name="_Toc192581309"/>
      <w:bookmarkStart w:id="4724" w:name="_Toc192581750"/>
      <w:bookmarkStart w:id="4725" w:name="_Toc192762940"/>
      <w:bookmarkStart w:id="4726" w:name="_Toc192765514"/>
      <w:bookmarkStart w:id="4727" w:name="_Toc192766118"/>
      <w:bookmarkStart w:id="4728" w:name="_Toc192782670"/>
      <w:bookmarkStart w:id="4729" w:name="_Toc192783278"/>
      <w:bookmarkStart w:id="4730" w:name="_Toc192851197"/>
      <w:bookmarkStart w:id="4731" w:name="_Toc192929684"/>
      <w:bookmarkStart w:id="4732" w:name="_Toc192935372"/>
      <w:bookmarkStart w:id="4733" w:name="_Toc193016720"/>
      <w:bookmarkStart w:id="4734" w:name="_Toc190771523"/>
      <w:bookmarkStart w:id="4735" w:name="_Toc190932557"/>
      <w:bookmarkStart w:id="4736" w:name="_Toc191379895"/>
      <w:bookmarkStart w:id="4737" w:name="_Toc191479774"/>
      <w:bookmarkStart w:id="4738" w:name="_Toc191550738"/>
      <w:bookmarkStart w:id="4739" w:name="_Toc191554063"/>
      <w:bookmarkStart w:id="4740" w:name="_Toc191554516"/>
      <w:bookmarkStart w:id="4741" w:name="_Toc191556990"/>
      <w:bookmarkStart w:id="4742" w:name="_Toc192069572"/>
      <w:bookmarkStart w:id="4743" w:name="_Toc192069892"/>
      <w:bookmarkStart w:id="4744" w:name="_Toc192070082"/>
      <w:bookmarkStart w:id="4745" w:name="_Toc192152484"/>
      <w:bookmarkStart w:id="4746" w:name="_Toc192183347"/>
      <w:bookmarkStart w:id="4747" w:name="_Toc192183599"/>
      <w:bookmarkStart w:id="4748" w:name="_Toc192335740"/>
      <w:bookmarkStart w:id="4749" w:name="_Toc192406255"/>
      <w:bookmarkStart w:id="4750" w:name="_Toc192408660"/>
      <w:bookmarkStart w:id="4751" w:name="_Toc192409105"/>
      <w:bookmarkStart w:id="4752" w:name="_Toc192496566"/>
      <w:bookmarkStart w:id="4753" w:name="_Toc192502771"/>
      <w:bookmarkStart w:id="4754" w:name="_Toc192509660"/>
      <w:bookmarkStart w:id="4755" w:name="_Toc192510375"/>
      <w:bookmarkStart w:id="4756" w:name="_Toc192516265"/>
      <w:bookmarkStart w:id="4757" w:name="_Toc192579368"/>
      <w:bookmarkStart w:id="4758" w:name="_Toc192581310"/>
      <w:bookmarkStart w:id="4759" w:name="_Toc192581751"/>
      <w:bookmarkStart w:id="4760" w:name="_Toc192762941"/>
      <w:bookmarkStart w:id="4761" w:name="_Toc192765515"/>
      <w:bookmarkStart w:id="4762" w:name="_Toc192766119"/>
      <w:bookmarkStart w:id="4763" w:name="_Toc192782671"/>
      <w:bookmarkStart w:id="4764" w:name="_Toc192783279"/>
      <w:bookmarkStart w:id="4765" w:name="_Toc192851198"/>
      <w:bookmarkStart w:id="4766" w:name="_Toc192929685"/>
      <w:bookmarkStart w:id="4767" w:name="_Toc192935373"/>
      <w:bookmarkStart w:id="4768" w:name="_Toc193016721"/>
      <w:bookmarkStart w:id="4769" w:name="_Toc190771524"/>
      <w:bookmarkStart w:id="4770" w:name="_Toc190932558"/>
      <w:bookmarkStart w:id="4771" w:name="_Toc191379896"/>
      <w:bookmarkStart w:id="4772" w:name="_Toc191479775"/>
      <w:bookmarkStart w:id="4773" w:name="_Toc191550739"/>
      <w:bookmarkStart w:id="4774" w:name="_Toc191554064"/>
      <w:bookmarkStart w:id="4775" w:name="_Toc191554517"/>
      <w:bookmarkStart w:id="4776" w:name="_Toc191556991"/>
      <w:bookmarkStart w:id="4777" w:name="_Toc192069573"/>
      <w:bookmarkStart w:id="4778" w:name="_Toc192069893"/>
      <w:bookmarkStart w:id="4779" w:name="_Toc192070083"/>
      <w:bookmarkStart w:id="4780" w:name="_Toc192152485"/>
      <w:bookmarkStart w:id="4781" w:name="_Toc192183348"/>
      <w:bookmarkStart w:id="4782" w:name="_Toc192183600"/>
      <w:bookmarkStart w:id="4783" w:name="_Toc192335741"/>
      <w:bookmarkStart w:id="4784" w:name="_Toc192406256"/>
      <w:bookmarkStart w:id="4785" w:name="_Toc192408661"/>
      <w:bookmarkStart w:id="4786" w:name="_Toc192409106"/>
      <w:bookmarkStart w:id="4787" w:name="_Toc192496567"/>
      <w:bookmarkStart w:id="4788" w:name="_Toc192502772"/>
      <w:bookmarkStart w:id="4789" w:name="_Toc192509661"/>
      <w:bookmarkStart w:id="4790" w:name="_Toc192510376"/>
      <w:bookmarkStart w:id="4791" w:name="_Toc192516266"/>
      <w:bookmarkStart w:id="4792" w:name="_Toc192579369"/>
      <w:bookmarkStart w:id="4793" w:name="_Toc192581311"/>
      <w:bookmarkStart w:id="4794" w:name="_Toc192581752"/>
      <w:bookmarkStart w:id="4795" w:name="_Toc192762942"/>
      <w:bookmarkStart w:id="4796" w:name="_Toc192765516"/>
      <w:bookmarkStart w:id="4797" w:name="_Toc192766120"/>
      <w:bookmarkStart w:id="4798" w:name="_Toc192782672"/>
      <w:bookmarkStart w:id="4799" w:name="_Toc192783280"/>
      <w:bookmarkStart w:id="4800" w:name="_Toc192851199"/>
      <w:bookmarkStart w:id="4801" w:name="_Toc192929686"/>
      <w:bookmarkStart w:id="4802" w:name="_Toc192935374"/>
      <w:bookmarkStart w:id="4803" w:name="_Toc193016722"/>
      <w:bookmarkStart w:id="4804" w:name="_Toc190771525"/>
      <w:bookmarkStart w:id="4805" w:name="_Toc190932559"/>
      <w:bookmarkStart w:id="4806" w:name="_Toc191379897"/>
      <w:bookmarkStart w:id="4807" w:name="_Toc191479776"/>
      <w:bookmarkStart w:id="4808" w:name="_Toc191550740"/>
      <w:bookmarkStart w:id="4809" w:name="_Toc191554065"/>
      <w:bookmarkStart w:id="4810" w:name="_Toc191554518"/>
      <w:bookmarkStart w:id="4811" w:name="_Toc191556992"/>
      <w:bookmarkStart w:id="4812" w:name="_Toc192069574"/>
      <w:bookmarkStart w:id="4813" w:name="_Toc192069894"/>
      <w:bookmarkStart w:id="4814" w:name="_Toc192070084"/>
      <w:bookmarkStart w:id="4815" w:name="_Toc192152486"/>
      <w:bookmarkStart w:id="4816" w:name="_Toc192183349"/>
      <w:bookmarkStart w:id="4817" w:name="_Toc192183601"/>
      <w:bookmarkStart w:id="4818" w:name="_Toc192335742"/>
      <w:bookmarkStart w:id="4819" w:name="_Toc192406257"/>
      <w:bookmarkStart w:id="4820" w:name="_Toc192408662"/>
      <w:bookmarkStart w:id="4821" w:name="_Toc192409107"/>
      <w:bookmarkStart w:id="4822" w:name="_Toc192496568"/>
      <w:bookmarkStart w:id="4823" w:name="_Toc192502773"/>
      <w:bookmarkStart w:id="4824" w:name="_Toc192509662"/>
      <w:bookmarkStart w:id="4825" w:name="_Toc192510377"/>
      <w:bookmarkStart w:id="4826" w:name="_Toc192516267"/>
      <w:bookmarkStart w:id="4827" w:name="_Toc192579370"/>
      <w:bookmarkStart w:id="4828" w:name="_Toc192581312"/>
      <w:bookmarkStart w:id="4829" w:name="_Toc192581753"/>
      <w:bookmarkStart w:id="4830" w:name="_Toc192762943"/>
      <w:bookmarkStart w:id="4831" w:name="_Toc192765517"/>
      <w:bookmarkStart w:id="4832" w:name="_Toc192766121"/>
      <w:bookmarkStart w:id="4833" w:name="_Toc192782673"/>
      <w:bookmarkStart w:id="4834" w:name="_Toc192783281"/>
      <w:bookmarkStart w:id="4835" w:name="_Toc192851200"/>
      <w:bookmarkStart w:id="4836" w:name="_Toc192929687"/>
      <w:bookmarkStart w:id="4837" w:name="_Toc192935375"/>
      <w:bookmarkStart w:id="4838" w:name="_Toc193016723"/>
      <w:bookmarkStart w:id="4839" w:name="_Toc190771526"/>
      <w:bookmarkStart w:id="4840" w:name="_Toc190932560"/>
      <w:bookmarkStart w:id="4841" w:name="_Toc191379898"/>
      <w:bookmarkStart w:id="4842" w:name="_Toc191479777"/>
      <w:bookmarkStart w:id="4843" w:name="_Toc191550741"/>
      <w:bookmarkStart w:id="4844" w:name="_Toc191554066"/>
      <w:bookmarkStart w:id="4845" w:name="_Toc191554519"/>
      <w:bookmarkStart w:id="4846" w:name="_Toc191556993"/>
      <w:bookmarkStart w:id="4847" w:name="_Toc192069575"/>
      <w:bookmarkStart w:id="4848" w:name="_Toc192069895"/>
      <w:bookmarkStart w:id="4849" w:name="_Toc192070085"/>
      <w:bookmarkStart w:id="4850" w:name="_Toc192152487"/>
      <w:bookmarkStart w:id="4851" w:name="_Toc192183350"/>
      <w:bookmarkStart w:id="4852" w:name="_Toc192183602"/>
      <w:bookmarkStart w:id="4853" w:name="_Toc192335743"/>
      <w:bookmarkStart w:id="4854" w:name="_Toc192406258"/>
      <w:bookmarkStart w:id="4855" w:name="_Toc192408663"/>
      <w:bookmarkStart w:id="4856" w:name="_Toc192409108"/>
      <w:bookmarkStart w:id="4857" w:name="_Toc192496569"/>
      <w:bookmarkStart w:id="4858" w:name="_Toc192502774"/>
      <w:bookmarkStart w:id="4859" w:name="_Toc192509663"/>
      <w:bookmarkStart w:id="4860" w:name="_Toc192510378"/>
      <w:bookmarkStart w:id="4861" w:name="_Toc192516268"/>
      <w:bookmarkStart w:id="4862" w:name="_Toc192579371"/>
      <w:bookmarkStart w:id="4863" w:name="_Toc192581313"/>
      <w:bookmarkStart w:id="4864" w:name="_Toc192581754"/>
      <w:bookmarkStart w:id="4865" w:name="_Toc192762944"/>
      <w:bookmarkStart w:id="4866" w:name="_Toc192765518"/>
      <w:bookmarkStart w:id="4867" w:name="_Toc192766122"/>
      <w:bookmarkStart w:id="4868" w:name="_Toc192782674"/>
      <w:bookmarkStart w:id="4869" w:name="_Toc192783282"/>
      <w:bookmarkStart w:id="4870" w:name="_Toc192851201"/>
      <w:bookmarkStart w:id="4871" w:name="_Toc192929688"/>
      <w:bookmarkStart w:id="4872" w:name="_Toc192935376"/>
      <w:bookmarkStart w:id="4873" w:name="_Toc193016724"/>
      <w:bookmarkStart w:id="4874" w:name="_Toc190771527"/>
      <w:bookmarkStart w:id="4875" w:name="_Toc190932561"/>
      <w:bookmarkStart w:id="4876" w:name="_Toc191379899"/>
      <w:bookmarkStart w:id="4877" w:name="_Toc191479778"/>
      <w:bookmarkStart w:id="4878" w:name="_Toc191550742"/>
      <w:bookmarkStart w:id="4879" w:name="_Toc191554067"/>
      <w:bookmarkStart w:id="4880" w:name="_Toc191554520"/>
      <w:bookmarkStart w:id="4881" w:name="_Toc191556994"/>
      <w:bookmarkStart w:id="4882" w:name="_Toc192069576"/>
      <w:bookmarkStart w:id="4883" w:name="_Toc192069896"/>
      <w:bookmarkStart w:id="4884" w:name="_Toc192070086"/>
      <w:bookmarkStart w:id="4885" w:name="_Toc192152488"/>
      <w:bookmarkStart w:id="4886" w:name="_Toc192183351"/>
      <w:bookmarkStart w:id="4887" w:name="_Toc192183603"/>
      <w:bookmarkStart w:id="4888" w:name="_Toc192335744"/>
      <w:bookmarkStart w:id="4889" w:name="_Toc192406259"/>
      <w:bookmarkStart w:id="4890" w:name="_Toc192408664"/>
      <w:bookmarkStart w:id="4891" w:name="_Toc192409109"/>
      <w:bookmarkStart w:id="4892" w:name="_Toc192496570"/>
      <w:bookmarkStart w:id="4893" w:name="_Toc192502775"/>
      <w:bookmarkStart w:id="4894" w:name="_Toc192509664"/>
      <w:bookmarkStart w:id="4895" w:name="_Toc192510379"/>
      <w:bookmarkStart w:id="4896" w:name="_Toc192516269"/>
      <w:bookmarkStart w:id="4897" w:name="_Toc192579372"/>
      <w:bookmarkStart w:id="4898" w:name="_Toc192581314"/>
      <w:bookmarkStart w:id="4899" w:name="_Toc192581755"/>
      <w:bookmarkStart w:id="4900" w:name="_Toc192762945"/>
      <w:bookmarkStart w:id="4901" w:name="_Toc192765519"/>
      <w:bookmarkStart w:id="4902" w:name="_Toc192766123"/>
      <w:bookmarkStart w:id="4903" w:name="_Toc192782675"/>
      <w:bookmarkStart w:id="4904" w:name="_Toc192783283"/>
      <w:bookmarkStart w:id="4905" w:name="_Toc192851202"/>
      <w:bookmarkStart w:id="4906" w:name="_Toc192929689"/>
      <w:bookmarkStart w:id="4907" w:name="_Toc192935377"/>
      <w:bookmarkStart w:id="4908" w:name="_Toc193016725"/>
      <w:bookmarkStart w:id="4909" w:name="_Toc190771528"/>
      <w:bookmarkStart w:id="4910" w:name="_Toc190932562"/>
      <w:bookmarkStart w:id="4911" w:name="_Toc191379900"/>
      <w:bookmarkStart w:id="4912" w:name="_Toc191479779"/>
      <w:bookmarkStart w:id="4913" w:name="_Toc191550743"/>
      <w:bookmarkStart w:id="4914" w:name="_Toc191554068"/>
      <w:bookmarkStart w:id="4915" w:name="_Toc191554521"/>
      <w:bookmarkStart w:id="4916" w:name="_Toc191556995"/>
      <w:bookmarkStart w:id="4917" w:name="_Toc192069577"/>
      <w:bookmarkStart w:id="4918" w:name="_Toc192069897"/>
      <w:bookmarkStart w:id="4919" w:name="_Toc192070087"/>
      <w:bookmarkStart w:id="4920" w:name="_Toc192152489"/>
      <w:bookmarkStart w:id="4921" w:name="_Toc192183352"/>
      <w:bookmarkStart w:id="4922" w:name="_Toc192183604"/>
      <w:bookmarkStart w:id="4923" w:name="_Toc192335745"/>
      <w:bookmarkStart w:id="4924" w:name="_Toc192406260"/>
      <w:bookmarkStart w:id="4925" w:name="_Toc192408665"/>
      <w:bookmarkStart w:id="4926" w:name="_Toc192409110"/>
      <w:bookmarkStart w:id="4927" w:name="_Toc192496571"/>
      <w:bookmarkStart w:id="4928" w:name="_Toc192502776"/>
      <w:bookmarkStart w:id="4929" w:name="_Toc192509665"/>
      <w:bookmarkStart w:id="4930" w:name="_Toc192510380"/>
      <w:bookmarkStart w:id="4931" w:name="_Toc192516270"/>
      <w:bookmarkStart w:id="4932" w:name="_Toc192579373"/>
      <w:bookmarkStart w:id="4933" w:name="_Toc192581315"/>
      <w:bookmarkStart w:id="4934" w:name="_Toc192581756"/>
      <w:bookmarkStart w:id="4935" w:name="_Toc192762946"/>
      <w:bookmarkStart w:id="4936" w:name="_Toc192765520"/>
      <w:bookmarkStart w:id="4937" w:name="_Toc192766124"/>
      <w:bookmarkStart w:id="4938" w:name="_Toc192782676"/>
      <w:bookmarkStart w:id="4939" w:name="_Toc192783284"/>
      <w:bookmarkStart w:id="4940" w:name="_Toc192851203"/>
      <w:bookmarkStart w:id="4941" w:name="_Toc192929690"/>
      <w:bookmarkStart w:id="4942" w:name="_Toc192935378"/>
      <w:bookmarkStart w:id="4943" w:name="_Toc193016726"/>
      <w:bookmarkStart w:id="4944" w:name="_Toc191379901"/>
      <w:bookmarkStart w:id="4945" w:name="_Toc191479780"/>
      <w:bookmarkStart w:id="4946" w:name="_Toc191550744"/>
      <w:bookmarkStart w:id="4947" w:name="_Toc191554069"/>
      <w:bookmarkStart w:id="4948" w:name="_Toc191554522"/>
      <w:bookmarkStart w:id="4949" w:name="_Toc191556996"/>
      <w:bookmarkStart w:id="4950" w:name="_Toc192069578"/>
      <w:bookmarkStart w:id="4951" w:name="_Toc192069898"/>
      <w:bookmarkStart w:id="4952" w:name="_Toc192070088"/>
      <w:bookmarkStart w:id="4953" w:name="_Toc192152490"/>
      <w:bookmarkStart w:id="4954" w:name="_Toc192183353"/>
      <w:bookmarkStart w:id="4955" w:name="_Toc192183605"/>
      <w:bookmarkStart w:id="4956" w:name="_Toc192335746"/>
      <w:bookmarkStart w:id="4957" w:name="_Toc192406261"/>
      <w:bookmarkStart w:id="4958" w:name="_Toc192408666"/>
      <w:bookmarkStart w:id="4959" w:name="_Toc192409111"/>
      <w:bookmarkStart w:id="4960" w:name="_Toc192496572"/>
      <w:bookmarkStart w:id="4961" w:name="_Toc192502777"/>
      <w:bookmarkStart w:id="4962" w:name="_Toc192509666"/>
      <w:bookmarkStart w:id="4963" w:name="_Toc192510381"/>
      <w:bookmarkStart w:id="4964" w:name="_Toc192516271"/>
      <w:bookmarkStart w:id="4965" w:name="_Toc192579374"/>
      <w:bookmarkStart w:id="4966" w:name="_Toc192581316"/>
      <w:bookmarkStart w:id="4967" w:name="_Toc192581757"/>
      <w:bookmarkStart w:id="4968" w:name="_Toc192762947"/>
      <w:bookmarkStart w:id="4969" w:name="_Toc192765521"/>
      <w:bookmarkStart w:id="4970" w:name="_Toc192766125"/>
      <w:bookmarkStart w:id="4971" w:name="_Toc192782677"/>
      <w:bookmarkStart w:id="4972" w:name="_Toc192783285"/>
      <w:bookmarkStart w:id="4973" w:name="_Toc192851204"/>
      <w:bookmarkStart w:id="4974" w:name="_Toc192929691"/>
      <w:bookmarkStart w:id="4975" w:name="_Toc192935379"/>
      <w:bookmarkStart w:id="4976" w:name="_Toc193016727"/>
      <w:bookmarkStart w:id="4977" w:name="_Toc191379902"/>
      <w:bookmarkStart w:id="4978" w:name="_Toc191479781"/>
      <w:bookmarkStart w:id="4979" w:name="_Toc191550745"/>
      <w:bookmarkStart w:id="4980" w:name="_Toc191554070"/>
      <w:bookmarkStart w:id="4981" w:name="_Toc191554523"/>
      <w:bookmarkStart w:id="4982" w:name="_Toc191556997"/>
      <w:bookmarkStart w:id="4983" w:name="_Toc192069579"/>
      <w:bookmarkStart w:id="4984" w:name="_Toc192069899"/>
      <w:bookmarkStart w:id="4985" w:name="_Toc192070089"/>
      <w:bookmarkStart w:id="4986" w:name="_Toc192152491"/>
      <w:bookmarkStart w:id="4987" w:name="_Toc192183354"/>
      <w:bookmarkStart w:id="4988" w:name="_Toc192183606"/>
      <w:bookmarkStart w:id="4989" w:name="_Toc192335747"/>
      <w:bookmarkStart w:id="4990" w:name="_Toc192406262"/>
      <w:bookmarkStart w:id="4991" w:name="_Toc192408667"/>
      <w:bookmarkStart w:id="4992" w:name="_Toc192409112"/>
      <w:bookmarkStart w:id="4993" w:name="_Toc192496573"/>
      <w:bookmarkStart w:id="4994" w:name="_Toc192502778"/>
      <w:bookmarkStart w:id="4995" w:name="_Toc192509667"/>
      <w:bookmarkStart w:id="4996" w:name="_Toc192510382"/>
      <w:bookmarkStart w:id="4997" w:name="_Toc192516272"/>
      <w:bookmarkStart w:id="4998" w:name="_Toc192579375"/>
      <w:bookmarkStart w:id="4999" w:name="_Toc192581317"/>
      <w:bookmarkStart w:id="5000" w:name="_Toc192581758"/>
      <w:bookmarkStart w:id="5001" w:name="_Toc192762948"/>
      <w:bookmarkStart w:id="5002" w:name="_Toc192765522"/>
      <w:bookmarkStart w:id="5003" w:name="_Toc192766126"/>
      <w:bookmarkStart w:id="5004" w:name="_Toc192782678"/>
      <w:bookmarkStart w:id="5005" w:name="_Toc192783286"/>
      <w:bookmarkStart w:id="5006" w:name="_Toc192851205"/>
      <w:bookmarkStart w:id="5007" w:name="_Toc192929692"/>
      <w:bookmarkStart w:id="5008" w:name="_Toc192935380"/>
      <w:bookmarkStart w:id="5009" w:name="_Toc193016728"/>
      <w:bookmarkStart w:id="5010" w:name="_Toc191379903"/>
      <w:bookmarkStart w:id="5011" w:name="_Toc191479782"/>
      <w:bookmarkStart w:id="5012" w:name="_Toc191550746"/>
      <w:bookmarkStart w:id="5013" w:name="_Toc191554071"/>
      <w:bookmarkStart w:id="5014" w:name="_Toc191554524"/>
      <w:bookmarkStart w:id="5015" w:name="_Toc191556998"/>
      <w:bookmarkStart w:id="5016" w:name="_Toc192069580"/>
      <w:bookmarkStart w:id="5017" w:name="_Toc192069900"/>
      <w:bookmarkStart w:id="5018" w:name="_Toc192070090"/>
      <w:bookmarkStart w:id="5019" w:name="_Toc192152492"/>
      <w:bookmarkStart w:id="5020" w:name="_Toc192183355"/>
      <w:bookmarkStart w:id="5021" w:name="_Toc192183607"/>
      <w:bookmarkStart w:id="5022" w:name="_Toc192335748"/>
      <w:bookmarkStart w:id="5023" w:name="_Toc192406263"/>
      <w:bookmarkStart w:id="5024" w:name="_Toc192408668"/>
      <w:bookmarkStart w:id="5025" w:name="_Toc192409113"/>
      <w:bookmarkStart w:id="5026" w:name="_Toc192496574"/>
      <w:bookmarkStart w:id="5027" w:name="_Toc192502779"/>
      <w:bookmarkStart w:id="5028" w:name="_Toc192509668"/>
      <w:bookmarkStart w:id="5029" w:name="_Toc192510383"/>
      <w:bookmarkStart w:id="5030" w:name="_Toc192516273"/>
      <w:bookmarkStart w:id="5031" w:name="_Toc192579376"/>
      <w:bookmarkStart w:id="5032" w:name="_Toc192581318"/>
      <w:bookmarkStart w:id="5033" w:name="_Toc192581759"/>
      <w:bookmarkStart w:id="5034" w:name="_Toc192762949"/>
      <w:bookmarkStart w:id="5035" w:name="_Toc192765523"/>
      <w:bookmarkStart w:id="5036" w:name="_Toc192766127"/>
      <w:bookmarkStart w:id="5037" w:name="_Toc192782679"/>
      <w:bookmarkStart w:id="5038" w:name="_Toc192783287"/>
      <w:bookmarkStart w:id="5039" w:name="_Toc192851206"/>
      <w:bookmarkStart w:id="5040" w:name="_Toc192929693"/>
      <w:bookmarkStart w:id="5041" w:name="_Toc192935381"/>
      <w:bookmarkStart w:id="5042" w:name="_Toc193016729"/>
      <w:bookmarkStart w:id="5043" w:name="_Toc191379904"/>
      <w:bookmarkStart w:id="5044" w:name="_Toc191479783"/>
      <w:bookmarkStart w:id="5045" w:name="_Toc191550747"/>
      <w:bookmarkStart w:id="5046" w:name="_Toc191554072"/>
      <w:bookmarkStart w:id="5047" w:name="_Toc191554525"/>
      <w:bookmarkStart w:id="5048" w:name="_Toc191556999"/>
      <w:bookmarkStart w:id="5049" w:name="_Toc192069581"/>
      <w:bookmarkStart w:id="5050" w:name="_Toc192069901"/>
      <w:bookmarkStart w:id="5051" w:name="_Toc192070091"/>
      <w:bookmarkStart w:id="5052" w:name="_Toc192152493"/>
      <w:bookmarkStart w:id="5053" w:name="_Toc192183356"/>
      <w:bookmarkStart w:id="5054" w:name="_Toc192183608"/>
      <w:bookmarkStart w:id="5055" w:name="_Toc192335749"/>
      <w:bookmarkStart w:id="5056" w:name="_Toc192406264"/>
      <w:bookmarkStart w:id="5057" w:name="_Toc192408669"/>
      <w:bookmarkStart w:id="5058" w:name="_Toc192409114"/>
      <w:bookmarkStart w:id="5059" w:name="_Toc192496575"/>
      <w:bookmarkStart w:id="5060" w:name="_Toc192502780"/>
      <w:bookmarkStart w:id="5061" w:name="_Toc192509669"/>
      <w:bookmarkStart w:id="5062" w:name="_Toc192510384"/>
      <w:bookmarkStart w:id="5063" w:name="_Toc192516274"/>
      <w:bookmarkStart w:id="5064" w:name="_Toc192579377"/>
      <w:bookmarkStart w:id="5065" w:name="_Toc192581319"/>
      <w:bookmarkStart w:id="5066" w:name="_Toc192581760"/>
      <w:bookmarkStart w:id="5067" w:name="_Toc192762950"/>
      <w:bookmarkStart w:id="5068" w:name="_Toc192765524"/>
      <w:bookmarkStart w:id="5069" w:name="_Toc192766128"/>
      <w:bookmarkStart w:id="5070" w:name="_Toc192782680"/>
      <w:bookmarkStart w:id="5071" w:name="_Toc192783288"/>
      <w:bookmarkStart w:id="5072" w:name="_Toc192851207"/>
      <w:bookmarkStart w:id="5073" w:name="_Toc192929694"/>
      <w:bookmarkStart w:id="5074" w:name="_Toc192935382"/>
      <w:bookmarkStart w:id="5075" w:name="_Toc193016730"/>
      <w:bookmarkStart w:id="5076" w:name="_Toc191379905"/>
      <w:bookmarkStart w:id="5077" w:name="_Toc191479784"/>
      <w:bookmarkStart w:id="5078" w:name="_Toc191550748"/>
      <w:bookmarkStart w:id="5079" w:name="_Toc191554073"/>
      <w:bookmarkStart w:id="5080" w:name="_Toc191554526"/>
      <w:bookmarkStart w:id="5081" w:name="_Toc191557000"/>
      <w:bookmarkStart w:id="5082" w:name="_Toc192069582"/>
      <w:bookmarkStart w:id="5083" w:name="_Toc192069902"/>
      <w:bookmarkStart w:id="5084" w:name="_Toc192070092"/>
      <w:bookmarkStart w:id="5085" w:name="_Toc192152494"/>
      <w:bookmarkStart w:id="5086" w:name="_Toc192183357"/>
      <w:bookmarkStart w:id="5087" w:name="_Toc192183609"/>
      <w:bookmarkStart w:id="5088" w:name="_Toc192335750"/>
      <w:bookmarkStart w:id="5089" w:name="_Toc192406265"/>
      <w:bookmarkStart w:id="5090" w:name="_Toc192408670"/>
      <w:bookmarkStart w:id="5091" w:name="_Toc192409115"/>
      <w:bookmarkStart w:id="5092" w:name="_Toc192496576"/>
      <w:bookmarkStart w:id="5093" w:name="_Toc192502781"/>
      <w:bookmarkStart w:id="5094" w:name="_Toc192509670"/>
      <w:bookmarkStart w:id="5095" w:name="_Toc192510385"/>
      <w:bookmarkStart w:id="5096" w:name="_Toc192516275"/>
      <w:bookmarkStart w:id="5097" w:name="_Toc192579378"/>
      <w:bookmarkStart w:id="5098" w:name="_Toc192581320"/>
      <w:bookmarkStart w:id="5099" w:name="_Toc192581761"/>
      <w:bookmarkStart w:id="5100" w:name="_Toc192762951"/>
      <w:bookmarkStart w:id="5101" w:name="_Toc192765525"/>
      <w:bookmarkStart w:id="5102" w:name="_Toc192766129"/>
      <w:bookmarkStart w:id="5103" w:name="_Toc192782681"/>
      <w:bookmarkStart w:id="5104" w:name="_Toc192783289"/>
      <w:bookmarkStart w:id="5105" w:name="_Toc192851208"/>
      <w:bookmarkStart w:id="5106" w:name="_Toc192929695"/>
      <w:bookmarkStart w:id="5107" w:name="_Toc192935383"/>
      <w:bookmarkStart w:id="5108" w:name="_Toc193016731"/>
      <w:bookmarkStart w:id="5109" w:name="_Toc191379906"/>
      <w:bookmarkStart w:id="5110" w:name="_Toc191479785"/>
      <w:bookmarkStart w:id="5111" w:name="_Toc191550749"/>
      <w:bookmarkStart w:id="5112" w:name="_Toc191554074"/>
      <w:bookmarkStart w:id="5113" w:name="_Toc191554527"/>
      <w:bookmarkStart w:id="5114" w:name="_Toc191557001"/>
      <w:bookmarkStart w:id="5115" w:name="_Toc192069583"/>
      <w:bookmarkStart w:id="5116" w:name="_Toc192069903"/>
      <w:bookmarkStart w:id="5117" w:name="_Toc192070093"/>
      <w:bookmarkStart w:id="5118" w:name="_Toc192152495"/>
      <w:bookmarkStart w:id="5119" w:name="_Toc192183358"/>
      <w:bookmarkStart w:id="5120" w:name="_Toc192183610"/>
      <w:bookmarkStart w:id="5121" w:name="_Toc192335751"/>
      <w:bookmarkStart w:id="5122" w:name="_Toc192406266"/>
      <w:bookmarkStart w:id="5123" w:name="_Toc192408671"/>
      <w:bookmarkStart w:id="5124" w:name="_Toc192409116"/>
      <w:bookmarkStart w:id="5125" w:name="_Toc192496577"/>
      <w:bookmarkStart w:id="5126" w:name="_Toc192502782"/>
      <w:bookmarkStart w:id="5127" w:name="_Toc192509671"/>
      <w:bookmarkStart w:id="5128" w:name="_Toc192510386"/>
      <w:bookmarkStart w:id="5129" w:name="_Toc192516276"/>
      <w:bookmarkStart w:id="5130" w:name="_Toc192579379"/>
      <w:bookmarkStart w:id="5131" w:name="_Toc192581321"/>
      <w:bookmarkStart w:id="5132" w:name="_Toc192581762"/>
      <w:bookmarkStart w:id="5133" w:name="_Toc192762952"/>
      <w:bookmarkStart w:id="5134" w:name="_Toc192765526"/>
      <w:bookmarkStart w:id="5135" w:name="_Toc192766130"/>
      <w:bookmarkStart w:id="5136" w:name="_Toc192782682"/>
      <w:bookmarkStart w:id="5137" w:name="_Toc192783290"/>
      <w:bookmarkStart w:id="5138" w:name="_Toc192851209"/>
      <w:bookmarkStart w:id="5139" w:name="_Toc192929696"/>
      <w:bookmarkStart w:id="5140" w:name="_Toc192935384"/>
      <w:bookmarkStart w:id="5141" w:name="_Toc193016732"/>
      <w:bookmarkStart w:id="5142" w:name="_Toc191379907"/>
      <w:bookmarkStart w:id="5143" w:name="_Toc191479786"/>
      <w:bookmarkStart w:id="5144" w:name="_Toc191550750"/>
      <w:bookmarkStart w:id="5145" w:name="_Toc191554075"/>
      <w:bookmarkStart w:id="5146" w:name="_Toc191554528"/>
      <w:bookmarkStart w:id="5147" w:name="_Toc191557002"/>
      <w:bookmarkStart w:id="5148" w:name="_Toc192069584"/>
      <w:bookmarkStart w:id="5149" w:name="_Toc192069904"/>
      <w:bookmarkStart w:id="5150" w:name="_Toc192070094"/>
      <w:bookmarkStart w:id="5151" w:name="_Toc192152496"/>
      <w:bookmarkStart w:id="5152" w:name="_Toc192183359"/>
      <w:bookmarkStart w:id="5153" w:name="_Toc192183611"/>
      <w:bookmarkStart w:id="5154" w:name="_Toc192335752"/>
      <w:bookmarkStart w:id="5155" w:name="_Toc192406267"/>
      <w:bookmarkStart w:id="5156" w:name="_Toc192408672"/>
      <w:bookmarkStart w:id="5157" w:name="_Toc192409117"/>
      <w:bookmarkStart w:id="5158" w:name="_Toc192496578"/>
      <w:bookmarkStart w:id="5159" w:name="_Toc192502783"/>
      <w:bookmarkStart w:id="5160" w:name="_Toc192509672"/>
      <w:bookmarkStart w:id="5161" w:name="_Toc192510387"/>
      <w:bookmarkStart w:id="5162" w:name="_Toc192516277"/>
      <w:bookmarkStart w:id="5163" w:name="_Toc192579380"/>
      <w:bookmarkStart w:id="5164" w:name="_Toc192581322"/>
      <w:bookmarkStart w:id="5165" w:name="_Toc192581763"/>
      <w:bookmarkStart w:id="5166" w:name="_Toc192762953"/>
      <w:bookmarkStart w:id="5167" w:name="_Toc192765527"/>
      <w:bookmarkStart w:id="5168" w:name="_Toc192766131"/>
      <w:bookmarkStart w:id="5169" w:name="_Toc192782683"/>
      <w:bookmarkStart w:id="5170" w:name="_Toc192783291"/>
      <w:bookmarkStart w:id="5171" w:name="_Toc192851210"/>
      <w:bookmarkStart w:id="5172" w:name="_Toc192929697"/>
      <w:bookmarkStart w:id="5173" w:name="_Toc192935385"/>
      <w:bookmarkStart w:id="5174" w:name="_Toc193016733"/>
      <w:bookmarkStart w:id="5175" w:name="_Toc191379908"/>
      <w:bookmarkStart w:id="5176" w:name="_Toc191479787"/>
      <w:bookmarkStart w:id="5177" w:name="_Toc191550751"/>
      <w:bookmarkStart w:id="5178" w:name="_Toc191554076"/>
      <w:bookmarkStart w:id="5179" w:name="_Toc191554529"/>
      <w:bookmarkStart w:id="5180" w:name="_Toc191557003"/>
      <w:bookmarkStart w:id="5181" w:name="_Toc192069585"/>
      <w:bookmarkStart w:id="5182" w:name="_Toc192069905"/>
      <w:bookmarkStart w:id="5183" w:name="_Toc192070095"/>
      <w:bookmarkStart w:id="5184" w:name="_Toc192152497"/>
      <w:bookmarkStart w:id="5185" w:name="_Toc192183360"/>
      <w:bookmarkStart w:id="5186" w:name="_Toc192183612"/>
      <w:bookmarkStart w:id="5187" w:name="_Toc192335753"/>
      <w:bookmarkStart w:id="5188" w:name="_Toc192406268"/>
      <w:bookmarkStart w:id="5189" w:name="_Toc192408673"/>
      <w:bookmarkStart w:id="5190" w:name="_Toc192409118"/>
      <w:bookmarkStart w:id="5191" w:name="_Toc192496579"/>
      <w:bookmarkStart w:id="5192" w:name="_Toc192502784"/>
      <w:bookmarkStart w:id="5193" w:name="_Toc192509673"/>
      <w:bookmarkStart w:id="5194" w:name="_Toc192510388"/>
      <w:bookmarkStart w:id="5195" w:name="_Toc192516278"/>
      <w:bookmarkStart w:id="5196" w:name="_Toc192579381"/>
      <w:bookmarkStart w:id="5197" w:name="_Toc192581323"/>
      <w:bookmarkStart w:id="5198" w:name="_Toc192581764"/>
      <w:bookmarkStart w:id="5199" w:name="_Toc192762954"/>
      <w:bookmarkStart w:id="5200" w:name="_Toc192765528"/>
      <w:bookmarkStart w:id="5201" w:name="_Toc192766132"/>
      <w:bookmarkStart w:id="5202" w:name="_Toc192782684"/>
      <w:bookmarkStart w:id="5203" w:name="_Toc192783292"/>
      <w:bookmarkStart w:id="5204" w:name="_Toc192851211"/>
      <w:bookmarkStart w:id="5205" w:name="_Toc192929698"/>
      <w:bookmarkStart w:id="5206" w:name="_Toc192935386"/>
      <w:bookmarkStart w:id="5207" w:name="_Toc193016734"/>
      <w:bookmarkStart w:id="5208" w:name="_Toc191379909"/>
      <w:bookmarkStart w:id="5209" w:name="_Toc191479788"/>
      <w:bookmarkStart w:id="5210" w:name="_Toc191550752"/>
      <w:bookmarkStart w:id="5211" w:name="_Toc191554077"/>
      <w:bookmarkStart w:id="5212" w:name="_Toc191554530"/>
      <w:bookmarkStart w:id="5213" w:name="_Toc191557004"/>
      <w:bookmarkStart w:id="5214" w:name="_Toc192069586"/>
      <w:bookmarkStart w:id="5215" w:name="_Toc192069906"/>
      <w:bookmarkStart w:id="5216" w:name="_Toc192070096"/>
      <w:bookmarkStart w:id="5217" w:name="_Toc192152498"/>
      <w:bookmarkStart w:id="5218" w:name="_Toc192183361"/>
      <w:bookmarkStart w:id="5219" w:name="_Toc192183613"/>
      <w:bookmarkStart w:id="5220" w:name="_Toc192335754"/>
      <w:bookmarkStart w:id="5221" w:name="_Toc192406269"/>
      <w:bookmarkStart w:id="5222" w:name="_Toc192408674"/>
      <w:bookmarkStart w:id="5223" w:name="_Toc192409119"/>
      <w:bookmarkStart w:id="5224" w:name="_Toc192496580"/>
      <w:bookmarkStart w:id="5225" w:name="_Toc192502785"/>
      <w:bookmarkStart w:id="5226" w:name="_Toc192509674"/>
      <w:bookmarkStart w:id="5227" w:name="_Toc192510389"/>
      <w:bookmarkStart w:id="5228" w:name="_Toc192516279"/>
      <w:bookmarkStart w:id="5229" w:name="_Toc192579382"/>
      <w:bookmarkStart w:id="5230" w:name="_Toc192581324"/>
      <w:bookmarkStart w:id="5231" w:name="_Toc192581765"/>
      <w:bookmarkStart w:id="5232" w:name="_Toc192762955"/>
      <w:bookmarkStart w:id="5233" w:name="_Toc192765529"/>
      <w:bookmarkStart w:id="5234" w:name="_Toc192766133"/>
      <w:bookmarkStart w:id="5235" w:name="_Toc192782685"/>
      <w:bookmarkStart w:id="5236" w:name="_Toc192783293"/>
      <w:bookmarkStart w:id="5237" w:name="_Toc192851212"/>
      <w:bookmarkStart w:id="5238" w:name="_Toc192929699"/>
      <w:bookmarkStart w:id="5239" w:name="_Toc192935387"/>
      <w:bookmarkStart w:id="5240" w:name="_Toc193016735"/>
      <w:bookmarkStart w:id="5241" w:name="_Toc191379910"/>
      <w:bookmarkStart w:id="5242" w:name="_Toc191479789"/>
      <w:bookmarkStart w:id="5243" w:name="_Toc191550753"/>
      <w:bookmarkStart w:id="5244" w:name="_Toc191554078"/>
      <w:bookmarkStart w:id="5245" w:name="_Toc191554531"/>
      <w:bookmarkStart w:id="5246" w:name="_Toc191557005"/>
      <w:bookmarkStart w:id="5247" w:name="_Toc192069587"/>
      <w:bookmarkStart w:id="5248" w:name="_Toc192069907"/>
      <w:bookmarkStart w:id="5249" w:name="_Toc192070097"/>
      <w:bookmarkStart w:id="5250" w:name="_Toc192152499"/>
      <w:bookmarkStart w:id="5251" w:name="_Toc192183362"/>
      <w:bookmarkStart w:id="5252" w:name="_Toc192183614"/>
      <w:bookmarkStart w:id="5253" w:name="_Toc192335755"/>
      <w:bookmarkStart w:id="5254" w:name="_Toc192406270"/>
      <w:bookmarkStart w:id="5255" w:name="_Toc192408675"/>
      <w:bookmarkStart w:id="5256" w:name="_Toc192409120"/>
      <w:bookmarkStart w:id="5257" w:name="_Toc192496581"/>
      <w:bookmarkStart w:id="5258" w:name="_Toc192502786"/>
      <w:bookmarkStart w:id="5259" w:name="_Toc192509675"/>
      <w:bookmarkStart w:id="5260" w:name="_Toc192510390"/>
      <w:bookmarkStart w:id="5261" w:name="_Toc192516280"/>
      <w:bookmarkStart w:id="5262" w:name="_Toc192579383"/>
      <w:bookmarkStart w:id="5263" w:name="_Toc192581325"/>
      <w:bookmarkStart w:id="5264" w:name="_Toc192581766"/>
      <w:bookmarkStart w:id="5265" w:name="_Toc192762956"/>
      <w:bookmarkStart w:id="5266" w:name="_Toc192765530"/>
      <w:bookmarkStart w:id="5267" w:name="_Toc192766134"/>
      <w:bookmarkStart w:id="5268" w:name="_Toc192782686"/>
      <w:bookmarkStart w:id="5269" w:name="_Toc192783294"/>
      <w:bookmarkStart w:id="5270" w:name="_Toc192851213"/>
      <w:bookmarkStart w:id="5271" w:name="_Toc192929700"/>
      <w:bookmarkStart w:id="5272" w:name="_Toc192935388"/>
      <w:bookmarkStart w:id="5273" w:name="_Toc193016736"/>
      <w:bookmarkStart w:id="5274" w:name="_Toc191379911"/>
      <w:bookmarkStart w:id="5275" w:name="_Toc191479790"/>
      <w:bookmarkStart w:id="5276" w:name="_Toc191550754"/>
      <w:bookmarkStart w:id="5277" w:name="_Toc191554079"/>
      <w:bookmarkStart w:id="5278" w:name="_Toc191554532"/>
      <w:bookmarkStart w:id="5279" w:name="_Toc191557006"/>
      <w:bookmarkStart w:id="5280" w:name="_Toc192069588"/>
      <w:bookmarkStart w:id="5281" w:name="_Toc192069908"/>
      <w:bookmarkStart w:id="5282" w:name="_Toc192070098"/>
      <w:bookmarkStart w:id="5283" w:name="_Toc192152500"/>
      <w:bookmarkStart w:id="5284" w:name="_Toc192183363"/>
      <w:bookmarkStart w:id="5285" w:name="_Toc192183615"/>
      <w:bookmarkStart w:id="5286" w:name="_Toc192335756"/>
      <w:bookmarkStart w:id="5287" w:name="_Toc192406271"/>
      <w:bookmarkStart w:id="5288" w:name="_Toc192408676"/>
      <w:bookmarkStart w:id="5289" w:name="_Toc192409121"/>
      <w:bookmarkStart w:id="5290" w:name="_Toc192496582"/>
      <w:bookmarkStart w:id="5291" w:name="_Toc192502787"/>
      <w:bookmarkStart w:id="5292" w:name="_Toc192509676"/>
      <w:bookmarkStart w:id="5293" w:name="_Toc192510391"/>
      <w:bookmarkStart w:id="5294" w:name="_Toc192516281"/>
      <w:bookmarkStart w:id="5295" w:name="_Toc192579384"/>
      <w:bookmarkStart w:id="5296" w:name="_Toc192581326"/>
      <w:bookmarkStart w:id="5297" w:name="_Toc192581767"/>
      <w:bookmarkStart w:id="5298" w:name="_Toc192762957"/>
      <w:bookmarkStart w:id="5299" w:name="_Toc192765531"/>
      <w:bookmarkStart w:id="5300" w:name="_Toc192766135"/>
      <w:bookmarkStart w:id="5301" w:name="_Toc192782687"/>
      <w:bookmarkStart w:id="5302" w:name="_Toc192783295"/>
      <w:bookmarkStart w:id="5303" w:name="_Toc192851214"/>
      <w:bookmarkStart w:id="5304" w:name="_Toc192929701"/>
      <w:bookmarkStart w:id="5305" w:name="_Toc192935389"/>
      <w:bookmarkStart w:id="5306" w:name="_Toc193016737"/>
      <w:bookmarkStart w:id="5307" w:name="_Toc191379912"/>
      <w:bookmarkStart w:id="5308" w:name="_Toc191479791"/>
      <w:bookmarkStart w:id="5309" w:name="_Toc191550755"/>
      <w:bookmarkStart w:id="5310" w:name="_Toc191554080"/>
      <w:bookmarkStart w:id="5311" w:name="_Toc191554533"/>
      <w:bookmarkStart w:id="5312" w:name="_Toc191557007"/>
      <w:bookmarkStart w:id="5313" w:name="_Toc192069589"/>
      <w:bookmarkStart w:id="5314" w:name="_Toc192069909"/>
      <w:bookmarkStart w:id="5315" w:name="_Toc192070099"/>
      <w:bookmarkStart w:id="5316" w:name="_Toc192152501"/>
      <w:bookmarkStart w:id="5317" w:name="_Toc192183364"/>
      <w:bookmarkStart w:id="5318" w:name="_Toc192183616"/>
      <w:bookmarkStart w:id="5319" w:name="_Toc192335757"/>
      <w:bookmarkStart w:id="5320" w:name="_Toc192406272"/>
      <w:bookmarkStart w:id="5321" w:name="_Toc192408677"/>
      <w:bookmarkStart w:id="5322" w:name="_Toc192409122"/>
      <w:bookmarkStart w:id="5323" w:name="_Toc192496583"/>
      <w:bookmarkStart w:id="5324" w:name="_Toc192502788"/>
      <w:bookmarkStart w:id="5325" w:name="_Toc192509677"/>
      <w:bookmarkStart w:id="5326" w:name="_Toc192510392"/>
      <w:bookmarkStart w:id="5327" w:name="_Toc192516282"/>
      <w:bookmarkStart w:id="5328" w:name="_Toc192579385"/>
      <w:bookmarkStart w:id="5329" w:name="_Toc192581327"/>
      <w:bookmarkStart w:id="5330" w:name="_Toc192581768"/>
      <w:bookmarkStart w:id="5331" w:name="_Toc192762958"/>
      <w:bookmarkStart w:id="5332" w:name="_Toc192765532"/>
      <w:bookmarkStart w:id="5333" w:name="_Toc192766136"/>
      <w:bookmarkStart w:id="5334" w:name="_Toc192782688"/>
      <w:bookmarkStart w:id="5335" w:name="_Toc192783296"/>
      <w:bookmarkStart w:id="5336" w:name="_Toc192851215"/>
      <w:bookmarkStart w:id="5337" w:name="_Toc192929702"/>
      <w:bookmarkStart w:id="5338" w:name="_Toc192935390"/>
      <w:bookmarkStart w:id="5339" w:name="_Toc193016738"/>
      <w:bookmarkStart w:id="5340" w:name="_Toc191379913"/>
      <w:bookmarkStart w:id="5341" w:name="_Toc191479792"/>
      <w:bookmarkStart w:id="5342" w:name="_Toc191550756"/>
      <w:bookmarkStart w:id="5343" w:name="_Toc191554081"/>
      <w:bookmarkStart w:id="5344" w:name="_Toc191554534"/>
      <w:bookmarkStart w:id="5345" w:name="_Toc191557008"/>
      <w:bookmarkStart w:id="5346" w:name="_Toc192069590"/>
      <w:bookmarkStart w:id="5347" w:name="_Toc192069910"/>
      <w:bookmarkStart w:id="5348" w:name="_Toc192070100"/>
      <w:bookmarkStart w:id="5349" w:name="_Toc192152502"/>
      <w:bookmarkStart w:id="5350" w:name="_Toc192183365"/>
      <w:bookmarkStart w:id="5351" w:name="_Toc192183617"/>
      <w:bookmarkStart w:id="5352" w:name="_Toc192335758"/>
      <w:bookmarkStart w:id="5353" w:name="_Toc192406273"/>
      <w:bookmarkStart w:id="5354" w:name="_Toc192408678"/>
      <w:bookmarkStart w:id="5355" w:name="_Toc192409123"/>
      <w:bookmarkStart w:id="5356" w:name="_Toc192496584"/>
      <w:bookmarkStart w:id="5357" w:name="_Toc192502789"/>
      <w:bookmarkStart w:id="5358" w:name="_Toc192509678"/>
      <w:bookmarkStart w:id="5359" w:name="_Toc192510393"/>
      <w:bookmarkStart w:id="5360" w:name="_Toc192516283"/>
      <w:bookmarkStart w:id="5361" w:name="_Toc192579386"/>
      <w:bookmarkStart w:id="5362" w:name="_Toc192581328"/>
      <w:bookmarkStart w:id="5363" w:name="_Toc192581769"/>
      <w:bookmarkStart w:id="5364" w:name="_Toc192762959"/>
      <w:bookmarkStart w:id="5365" w:name="_Toc192765533"/>
      <w:bookmarkStart w:id="5366" w:name="_Toc192766137"/>
      <w:bookmarkStart w:id="5367" w:name="_Toc192782689"/>
      <w:bookmarkStart w:id="5368" w:name="_Toc192783297"/>
      <w:bookmarkStart w:id="5369" w:name="_Toc192851216"/>
      <w:bookmarkStart w:id="5370" w:name="_Toc192929703"/>
      <w:bookmarkStart w:id="5371" w:name="_Toc192935391"/>
      <w:bookmarkStart w:id="5372" w:name="_Toc193016739"/>
      <w:bookmarkStart w:id="5373" w:name="_Toc191379914"/>
      <w:bookmarkStart w:id="5374" w:name="_Toc191479793"/>
      <w:bookmarkStart w:id="5375" w:name="_Toc191550757"/>
      <w:bookmarkStart w:id="5376" w:name="_Toc191554082"/>
      <w:bookmarkStart w:id="5377" w:name="_Toc191554535"/>
      <w:bookmarkStart w:id="5378" w:name="_Toc191557009"/>
      <w:bookmarkStart w:id="5379" w:name="_Toc192069591"/>
      <w:bookmarkStart w:id="5380" w:name="_Toc192069911"/>
      <w:bookmarkStart w:id="5381" w:name="_Toc192070101"/>
      <w:bookmarkStart w:id="5382" w:name="_Toc192152503"/>
      <w:bookmarkStart w:id="5383" w:name="_Toc192183366"/>
      <w:bookmarkStart w:id="5384" w:name="_Toc192183618"/>
      <w:bookmarkStart w:id="5385" w:name="_Toc192335759"/>
      <w:bookmarkStart w:id="5386" w:name="_Toc192406274"/>
      <w:bookmarkStart w:id="5387" w:name="_Toc192408679"/>
      <w:bookmarkStart w:id="5388" w:name="_Toc192409124"/>
      <w:bookmarkStart w:id="5389" w:name="_Toc192496585"/>
      <w:bookmarkStart w:id="5390" w:name="_Toc192502790"/>
      <w:bookmarkStart w:id="5391" w:name="_Toc192509679"/>
      <w:bookmarkStart w:id="5392" w:name="_Toc192510394"/>
      <w:bookmarkStart w:id="5393" w:name="_Toc192516284"/>
      <w:bookmarkStart w:id="5394" w:name="_Toc192579387"/>
      <w:bookmarkStart w:id="5395" w:name="_Toc192581329"/>
      <w:bookmarkStart w:id="5396" w:name="_Toc192581770"/>
      <w:bookmarkStart w:id="5397" w:name="_Toc192762960"/>
      <w:bookmarkStart w:id="5398" w:name="_Toc192765534"/>
      <w:bookmarkStart w:id="5399" w:name="_Toc192766138"/>
      <w:bookmarkStart w:id="5400" w:name="_Toc192782690"/>
      <w:bookmarkStart w:id="5401" w:name="_Toc192783298"/>
      <w:bookmarkStart w:id="5402" w:name="_Toc192851217"/>
      <w:bookmarkStart w:id="5403" w:name="_Toc192929704"/>
      <w:bookmarkStart w:id="5404" w:name="_Toc192935392"/>
      <w:bookmarkStart w:id="5405" w:name="_Toc193016740"/>
      <w:bookmarkStart w:id="5406" w:name="_Toc191379915"/>
      <w:bookmarkStart w:id="5407" w:name="_Toc191479794"/>
      <w:bookmarkStart w:id="5408" w:name="_Toc191550758"/>
      <w:bookmarkStart w:id="5409" w:name="_Toc191554083"/>
      <w:bookmarkStart w:id="5410" w:name="_Toc191554536"/>
      <w:bookmarkStart w:id="5411" w:name="_Toc191557010"/>
      <w:bookmarkStart w:id="5412" w:name="_Toc192069592"/>
      <w:bookmarkStart w:id="5413" w:name="_Toc192069912"/>
      <w:bookmarkStart w:id="5414" w:name="_Toc192070102"/>
      <w:bookmarkStart w:id="5415" w:name="_Toc192152504"/>
      <w:bookmarkStart w:id="5416" w:name="_Toc192183367"/>
      <w:bookmarkStart w:id="5417" w:name="_Toc192183619"/>
      <w:bookmarkStart w:id="5418" w:name="_Toc192335760"/>
      <w:bookmarkStart w:id="5419" w:name="_Toc192406275"/>
      <w:bookmarkStart w:id="5420" w:name="_Toc192408680"/>
      <w:bookmarkStart w:id="5421" w:name="_Toc192409125"/>
      <w:bookmarkStart w:id="5422" w:name="_Toc192496586"/>
      <w:bookmarkStart w:id="5423" w:name="_Toc192502791"/>
      <w:bookmarkStart w:id="5424" w:name="_Toc192509680"/>
      <w:bookmarkStart w:id="5425" w:name="_Toc192510395"/>
      <w:bookmarkStart w:id="5426" w:name="_Toc192516285"/>
      <w:bookmarkStart w:id="5427" w:name="_Toc192579388"/>
      <w:bookmarkStart w:id="5428" w:name="_Toc192581330"/>
      <w:bookmarkStart w:id="5429" w:name="_Toc192581771"/>
      <w:bookmarkStart w:id="5430" w:name="_Toc192762961"/>
      <w:bookmarkStart w:id="5431" w:name="_Toc192765535"/>
      <w:bookmarkStart w:id="5432" w:name="_Toc192766139"/>
      <w:bookmarkStart w:id="5433" w:name="_Toc192782691"/>
      <w:bookmarkStart w:id="5434" w:name="_Toc192783299"/>
      <w:bookmarkStart w:id="5435" w:name="_Toc192851218"/>
      <w:bookmarkStart w:id="5436" w:name="_Toc192929705"/>
      <w:bookmarkStart w:id="5437" w:name="_Toc192935393"/>
      <w:bookmarkStart w:id="5438" w:name="_Toc193016741"/>
      <w:bookmarkStart w:id="5439" w:name="_Toc191379916"/>
      <w:bookmarkStart w:id="5440" w:name="_Toc191479795"/>
      <w:bookmarkStart w:id="5441" w:name="_Toc191550759"/>
      <w:bookmarkStart w:id="5442" w:name="_Toc191554084"/>
      <w:bookmarkStart w:id="5443" w:name="_Toc191554537"/>
      <w:bookmarkStart w:id="5444" w:name="_Toc191557011"/>
      <w:bookmarkStart w:id="5445" w:name="_Toc192069593"/>
      <w:bookmarkStart w:id="5446" w:name="_Toc192069913"/>
      <w:bookmarkStart w:id="5447" w:name="_Toc192070103"/>
      <w:bookmarkStart w:id="5448" w:name="_Toc192152505"/>
      <w:bookmarkStart w:id="5449" w:name="_Toc192183368"/>
      <w:bookmarkStart w:id="5450" w:name="_Toc192183620"/>
      <w:bookmarkStart w:id="5451" w:name="_Toc192335761"/>
      <w:bookmarkStart w:id="5452" w:name="_Toc192406276"/>
      <w:bookmarkStart w:id="5453" w:name="_Toc192408681"/>
      <w:bookmarkStart w:id="5454" w:name="_Toc192409126"/>
      <w:bookmarkStart w:id="5455" w:name="_Toc192496587"/>
      <w:bookmarkStart w:id="5456" w:name="_Toc192502792"/>
      <w:bookmarkStart w:id="5457" w:name="_Toc192509681"/>
      <w:bookmarkStart w:id="5458" w:name="_Toc192510396"/>
      <w:bookmarkStart w:id="5459" w:name="_Toc192516286"/>
      <w:bookmarkStart w:id="5460" w:name="_Toc192579389"/>
      <w:bookmarkStart w:id="5461" w:name="_Toc192581331"/>
      <w:bookmarkStart w:id="5462" w:name="_Toc192581772"/>
      <w:bookmarkStart w:id="5463" w:name="_Toc192762962"/>
      <w:bookmarkStart w:id="5464" w:name="_Toc192765536"/>
      <w:bookmarkStart w:id="5465" w:name="_Toc192766140"/>
      <w:bookmarkStart w:id="5466" w:name="_Toc192782692"/>
      <w:bookmarkStart w:id="5467" w:name="_Toc192783300"/>
      <w:bookmarkStart w:id="5468" w:name="_Toc192851219"/>
      <w:bookmarkStart w:id="5469" w:name="_Toc192929706"/>
      <w:bookmarkStart w:id="5470" w:name="_Toc192935394"/>
      <w:bookmarkStart w:id="5471" w:name="_Toc193016742"/>
      <w:bookmarkStart w:id="5472" w:name="_Toc191379917"/>
      <w:bookmarkStart w:id="5473" w:name="_Toc191479796"/>
      <w:bookmarkStart w:id="5474" w:name="_Toc191550760"/>
      <w:bookmarkStart w:id="5475" w:name="_Toc191554085"/>
      <w:bookmarkStart w:id="5476" w:name="_Toc191554538"/>
      <w:bookmarkStart w:id="5477" w:name="_Toc191557012"/>
      <w:bookmarkStart w:id="5478" w:name="_Toc192069594"/>
      <w:bookmarkStart w:id="5479" w:name="_Toc192069914"/>
      <w:bookmarkStart w:id="5480" w:name="_Toc192070104"/>
      <w:bookmarkStart w:id="5481" w:name="_Toc192152506"/>
      <w:bookmarkStart w:id="5482" w:name="_Toc192183369"/>
      <w:bookmarkStart w:id="5483" w:name="_Toc192183621"/>
      <w:bookmarkStart w:id="5484" w:name="_Toc192335762"/>
      <w:bookmarkStart w:id="5485" w:name="_Toc192406277"/>
      <w:bookmarkStart w:id="5486" w:name="_Toc192408682"/>
      <w:bookmarkStart w:id="5487" w:name="_Toc192409127"/>
      <w:bookmarkStart w:id="5488" w:name="_Toc192496588"/>
      <w:bookmarkStart w:id="5489" w:name="_Toc192502793"/>
      <w:bookmarkStart w:id="5490" w:name="_Toc192509682"/>
      <w:bookmarkStart w:id="5491" w:name="_Toc192510397"/>
      <w:bookmarkStart w:id="5492" w:name="_Toc192516287"/>
      <w:bookmarkStart w:id="5493" w:name="_Toc192579390"/>
      <w:bookmarkStart w:id="5494" w:name="_Toc192581332"/>
      <w:bookmarkStart w:id="5495" w:name="_Toc192581773"/>
      <w:bookmarkStart w:id="5496" w:name="_Toc192762963"/>
      <w:bookmarkStart w:id="5497" w:name="_Toc192765537"/>
      <w:bookmarkStart w:id="5498" w:name="_Toc192766141"/>
      <w:bookmarkStart w:id="5499" w:name="_Toc192782693"/>
      <w:bookmarkStart w:id="5500" w:name="_Toc192783301"/>
      <w:bookmarkStart w:id="5501" w:name="_Toc192851220"/>
      <w:bookmarkStart w:id="5502" w:name="_Toc192929707"/>
      <w:bookmarkStart w:id="5503" w:name="_Toc192935395"/>
      <w:bookmarkStart w:id="5504" w:name="_Toc193016743"/>
      <w:bookmarkStart w:id="5505" w:name="_Toc191379918"/>
      <w:bookmarkStart w:id="5506" w:name="_Toc191479797"/>
      <w:bookmarkStart w:id="5507" w:name="_Toc191550761"/>
      <w:bookmarkStart w:id="5508" w:name="_Toc191554086"/>
      <w:bookmarkStart w:id="5509" w:name="_Toc191554539"/>
      <w:bookmarkStart w:id="5510" w:name="_Toc191557013"/>
      <w:bookmarkStart w:id="5511" w:name="_Toc192069595"/>
      <w:bookmarkStart w:id="5512" w:name="_Toc192069915"/>
      <w:bookmarkStart w:id="5513" w:name="_Toc192070105"/>
      <w:bookmarkStart w:id="5514" w:name="_Toc192152507"/>
      <w:bookmarkStart w:id="5515" w:name="_Toc192183370"/>
      <w:bookmarkStart w:id="5516" w:name="_Toc192183622"/>
      <w:bookmarkStart w:id="5517" w:name="_Toc192335763"/>
      <w:bookmarkStart w:id="5518" w:name="_Toc192406278"/>
      <w:bookmarkStart w:id="5519" w:name="_Toc192408683"/>
      <w:bookmarkStart w:id="5520" w:name="_Toc192409128"/>
      <w:bookmarkStart w:id="5521" w:name="_Toc192496589"/>
      <w:bookmarkStart w:id="5522" w:name="_Toc192502794"/>
      <w:bookmarkStart w:id="5523" w:name="_Toc192509683"/>
      <w:bookmarkStart w:id="5524" w:name="_Toc192510398"/>
      <w:bookmarkStart w:id="5525" w:name="_Toc192516288"/>
      <w:bookmarkStart w:id="5526" w:name="_Toc192579391"/>
      <w:bookmarkStart w:id="5527" w:name="_Toc192581333"/>
      <w:bookmarkStart w:id="5528" w:name="_Toc192581774"/>
      <w:bookmarkStart w:id="5529" w:name="_Toc192762964"/>
      <w:bookmarkStart w:id="5530" w:name="_Toc192765538"/>
      <w:bookmarkStart w:id="5531" w:name="_Toc192766142"/>
      <w:bookmarkStart w:id="5532" w:name="_Toc192782694"/>
      <w:bookmarkStart w:id="5533" w:name="_Toc192783302"/>
      <w:bookmarkStart w:id="5534" w:name="_Toc192851221"/>
      <w:bookmarkStart w:id="5535" w:name="_Toc192929708"/>
      <w:bookmarkStart w:id="5536" w:name="_Toc192935396"/>
      <w:bookmarkStart w:id="5537" w:name="_Toc193016744"/>
      <w:bookmarkStart w:id="5538" w:name="_Toc200492647"/>
      <w:bookmarkStart w:id="5539" w:name="_Toc202536261"/>
      <w:bookmarkStart w:id="5540" w:name="_Toc202536947"/>
      <w:bookmarkStart w:id="5541" w:name="_Toc216341001"/>
      <w:bookmarkEnd w:id="4168"/>
      <w:bookmarkEnd w:id="4169"/>
      <w:bookmarkEnd w:id="4170"/>
      <w:bookmarkEnd w:id="4171"/>
      <w:bookmarkEnd w:id="4172"/>
      <w:bookmarkEnd w:id="4173"/>
      <w:bookmarkEnd w:id="4174"/>
      <w:bookmarkEnd w:id="4175"/>
      <w:bookmarkEnd w:id="4176"/>
      <w:bookmarkEnd w:id="4177"/>
      <w:bookmarkEnd w:id="4178"/>
      <w:bookmarkEnd w:id="4179"/>
      <w:bookmarkEnd w:id="4180"/>
      <w:bookmarkEnd w:id="4181"/>
      <w:bookmarkEnd w:id="4182"/>
      <w:bookmarkEnd w:id="4183"/>
      <w:bookmarkEnd w:id="4184"/>
      <w:bookmarkEnd w:id="4185"/>
      <w:bookmarkEnd w:id="4186"/>
      <w:bookmarkEnd w:id="4187"/>
      <w:bookmarkEnd w:id="4188"/>
      <w:bookmarkEnd w:id="4189"/>
      <w:bookmarkEnd w:id="4190"/>
      <w:bookmarkEnd w:id="4191"/>
      <w:bookmarkEnd w:id="4192"/>
      <w:bookmarkEnd w:id="4193"/>
      <w:bookmarkEnd w:id="4194"/>
      <w:bookmarkEnd w:id="4195"/>
      <w:bookmarkEnd w:id="4196"/>
      <w:bookmarkEnd w:id="4197"/>
      <w:bookmarkEnd w:id="4198"/>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bookmarkEnd w:id="4221"/>
      <w:bookmarkEnd w:id="4222"/>
      <w:bookmarkEnd w:id="4223"/>
      <w:bookmarkEnd w:id="4224"/>
      <w:bookmarkEnd w:id="4225"/>
      <w:bookmarkEnd w:id="4226"/>
      <w:bookmarkEnd w:id="4227"/>
      <w:bookmarkEnd w:id="4228"/>
      <w:bookmarkEnd w:id="4229"/>
      <w:bookmarkEnd w:id="4230"/>
      <w:bookmarkEnd w:id="4231"/>
      <w:bookmarkEnd w:id="4232"/>
      <w:bookmarkEnd w:id="4233"/>
      <w:bookmarkEnd w:id="4234"/>
      <w:bookmarkEnd w:id="4235"/>
      <w:bookmarkEnd w:id="4236"/>
      <w:bookmarkEnd w:id="4237"/>
      <w:bookmarkEnd w:id="4238"/>
      <w:bookmarkEnd w:id="4239"/>
      <w:bookmarkEnd w:id="4240"/>
      <w:bookmarkEnd w:id="4241"/>
      <w:bookmarkEnd w:id="4242"/>
      <w:bookmarkEnd w:id="4243"/>
      <w:bookmarkEnd w:id="4244"/>
      <w:bookmarkEnd w:id="4245"/>
      <w:bookmarkEnd w:id="4246"/>
      <w:bookmarkEnd w:id="4247"/>
      <w:bookmarkEnd w:id="4248"/>
      <w:bookmarkEnd w:id="4249"/>
      <w:bookmarkEnd w:id="4250"/>
      <w:bookmarkEnd w:id="4251"/>
      <w:bookmarkEnd w:id="4252"/>
      <w:bookmarkEnd w:id="4253"/>
      <w:bookmarkEnd w:id="4254"/>
      <w:bookmarkEnd w:id="4255"/>
      <w:bookmarkEnd w:id="4256"/>
      <w:bookmarkEnd w:id="4257"/>
      <w:bookmarkEnd w:id="4258"/>
      <w:bookmarkEnd w:id="4259"/>
      <w:bookmarkEnd w:id="4260"/>
      <w:bookmarkEnd w:id="4261"/>
      <w:bookmarkEnd w:id="4262"/>
      <w:bookmarkEnd w:id="4263"/>
      <w:bookmarkEnd w:id="4264"/>
      <w:bookmarkEnd w:id="4265"/>
      <w:bookmarkEnd w:id="4266"/>
      <w:bookmarkEnd w:id="4267"/>
      <w:bookmarkEnd w:id="4268"/>
      <w:bookmarkEnd w:id="4269"/>
      <w:bookmarkEnd w:id="4270"/>
      <w:bookmarkEnd w:id="4271"/>
      <w:bookmarkEnd w:id="4272"/>
      <w:bookmarkEnd w:id="4273"/>
      <w:bookmarkEnd w:id="4274"/>
      <w:bookmarkEnd w:id="4275"/>
      <w:bookmarkEnd w:id="4276"/>
      <w:bookmarkEnd w:id="4277"/>
      <w:bookmarkEnd w:id="4278"/>
      <w:bookmarkEnd w:id="4279"/>
      <w:bookmarkEnd w:id="4280"/>
      <w:bookmarkEnd w:id="4281"/>
      <w:bookmarkEnd w:id="4282"/>
      <w:bookmarkEnd w:id="4283"/>
      <w:bookmarkEnd w:id="4284"/>
      <w:bookmarkEnd w:id="4285"/>
      <w:bookmarkEnd w:id="4286"/>
      <w:bookmarkEnd w:id="4287"/>
      <w:bookmarkEnd w:id="4288"/>
      <w:bookmarkEnd w:id="4289"/>
      <w:bookmarkEnd w:id="4290"/>
      <w:bookmarkEnd w:id="4291"/>
      <w:bookmarkEnd w:id="4292"/>
      <w:bookmarkEnd w:id="4293"/>
      <w:bookmarkEnd w:id="4294"/>
      <w:bookmarkEnd w:id="4295"/>
      <w:bookmarkEnd w:id="4296"/>
      <w:bookmarkEnd w:id="4297"/>
      <w:bookmarkEnd w:id="4298"/>
      <w:bookmarkEnd w:id="4299"/>
      <w:bookmarkEnd w:id="4300"/>
      <w:bookmarkEnd w:id="4301"/>
      <w:bookmarkEnd w:id="4302"/>
      <w:bookmarkEnd w:id="4303"/>
      <w:bookmarkEnd w:id="4304"/>
      <w:bookmarkEnd w:id="4305"/>
      <w:bookmarkEnd w:id="4306"/>
      <w:bookmarkEnd w:id="4307"/>
      <w:bookmarkEnd w:id="4308"/>
      <w:bookmarkEnd w:id="4309"/>
      <w:bookmarkEnd w:id="4310"/>
      <w:bookmarkEnd w:id="4311"/>
      <w:bookmarkEnd w:id="4312"/>
      <w:bookmarkEnd w:id="4313"/>
      <w:bookmarkEnd w:id="4314"/>
      <w:bookmarkEnd w:id="4315"/>
      <w:bookmarkEnd w:id="4316"/>
      <w:bookmarkEnd w:id="4317"/>
      <w:bookmarkEnd w:id="4318"/>
      <w:bookmarkEnd w:id="4319"/>
      <w:bookmarkEnd w:id="4320"/>
      <w:bookmarkEnd w:id="4321"/>
      <w:bookmarkEnd w:id="4322"/>
      <w:bookmarkEnd w:id="4323"/>
      <w:bookmarkEnd w:id="4324"/>
      <w:bookmarkEnd w:id="4325"/>
      <w:bookmarkEnd w:id="4326"/>
      <w:bookmarkEnd w:id="4327"/>
      <w:bookmarkEnd w:id="4328"/>
      <w:bookmarkEnd w:id="4329"/>
      <w:bookmarkEnd w:id="4330"/>
      <w:bookmarkEnd w:id="4331"/>
      <w:bookmarkEnd w:id="4332"/>
      <w:bookmarkEnd w:id="4333"/>
      <w:bookmarkEnd w:id="4334"/>
      <w:bookmarkEnd w:id="4335"/>
      <w:bookmarkEnd w:id="4336"/>
      <w:bookmarkEnd w:id="4337"/>
      <w:bookmarkEnd w:id="4338"/>
      <w:bookmarkEnd w:id="4339"/>
      <w:bookmarkEnd w:id="4340"/>
      <w:bookmarkEnd w:id="4341"/>
      <w:bookmarkEnd w:id="4342"/>
      <w:bookmarkEnd w:id="4343"/>
      <w:bookmarkEnd w:id="4344"/>
      <w:bookmarkEnd w:id="4345"/>
      <w:bookmarkEnd w:id="4346"/>
      <w:bookmarkEnd w:id="4347"/>
      <w:bookmarkEnd w:id="4348"/>
      <w:bookmarkEnd w:id="4349"/>
      <w:bookmarkEnd w:id="4350"/>
      <w:bookmarkEnd w:id="4351"/>
      <w:bookmarkEnd w:id="4352"/>
      <w:bookmarkEnd w:id="4353"/>
      <w:bookmarkEnd w:id="4354"/>
      <w:bookmarkEnd w:id="4355"/>
      <w:bookmarkEnd w:id="4356"/>
      <w:bookmarkEnd w:id="4357"/>
      <w:bookmarkEnd w:id="4358"/>
      <w:bookmarkEnd w:id="4359"/>
      <w:bookmarkEnd w:id="4360"/>
      <w:bookmarkEnd w:id="4361"/>
      <w:bookmarkEnd w:id="4362"/>
      <w:bookmarkEnd w:id="4363"/>
      <w:bookmarkEnd w:id="4364"/>
      <w:bookmarkEnd w:id="4365"/>
      <w:bookmarkEnd w:id="4366"/>
      <w:bookmarkEnd w:id="4367"/>
      <w:bookmarkEnd w:id="4368"/>
      <w:bookmarkEnd w:id="4369"/>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bookmarkEnd w:id="4385"/>
      <w:bookmarkEnd w:id="4386"/>
      <w:bookmarkEnd w:id="4387"/>
      <w:bookmarkEnd w:id="4388"/>
      <w:bookmarkEnd w:id="4389"/>
      <w:bookmarkEnd w:id="4390"/>
      <w:bookmarkEnd w:id="4391"/>
      <w:bookmarkEnd w:id="4392"/>
      <w:bookmarkEnd w:id="4393"/>
      <w:bookmarkEnd w:id="4394"/>
      <w:bookmarkEnd w:id="4395"/>
      <w:bookmarkEnd w:id="4396"/>
      <w:bookmarkEnd w:id="4397"/>
      <w:bookmarkEnd w:id="4398"/>
      <w:bookmarkEnd w:id="4399"/>
      <w:bookmarkEnd w:id="4400"/>
      <w:bookmarkEnd w:id="4401"/>
      <w:bookmarkEnd w:id="4402"/>
      <w:bookmarkEnd w:id="4403"/>
      <w:bookmarkEnd w:id="4404"/>
      <w:bookmarkEnd w:id="4405"/>
      <w:bookmarkEnd w:id="4406"/>
      <w:bookmarkEnd w:id="4407"/>
      <w:bookmarkEnd w:id="4408"/>
      <w:bookmarkEnd w:id="4409"/>
      <w:bookmarkEnd w:id="4410"/>
      <w:bookmarkEnd w:id="4411"/>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bookmarkEnd w:id="4440"/>
      <w:bookmarkEnd w:id="4441"/>
      <w:bookmarkEnd w:id="4442"/>
      <w:bookmarkEnd w:id="4443"/>
      <w:bookmarkEnd w:id="4444"/>
      <w:bookmarkEnd w:id="4445"/>
      <w:bookmarkEnd w:id="4446"/>
      <w:bookmarkEnd w:id="4447"/>
      <w:bookmarkEnd w:id="4448"/>
      <w:bookmarkEnd w:id="4449"/>
      <w:bookmarkEnd w:id="4450"/>
      <w:bookmarkEnd w:id="4451"/>
      <w:bookmarkEnd w:id="4452"/>
      <w:bookmarkEnd w:id="4453"/>
      <w:bookmarkEnd w:id="4454"/>
      <w:bookmarkEnd w:id="4455"/>
      <w:bookmarkEnd w:id="4456"/>
      <w:bookmarkEnd w:id="4457"/>
      <w:bookmarkEnd w:id="4458"/>
      <w:bookmarkEnd w:id="4459"/>
      <w:bookmarkEnd w:id="4460"/>
      <w:bookmarkEnd w:id="4461"/>
      <w:bookmarkEnd w:id="4462"/>
      <w:bookmarkEnd w:id="4463"/>
      <w:bookmarkEnd w:id="4464"/>
      <w:bookmarkEnd w:id="4465"/>
      <w:bookmarkEnd w:id="4466"/>
      <w:bookmarkEnd w:id="4467"/>
      <w:bookmarkEnd w:id="4468"/>
      <w:bookmarkEnd w:id="4469"/>
      <w:bookmarkEnd w:id="4470"/>
      <w:bookmarkEnd w:id="4471"/>
      <w:bookmarkEnd w:id="4472"/>
      <w:bookmarkEnd w:id="4473"/>
      <w:bookmarkEnd w:id="4474"/>
      <w:bookmarkEnd w:id="4475"/>
      <w:bookmarkEnd w:id="4476"/>
      <w:bookmarkEnd w:id="4477"/>
      <w:bookmarkEnd w:id="4478"/>
      <w:bookmarkEnd w:id="4479"/>
      <w:bookmarkEnd w:id="4480"/>
      <w:bookmarkEnd w:id="4481"/>
      <w:bookmarkEnd w:id="4482"/>
      <w:bookmarkEnd w:id="4483"/>
      <w:bookmarkEnd w:id="4484"/>
      <w:bookmarkEnd w:id="4485"/>
      <w:bookmarkEnd w:id="4486"/>
      <w:bookmarkEnd w:id="4487"/>
      <w:bookmarkEnd w:id="4488"/>
      <w:bookmarkEnd w:id="4489"/>
      <w:bookmarkEnd w:id="4490"/>
      <w:bookmarkEnd w:id="4491"/>
      <w:bookmarkEnd w:id="4492"/>
      <w:bookmarkEnd w:id="4493"/>
      <w:bookmarkEnd w:id="4494"/>
      <w:bookmarkEnd w:id="4495"/>
      <w:bookmarkEnd w:id="4496"/>
      <w:bookmarkEnd w:id="4497"/>
      <w:bookmarkEnd w:id="4498"/>
      <w:bookmarkEnd w:id="4499"/>
      <w:bookmarkEnd w:id="4500"/>
      <w:bookmarkEnd w:id="4501"/>
      <w:bookmarkEnd w:id="4502"/>
      <w:bookmarkEnd w:id="4503"/>
      <w:bookmarkEnd w:id="4504"/>
      <w:bookmarkEnd w:id="4505"/>
      <w:bookmarkEnd w:id="4506"/>
      <w:bookmarkEnd w:id="4507"/>
      <w:bookmarkEnd w:id="4508"/>
      <w:bookmarkEnd w:id="4509"/>
      <w:bookmarkEnd w:id="4510"/>
      <w:bookmarkEnd w:id="4511"/>
      <w:bookmarkEnd w:id="4512"/>
      <w:bookmarkEnd w:id="4513"/>
      <w:bookmarkEnd w:id="4514"/>
      <w:bookmarkEnd w:id="4515"/>
      <w:bookmarkEnd w:id="4516"/>
      <w:bookmarkEnd w:id="4517"/>
      <w:bookmarkEnd w:id="4518"/>
      <w:bookmarkEnd w:id="4519"/>
      <w:bookmarkEnd w:id="4520"/>
      <w:bookmarkEnd w:id="4521"/>
      <w:bookmarkEnd w:id="4522"/>
      <w:bookmarkEnd w:id="4523"/>
      <w:bookmarkEnd w:id="4524"/>
      <w:bookmarkEnd w:id="4525"/>
      <w:bookmarkEnd w:id="4526"/>
      <w:bookmarkEnd w:id="4527"/>
      <w:bookmarkEnd w:id="4528"/>
      <w:bookmarkEnd w:id="4529"/>
      <w:bookmarkEnd w:id="4530"/>
      <w:bookmarkEnd w:id="4531"/>
      <w:bookmarkEnd w:id="4532"/>
      <w:bookmarkEnd w:id="4533"/>
      <w:bookmarkEnd w:id="4534"/>
      <w:bookmarkEnd w:id="4535"/>
      <w:bookmarkEnd w:id="4536"/>
      <w:bookmarkEnd w:id="4537"/>
      <w:bookmarkEnd w:id="4538"/>
      <w:bookmarkEnd w:id="4539"/>
      <w:bookmarkEnd w:id="4540"/>
      <w:bookmarkEnd w:id="4541"/>
      <w:bookmarkEnd w:id="4542"/>
      <w:bookmarkEnd w:id="4543"/>
      <w:bookmarkEnd w:id="4544"/>
      <w:bookmarkEnd w:id="4545"/>
      <w:bookmarkEnd w:id="4546"/>
      <w:bookmarkEnd w:id="4547"/>
      <w:bookmarkEnd w:id="4548"/>
      <w:bookmarkEnd w:id="4549"/>
      <w:bookmarkEnd w:id="4550"/>
      <w:bookmarkEnd w:id="4551"/>
      <w:bookmarkEnd w:id="4552"/>
      <w:bookmarkEnd w:id="4553"/>
      <w:bookmarkEnd w:id="4554"/>
      <w:bookmarkEnd w:id="4555"/>
      <w:bookmarkEnd w:id="4556"/>
      <w:bookmarkEnd w:id="4557"/>
      <w:bookmarkEnd w:id="4558"/>
      <w:bookmarkEnd w:id="4559"/>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bookmarkEnd w:id="4588"/>
      <w:bookmarkEnd w:id="4589"/>
      <w:bookmarkEnd w:id="4590"/>
      <w:bookmarkEnd w:id="4591"/>
      <w:bookmarkEnd w:id="4592"/>
      <w:bookmarkEnd w:id="4593"/>
      <w:bookmarkEnd w:id="4594"/>
      <w:bookmarkEnd w:id="4595"/>
      <w:bookmarkEnd w:id="4596"/>
      <w:bookmarkEnd w:id="4597"/>
      <w:bookmarkEnd w:id="4598"/>
      <w:bookmarkEnd w:id="4599"/>
      <w:bookmarkEnd w:id="4600"/>
      <w:bookmarkEnd w:id="4601"/>
      <w:bookmarkEnd w:id="4602"/>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bookmarkEnd w:id="4620"/>
      <w:bookmarkEnd w:id="4621"/>
      <w:bookmarkEnd w:id="4622"/>
      <w:bookmarkEnd w:id="4623"/>
      <w:bookmarkEnd w:id="4624"/>
      <w:bookmarkEnd w:id="4625"/>
      <w:bookmarkEnd w:id="4626"/>
      <w:bookmarkEnd w:id="4627"/>
      <w:bookmarkEnd w:id="4628"/>
      <w:bookmarkEnd w:id="4629"/>
      <w:bookmarkEnd w:id="4630"/>
      <w:bookmarkEnd w:id="4631"/>
      <w:bookmarkEnd w:id="4632"/>
      <w:bookmarkEnd w:id="4633"/>
      <w:bookmarkEnd w:id="4634"/>
      <w:bookmarkEnd w:id="4635"/>
      <w:bookmarkEnd w:id="4636"/>
      <w:bookmarkEnd w:id="4637"/>
      <w:bookmarkEnd w:id="4638"/>
      <w:bookmarkEnd w:id="4639"/>
      <w:bookmarkEnd w:id="4640"/>
      <w:bookmarkEnd w:id="4641"/>
      <w:bookmarkEnd w:id="4642"/>
      <w:bookmarkEnd w:id="4643"/>
      <w:bookmarkEnd w:id="4644"/>
      <w:bookmarkEnd w:id="4645"/>
      <w:bookmarkEnd w:id="4646"/>
      <w:bookmarkEnd w:id="4647"/>
      <w:bookmarkEnd w:id="4648"/>
      <w:bookmarkEnd w:id="4649"/>
      <w:bookmarkEnd w:id="4650"/>
      <w:bookmarkEnd w:id="4651"/>
      <w:bookmarkEnd w:id="4652"/>
      <w:bookmarkEnd w:id="4653"/>
      <w:bookmarkEnd w:id="4654"/>
      <w:bookmarkEnd w:id="4655"/>
      <w:bookmarkEnd w:id="4656"/>
      <w:bookmarkEnd w:id="4657"/>
      <w:bookmarkEnd w:id="4658"/>
      <w:bookmarkEnd w:id="4659"/>
      <w:bookmarkEnd w:id="4660"/>
      <w:bookmarkEnd w:id="4661"/>
      <w:bookmarkEnd w:id="4662"/>
      <w:bookmarkEnd w:id="4663"/>
      <w:bookmarkEnd w:id="4664"/>
      <w:bookmarkEnd w:id="4665"/>
      <w:bookmarkEnd w:id="4666"/>
      <w:bookmarkEnd w:id="4667"/>
      <w:bookmarkEnd w:id="4668"/>
      <w:bookmarkEnd w:id="4669"/>
      <w:bookmarkEnd w:id="4670"/>
      <w:bookmarkEnd w:id="4671"/>
      <w:bookmarkEnd w:id="4672"/>
      <w:bookmarkEnd w:id="4673"/>
      <w:bookmarkEnd w:id="4674"/>
      <w:bookmarkEnd w:id="4675"/>
      <w:bookmarkEnd w:id="4676"/>
      <w:bookmarkEnd w:id="4677"/>
      <w:bookmarkEnd w:id="4678"/>
      <w:bookmarkEnd w:id="4679"/>
      <w:bookmarkEnd w:id="4680"/>
      <w:bookmarkEnd w:id="4681"/>
      <w:bookmarkEnd w:id="4682"/>
      <w:bookmarkEnd w:id="4683"/>
      <w:bookmarkEnd w:id="4684"/>
      <w:bookmarkEnd w:id="4685"/>
      <w:bookmarkEnd w:id="4686"/>
      <w:bookmarkEnd w:id="4687"/>
      <w:bookmarkEnd w:id="4688"/>
      <w:bookmarkEnd w:id="4689"/>
      <w:bookmarkEnd w:id="4690"/>
      <w:bookmarkEnd w:id="4691"/>
      <w:bookmarkEnd w:id="4692"/>
      <w:bookmarkEnd w:id="4693"/>
      <w:bookmarkEnd w:id="4694"/>
      <w:bookmarkEnd w:id="4695"/>
      <w:bookmarkEnd w:id="4696"/>
      <w:bookmarkEnd w:id="4697"/>
      <w:bookmarkEnd w:id="4698"/>
      <w:bookmarkEnd w:id="4699"/>
      <w:bookmarkEnd w:id="4700"/>
      <w:bookmarkEnd w:id="4701"/>
      <w:bookmarkEnd w:id="4702"/>
      <w:bookmarkEnd w:id="4703"/>
      <w:bookmarkEnd w:id="4704"/>
      <w:bookmarkEnd w:id="4705"/>
      <w:bookmarkEnd w:id="4706"/>
      <w:bookmarkEnd w:id="4707"/>
      <w:bookmarkEnd w:id="4708"/>
      <w:bookmarkEnd w:id="4709"/>
      <w:bookmarkEnd w:id="4710"/>
      <w:bookmarkEnd w:id="4711"/>
      <w:bookmarkEnd w:id="4712"/>
      <w:bookmarkEnd w:id="4713"/>
      <w:bookmarkEnd w:id="4714"/>
      <w:bookmarkEnd w:id="4715"/>
      <w:bookmarkEnd w:id="4716"/>
      <w:bookmarkEnd w:id="4717"/>
      <w:bookmarkEnd w:id="4718"/>
      <w:bookmarkEnd w:id="4719"/>
      <w:bookmarkEnd w:id="4720"/>
      <w:bookmarkEnd w:id="4721"/>
      <w:bookmarkEnd w:id="4722"/>
      <w:bookmarkEnd w:id="4723"/>
      <w:bookmarkEnd w:id="4724"/>
      <w:bookmarkEnd w:id="4725"/>
      <w:bookmarkEnd w:id="4726"/>
      <w:bookmarkEnd w:id="4727"/>
      <w:bookmarkEnd w:id="4728"/>
      <w:bookmarkEnd w:id="4729"/>
      <w:bookmarkEnd w:id="4730"/>
      <w:bookmarkEnd w:id="4731"/>
      <w:bookmarkEnd w:id="4732"/>
      <w:bookmarkEnd w:id="4733"/>
      <w:bookmarkEnd w:id="4734"/>
      <w:bookmarkEnd w:id="4735"/>
      <w:bookmarkEnd w:id="4736"/>
      <w:bookmarkEnd w:id="4737"/>
      <w:bookmarkEnd w:id="4738"/>
      <w:bookmarkEnd w:id="4739"/>
      <w:bookmarkEnd w:id="4740"/>
      <w:bookmarkEnd w:id="4741"/>
      <w:bookmarkEnd w:id="4742"/>
      <w:bookmarkEnd w:id="4743"/>
      <w:bookmarkEnd w:id="4744"/>
      <w:bookmarkEnd w:id="4745"/>
      <w:bookmarkEnd w:id="4746"/>
      <w:bookmarkEnd w:id="4747"/>
      <w:bookmarkEnd w:id="4748"/>
      <w:bookmarkEnd w:id="4749"/>
      <w:bookmarkEnd w:id="4750"/>
      <w:bookmarkEnd w:id="4751"/>
      <w:bookmarkEnd w:id="4752"/>
      <w:bookmarkEnd w:id="4753"/>
      <w:bookmarkEnd w:id="4754"/>
      <w:bookmarkEnd w:id="4755"/>
      <w:bookmarkEnd w:id="4756"/>
      <w:bookmarkEnd w:id="4757"/>
      <w:bookmarkEnd w:id="4758"/>
      <w:bookmarkEnd w:id="4759"/>
      <w:bookmarkEnd w:id="4760"/>
      <w:bookmarkEnd w:id="4761"/>
      <w:bookmarkEnd w:id="4762"/>
      <w:bookmarkEnd w:id="4763"/>
      <w:bookmarkEnd w:id="4764"/>
      <w:bookmarkEnd w:id="4765"/>
      <w:bookmarkEnd w:id="4766"/>
      <w:bookmarkEnd w:id="4767"/>
      <w:bookmarkEnd w:id="4768"/>
      <w:bookmarkEnd w:id="4769"/>
      <w:bookmarkEnd w:id="4770"/>
      <w:bookmarkEnd w:id="4771"/>
      <w:bookmarkEnd w:id="4772"/>
      <w:bookmarkEnd w:id="4773"/>
      <w:bookmarkEnd w:id="4774"/>
      <w:bookmarkEnd w:id="4775"/>
      <w:bookmarkEnd w:id="4776"/>
      <w:bookmarkEnd w:id="4777"/>
      <w:bookmarkEnd w:id="4778"/>
      <w:bookmarkEnd w:id="4779"/>
      <w:bookmarkEnd w:id="4780"/>
      <w:bookmarkEnd w:id="4781"/>
      <w:bookmarkEnd w:id="4782"/>
      <w:bookmarkEnd w:id="4783"/>
      <w:bookmarkEnd w:id="4784"/>
      <w:bookmarkEnd w:id="4785"/>
      <w:bookmarkEnd w:id="4786"/>
      <w:bookmarkEnd w:id="4787"/>
      <w:bookmarkEnd w:id="4788"/>
      <w:bookmarkEnd w:id="4789"/>
      <w:bookmarkEnd w:id="4790"/>
      <w:bookmarkEnd w:id="4791"/>
      <w:bookmarkEnd w:id="4792"/>
      <w:bookmarkEnd w:id="4793"/>
      <w:bookmarkEnd w:id="4794"/>
      <w:bookmarkEnd w:id="4795"/>
      <w:bookmarkEnd w:id="4796"/>
      <w:bookmarkEnd w:id="4797"/>
      <w:bookmarkEnd w:id="4798"/>
      <w:bookmarkEnd w:id="4799"/>
      <w:bookmarkEnd w:id="4800"/>
      <w:bookmarkEnd w:id="4801"/>
      <w:bookmarkEnd w:id="4802"/>
      <w:bookmarkEnd w:id="4803"/>
      <w:bookmarkEnd w:id="4804"/>
      <w:bookmarkEnd w:id="4805"/>
      <w:bookmarkEnd w:id="4806"/>
      <w:bookmarkEnd w:id="4807"/>
      <w:bookmarkEnd w:id="4808"/>
      <w:bookmarkEnd w:id="4809"/>
      <w:bookmarkEnd w:id="4810"/>
      <w:bookmarkEnd w:id="4811"/>
      <w:bookmarkEnd w:id="4812"/>
      <w:bookmarkEnd w:id="4813"/>
      <w:bookmarkEnd w:id="4814"/>
      <w:bookmarkEnd w:id="4815"/>
      <w:bookmarkEnd w:id="4816"/>
      <w:bookmarkEnd w:id="4817"/>
      <w:bookmarkEnd w:id="4818"/>
      <w:bookmarkEnd w:id="4819"/>
      <w:bookmarkEnd w:id="4820"/>
      <w:bookmarkEnd w:id="4821"/>
      <w:bookmarkEnd w:id="4822"/>
      <w:bookmarkEnd w:id="4823"/>
      <w:bookmarkEnd w:id="4824"/>
      <w:bookmarkEnd w:id="4825"/>
      <w:bookmarkEnd w:id="4826"/>
      <w:bookmarkEnd w:id="4827"/>
      <w:bookmarkEnd w:id="4828"/>
      <w:bookmarkEnd w:id="4829"/>
      <w:bookmarkEnd w:id="4830"/>
      <w:bookmarkEnd w:id="4831"/>
      <w:bookmarkEnd w:id="4832"/>
      <w:bookmarkEnd w:id="4833"/>
      <w:bookmarkEnd w:id="4834"/>
      <w:bookmarkEnd w:id="4835"/>
      <w:bookmarkEnd w:id="4836"/>
      <w:bookmarkEnd w:id="4837"/>
      <w:bookmarkEnd w:id="4838"/>
      <w:bookmarkEnd w:id="4839"/>
      <w:bookmarkEnd w:id="4840"/>
      <w:bookmarkEnd w:id="4841"/>
      <w:bookmarkEnd w:id="4842"/>
      <w:bookmarkEnd w:id="4843"/>
      <w:bookmarkEnd w:id="4844"/>
      <w:bookmarkEnd w:id="4845"/>
      <w:bookmarkEnd w:id="4846"/>
      <w:bookmarkEnd w:id="4847"/>
      <w:bookmarkEnd w:id="4848"/>
      <w:bookmarkEnd w:id="4849"/>
      <w:bookmarkEnd w:id="4850"/>
      <w:bookmarkEnd w:id="4851"/>
      <w:bookmarkEnd w:id="4852"/>
      <w:bookmarkEnd w:id="4853"/>
      <w:bookmarkEnd w:id="4854"/>
      <w:bookmarkEnd w:id="4855"/>
      <w:bookmarkEnd w:id="4856"/>
      <w:bookmarkEnd w:id="4857"/>
      <w:bookmarkEnd w:id="4858"/>
      <w:bookmarkEnd w:id="4859"/>
      <w:bookmarkEnd w:id="4860"/>
      <w:bookmarkEnd w:id="4861"/>
      <w:bookmarkEnd w:id="4862"/>
      <w:bookmarkEnd w:id="4863"/>
      <w:bookmarkEnd w:id="4864"/>
      <w:bookmarkEnd w:id="4865"/>
      <w:bookmarkEnd w:id="4866"/>
      <w:bookmarkEnd w:id="4867"/>
      <w:bookmarkEnd w:id="4868"/>
      <w:bookmarkEnd w:id="4869"/>
      <w:bookmarkEnd w:id="4870"/>
      <w:bookmarkEnd w:id="4871"/>
      <w:bookmarkEnd w:id="4872"/>
      <w:bookmarkEnd w:id="4873"/>
      <w:bookmarkEnd w:id="4874"/>
      <w:bookmarkEnd w:id="4875"/>
      <w:bookmarkEnd w:id="4876"/>
      <w:bookmarkEnd w:id="4877"/>
      <w:bookmarkEnd w:id="4878"/>
      <w:bookmarkEnd w:id="4879"/>
      <w:bookmarkEnd w:id="4880"/>
      <w:bookmarkEnd w:id="4881"/>
      <w:bookmarkEnd w:id="4882"/>
      <w:bookmarkEnd w:id="4883"/>
      <w:bookmarkEnd w:id="4884"/>
      <w:bookmarkEnd w:id="4885"/>
      <w:bookmarkEnd w:id="4886"/>
      <w:bookmarkEnd w:id="4887"/>
      <w:bookmarkEnd w:id="4888"/>
      <w:bookmarkEnd w:id="4889"/>
      <w:bookmarkEnd w:id="4890"/>
      <w:bookmarkEnd w:id="4891"/>
      <w:bookmarkEnd w:id="4892"/>
      <w:bookmarkEnd w:id="4893"/>
      <w:bookmarkEnd w:id="4894"/>
      <w:bookmarkEnd w:id="4895"/>
      <w:bookmarkEnd w:id="4896"/>
      <w:bookmarkEnd w:id="4897"/>
      <w:bookmarkEnd w:id="4898"/>
      <w:bookmarkEnd w:id="4899"/>
      <w:bookmarkEnd w:id="4900"/>
      <w:bookmarkEnd w:id="4901"/>
      <w:bookmarkEnd w:id="4902"/>
      <w:bookmarkEnd w:id="4903"/>
      <w:bookmarkEnd w:id="4904"/>
      <w:bookmarkEnd w:id="4905"/>
      <w:bookmarkEnd w:id="4906"/>
      <w:bookmarkEnd w:id="4907"/>
      <w:bookmarkEnd w:id="4908"/>
      <w:bookmarkEnd w:id="4909"/>
      <w:bookmarkEnd w:id="4910"/>
      <w:bookmarkEnd w:id="4911"/>
      <w:bookmarkEnd w:id="4912"/>
      <w:bookmarkEnd w:id="4913"/>
      <w:bookmarkEnd w:id="4914"/>
      <w:bookmarkEnd w:id="4915"/>
      <w:bookmarkEnd w:id="4916"/>
      <w:bookmarkEnd w:id="4917"/>
      <w:bookmarkEnd w:id="4918"/>
      <w:bookmarkEnd w:id="4919"/>
      <w:bookmarkEnd w:id="4920"/>
      <w:bookmarkEnd w:id="4921"/>
      <w:bookmarkEnd w:id="4922"/>
      <w:bookmarkEnd w:id="4923"/>
      <w:bookmarkEnd w:id="4924"/>
      <w:bookmarkEnd w:id="4925"/>
      <w:bookmarkEnd w:id="4926"/>
      <w:bookmarkEnd w:id="4927"/>
      <w:bookmarkEnd w:id="4928"/>
      <w:bookmarkEnd w:id="4929"/>
      <w:bookmarkEnd w:id="4930"/>
      <w:bookmarkEnd w:id="4931"/>
      <w:bookmarkEnd w:id="4932"/>
      <w:bookmarkEnd w:id="4933"/>
      <w:bookmarkEnd w:id="4934"/>
      <w:bookmarkEnd w:id="4935"/>
      <w:bookmarkEnd w:id="4936"/>
      <w:bookmarkEnd w:id="4937"/>
      <w:bookmarkEnd w:id="4938"/>
      <w:bookmarkEnd w:id="4939"/>
      <w:bookmarkEnd w:id="4940"/>
      <w:bookmarkEnd w:id="4941"/>
      <w:bookmarkEnd w:id="4942"/>
      <w:bookmarkEnd w:id="4943"/>
      <w:bookmarkEnd w:id="4944"/>
      <w:bookmarkEnd w:id="4945"/>
      <w:bookmarkEnd w:id="4946"/>
      <w:bookmarkEnd w:id="4947"/>
      <w:bookmarkEnd w:id="4948"/>
      <w:bookmarkEnd w:id="4949"/>
      <w:bookmarkEnd w:id="4950"/>
      <w:bookmarkEnd w:id="4951"/>
      <w:bookmarkEnd w:id="4952"/>
      <w:bookmarkEnd w:id="4953"/>
      <w:bookmarkEnd w:id="4954"/>
      <w:bookmarkEnd w:id="4955"/>
      <w:bookmarkEnd w:id="4956"/>
      <w:bookmarkEnd w:id="4957"/>
      <w:bookmarkEnd w:id="4958"/>
      <w:bookmarkEnd w:id="4959"/>
      <w:bookmarkEnd w:id="4960"/>
      <w:bookmarkEnd w:id="4961"/>
      <w:bookmarkEnd w:id="4962"/>
      <w:bookmarkEnd w:id="4963"/>
      <w:bookmarkEnd w:id="4964"/>
      <w:bookmarkEnd w:id="4965"/>
      <w:bookmarkEnd w:id="4966"/>
      <w:bookmarkEnd w:id="4967"/>
      <w:bookmarkEnd w:id="4968"/>
      <w:bookmarkEnd w:id="4969"/>
      <w:bookmarkEnd w:id="4970"/>
      <w:bookmarkEnd w:id="4971"/>
      <w:bookmarkEnd w:id="4972"/>
      <w:bookmarkEnd w:id="4973"/>
      <w:bookmarkEnd w:id="4974"/>
      <w:bookmarkEnd w:id="4975"/>
      <w:bookmarkEnd w:id="4976"/>
      <w:bookmarkEnd w:id="4977"/>
      <w:bookmarkEnd w:id="4978"/>
      <w:bookmarkEnd w:id="4979"/>
      <w:bookmarkEnd w:id="4980"/>
      <w:bookmarkEnd w:id="4981"/>
      <w:bookmarkEnd w:id="4982"/>
      <w:bookmarkEnd w:id="4983"/>
      <w:bookmarkEnd w:id="4984"/>
      <w:bookmarkEnd w:id="4985"/>
      <w:bookmarkEnd w:id="4986"/>
      <w:bookmarkEnd w:id="4987"/>
      <w:bookmarkEnd w:id="4988"/>
      <w:bookmarkEnd w:id="4989"/>
      <w:bookmarkEnd w:id="4990"/>
      <w:bookmarkEnd w:id="4991"/>
      <w:bookmarkEnd w:id="4992"/>
      <w:bookmarkEnd w:id="4993"/>
      <w:bookmarkEnd w:id="4994"/>
      <w:bookmarkEnd w:id="4995"/>
      <w:bookmarkEnd w:id="4996"/>
      <w:bookmarkEnd w:id="4997"/>
      <w:bookmarkEnd w:id="4998"/>
      <w:bookmarkEnd w:id="4999"/>
      <w:bookmarkEnd w:id="5000"/>
      <w:bookmarkEnd w:id="5001"/>
      <w:bookmarkEnd w:id="5002"/>
      <w:bookmarkEnd w:id="5003"/>
      <w:bookmarkEnd w:id="5004"/>
      <w:bookmarkEnd w:id="5005"/>
      <w:bookmarkEnd w:id="5006"/>
      <w:bookmarkEnd w:id="5007"/>
      <w:bookmarkEnd w:id="5008"/>
      <w:bookmarkEnd w:id="5009"/>
      <w:bookmarkEnd w:id="5010"/>
      <w:bookmarkEnd w:id="5011"/>
      <w:bookmarkEnd w:id="5012"/>
      <w:bookmarkEnd w:id="5013"/>
      <w:bookmarkEnd w:id="5014"/>
      <w:bookmarkEnd w:id="5015"/>
      <w:bookmarkEnd w:id="5016"/>
      <w:bookmarkEnd w:id="5017"/>
      <w:bookmarkEnd w:id="5018"/>
      <w:bookmarkEnd w:id="5019"/>
      <w:bookmarkEnd w:id="5020"/>
      <w:bookmarkEnd w:id="5021"/>
      <w:bookmarkEnd w:id="5022"/>
      <w:bookmarkEnd w:id="5023"/>
      <w:bookmarkEnd w:id="5024"/>
      <w:bookmarkEnd w:id="5025"/>
      <w:bookmarkEnd w:id="5026"/>
      <w:bookmarkEnd w:id="5027"/>
      <w:bookmarkEnd w:id="5028"/>
      <w:bookmarkEnd w:id="5029"/>
      <w:bookmarkEnd w:id="5030"/>
      <w:bookmarkEnd w:id="5031"/>
      <w:bookmarkEnd w:id="5032"/>
      <w:bookmarkEnd w:id="5033"/>
      <w:bookmarkEnd w:id="5034"/>
      <w:bookmarkEnd w:id="5035"/>
      <w:bookmarkEnd w:id="5036"/>
      <w:bookmarkEnd w:id="5037"/>
      <w:bookmarkEnd w:id="5038"/>
      <w:bookmarkEnd w:id="5039"/>
      <w:bookmarkEnd w:id="5040"/>
      <w:bookmarkEnd w:id="5041"/>
      <w:bookmarkEnd w:id="5042"/>
      <w:bookmarkEnd w:id="5043"/>
      <w:bookmarkEnd w:id="5044"/>
      <w:bookmarkEnd w:id="5045"/>
      <w:bookmarkEnd w:id="5046"/>
      <w:bookmarkEnd w:id="5047"/>
      <w:bookmarkEnd w:id="5048"/>
      <w:bookmarkEnd w:id="5049"/>
      <w:bookmarkEnd w:id="5050"/>
      <w:bookmarkEnd w:id="5051"/>
      <w:bookmarkEnd w:id="5052"/>
      <w:bookmarkEnd w:id="5053"/>
      <w:bookmarkEnd w:id="5054"/>
      <w:bookmarkEnd w:id="5055"/>
      <w:bookmarkEnd w:id="5056"/>
      <w:bookmarkEnd w:id="5057"/>
      <w:bookmarkEnd w:id="5058"/>
      <w:bookmarkEnd w:id="5059"/>
      <w:bookmarkEnd w:id="5060"/>
      <w:bookmarkEnd w:id="5061"/>
      <w:bookmarkEnd w:id="5062"/>
      <w:bookmarkEnd w:id="5063"/>
      <w:bookmarkEnd w:id="5064"/>
      <w:bookmarkEnd w:id="5065"/>
      <w:bookmarkEnd w:id="5066"/>
      <w:bookmarkEnd w:id="5067"/>
      <w:bookmarkEnd w:id="5068"/>
      <w:bookmarkEnd w:id="5069"/>
      <w:bookmarkEnd w:id="5070"/>
      <w:bookmarkEnd w:id="5071"/>
      <w:bookmarkEnd w:id="5072"/>
      <w:bookmarkEnd w:id="5073"/>
      <w:bookmarkEnd w:id="5074"/>
      <w:bookmarkEnd w:id="5075"/>
      <w:bookmarkEnd w:id="5076"/>
      <w:bookmarkEnd w:id="5077"/>
      <w:bookmarkEnd w:id="5078"/>
      <w:bookmarkEnd w:id="5079"/>
      <w:bookmarkEnd w:id="5080"/>
      <w:bookmarkEnd w:id="5081"/>
      <w:bookmarkEnd w:id="5082"/>
      <w:bookmarkEnd w:id="5083"/>
      <w:bookmarkEnd w:id="5084"/>
      <w:bookmarkEnd w:id="5085"/>
      <w:bookmarkEnd w:id="5086"/>
      <w:bookmarkEnd w:id="5087"/>
      <w:bookmarkEnd w:id="5088"/>
      <w:bookmarkEnd w:id="5089"/>
      <w:bookmarkEnd w:id="5090"/>
      <w:bookmarkEnd w:id="5091"/>
      <w:bookmarkEnd w:id="5092"/>
      <w:bookmarkEnd w:id="5093"/>
      <w:bookmarkEnd w:id="5094"/>
      <w:bookmarkEnd w:id="5095"/>
      <w:bookmarkEnd w:id="5096"/>
      <w:bookmarkEnd w:id="5097"/>
      <w:bookmarkEnd w:id="5098"/>
      <w:bookmarkEnd w:id="5099"/>
      <w:bookmarkEnd w:id="5100"/>
      <w:bookmarkEnd w:id="5101"/>
      <w:bookmarkEnd w:id="5102"/>
      <w:bookmarkEnd w:id="5103"/>
      <w:bookmarkEnd w:id="5104"/>
      <w:bookmarkEnd w:id="5105"/>
      <w:bookmarkEnd w:id="5106"/>
      <w:bookmarkEnd w:id="5107"/>
      <w:bookmarkEnd w:id="5108"/>
      <w:bookmarkEnd w:id="5109"/>
      <w:bookmarkEnd w:id="5110"/>
      <w:bookmarkEnd w:id="5111"/>
      <w:bookmarkEnd w:id="5112"/>
      <w:bookmarkEnd w:id="5113"/>
      <w:bookmarkEnd w:id="5114"/>
      <w:bookmarkEnd w:id="5115"/>
      <w:bookmarkEnd w:id="5116"/>
      <w:bookmarkEnd w:id="5117"/>
      <w:bookmarkEnd w:id="5118"/>
      <w:bookmarkEnd w:id="5119"/>
      <w:bookmarkEnd w:id="5120"/>
      <w:bookmarkEnd w:id="5121"/>
      <w:bookmarkEnd w:id="5122"/>
      <w:bookmarkEnd w:id="5123"/>
      <w:bookmarkEnd w:id="5124"/>
      <w:bookmarkEnd w:id="5125"/>
      <w:bookmarkEnd w:id="5126"/>
      <w:bookmarkEnd w:id="5127"/>
      <w:bookmarkEnd w:id="5128"/>
      <w:bookmarkEnd w:id="5129"/>
      <w:bookmarkEnd w:id="5130"/>
      <w:bookmarkEnd w:id="5131"/>
      <w:bookmarkEnd w:id="5132"/>
      <w:bookmarkEnd w:id="5133"/>
      <w:bookmarkEnd w:id="5134"/>
      <w:bookmarkEnd w:id="5135"/>
      <w:bookmarkEnd w:id="5136"/>
      <w:bookmarkEnd w:id="5137"/>
      <w:bookmarkEnd w:id="5138"/>
      <w:bookmarkEnd w:id="5139"/>
      <w:bookmarkEnd w:id="5140"/>
      <w:bookmarkEnd w:id="5141"/>
      <w:bookmarkEnd w:id="5142"/>
      <w:bookmarkEnd w:id="5143"/>
      <w:bookmarkEnd w:id="5144"/>
      <w:bookmarkEnd w:id="5145"/>
      <w:bookmarkEnd w:id="5146"/>
      <w:bookmarkEnd w:id="5147"/>
      <w:bookmarkEnd w:id="5148"/>
      <w:bookmarkEnd w:id="5149"/>
      <w:bookmarkEnd w:id="5150"/>
      <w:bookmarkEnd w:id="5151"/>
      <w:bookmarkEnd w:id="5152"/>
      <w:bookmarkEnd w:id="5153"/>
      <w:bookmarkEnd w:id="5154"/>
      <w:bookmarkEnd w:id="5155"/>
      <w:bookmarkEnd w:id="5156"/>
      <w:bookmarkEnd w:id="5157"/>
      <w:bookmarkEnd w:id="5158"/>
      <w:bookmarkEnd w:id="5159"/>
      <w:bookmarkEnd w:id="5160"/>
      <w:bookmarkEnd w:id="5161"/>
      <w:bookmarkEnd w:id="5162"/>
      <w:bookmarkEnd w:id="5163"/>
      <w:bookmarkEnd w:id="5164"/>
      <w:bookmarkEnd w:id="5165"/>
      <w:bookmarkEnd w:id="5166"/>
      <w:bookmarkEnd w:id="5167"/>
      <w:bookmarkEnd w:id="5168"/>
      <w:bookmarkEnd w:id="5169"/>
      <w:bookmarkEnd w:id="5170"/>
      <w:bookmarkEnd w:id="5171"/>
      <w:bookmarkEnd w:id="5172"/>
      <w:bookmarkEnd w:id="5173"/>
      <w:bookmarkEnd w:id="5174"/>
      <w:bookmarkEnd w:id="5175"/>
      <w:bookmarkEnd w:id="5176"/>
      <w:bookmarkEnd w:id="5177"/>
      <w:bookmarkEnd w:id="5178"/>
      <w:bookmarkEnd w:id="5179"/>
      <w:bookmarkEnd w:id="5180"/>
      <w:bookmarkEnd w:id="5181"/>
      <w:bookmarkEnd w:id="5182"/>
      <w:bookmarkEnd w:id="5183"/>
      <w:bookmarkEnd w:id="5184"/>
      <w:bookmarkEnd w:id="5185"/>
      <w:bookmarkEnd w:id="5186"/>
      <w:bookmarkEnd w:id="5187"/>
      <w:bookmarkEnd w:id="5188"/>
      <w:bookmarkEnd w:id="5189"/>
      <w:bookmarkEnd w:id="5190"/>
      <w:bookmarkEnd w:id="5191"/>
      <w:bookmarkEnd w:id="5192"/>
      <w:bookmarkEnd w:id="5193"/>
      <w:bookmarkEnd w:id="5194"/>
      <w:bookmarkEnd w:id="5195"/>
      <w:bookmarkEnd w:id="5196"/>
      <w:bookmarkEnd w:id="5197"/>
      <w:bookmarkEnd w:id="5198"/>
      <w:bookmarkEnd w:id="5199"/>
      <w:bookmarkEnd w:id="5200"/>
      <w:bookmarkEnd w:id="5201"/>
      <w:bookmarkEnd w:id="5202"/>
      <w:bookmarkEnd w:id="5203"/>
      <w:bookmarkEnd w:id="5204"/>
      <w:bookmarkEnd w:id="5205"/>
      <w:bookmarkEnd w:id="5206"/>
      <w:bookmarkEnd w:id="5207"/>
      <w:bookmarkEnd w:id="5208"/>
      <w:bookmarkEnd w:id="5209"/>
      <w:bookmarkEnd w:id="5210"/>
      <w:bookmarkEnd w:id="5211"/>
      <w:bookmarkEnd w:id="5212"/>
      <w:bookmarkEnd w:id="5213"/>
      <w:bookmarkEnd w:id="5214"/>
      <w:bookmarkEnd w:id="5215"/>
      <w:bookmarkEnd w:id="5216"/>
      <w:bookmarkEnd w:id="5217"/>
      <w:bookmarkEnd w:id="5218"/>
      <w:bookmarkEnd w:id="5219"/>
      <w:bookmarkEnd w:id="5220"/>
      <w:bookmarkEnd w:id="5221"/>
      <w:bookmarkEnd w:id="5222"/>
      <w:bookmarkEnd w:id="5223"/>
      <w:bookmarkEnd w:id="5224"/>
      <w:bookmarkEnd w:id="5225"/>
      <w:bookmarkEnd w:id="5226"/>
      <w:bookmarkEnd w:id="5227"/>
      <w:bookmarkEnd w:id="5228"/>
      <w:bookmarkEnd w:id="5229"/>
      <w:bookmarkEnd w:id="5230"/>
      <w:bookmarkEnd w:id="5231"/>
      <w:bookmarkEnd w:id="5232"/>
      <w:bookmarkEnd w:id="5233"/>
      <w:bookmarkEnd w:id="5234"/>
      <w:bookmarkEnd w:id="5235"/>
      <w:bookmarkEnd w:id="5236"/>
      <w:bookmarkEnd w:id="5237"/>
      <w:bookmarkEnd w:id="5238"/>
      <w:bookmarkEnd w:id="5239"/>
      <w:bookmarkEnd w:id="5240"/>
      <w:bookmarkEnd w:id="5241"/>
      <w:bookmarkEnd w:id="5242"/>
      <w:bookmarkEnd w:id="5243"/>
      <w:bookmarkEnd w:id="5244"/>
      <w:bookmarkEnd w:id="5245"/>
      <w:bookmarkEnd w:id="5246"/>
      <w:bookmarkEnd w:id="5247"/>
      <w:bookmarkEnd w:id="5248"/>
      <w:bookmarkEnd w:id="5249"/>
      <w:bookmarkEnd w:id="5250"/>
      <w:bookmarkEnd w:id="5251"/>
      <w:bookmarkEnd w:id="5252"/>
      <w:bookmarkEnd w:id="5253"/>
      <w:bookmarkEnd w:id="5254"/>
      <w:bookmarkEnd w:id="5255"/>
      <w:bookmarkEnd w:id="5256"/>
      <w:bookmarkEnd w:id="5257"/>
      <w:bookmarkEnd w:id="5258"/>
      <w:bookmarkEnd w:id="5259"/>
      <w:bookmarkEnd w:id="5260"/>
      <w:bookmarkEnd w:id="5261"/>
      <w:bookmarkEnd w:id="5262"/>
      <w:bookmarkEnd w:id="5263"/>
      <w:bookmarkEnd w:id="5264"/>
      <w:bookmarkEnd w:id="5265"/>
      <w:bookmarkEnd w:id="5266"/>
      <w:bookmarkEnd w:id="5267"/>
      <w:bookmarkEnd w:id="5268"/>
      <w:bookmarkEnd w:id="5269"/>
      <w:bookmarkEnd w:id="5270"/>
      <w:bookmarkEnd w:id="5271"/>
      <w:bookmarkEnd w:id="5272"/>
      <w:bookmarkEnd w:id="5273"/>
      <w:bookmarkEnd w:id="5274"/>
      <w:bookmarkEnd w:id="5275"/>
      <w:bookmarkEnd w:id="5276"/>
      <w:bookmarkEnd w:id="5277"/>
      <w:bookmarkEnd w:id="5278"/>
      <w:bookmarkEnd w:id="5279"/>
      <w:bookmarkEnd w:id="5280"/>
      <w:bookmarkEnd w:id="5281"/>
      <w:bookmarkEnd w:id="5282"/>
      <w:bookmarkEnd w:id="5283"/>
      <w:bookmarkEnd w:id="5284"/>
      <w:bookmarkEnd w:id="5285"/>
      <w:bookmarkEnd w:id="5286"/>
      <w:bookmarkEnd w:id="5287"/>
      <w:bookmarkEnd w:id="5288"/>
      <w:bookmarkEnd w:id="5289"/>
      <w:bookmarkEnd w:id="5290"/>
      <w:bookmarkEnd w:id="5291"/>
      <w:bookmarkEnd w:id="5292"/>
      <w:bookmarkEnd w:id="5293"/>
      <w:bookmarkEnd w:id="5294"/>
      <w:bookmarkEnd w:id="5295"/>
      <w:bookmarkEnd w:id="5296"/>
      <w:bookmarkEnd w:id="5297"/>
      <w:bookmarkEnd w:id="5298"/>
      <w:bookmarkEnd w:id="5299"/>
      <w:bookmarkEnd w:id="5300"/>
      <w:bookmarkEnd w:id="5301"/>
      <w:bookmarkEnd w:id="5302"/>
      <w:bookmarkEnd w:id="5303"/>
      <w:bookmarkEnd w:id="5304"/>
      <w:bookmarkEnd w:id="5305"/>
      <w:bookmarkEnd w:id="5306"/>
      <w:bookmarkEnd w:id="5307"/>
      <w:bookmarkEnd w:id="5308"/>
      <w:bookmarkEnd w:id="5309"/>
      <w:bookmarkEnd w:id="5310"/>
      <w:bookmarkEnd w:id="5311"/>
      <w:bookmarkEnd w:id="5312"/>
      <w:bookmarkEnd w:id="5313"/>
      <w:bookmarkEnd w:id="5314"/>
      <w:bookmarkEnd w:id="5315"/>
      <w:bookmarkEnd w:id="5316"/>
      <w:bookmarkEnd w:id="5317"/>
      <w:bookmarkEnd w:id="5318"/>
      <w:bookmarkEnd w:id="5319"/>
      <w:bookmarkEnd w:id="5320"/>
      <w:bookmarkEnd w:id="5321"/>
      <w:bookmarkEnd w:id="5322"/>
      <w:bookmarkEnd w:id="5323"/>
      <w:bookmarkEnd w:id="5324"/>
      <w:bookmarkEnd w:id="5325"/>
      <w:bookmarkEnd w:id="5326"/>
      <w:bookmarkEnd w:id="5327"/>
      <w:bookmarkEnd w:id="5328"/>
      <w:bookmarkEnd w:id="5329"/>
      <w:bookmarkEnd w:id="5330"/>
      <w:bookmarkEnd w:id="5331"/>
      <w:bookmarkEnd w:id="5332"/>
      <w:bookmarkEnd w:id="5333"/>
      <w:bookmarkEnd w:id="5334"/>
      <w:bookmarkEnd w:id="5335"/>
      <w:bookmarkEnd w:id="5336"/>
      <w:bookmarkEnd w:id="5337"/>
      <w:bookmarkEnd w:id="5338"/>
      <w:bookmarkEnd w:id="5339"/>
      <w:bookmarkEnd w:id="5340"/>
      <w:bookmarkEnd w:id="5341"/>
      <w:bookmarkEnd w:id="5342"/>
      <w:bookmarkEnd w:id="5343"/>
      <w:bookmarkEnd w:id="5344"/>
      <w:bookmarkEnd w:id="5345"/>
      <w:bookmarkEnd w:id="5346"/>
      <w:bookmarkEnd w:id="5347"/>
      <w:bookmarkEnd w:id="5348"/>
      <w:bookmarkEnd w:id="5349"/>
      <w:bookmarkEnd w:id="5350"/>
      <w:bookmarkEnd w:id="5351"/>
      <w:bookmarkEnd w:id="5352"/>
      <w:bookmarkEnd w:id="5353"/>
      <w:bookmarkEnd w:id="5354"/>
      <w:bookmarkEnd w:id="5355"/>
      <w:bookmarkEnd w:id="5356"/>
      <w:bookmarkEnd w:id="5357"/>
      <w:bookmarkEnd w:id="5358"/>
      <w:bookmarkEnd w:id="5359"/>
      <w:bookmarkEnd w:id="5360"/>
      <w:bookmarkEnd w:id="5361"/>
      <w:bookmarkEnd w:id="5362"/>
      <w:bookmarkEnd w:id="5363"/>
      <w:bookmarkEnd w:id="5364"/>
      <w:bookmarkEnd w:id="5365"/>
      <w:bookmarkEnd w:id="5366"/>
      <w:bookmarkEnd w:id="5367"/>
      <w:bookmarkEnd w:id="5368"/>
      <w:bookmarkEnd w:id="5369"/>
      <w:bookmarkEnd w:id="5370"/>
      <w:bookmarkEnd w:id="5371"/>
      <w:bookmarkEnd w:id="5372"/>
      <w:bookmarkEnd w:id="5373"/>
      <w:bookmarkEnd w:id="5374"/>
      <w:bookmarkEnd w:id="5375"/>
      <w:bookmarkEnd w:id="5376"/>
      <w:bookmarkEnd w:id="5377"/>
      <w:bookmarkEnd w:id="5378"/>
      <w:bookmarkEnd w:id="5379"/>
      <w:bookmarkEnd w:id="5380"/>
      <w:bookmarkEnd w:id="5381"/>
      <w:bookmarkEnd w:id="5382"/>
      <w:bookmarkEnd w:id="5383"/>
      <w:bookmarkEnd w:id="5384"/>
      <w:bookmarkEnd w:id="5385"/>
      <w:bookmarkEnd w:id="5386"/>
      <w:bookmarkEnd w:id="5387"/>
      <w:bookmarkEnd w:id="5388"/>
      <w:bookmarkEnd w:id="5389"/>
      <w:bookmarkEnd w:id="5390"/>
      <w:bookmarkEnd w:id="5391"/>
      <w:bookmarkEnd w:id="5392"/>
      <w:bookmarkEnd w:id="5393"/>
      <w:bookmarkEnd w:id="5394"/>
      <w:bookmarkEnd w:id="5395"/>
      <w:bookmarkEnd w:id="5396"/>
      <w:bookmarkEnd w:id="5397"/>
      <w:bookmarkEnd w:id="5398"/>
      <w:bookmarkEnd w:id="5399"/>
      <w:bookmarkEnd w:id="5400"/>
      <w:bookmarkEnd w:id="5401"/>
      <w:bookmarkEnd w:id="5402"/>
      <w:bookmarkEnd w:id="5403"/>
      <w:bookmarkEnd w:id="5404"/>
      <w:bookmarkEnd w:id="5405"/>
      <w:bookmarkEnd w:id="5406"/>
      <w:bookmarkEnd w:id="5407"/>
      <w:bookmarkEnd w:id="5408"/>
      <w:bookmarkEnd w:id="5409"/>
      <w:bookmarkEnd w:id="5410"/>
      <w:bookmarkEnd w:id="5411"/>
      <w:bookmarkEnd w:id="5412"/>
      <w:bookmarkEnd w:id="5413"/>
      <w:bookmarkEnd w:id="5414"/>
      <w:bookmarkEnd w:id="5415"/>
      <w:bookmarkEnd w:id="5416"/>
      <w:bookmarkEnd w:id="5417"/>
      <w:bookmarkEnd w:id="5418"/>
      <w:bookmarkEnd w:id="5419"/>
      <w:bookmarkEnd w:id="5420"/>
      <w:bookmarkEnd w:id="5421"/>
      <w:bookmarkEnd w:id="5422"/>
      <w:bookmarkEnd w:id="5423"/>
      <w:bookmarkEnd w:id="5424"/>
      <w:bookmarkEnd w:id="5425"/>
      <w:bookmarkEnd w:id="5426"/>
      <w:bookmarkEnd w:id="5427"/>
      <w:bookmarkEnd w:id="5428"/>
      <w:bookmarkEnd w:id="5429"/>
      <w:bookmarkEnd w:id="5430"/>
      <w:bookmarkEnd w:id="5431"/>
      <w:bookmarkEnd w:id="5432"/>
      <w:bookmarkEnd w:id="5433"/>
      <w:bookmarkEnd w:id="5434"/>
      <w:bookmarkEnd w:id="5435"/>
      <w:bookmarkEnd w:id="5436"/>
      <w:bookmarkEnd w:id="5437"/>
      <w:bookmarkEnd w:id="5438"/>
      <w:bookmarkEnd w:id="5439"/>
      <w:bookmarkEnd w:id="5440"/>
      <w:bookmarkEnd w:id="5441"/>
      <w:bookmarkEnd w:id="5442"/>
      <w:bookmarkEnd w:id="5443"/>
      <w:bookmarkEnd w:id="5444"/>
      <w:bookmarkEnd w:id="5445"/>
      <w:bookmarkEnd w:id="5446"/>
      <w:bookmarkEnd w:id="5447"/>
      <w:bookmarkEnd w:id="5448"/>
      <w:bookmarkEnd w:id="5449"/>
      <w:bookmarkEnd w:id="5450"/>
      <w:bookmarkEnd w:id="5451"/>
      <w:bookmarkEnd w:id="5452"/>
      <w:bookmarkEnd w:id="5453"/>
      <w:bookmarkEnd w:id="5454"/>
      <w:bookmarkEnd w:id="5455"/>
      <w:bookmarkEnd w:id="5456"/>
      <w:bookmarkEnd w:id="5457"/>
      <w:bookmarkEnd w:id="5458"/>
      <w:bookmarkEnd w:id="5459"/>
      <w:bookmarkEnd w:id="5460"/>
      <w:bookmarkEnd w:id="5461"/>
      <w:bookmarkEnd w:id="5462"/>
      <w:bookmarkEnd w:id="5463"/>
      <w:bookmarkEnd w:id="5464"/>
      <w:bookmarkEnd w:id="5465"/>
      <w:bookmarkEnd w:id="5466"/>
      <w:bookmarkEnd w:id="5467"/>
      <w:bookmarkEnd w:id="5468"/>
      <w:bookmarkEnd w:id="5469"/>
      <w:bookmarkEnd w:id="5470"/>
      <w:bookmarkEnd w:id="5471"/>
      <w:bookmarkEnd w:id="5472"/>
      <w:bookmarkEnd w:id="5473"/>
      <w:bookmarkEnd w:id="5474"/>
      <w:bookmarkEnd w:id="5475"/>
      <w:bookmarkEnd w:id="5476"/>
      <w:bookmarkEnd w:id="5477"/>
      <w:bookmarkEnd w:id="5478"/>
      <w:bookmarkEnd w:id="5479"/>
      <w:bookmarkEnd w:id="5480"/>
      <w:bookmarkEnd w:id="5481"/>
      <w:bookmarkEnd w:id="5482"/>
      <w:bookmarkEnd w:id="5483"/>
      <w:bookmarkEnd w:id="5484"/>
      <w:bookmarkEnd w:id="5485"/>
      <w:bookmarkEnd w:id="5486"/>
      <w:bookmarkEnd w:id="5487"/>
      <w:bookmarkEnd w:id="5488"/>
      <w:bookmarkEnd w:id="5489"/>
      <w:bookmarkEnd w:id="5490"/>
      <w:bookmarkEnd w:id="5491"/>
      <w:bookmarkEnd w:id="5492"/>
      <w:bookmarkEnd w:id="5493"/>
      <w:bookmarkEnd w:id="5494"/>
      <w:bookmarkEnd w:id="5495"/>
      <w:bookmarkEnd w:id="5496"/>
      <w:bookmarkEnd w:id="5497"/>
      <w:bookmarkEnd w:id="5498"/>
      <w:bookmarkEnd w:id="5499"/>
      <w:bookmarkEnd w:id="5500"/>
      <w:bookmarkEnd w:id="5501"/>
      <w:bookmarkEnd w:id="5502"/>
      <w:bookmarkEnd w:id="5503"/>
      <w:bookmarkEnd w:id="5504"/>
      <w:bookmarkEnd w:id="5505"/>
      <w:bookmarkEnd w:id="5506"/>
      <w:bookmarkEnd w:id="5507"/>
      <w:bookmarkEnd w:id="5508"/>
      <w:bookmarkEnd w:id="5509"/>
      <w:bookmarkEnd w:id="5510"/>
      <w:bookmarkEnd w:id="5511"/>
      <w:bookmarkEnd w:id="5512"/>
      <w:bookmarkEnd w:id="5513"/>
      <w:bookmarkEnd w:id="5514"/>
      <w:bookmarkEnd w:id="5515"/>
      <w:bookmarkEnd w:id="5516"/>
      <w:bookmarkEnd w:id="5517"/>
      <w:bookmarkEnd w:id="5518"/>
      <w:bookmarkEnd w:id="5519"/>
      <w:bookmarkEnd w:id="5520"/>
      <w:bookmarkEnd w:id="5521"/>
      <w:bookmarkEnd w:id="5522"/>
      <w:bookmarkEnd w:id="5523"/>
      <w:bookmarkEnd w:id="5524"/>
      <w:bookmarkEnd w:id="5525"/>
      <w:bookmarkEnd w:id="5526"/>
      <w:bookmarkEnd w:id="5527"/>
      <w:bookmarkEnd w:id="5528"/>
      <w:bookmarkEnd w:id="5529"/>
      <w:bookmarkEnd w:id="5530"/>
      <w:bookmarkEnd w:id="5531"/>
      <w:bookmarkEnd w:id="5532"/>
      <w:bookmarkEnd w:id="5533"/>
      <w:bookmarkEnd w:id="5534"/>
      <w:bookmarkEnd w:id="5535"/>
      <w:bookmarkEnd w:id="5536"/>
      <w:bookmarkEnd w:id="5537"/>
      <w:r w:rsidRPr="009A5060">
        <w:t>General Organization</w:t>
      </w:r>
      <w:bookmarkEnd w:id="5538"/>
      <w:bookmarkEnd w:id="5539"/>
      <w:bookmarkEnd w:id="5540"/>
      <w:bookmarkEnd w:id="5541"/>
    </w:p>
    <w:p w14:paraId="202AC4BC" w14:textId="77777777" w:rsidR="001D3C59" w:rsidRPr="009A5060" w:rsidRDefault="001D3C59" w:rsidP="00C179E5">
      <w:pPr>
        <w:pStyle w:val="0AClause"/>
        <w:spacing w:line="240" w:lineRule="auto"/>
        <w:rPr>
          <w:lang w:val="en-GB"/>
        </w:rPr>
      </w:pPr>
      <w:r w:rsidRPr="009A5060">
        <w:rPr>
          <w:lang w:val="en-GB"/>
        </w:rPr>
        <w:t xml:space="preserve">In accordance with article </w:t>
      </w:r>
      <w:commentRangeStart w:id="5542"/>
      <w:r w:rsidRPr="009A5060">
        <w:rPr>
          <w:lang w:val="en-GB"/>
        </w:rPr>
        <w:t>20.1 of Addendum I</w:t>
      </w:r>
      <w:commentRangeEnd w:id="5542"/>
      <w:r w:rsidR="005E2190">
        <w:rPr>
          <w:rStyle w:val="CommentReference"/>
          <w:lang w:val="en-GB"/>
        </w:rPr>
        <w:commentReference w:id="5542"/>
      </w:r>
      <w:r w:rsidRPr="009A5060">
        <w:rPr>
          <w:lang w:val="en-GB"/>
        </w:rPr>
        <w:t>, the Contractor shall assign a member of its staff to be responsible for the follow-up of the Contract (further referred to as “Project Manager”).  The Project Manager shall be responsible for planning, organizing, monitoring, and controlling, and directing the performance of the Contract, to ensure that the Contract is accomplished on time, within budget, and compliant to the requirements laid down in the Contract.</w:t>
      </w:r>
    </w:p>
    <w:p w14:paraId="23CA31C0" w14:textId="77777777" w:rsidR="001D3C59" w:rsidRPr="009A5060" w:rsidRDefault="001D3C59" w:rsidP="00C179E5">
      <w:pPr>
        <w:pStyle w:val="0AClause"/>
        <w:spacing w:line="240" w:lineRule="auto"/>
        <w:rPr>
          <w:lang w:val="en-GB"/>
        </w:rPr>
      </w:pPr>
      <w:r w:rsidRPr="009A5060">
        <w:rPr>
          <w:lang w:val="en-GB"/>
        </w:rPr>
        <w:t>The Contractor shall notify SCK CEN in writing in case a different Project Manager is appointed.  Replacement of the Project Manager is subject to prior written approval by SCK CEN.  In case of replacement, the substitute shall always have a level of education, skills, and experience equivalent to or better than the original resource proposed for this role.</w:t>
      </w:r>
    </w:p>
    <w:p w14:paraId="1EE347E0" w14:textId="77777777" w:rsidR="001D3C59" w:rsidRPr="009A5060" w:rsidRDefault="001D3C59" w:rsidP="00C179E5">
      <w:pPr>
        <w:pStyle w:val="0AClause"/>
        <w:spacing w:line="240" w:lineRule="auto"/>
        <w:rPr>
          <w:lang w:val="en-GB"/>
        </w:rPr>
      </w:pPr>
      <w:r w:rsidRPr="009A5060">
        <w:rPr>
          <w:lang w:val="en-GB"/>
        </w:rPr>
        <w:t>At the conclusion of the Contract, SCK CEN shall designate the Leading Officer for the Contract and inform the Contractor.  The Contractor shall be notified of any change in writing.</w:t>
      </w:r>
    </w:p>
    <w:p w14:paraId="10492DE6" w14:textId="77777777" w:rsidR="001D3C59" w:rsidRPr="009A5060" w:rsidRDefault="001D3C59" w:rsidP="00C179E5">
      <w:pPr>
        <w:pStyle w:val="0AClause"/>
        <w:spacing w:line="240" w:lineRule="auto"/>
        <w:rPr>
          <w:lang w:val="en-GB"/>
        </w:rPr>
      </w:pPr>
      <w:commentRangeStart w:id="5543"/>
      <w:r w:rsidRPr="009A5060">
        <w:rPr>
          <w:lang w:val="en-GB"/>
        </w:rPr>
        <w:t>Regarding the practical follow-up of the Contract, SCK CEN reserves the right to have itself represented by a third party of its choice, acting on its behalf (further referred to as “Representative(s)”).</w:t>
      </w:r>
      <w:commentRangeEnd w:id="5543"/>
      <w:r w:rsidR="0061077F">
        <w:rPr>
          <w:rStyle w:val="CommentReference"/>
          <w:lang w:val="en-GB"/>
        </w:rPr>
        <w:commentReference w:id="5543"/>
      </w:r>
    </w:p>
    <w:p w14:paraId="62729C01" w14:textId="77777777" w:rsidR="001D3C59" w:rsidRPr="009A5060" w:rsidRDefault="001D3C59" w:rsidP="00C179E5">
      <w:pPr>
        <w:pStyle w:val="0AClause"/>
        <w:spacing w:line="240" w:lineRule="auto"/>
        <w:rPr>
          <w:lang w:val="en-GB"/>
        </w:rPr>
      </w:pPr>
      <w:r w:rsidRPr="009A5060">
        <w:rPr>
          <w:lang w:val="en-GB"/>
        </w:rPr>
        <w:t>In this respect, SCK CEN grants to the Representative(s) the same rights as SCK CEN have accrued under the present Contract and the Contractor shall give effect thereto.  The Contractor shall grant the Representatives the same access rights (physical access, document access, ...) as have been contractually instated for SCK CEN.</w:t>
      </w:r>
    </w:p>
    <w:p w14:paraId="61D7CF31" w14:textId="77777777" w:rsidR="001D3C59" w:rsidRPr="009A5060" w:rsidRDefault="001D3C59" w:rsidP="00C179E5">
      <w:pPr>
        <w:pStyle w:val="0AClause"/>
        <w:spacing w:line="240" w:lineRule="auto"/>
        <w:rPr>
          <w:lang w:val="en-GB"/>
        </w:rPr>
      </w:pPr>
      <w:r w:rsidRPr="009A5060">
        <w:rPr>
          <w:lang w:val="en-GB"/>
        </w:rPr>
        <w:t>Notwithstanding the foregoing, SCK CEN will remain the sole principal to the Contract and therefore:</w:t>
      </w:r>
    </w:p>
    <w:p w14:paraId="458D6B1F" w14:textId="77777777" w:rsidR="0061077F" w:rsidRDefault="001D3C59" w:rsidP="00C179E5">
      <w:pPr>
        <w:pStyle w:val="0AClause"/>
        <w:numPr>
          <w:ilvl w:val="0"/>
          <w:numId w:val="70"/>
        </w:numPr>
        <w:spacing w:line="240" w:lineRule="auto"/>
        <w:rPr>
          <w:lang w:val="en-GB"/>
        </w:rPr>
      </w:pPr>
      <w:r w:rsidRPr="009A5060">
        <w:rPr>
          <w:lang w:val="en-GB"/>
        </w:rPr>
        <w:t>any approval/acceptance/equivalent step which has been contractually set, shall only be approved, respectively accepted, if and to the extent that SCK CEN has confirmed its approval, respectively acceptance, of such step in writing.</w:t>
      </w:r>
    </w:p>
    <w:p w14:paraId="0B8C50A5" w14:textId="55B96CBD" w:rsidR="001D3C59" w:rsidRPr="0061077F" w:rsidRDefault="001D3C59" w:rsidP="00C179E5">
      <w:pPr>
        <w:pStyle w:val="0AClause"/>
        <w:numPr>
          <w:ilvl w:val="0"/>
          <w:numId w:val="70"/>
        </w:numPr>
        <w:spacing w:line="240" w:lineRule="auto"/>
        <w:rPr>
          <w:lang w:val="en-GB"/>
        </w:rPr>
      </w:pPr>
      <w:r w:rsidRPr="0061077F">
        <w:rPr>
          <w:lang w:val="en-GB"/>
        </w:rPr>
        <w:t>any decision to deviate from the terms and conditions as have been contractually agreed upon, may only be implemented after having obtained approval thereto from SCK CEN in writing.</w:t>
      </w:r>
    </w:p>
    <w:p w14:paraId="20FE874F" w14:textId="77777777" w:rsidR="001D3C59" w:rsidRPr="009A5060" w:rsidRDefault="001D3C59" w:rsidP="00C179E5">
      <w:pPr>
        <w:pStyle w:val="Heading2numbered"/>
      </w:pPr>
      <w:bookmarkStart w:id="5544" w:name="_Toc200492648"/>
      <w:bookmarkStart w:id="5545" w:name="_Toc202536262"/>
      <w:bookmarkStart w:id="5546" w:name="_Toc202536948"/>
      <w:bookmarkStart w:id="5547" w:name="_Toc216341002"/>
      <w:r w:rsidRPr="009A5060">
        <w:t>Communication</w:t>
      </w:r>
      <w:bookmarkEnd w:id="5544"/>
      <w:bookmarkEnd w:id="5545"/>
      <w:bookmarkEnd w:id="5546"/>
      <w:bookmarkEnd w:id="5547"/>
    </w:p>
    <w:p w14:paraId="5F99B278" w14:textId="77777777" w:rsidR="001D3C59" w:rsidRPr="009A5060" w:rsidRDefault="001D3C59" w:rsidP="00C179E5">
      <w:pPr>
        <w:pStyle w:val="0AClause"/>
        <w:spacing w:line="240" w:lineRule="auto"/>
        <w:rPr>
          <w:lang w:val="en-GB"/>
        </w:rPr>
      </w:pPr>
      <w:r w:rsidRPr="009A5060">
        <w:rPr>
          <w:lang w:val="en-GB"/>
        </w:rPr>
        <w:t>All communication, including - but not limited to - tender documents, offers, technical documentation, any correspondence, and all meetings, related to the Contract, shall be in English.</w:t>
      </w:r>
    </w:p>
    <w:p w14:paraId="26609E74" w14:textId="77777777" w:rsidR="001D3C59" w:rsidRPr="009A5060" w:rsidRDefault="001D3C59" w:rsidP="00C179E5">
      <w:pPr>
        <w:pStyle w:val="0AClause"/>
        <w:spacing w:line="240" w:lineRule="auto"/>
        <w:rPr>
          <w:lang w:val="en-GB"/>
        </w:rPr>
      </w:pPr>
      <w:r w:rsidRPr="009A5060">
        <w:rPr>
          <w:lang w:val="en-GB"/>
        </w:rPr>
        <w:t>Any information that a Party considers significant enough to bring to the attention of the other Party, shall be deemed correctly communicated if exchanged in writing (e-mail suffices) between the two persons in charge of the general organization of the Contract.</w:t>
      </w:r>
    </w:p>
    <w:p w14:paraId="63ABA174" w14:textId="77777777" w:rsidR="001D3C59" w:rsidRPr="009A5060" w:rsidRDefault="001D3C59" w:rsidP="00C179E5">
      <w:pPr>
        <w:pStyle w:val="0AClause"/>
        <w:spacing w:line="240" w:lineRule="auto"/>
        <w:rPr>
          <w:lang w:val="en-GB"/>
        </w:rPr>
      </w:pPr>
      <w:r w:rsidRPr="009A5060">
        <w:rPr>
          <w:lang w:val="en-GB"/>
        </w:rPr>
        <w:t>Any contract-related request – of technical or any other nature – directed by SCK CEN to the Contractor shall be adequately responded to within five Business Days.  If such request cannot be answered within this lead time, e.g. due to a technical question requiring additional time to be answered, the Contractor shall at least communicate (within this lead time) when SCK CEN will receive the answer.</w:t>
      </w:r>
    </w:p>
    <w:p w14:paraId="4A5DCCC3" w14:textId="77777777" w:rsidR="001D3C59" w:rsidRPr="009A5060" w:rsidRDefault="001D3C59" w:rsidP="00C179E5">
      <w:pPr>
        <w:pStyle w:val="0AClause"/>
        <w:spacing w:line="240" w:lineRule="auto"/>
        <w:rPr>
          <w:lang w:val="en-GB"/>
        </w:rPr>
      </w:pPr>
      <w:r w:rsidRPr="009A5060">
        <w:rPr>
          <w:lang w:val="en-GB"/>
        </w:rPr>
        <w:t>If the Contractor anticipates any delays or difficulties in meeting the schedule, planned deliveries or any other milestone within its offer, they must promptly notify SCK CEN.</w:t>
      </w:r>
    </w:p>
    <w:p w14:paraId="0DDE4C16" w14:textId="77777777" w:rsidR="001D3C59" w:rsidRPr="009A5060" w:rsidRDefault="001D3C59" w:rsidP="00C179E5">
      <w:pPr>
        <w:pStyle w:val="Heading2numbered"/>
      </w:pPr>
      <w:bookmarkStart w:id="5548" w:name="_Toc200492649"/>
      <w:bookmarkStart w:id="5549" w:name="_Toc202536263"/>
      <w:bookmarkStart w:id="5550" w:name="_Toc202536949"/>
      <w:bookmarkStart w:id="5551" w:name="_Toc216341003"/>
      <w:r w:rsidRPr="009A5060">
        <w:t>Contract Management</w:t>
      </w:r>
      <w:bookmarkEnd w:id="5548"/>
      <w:bookmarkEnd w:id="5549"/>
      <w:bookmarkEnd w:id="5550"/>
      <w:bookmarkEnd w:id="5551"/>
    </w:p>
    <w:p w14:paraId="2419A609" w14:textId="77777777" w:rsidR="001D3C59" w:rsidRPr="009A5060" w:rsidRDefault="001D3C59" w:rsidP="00C179E5">
      <w:pPr>
        <w:pStyle w:val="Heading3numbered"/>
        <w:spacing w:line="240" w:lineRule="auto"/>
      </w:pPr>
      <w:bookmarkStart w:id="5552" w:name="_Toc200492650"/>
      <w:bookmarkStart w:id="5553" w:name="_Toc202536264"/>
      <w:bookmarkStart w:id="5554" w:name="_Toc202536950"/>
      <w:bookmarkStart w:id="5555" w:name="_Toc216341004"/>
      <w:r w:rsidRPr="009A5060">
        <w:t>Progress Dashboard</w:t>
      </w:r>
      <w:bookmarkEnd w:id="5552"/>
      <w:bookmarkEnd w:id="5553"/>
      <w:bookmarkEnd w:id="5554"/>
      <w:bookmarkEnd w:id="5555"/>
    </w:p>
    <w:p w14:paraId="07036A09" w14:textId="2AF4B335" w:rsidR="001D3C59" w:rsidRPr="009A5060" w:rsidRDefault="001D3C59" w:rsidP="00C179E5">
      <w:pPr>
        <w:pStyle w:val="0AClause"/>
        <w:spacing w:line="240" w:lineRule="auto"/>
        <w:rPr>
          <w:lang w:val="en-GB"/>
        </w:rPr>
      </w:pPr>
      <w:r w:rsidRPr="009A5060">
        <w:rPr>
          <w:lang w:val="en-GB"/>
        </w:rPr>
        <w:t xml:space="preserve">The Contractor shall implement a digital dashboard giving SCK CEN a snapshot up-to-date information on the status and progress of the Contract.  The information shall be continuously (at least monthly) updated with the latest information.  The Contractor shall produce and submit monthly progress reports to SCK CEN at least </w:t>
      </w:r>
      <w:r w:rsidRPr="009A5060">
        <w:rPr>
          <w:lang w:val="en-GB"/>
        </w:rPr>
        <w:lastRenderedPageBreak/>
        <w:t xml:space="preserve">three Business Days prior to the monthly progress meeting.  If comments or revisions arise during the progress meeting, the Contractor shall issue an updated version five business days after the meeting.  </w:t>
      </w:r>
      <w:commentRangeStart w:id="5556"/>
      <w:r w:rsidRPr="009A5060">
        <w:rPr>
          <w:lang w:val="en-GB"/>
        </w:rPr>
        <w:t>To this end, SCK CEN shall provide access for the Contractor to SCK CEN’s designated document management system.</w:t>
      </w:r>
      <w:commentRangeEnd w:id="5556"/>
      <w:r w:rsidR="005364BB">
        <w:rPr>
          <w:rStyle w:val="CommentReference"/>
          <w:lang w:val="en-GB"/>
        </w:rPr>
        <w:commentReference w:id="5556"/>
      </w:r>
    </w:p>
    <w:p w14:paraId="290788AE" w14:textId="610F28C1" w:rsidR="001D3C59" w:rsidRPr="009A5060" w:rsidRDefault="00D814FF" w:rsidP="00C179E5">
      <w:pPr>
        <w:pStyle w:val="0AClause"/>
        <w:spacing w:line="240" w:lineRule="auto"/>
        <w:rPr>
          <w:lang w:val="en-GB"/>
        </w:rPr>
      </w:pPr>
      <w:r>
        <w:rPr>
          <w:lang w:val="en-GB"/>
        </w:rPr>
        <w:t xml:space="preserve">The dashboard </w:t>
      </w:r>
      <w:r w:rsidR="001D3C59" w:rsidRPr="009A5060">
        <w:rPr>
          <w:lang w:val="en-GB"/>
        </w:rPr>
        <w:t>shall, as a minimum, include the following:</w:t>
      </w:r>
    </w:p>
    <w:p w14:paraId="21133189" w14:textId="77777777" w:rsidR="001D3C59" w:rsidRPr="009A5060" w:rsidRDefault="001D3C59" w:rsidP="00C179E5">
      <w:pPr>
        <w:pStyle w:val="ADClause"/>
        <w:numPr>
          <w:ilvl w:val="0"/>
          <w:numId w:val="43"/>
        </w:numPr>
        <w:rPr>
          <w:sz w:val="20"/>
          <w:szCs w:val="22"/>
        </w:rPr>
      </w:pPr>
      <w:r w:rsidRPr="009A5060">
        <w:rPr>
          <w:sz w:val="20"/>
          <w:szCs w:val="22"/>
        </w:rPr>
        <w:t>A concise summary of the Contract progress</w:t>
      </w:r>
    </w:p>
    <w:p w14:paraId="786022B1" w14:textId="77777777" w:rsidR="001D3C59" w:rsidRPr="009A5060" w:rsidRDefault="001D3C59" w:rsidP="00C179E5">
      <w:pPr>
        <w:pStyle w:val="ADClause"/>
        <w:numPr>
          <w:ilvl w:val="0"/>
          <w:numId w:val="43"/>
        </w:numPr>
        <w:rPr>
          <w:sz w:val="20"/>
          <w:szCs w:val="22"/>
        </w:rPr>
      </w:pPr>
      <w:r w:rsidRPr="009A5060">
        <w:rPr>
          <w:sz w:val="20"/>
          <w:szCs w:val="22"/>
        </w:rPr>
        <w:t>Updated open-action-register.</w:t>
      </w:r>
    </w:p>
    <w:p w14:paraId="1B1FDCE9" w14:textId="11CAFC15" w:rsidR="001D3C59" w:rsidRPr="009A5060" w:rsidRDefault="001D3C59" w:rsidP="00C179E5">
      <w:pPr>
        <w:pStyle w:val="ADClause"/>
        <w:numPr>
          <w:ilvl w:val="0"/>
          <w:numId w:val="43"/>
        </w:numPr>
        <w:rPr>
          <w:sz w:val="20"/>
          <w:szCs w:val="22"/>
        </w:rPr>
      </w:pPr>
      <w:r w:rsidRPr="009A5060">
        <w:rPr>
          <w:sz w:val="20"/>
          <w:szCs w:val="22"/>
        </w:rPr>
        <w:t xml:space="preserve">Work completed </w:t>
      </w:r>
      <w:r w:rsidR="00E82EF9">
        <w:rPr>
          <w:sz w:val="20"/>
          <w:szCs w:val="22"/>
        </w:rPr>
        <w:t>since the last update of the dashboard</w:t>
      </w:r>
      <w:r w:rsidRPr="009A5060">
        <w:rPr>
          <w:sz w:val="20"/>
          <w:szCs w:val="22"/>
        </w:rPr>
        <w:t xml:space="preserve"> including encountered difficulties and improvement proposal.</w:t>
      </w:r>
    </w:p>
    <w:p w14:paraId="306A8CD2" w14:textId="747F3595" w:rsidR="001D3C59" w:rsidRPr="009A5060" w:rsidRDefault="001D3C59" w:rsidP="00C179E5">
      <w:pPr>
        <w:pStyle w:val="ADClause"/>
        <w:numPr>
          <w:ilvl w:val="0"/>
          <w:numId w:val="43"/>
        </w:numPr>
        <w:rPr>
          <w:sz w:val="20"/>
          <w:szCs w:val="22"/>
        </w:rPr>
      </w:pPr>
      <w:r w:rsidRPr="009A5060">
        <w:rPr>
          <w:sz w:val="20"/>
          <w:szCs w:val="22"/>
        </w:rPr>
        <w:t xml:space="preserve">Work scheduled </w:t>
      </w:r>
      <w:r w:rsidR="001F1DC4">
        <w:rPr>
          <w:sz w:val="20"/>
          <w:szCs w:val="22"/>
        </w:rPr>
        <w:t>until the next update of the dashboard</w:t>
      </w:r>
    </w:p>
    <w:p w14:paraId="46726D82" w14:textId="76537BF3" w:rsidR="001D3C59" w:rsidRPr="009A01E5" w:rsidRDefault="001D3C59" w:rsidP="00C179E5">
      <w:pPr>
        <w:pStyle w:val="ADClause"/>
        <w:numPr>
          <w:ilvl w:val="0"/>
          <w:numId w:val="43"/>
        </w:numPr>
        <w:rPr>
          <w:sz w:val="20"/>
          <w:szCs w:val="22"/>
        </w:rPr>
      </w:pPr>
      <w:r w:rsidRPr="009A5060">
        <w:rPr>
          <w:sz w:val="20"/>
          <w:szCs w:val="22"/>
        </w:rPr>
        <w:t>Monitoring of the schedule</w:t>
      </w:r>
    </w:p>
    <w:p w14:paraId="2EDFEB4B" w14:textId="77777777" w:rsidR="001D3C59" w:rsidRPr="009A5060" w:rsidRDefault="001D3C59" w:rsidP="00C179E5">
      <w:pPr>
        <w:pStyle w:val="ADClause"/>
        <w:numPr>
          <w:ilvl w:val="0"/>
          <w:numId w:val="43"/>
        </w:numPr>
        <w:rPr>
          <w:sz w:val="20"/>
          <w:szCs w:val="22"/>
        </w:rPr>
      </w:pPr>
      <w:r w:rsidRPr="009A5060">
        <w:rPr>
          <w:sz w:val="20"/>
          <w:szCs w:val="22"/>
        </w:rPr>
        <w:t>Updated issue register, and any other points-of-attention identified during the performance of the Contract</w:t>
      </w:r>
    </w:p>
    <w:p w14:paraId="5F5278A2" w14:textId="77777777" w:rsidR="001D3C59" w:rsidRPr="009A5060" w:rsidRDefault="001D3C59" w:rsidP="00C179E5">
      <w:pPr>
        <w:pStyle w:val="ADClause"/>
        <w:numPr>
          <w:ilvl w:val="0"/>
          <w:numId w:val="43"/>
        </w:numPr>
        <w:rPr>
          <w:sz w:val="20"/>
          <w:szCs w:val="22"/>
        </w:rPr>
      </w:pPr>
      <w:r w:rsidRPr="009A5060">
        <w:rPr>
          <w:sz w:val="20"/>
          <w:szCs w:val="22"/>
        </w:rPr>
        <w:t>Updated Change register</w:t>
      </w:r>
    </w:p>
    <w:p w14:paraId="79EAB744" w14:textId="77777777" w:rsidR="001D3C59" w:rsidRPr="009A5060" w:rsidRDefault="001D3C59" w:rsidP="00C179E5">
      <w:pPr>
        <w:pStyle w:val="ADClause"/>
        <w:numPr>
          <w:ilvl w:val="0"/>
          <w:numId w:val="43"/>
        </w:numPr>
        <w:rPr>
          <w:sz w:val="20"/>
          <w:szCs w:val="22"/>
        </w:rPr>
      </w:pPr>
      <w:r w:rsidRPr="009A5060">
        <w:rPr>
          <w:sz w:val="20"/>
          <w:szCs w:val="22"/>
        </w:rPr>
        <w:t>Updated non-conformity register</w:t>
      </w:r>
    </w:p>
    <w:p w14:paraId="3C85926E" w14:textId="77777777" w:rsidR="001D3C59" w:rsidRPr="009A5060" w:rsidRDefault="001D3C59" w:rsidP="00C179E5">
      <w:pPr>
        <w:pStyle w:val="ADClause"/>
        <w:numPr>
          <w:ilvl w:val="0"/>
          <w:numId w:val="43"/>
        </w:numPr>
        <w:rPr>
          <w:sz w:val="20"/>
          <w:szCs w:val="22"/>
        </w:rPr>
      </w:pPr>
      <w:r w:rsidRPr="009A5060">
        <w:rPr>
          <w:sz w:val="20"/>
          <w:szCs w:val="22"/>
        </w:rPr>
        <w:t>Updated Risk register</w:t>
      </w:r>
    </w:p>
    <w:p w14:paraId="6B4F60FF" w14:textId="5E70F67A" w:rsidR="001D3C59" w:rsidRPr="009A5060" w:rsidRDefault="001D3C59" w:rsidP="00C179E5">
      <w:pPr>
        <w:pStyle w:val="SysReq3"/>
        <w:spacing w:line="240" w:lineRule="auto"/>
        <w:rPr>
          <w:lang w:val="en-GB"/>
        </w:rPr>
      </w:pPr>
      <w:r w:rsidRPr="009A5060">
        <w:rPr>
          <w:lang w:val="en-GB"/>
        </w:rPr>
        <w:t>In the offer, the Applicant shall include a concise description of the dashboard as well as the underlying management processes</w:t>
      </w:r>
      <w:proofErr w:type="gramStart"/>
      <w:r w:rsidRPr="009A5060">
        <w:rPr>
          <w:lang w:val="en-GB"/>
        </w:rPr>
        <w:t xml:space="preserve">. </w:t>
      </w:r>
      <w:proofErr w:type="gramEnd"/>
      <w:r w:rsidRPr="009A5060">
        <w:rPr>
          <w:lang w:val="en-GB"/>
        </w:rPr>
        <w:t>This description must include sufficient detail to demonstrate compliance with the requirements.</w:t>
      </w:r>
    </w:p>
    <w:p w14:paraId="5F490B13" w14:textId="77777777" w:rsidR="001D3C59" w:rsidRPr="009A5060" w:rsidRDefault="001D3C59" w:rsidP="00C179E5">
      <w:pPr>
        <w:pStyle w:val="Heading3numbered"/>
        <w:spacing w:line="240" w:lineRule="auto"/>
      </w:pPr>
      <w:bookmarkStart w:id="5557" w:name="_Toc200492651"/>
      <w:bookmarkStart w:id="5558" w:name="_Toc202536265"/>
      <w:bookmarkStart w:id="5559" w:name="_Toc202536951"/>
      <w:bookmarkStart w:id="5560" w:name="_Toc216341005"/>
      <w:r w:rsidRPr="009A5060">
        <w:t>Meetings</w:t>
      </w:r>
      <w:bookmarkEnd w:id="5557"/>
      <w:bookmarkEnd w:id="5558"/>
      <w:bookmarkEnd w:id="5559"/>
      <w:bookmarkEnd w:id="5560"/>
    </w:p>
    <w:p w14:paraId="103ABC3C" w14:textId="77777777" w:rsidR="001D3C59" w:rsidRPr="009A5060" w:rsidRDefault="001D3C59" w:rsidP="00C179E5">
      <w:pPr>
        <w:pStyle w:val="0AClause"/>
        <w:spacing w:line="240" w:lineRule="auto"/>
        <w:rPr>
          <w:lang w:val="en-GB"/>
        </w:rPr>
      </w:pPr>
      <w:r w:rsidRPr="009A5060">
        <w:rPr>
          <w:lang w:val="en-GB"/>
        </w:rPr>
        <w:t>Meetings will take place at either of below locations:</w:t>
      </w:r>
    </w:p>
    <w:p w14:paraId="38540597" w14:textId="77777777" w:rsidR="001D3C59" w:rsidRPr="009A5060" w:rsidRDefault="001D3C59" w:rsidP="00C179E5">
      <w:pPr>
        <w:pStyle w:val="ADClause"/>
        <w:numPr>
          <w:ilvl w:val="0"/>
          <w:numId w:val="43"/>
        </w:numPr>
        <w:rPr>
          <w:sz w:val="20"/>
          <w:szCs w:val="22"/>
        </w:rPr>
      </w:pPr>
      <w:r w:rsidRPr="009A5060">
        <w:rPr>
          <w:sz w:val="20"/>
          <w:szCs w:val="22"/>
        </w:rPr>
        <w:t>The Contractor’s premises.</w:t>
      </w:r>
    </w:p>
    <w:p w14:paraId="0A6749C0" w14:textId="77777777" w:rsidR="001D3C59" w:rsidRPr="009A5060" w:rsidRDefault="001D3C59" w:rsidP="00C179E5">
      <w:pPr>
        <w:pStyle w:val="ADClause"/>
        <w:numPr>
          <w:ilvl w:val="0"/>
          <w:numId w:val="43"/>
        </w:numPr>
        <w:rPr>
          <w:sz w:val="20"/>
          <w:szCs w:val="22"/>
        </w:rPr>
      </w:pPr>
      <w:r w:rsidRPr="009A5060">
        <w:rPr>
          <w:sz w:val="20"/>
          <w:szCs w:val="22"/>
        </w:rPr>
        <w:t>SCK CEN: Boeretang 200, 2400 Mol, Belgium or Avenue Hermann-Debroux 40, 1160 Brussels, Belgium.</w:t>
      </w:r>
    </w:p>
    <w:p w14:paraId="378500B3" w14:textId="29266D07" w:rsidR="001D3C59" w:rsidRPr="009A5060" w:rsidRDefault="001D3C59" w:rsidP="00C179E5">
      <w:pPr>
        <w:pStyle w:val="ADClause"/>
        <w:numPr>
          <w:ilvl w:val="0"/>
          <w:numId w:val="43"/>
        </w:numPr>
        <w:rPr>
          <w:sz w:val="20"/>
          <w:szCs w:val="22"/>
        </w:rPr>
      </w:pPr>
      <w:r w:rsidRPr="009A5060">
        <w:rPr>
          <w:sz w:val="20"/>
          <w:szCs w:val="22"/>
        </w:rPr>
        <w:t xml:space="preserve">Any other location mutually agreed upon by the Contractor and SCK CEN, such as the premises of the deliverable’s component </w:t>
      </w:r>
      <w:r w:rsidR="005F7548" w:rsidRPr="009A5060">
        <w:rPr>
          <w:sz w:val="20"/>
          <w:szCs w:val="22"/>
        </w:rPr>
        <w:t>Contractor</w:t>
      </w:r>
      <w:r w:rsidRPr="009A5060">
        <w:rPr>
          <w:sz w:val="20"/>
          <w:szCs w:val="22"/>
        </w:rPr>
        <w:t>s.</w:t>
      </w:r>
    </w:p>
    <w:p w14:paraId="0478A47A" w14:textId="77777777" w:rsidR="001D3C59" w:rsidRPr="009A5060" w:rsidRDefault="001D3C59" w:rsidP="00C179E5">
      <w:pPr>
        <w:pStyle w:val="ADClause"/>
        <w:numPr>
          <w:ilvl w:val="0"/>
          <w:numId w:val="43"/>
        </w:numPr>
        <w:rPr>
          <w:sz w:val="20"/>
          <w:szCs w:val="22"/>
        </w:rPr>
      </w:pPr>
      <w:r w:rsidRPr="009A5060">
        <w:rPr>
          <w:sz w:val="20"/>
          <w:szCs w:val="22"/>
        </w:rPr>
        <w:t>In audio or video conferencing.</w:t>
      </w:r>
    </w:p>
    <w:p w14:paraId="234AA0CF" w14:textId="77777777" w:rsidR="001D3C59" w:rsidRPr="009A5060" w:rsidRDefault="001D3C59" w:rsidP="00C179E5">
      <w:pPr>
        <w:pStyle w:val="0AClause"/>
        <w:spacing w:line="240" w:lineRule="auto"/>
        <w:rPr>
          <w:lang w:val="en-GB"/>
        </w:rPr>
      </w:pPr>
      <w:r w:rsidRPr="009A5060">
        <w:rPr>
          <w:lang w:val="en-GB"/>
        </w:rPr>
        <w:t>The Contractor shall ensure that all relevant information for these meeting is made available to SCK CEN at least three Business Days in advance including, but not limited to, meeting agenda, reports, and presentations.</w:t>
      </w:r>
      <w:r w:rsidRPr="009A5060" w:rsidDel="008D5BC5">
        <w:rPr>
          <w:lang w:val="en-GB"/>
        </w:rPr>
        <w:t xml:space="preserve">  </w:t>
      </w:r>
      <w:r w:rsidRPr="009A5060">
        <w:rPr>
          <w:lang w:val="en-GB"/>
        </w:rPr>
        <w:t>The Contractor shall draft the minutes of these meetings and submit them to SCK CEN for review and approval within 5 Business Days following the meeting.</w:t>
      </w:r>
    </w:p>
    <w:p w14:paraId="0107D96E" w14:textId="77777777" w:rsidR="001D3C59" w:rsidRPr="00443680" w:rsidRDefault="001D3C59" w:rsidP="00C179E5">
      <w:pPr>
        <w:spacing w:line="240" w:lineRule="auto"/>
      </w:pPr>
      <w:r w:rsidRPr="00443680">
        <w:t>Travel expenses are paid by the party who travels.</w:t>
      </w:r>
    </w:p>
    <w:p w14:paraId="252CF53A" w14:textId="77777777" w:rsidR="001D3C59" w:rsidRPr="009A5060" w:rsidRDefault="001D3C59" w:rsidP="00C179E5">
      <w:pPr>
        <w:pStyle w:val="Heading4numbered"/>
        <w:rPr>
          <w:lang w:val="en-GB"/>
        </w:rPr>
      </w:pPr>
      <w:bookmarkStart w:id="5561" w:name="_Ref192687556"/>
      <w:bookmarkStart w:id="5562" w:name="_Toc200492652"/>
      <w:bookmarkStart w:id="5563" w:name="_Toc202536266"/>
      <w:r w:rsidRPr="009A5060">
        <w:rPr>
          <w:lang w:val="en-GB"/>
        </w:rPr>
        <w:t>Progress Meetings</w:t>
      </w:r>
      <w:bookmarkEnd w:id="5561"/>
      <w:bookmarkEnd w:id="5562"/>
      <w:bookmarkEnd w:id="5563"/>
    </w:p>
    <w:p w14:paraId="48C8889D" w14:textId="77777777" w:rsidR="001D3C59" w:rsidRPr="009A5060" w:rsidRDefault="001D3C59" w:rsidP="00C179E5">
      <w:pPr>
        <w:pStyle w:val="0AClause"/>
        <w:spacing w:line="240" w:lineRule="auto"/>
        <w:rPr>
          <w:rFonts w:eastAsia="Times New Roman"/>
          <w:color w:val="562873" w:themeColor="accent1"/>
          <w:shd w:val="clear" w:color="auto" w:fill="FFFFFF"/>
          <w:lang w:val="en-GB"/>
        </w:rPr>
      </w:pPr>
      <w:r w:rsidRPr="009A5060">
        <w:rPr>
          <w:lang w:val="en-GB"/>
        </w:rPr>
        <w:t>The Contractor shall organize Progress meetings between the Contractor and SCK CEN at least monthly.</w:t>
      </w:r>
    </w:p>
    <w:p w14:paraId="502DCC82" w14:textId="77777777" w:rsidR="001D3C59" w:rsidRPr="009A5060" w:rsidRDefault="001D3C59" w:rsidP="00C179E5">
      <w:pPr>
        <w:pStyle w:val="Heading4numbered"/>
        <w:rPr>
          <w:lang w:val="en-GB"/>
        </w:rPr>
      </w:pPr>
      <w:bookmarkStart w:id="5564" w:name="_Toc200492653"/>
      <w:bookmarkStart w:id="5565" w:name="_Toc202536267"/>
      <w:r w:rsidRPr="009A5060">
        <w:rPr>
          <w:lang w:val="en-GB"/>
        </w:rPr>
        <w:t>Milestone Meetings</w:t>
      </w:r>
      <w:bookmarkEnd w:id="5564"/>
      <w:bookmarkEnd w:id="5565"/>
    </w:p>
    <w:p w14:paraId="080B74BE" w14:textId="0FA8E9F6" w:rsidR="001D3C59" w:rsidRPr="009A5060" w:rsidRDefault="001D3C59" w:rsidP="00C179E5">
      <w:pPr>
        <w:pStyle w:val="0AClause"/>
        <w:spacing w:line="240" w:lineRule="auto"/>
        <w:rPr>
          <w:lang w:val="en-GB"/>
        </w:rPr>
      </w:pPr>
      <w:r w:rsidRPr="009A5060">
        <w:rPr>
          <w:lang w:val="en-GB"/>
        </w:rPr>
        <w:t xml:space="preserve">Milestone Meetings shall be held at least for the following milestones, organized </w:t>
      </w:r>
      <w:r w:rsidR="005E6A77">
        <w:rPr>
          <w:lang w:val="en-GB"/>
        </w:rPr>
        <w:t>by</w:t>
      </w:r>
      <w:r w:rsidRPr="009A5060">
        <w:rPr>
          <w:lang w:val="en-GB"/>
        </w:rPr>
        <w:t xml:space="preserve"> the Contractor:</w:t>
      </w:r>
    </w:p>
    <w:p w14:paraId="3A8A4483" w14:textId="77777777" w:rsidR="001D3C59" w:rsidRPr="009A5060" w:rsidRDefault="001D3C59" w:rsidP="00C179E5">
      <w:pPr>
        <w:pStyle w:val="ADClause"/>
        <w:numPr>
          <w:ilvl w:val="0"/>
          <w:numId w:val="43"/>
        </w:numPr>
        <w:rPr>
          <w:sz w:val="20"/>
          <w:szCs w:val="22"/>
        </w:rPr>
      </w:pPr>
      <w:r w:rsidRPr="009A5060">
        <w:rPr>
          <w:sz w:val="20"/>
          <w:szCs w:val="22"/>
        </w:rPr>
        <w:t>Kick-Off meeting (M11)</w:t>
      </w:r>
    </w:p>
    <w:p w14:paraId="657324DD" w14:textId="77777777" w:rsidR="001D3C59" w:rsidRPr="009A5060" w:rsidRDefault="001D3C59" w:rsidP="00C179E5">
      <w:pPr>
        <w:pStyle w:val="ADClause"/>
        <w:numPr>
          <w:ilvl w:val="1"/>
          <w:numId w:val="43"/>
        </w:numPr>
        <w:rPr>
          <w:sz w:val="20"/>
          <w:szCs w:val="22"/>
        </w:rPr>
      </w:pPr>
      <w:r w:rsidRPr="009A5060">
        <w:rPr>
          <w:sz w:val="20"/>
          <w:szCs w:val="22"/>
        </w:rPr>
        <w:t>This meeting is a “face-to-face” meeting to be held SCK CEN.</w:t>
      </w:r>
    </w:p>
    <w:p w14:paraId="0D5A12DF" w14:textId="77777777" w:rsidR="001D3C59" w:rsidRPr="009A5060" w:rsidRDefault="001D3C59" w:rsidP="00C179E5">
      <w:pPr>
        <w:pStyle w:val="ADClause"/>
        <w:numPr>
          <w:ilvl w:val="0"/>
          <w:numId w:val="43"/>
        </w:numPr>
        <w:rPr>
          <w:sz w:val="20"/>
          <w:szCs w:val="22"/>
        </w:rPr>
      </w:pPr>
      <w:r w:rsidRPr="009A5060">
        <w:rPr>
          <w:sz w:val="20"/>
          <w:szCs w:val="22"/>
        </w:rPr>
        <w:t>Conceptual Design Review meeting</w:t>
      </w:r>
    </w:p>
    <w:p w14:paraId="5392ADA8" w14:textId="77777777" w:rsidR="001D3C59" w:rsidRPr="009A5060" w:rsidRDefault="001D3C59" w:rsidP="00C179E5">
      <w:pPr>
        <w:pStyle w:val="ADClause"/>
        <w:numPr>
          <w:ilvl w:val="0"/>
          <w:numId w:val="43"/>
        </w:numPr>
        <w:rPr>
          <w:sz w:val="20"/>
          <w:szCs w:val="22"/>
        </w:rPr>
      </w:pPr>
      <w:r w:rsidRPr="009A5060">
        <w:rPr>
          <w:sz w:val="20"/>
          <w:szCs w:val="22"/>
        </w:rPr>
        <w:t>Detailed Design Review meeting</w:t>
      </w:r>
    </w:p>
    <w:p w14:paraId="582A3C2C" w14:textId="77777777" w:rsidR="00682B95" w:rsidRPr="009A5060" w:rsidRDefault="001D3C59" w:rsidP="00C179E5">
      <w:pPr>
        <w:pStyle w:val="ADClause"/>
        <w:numPr>
          <w:ilvl w:val="0"/>
          <w:numId w:val="43"/>
        </w:numPr>
        <w:rPr>
          <w:sz w:val="20"/>
          <w:szCs w:val="22"/>
        </w:rPr>
      </w:pPr>
      <w:r w:rsidRPr="009A5060">
        <w:rPr>
          <w:sz w:val="20"/>
          <w:szCs w:val="22"/>
        </w:rPr>
        <w:t>Installation review meeting in preparation for commissioning</w:t>
      </w:r>
    </w:p>
    <w:p w14:paraId="7F43DBA6" w14:textId="77777777" w:rsidR="00682B95" w:rsidRPr="009A5060" w:rsidRDefault="001D3C59" w:rsidP="00C179E5">
      <w:pPr>
        <w:pStyle w:val="ADClause"/>
        <w:numPr>
          <w:ilvl w:val="0"/>
          <w:numId w:val="43"/>
        </w:numPr>
        <w:rPr>
          <w:sz w:val="20"/>
          <w:szCs w:val="22"/>
        </w:rPr>
      </w:pPr>
      <w:r w:rsidRPr="009A5060">
        <w:rPr>
          <w:sz w:val="20"/>
          <w:szCs w:val="22"/>
        </w:rPr>
        <w:t>Provisional Acceptance Meeting/Contract Performance Closure meeting</w:t>
      </w:r>
      <w:r w:rsidR="00682B95" w:rsidRPr="009A5060">
        <w:rPr>
          <w:sz w:val="20"/>
          <w:szCs w:val="22"/>
        </w:rPr>
        <w:t xml:space="preserve">. </w:t>
      </w:r>
    </w:p>
    <w:p w14:paraId="2A44CC09" w14:textId="67533C79" w:rsidR="001D3C59" w:rsidRPr="009A5060" w:rsidRDefault="001D3C59" w:rsidP="00C179E5">
      <w:pPr>
        <w:pStyle w:val="ADClause"/>
        <w:numPr>
          <w:ilvl w:val="1"/>
          <w:numId w:val="43"/>
        </w:numPr>
        <w:rPr>
          <w:sz w:val="20"/>
          <w:szCs w:val="22"/>
        </w:rPr>
      </w:pPr>
      <w:r w:rsidRPr="009A5060">
        <w:rPr>
          <w:sz w:val="20"/>
          <w:szCs w:val="22"/>
        </w:rPr>
        <w:t>This meeting is a “face-to-face” meeting to be held at SCK CEN.</w:t>
      </w:r>
    </w:p>
    <w:p w14:paraId="2C543436" w14:textId="77777777" w:rsidR="001D3C59" w:rsidRPr="009A5060" w:rsidRDefault="001D3C59" w:rsidP="00C179E5">
      <w:pPr>
        <w:pStyle w:val="Heading4numbered"/>
        <w:rPr>
          <w:lang w:val="en-GB"/>
        </w:rPr>
      </w:pPr>
      <w:bookmarkStart w:id="5566" w:name="_Toc200492654"/>
      <w:bookmarkStart w:id="5567" w:name="_Toc202536268"/>
      <w:r w:rsidRPr="009A5060">
        <w:rPr>
          <w:lang w:val="en-GB"/>
        </w:rPr>
        <w:t>Technical Review Meetings</w:t>
      </w:r>
      <w:bookmarkEnd w:id="5566"/>
      <w:bookmarkEnd w:id="5567"/>
    </w:p>
    <w:p w14:paraId="3563C546" w14:textId="77777777" w:rsidR="001D3C59" w:rsidRPr="009A5060" w:rsidRDefault="001D3C59" w:rsidP="00C179E5">
      <w:pPr>
        <w:pStyle w:val="0AClause"/>
        <w:spacing w:line="240" w:lineRule="auto"/>
        <w:rPr>
          <w:lang w:val="en-GB"/>
        </w:rPr>
      </w:pPr>
      <w:r w:rsidRPr="009A5060">
        <w:rPr>
          <w:lang w:val="en-GB"/>
        </w:rPr>
        <w:t>Technical Review Meetings (TRM’s) with the necessary stakeholders shall be held to define the technical baseline and identify any evolutions between reviews.</w:t>
      </w:r>
    </w:p>
    <w:p w14:paraId="4F93D71C" w14:textId="77777777" w:rsidR="001D3C59" w:rsidRPr="009A5060" w:rsidRDefault="001D3C59" w:rsidP="00C179E5">
      <w:pPr>
        <w:pStyle w:val="Heading2numbered"/>
        <w:keepNext/>
        <w:keepLines/>
        <w:ind w:left="578" w:hanging="578"/>
      </w:pPr>
      <w:bookmarkStart w:id="5568" w:name="_Toc200492655"/>
      <w:bookmarkStart w:id="5569" w:name="_Toc202536269"/>
      <w:bookmarkStart w:id="5570" w:name="_Toc202536952"/>
      <w:bookmarkStart w:id="5571" w:name="_Toc216341006"/>
      <w:r w:rsidRPr="009A5060">
        <w:lastRenderedPageBreak/>
        <w:t>Risk Assessment and Risk Management Plan</w:t>
      </w:r>
      <w:bookmarkEnd w:id="5568"/>
      <w:bookmarkEnd w:id="5569"/>
      <w:bookmarkEnd w:id="5570"/>
      <w:bookmarkEnd w:id="5571"/>
    </w:p>
    <w:p w14:paraId="75B02E5A" w14:textId="0511B40E" w:rsidR="001D3C59" w:rsidRPr="009A5060" w:rsidRDefault="002165B5" w:rsidP="00C179E5">
      <w:pPr>
        <w:pStyle w:val="SysReq3"/>
        <w:spacing w:line="240" w:lineRule="auto"/>
        <w:ind w:left="0"/>
      </w:pPr>
      <w:r>
        <w:t>T</w:t>
      </w:r>
      <w:r w:rsidR="001D3C59" w:rsidRPr="009A5060">
        <w:t xml:space="preserve">he Applicant shall submit a preliminary Risk Assessment as part of their offer.  It shall contain all risks with a severity that are bound to </w:t>
      </w:r>
      <w:r w:rsidR="001D3C59" w:rsidRPr="009A5060">
        <w:rPr>
          <w:rStyle w:val="03SemiBoldChar"/>
          <w:rFonts w:ascii="Segoe UI" w:hAnsi="Segoe UI" w:cs="Segoe UI"/>
          <w:color w:val="auto"/>
        </w:rPr>
        <w:t>compromise the successful completion of the Contract either in terms of schedule, budget, or technical requirements</w:t>
      </w:r>
      <w:r w:rsidR="001D3C59" w:rsidRPr="009A5060">
        <w:t>, irrespective of probability.</w:t>
      </w:r>
    </w:p>
    <w:p w14:paraId="02EF2318" w14:textId="77777777" w:rsidR="001D3C59" w:rsidRPr="009A5060" w:rsidRDefault="001D3C59" w:rsidP="00C179E5">
      <w:pPr>
        <w:pStyle w:val="SysReq3"/>
        <w:spacing w:line="240" w:lineRule="auto"/>
        <w:ind w:left="0"/>
      </w:pPr>
      <w:r w:rsidRPr="009A5060">
        <w:t>Based on the preliminary Risk Assessment, the Applicant shall submit a preliminary Risk Management Plan as part of their offer.  It shall present a top</w:t>
      </w:r>
      <w:r w:rsidRPr="009A5060">
        <w:noBreakHyphen/>
        <w:t>level view of the mitigation strategy that the Applicant shall implement during contract execution, for all the risks that have been identified as unacceptable.</w:t>
      </w:r>
    </w:p>
    <w:p w14:paraId="2B21EE84" w14:textId="77777777" w:rsidR="001D3C59" w:rsidRPr="009A5060" w:rsidRDefault="001D3C59" w:rsidP="00C179E5">
      <w:pPr>
        <w:pStyle w:val="0AClause"/>
        <w:spacing w:line="240" w:lineRule="auto"/>
        <w:rPr>
          <w:lang w:val="en-GB"/>
        </w:rPr>
      </w:pPr>
      <w:r w:rsidRPr="009A5060">
        <w:rPr>
          <w:lang w:val="en-GB"/>
        </w:rPr>
        <w:t>During contract execution, the Contractor shall detail, complete, and continuously maintain the Risk Assessment and update the Risk Management Plan accordingly.  The Contractor shall continuously monitor, identify, and document any new risks that might threaten the successful completion of the Contract in any way.  The Contractor shall duly implement the mitigation strategy in accordance with the Risk Management Plan.</w:t>
      </w:r>
    </w:p>
    <w:p w14:paraId="4FC80A88" w14:textId="77777777" w:rsidR="001D3C59" w:rsidRPr="009A5060" w:rsidRDefault="001D3C59" w:rsidP="00C179E5">
      <w:pPr>
        <w:pStyle w:val="Heading2numbered"/>
      </w:pPr>
      <w:bookmarkStart w:id="5572" w:name="_Toc200492656"/>
      <w:bookmarkStart w:id="5573" w:name="_Toc202536270"/>
      <w:bookmarkStart w:id="5574" w:name="_Toc202536953"/>
      <w:bookmarkStart w:id="5575" w:name="_Toc216341007"/>
      <w:r w:rsidRPr="009A5060">
        <w:t>Factory Access</w:t>
      </w:r>
      <w:bookmarkEnd w:id="5572"/>
      <w:bookmarkEnd w:id="5573"/>
      <w:bookmarkEnd w:id="5574"/>
      <w:bookmarkEnd w:id="5575"/>
    </w:p>
    <w:p w14:paraId="4848E650" w14:textId="1BA1BB00" w:rsidR="001D3C59" w:rsidRPr="009A5060" w:rsidRDefault="001D3C59" w:rsidP="00C179E5">
      <w:pPr>
        <w:pStyle w:val="0AClause"/>
        <w:spacing w:line="240" w:lineRule="auto"/>
        <w:rPr>
          <w:lang w:val="en-GB"/>
        </w:rPr>
      </w:pPr>
      <w:r w:rsidRPr="009A5060">
        <w:rPr>
          <w:lang w:val="en-GB"/>
        </w:rPr>
        <w:t xml:space="preserve">During the performance of the Contract, SCK CEN </w:t>
      </w:r>
      <w:r w:rsidR="008A50A8">
        <w:rPr>
          <w:lang w:val="en-GB"/>
        </w:rPr>
        <w:t xml:space="preserve">and/or its representatives </w:t>
      </w:r>
      <w:r w:rsidRPr="009A5060">
        <w:rPr>
          <w:lang w:val="en-GB"/>
        </w:rPr>
        <w:t>shall have access during normal working hours to (all) the location(s) where (part of) the Contract is being performed (including Contractor’s and Subcontractors' premises).  The Contractor shall be notified of any site visit at least five Business Days in advance.</w:t>
      </w:r>
    </w:p>
    <w:p w14:paraId="4EAAD31C" w14:textId="596C0011" w:rsidR="001D3C59" w:rsidRPr="009A5060" w:rsidRDefault="009B23C8" w:rsidP="00C179E5">
      <w:pPr>
        <w:pStyle w:val="Heading1numbered"/>
      </w:pPr>
      <w:bookmarkStart w:id="5576" w:name="_Ref190802856"/>
      <w:bookmarkStart w:id="5577" w:name="_Toc200492657"/>
      <w:bookmarkStart w:id="5578" w:name="_Toc202536271"/>
      <w:bookmarkStart w:id="5579" w:name="_Toc202536954"/>
      <w:bookmarkStart w:id="5580" w:name="_Toc216341008"/>
      <w:r>
        <w:lastRenderedPageBreak/>
        <w:t xml:space="preserve">General </w:t>
      </w:r>
      <w:r w:rsidR="001D3C59" w:rsidRPr="009A5060">
        <w:t>Quality Assurance and Control</w:t>
      </w:r>
      <w:bookmarkEnd w:id="5576"/>
      <w:bookmarkEnd w:id="5577"/>
      <w:bookmarkEnd w:id="5578"/>
      <w:bookmarkEnd w:id="5579"/>
      <w:bookmarkEnd w:id="5580"/>
    </w:p>
    <w:p w14:paraId="0A71AE5E" w14:textId="4BCB5FD3" w:rsidR="001D3C59" w:rsidRDefault="001D3C59" w:rsidP="00C179E5">
      <w:pPr>
        <w:pStyle w:val="Heading2numbered"/>
      </w:pPr>
      <w:bookmarkStart w:id="5581" w:name="_Toc200492658"/>
      <w:bookmarkStart w:id="5582" w:name="_Toc202536272"/>
      <w:bookmarkStart w:id="5583" w:name="_Toc202536955"/>
      <w:bookmarkStart w:id="5584" w:name="_Toc216341009"/>
      <w:r w:rsidRPr="009A5060">
        <w:t>Quality Assurance</w:t>
      </w:r>
      <w:bookmarkEnd w:id="5581"/>
      <w:bookmarkEnd w:id="5582"/>
      <w:bookmarkEnd w:id="5583"/>
      <w:bookmarkEnd w:id="5584"/>
    </w:p>
    <w:p w14:paraId="1DAB59A7" w14:textId="461271E8" w:rsidR="00FC5F43" w:rsidRPr="00FC5F43" w:rsidRDefault="00FC5F43" w:rsidP="00C179E5">
      <w:pPr>
        <w:pStyle w:val="regular"/>
        <w:spacing w:line="240" w:lineRule="auto"/>
      </w:pPr>
      <w:r w:rsidRPr="00D916E9">
        <w:t xml:space="preserve">The implementation, verification, and documentation of the obligations defined in this section are specified in Sections </w:t>
      </w:r>
      <w:r>
        <w:fldChar w:fldCharType="begin"/>
      </w:r>
      <w:r>
        <w:instrText xml:space="preserve"> REF _Ref216439907 \n \h </w:instrText>
      </w:r>
      <w:r w:rsidR="00C179E5">
        <w:instrText xml:space="preserve"> \* MERGEFORMAT </w:instrText>
      </w:r>
      <w:r>
        <w:fldChar w:fldCharType="separate"/>
      </w:r>
      <w:r>
        <w:t>3.9</w:t>
      </w:r>
      <w:r>
        <w:fldChar w:fldCharType="end"/>
      </w:r>
      <w:r w:rsidRPr="00D916E9">
        <w:t>–</w:t>
      </w:r>
      <w:r>
        <w:fldChar w:fldCharType="begin"/>
      </w:r>
      <w:r>
        <w:instrText xml:space="preserve"> REF _Ref216439965 \n \h </w:instrText>
      </w:r>
      <w:r w:rsidR="00C179E5">
        <w:instrText xml:space="preserve"> \* MERGEFORMAT </w:instrText>
      </w:r>
      <w:r>
        <w:fldChar w:fldCharType="separate"/>
      </w:r>
      <w:r>
        <w:t>3.15</w:t>
      </w:r>
      <w:r>
        <w:fldChar w:fldCharType="end"/>
      </w:r>
      <w:r>
        <w:t>.</w:t>
      </w:r>
    </w:p>
    <w:p w14:paraId="463B13C8" w14:textId="77777777" w:rsidR="001D3C59" w:rsidRPr="009A5060" w:rsidRDefault="001D3C59" w:rsidP="00C179E5">
      <w:pPr>
        <w:pStyle w:val="Heading3numbered"/>
        <w:spacing w:line="240" w:lineRule="auto"/>
      </w:pPr>
      <w:bookmarkStart w:id="5585" w:name="_Toc200492659"/>
      <w:bookmarkStart w:id="5586" w:name="_Toc202536273"/>
      <w:bookmarkStart w:id="5587" w:name="_Toc202536956"/>
      <w:bookmarkStart w:id="5588" w:name="_Toc216341010"/>
      <w:r w:rsidRPr="009A5060">
        <w:t>General requirements</w:t>
      </w:r>
      <w:bookmarkEnd w:id="5585"/>
      <w:bookmarkEnd w:id="5586"/>
      <w:bookmarkEnd w:id="5587"/>
      <w:bookmarkEnd w:id="5588"/>
    </w:p>
    <w:p w14:paraId="7774BBB6" w14:textId="77777777" w:rsidR="00A92DF7" w:rsidRDefault="00EA7610" w:rsidP="00C179E5">
      <w:pPr>
        <w:pStyle w:val="0AClause"/>
        <w:spacing w:line="240" w:lineRule="auto"/>
        <w:rPr>
          <w:lang w:val="en-GB"/>
        </w:rPr>
      </w:pPr>
      <w:r w:rsidRPr="00EA7610">
        <w:rPr>
          <w:lang w:val="en-GB"/>
        </w:rPr>
        <w:t xml:space="preserve">The Contractor shall implement and maintain a Quality Management System compliant with ISO 9001 for all activities under this </w:t>
      </w:r>
      <w:proofErr w:type="gramStart"/>
      <w:r w:rsidRPr="00EA7610">
        <w:rPr>
          <w:lang w:val="en-GB"/>
        </w:rPr>
        <w:t>Contract</w:t>
      </w:r>
      <w:r w:rsidR="00D916E9">
        <w:rPr>
          <w:lang w:val="en-GB"/>
        </w:rPr>
        <w:t>;</w:t>
      </w:r>
      <w:proofErr w:type="gramEnd"/>
    </w:p>
    <w:p w14:paraId="71F3CF9A" w14:textId="77777777" w:rsidR="00A92DF7" w:rsidRDefault="00A92DF7" w:rsidP="00C179E5">
      <w:pPr>
        <w:pStyle w:val="0AClause"/>
        <w:spacing w:line="240" w:lineRule="auto"/>
        <w:rPr>
          <w:lang w:val="en-GB"/>
        </w:rPr>
      </w:pPr>
    </w:p>
    <w:p w14:paraId="413DA616" w14:textId="54523CD0" w:rsidR="001D3C59" w:rsidRPr="009A5060" w:rsidRDefault="00D916E9" w:rsidP="00C179E5">
      <w:pPr>
        <w:pStyle w:val="0AClause"/>
        <w:spacing w:line="240" w:lineRule="auto"/>
        <w:rPr>
          <w:lang w:val="en-GB"/>
        </w:rPr>
      </w:pPr>
      <w:r>
        <w:rPr>
          <w:lang w:val="en-GB"/>
        </w:rPr>
        <w:br/>
      </w:r>
      <w:r>
        <w:rPr>
          <w:lang w:val="en-GB"/>
        </w:rPr>
        <w:br/>
      </w:r>
      <w:commentRangeStart w:id="5589"/>
      <w:r w:rsidR="001D3C59" w:rsidRPr="00E37D7A">
        <w:rPr>
          <w:highlight w:val="yellow"/>
          <w:lang w:val="en-GB"/>
        </w:rPr>
        <w:t>A review and/or approval by SCK CEN shall never entail (provisional) acceptance or a release of responsibility vis-à-vis the Contractor in any way.</w:t>
      </w:r>
      <w:commentRangeEnd w:id="5589"/>
      <w:r w:rsidR="00E37D7A">
        <w:rPr>
          <w:rStyle w:val="CommentReference"/>
          <w:lang w:val="en-GB"/>
        </w:rPr>
        <w:commentReference w:id="5589"/>
      </w:r>
    </w:p>
    <w:p w14:paraId="75198044" w14:textId="77777777" w:rsidR="001D3C59" w:rsidRPr="009A5060" w:rsidRDefault="001D3C59" w:rsidP="00C179E5">
      <w:pPr>
        <w:pStyle w:val="Heading3numbered"/>
        <w:spacing w:line="240" w:lineRule="auto"/>
      </w:pPr>
      <w:bookmarkStart w:id="5590" w:name="_Toc200492660"/>
      <w:bookmarkStart w:id="5591" w:name="_Toc202536274"/>
      <w:bookmarkStart w:id="5592" w:name="_Toc202536957"/>
      <w:bookmarkStart w:id="5593" w:name="_Toc216341011"/>
      <w:r w:rsidRPr="009A5060">
        <w:t>Quality Management System</w:t>
      </w:r>
      <w:bookmarkEnd w:id="5590"/>
      <w:bookmarkEnd w:id="5591"/>
      <w:bookmarkEnd w:id="5592"/>
      <w:bookmarkEnd w:id="5593"/>
    </w:p>
    <w:p w14:paraId="27E869F7" w14:textId="4FDA89BA" w:rsidR="001D3C59" w:rsidRPr="009A5060" w:rsidRDefault="003A15B2" w:rsidP="00C179E5">
      <w:pPr>
        <w:pStyle w:val="0AClause"/>
        <w:spacing w:line="240" w:lineRule="auto"/>
        <w:rPr>
          <w:lang w:val="en-GB"/>
        </w:rPr>
      </w:pPr>
      <w:r>
        <w:rPr>
          <w:lang w:val="en-GB"/>
        </w:rPr>
        <w:t xml:space="preserve">Any </w:t>
      </w:r>
      <w:r w:rsidR="00E37D7A">
        <w:rPr>
          <w:lang w:val="en-GB"/>
        </w:rPr>
        <w:t>Subcontractor</w:t>
      </w:r>
      <w:r w:rsidR="001D3C59" w:rsidRPr="009A5060">
        <w:rPr>
          <w:lang w:val="en-GB"/>
        </w:rPr>
        <w:t xml:space="preserve"> shall </w:t>
      </w:r>
      <w:r>
        <w:rPr>
          <w:lang w:val="en-GB"/>
        </w:rPr>
        <w:t xml:space="preserve">also be </w:t>
      </w:r>
      <w:r w:rsidR="001D3C59" w:rsidRPr="009A5060">
        <w:rPr>
          <w:lang w:val="en-GB"/>
        </w:rPr>
        <w:t xml:space="preserve">ISO 9001 certified </w:t>
      </w:r>
      <w:r w:rsidR="007F1556">
        <w:rPr>
          <w:lang w:val="en-GB"/>
        </w:rPr>
        <w:t>for</w:t>
      </w:r>
      <w:r w:rsidR="001D3C59" w:rsidRPr="009A5060">
        <w:rPr>
          <w:lang w:val="en-GB"/>
        </w:rPr>
        <w:t xml:space="preserve"> the</w:t>
      </w:r>
      <w:r w:rsidR="00C20DCA">
        <w:rPr>
          <w:lang w:val="en-GB"/>
        </w:rPr>
        <w:t xml:space="preserve">ir </w:t>
      </w:r>
      <w:r w:rsidR="001D3C59" w:rsidRPr="009A5060">
        <w:rPr>
          <w:lang w:val="en-GB"/>
        </w:rPr>
        <w:t xml:space="preserve">scope of work </w:t>
      </w:r>
      <w:r w:rsidR="00274818" w:rsidRPr="009A5060">
        <w:rPr>
          <w:lang w:val="en-GB"/>
        </w:rPr>
        <w:t>by a nationally accredited body</w:t>
      </w:r>
      <w:proofErr w:type="gramStart"/>
      <w:r w:rsidR="001D3C59" w:rsidRPr="009A5060">
        <w:rPr>
          <w:lang w:val="en-GB"/>
        </w:rPr>
        <w:t>.</w:t>
      </w:r>
      <w:r w:rsidR="007C28C9">
        <w:rPr>
          <w:lang w:val="en-GB"/>
        </w:rPr>
        <w:t xml:space="preserve"> </w:t>
      </w:r>
      <w:proofErr w:type="gramEnd"/>
      <w:r w:rsidR="001D3C59" w:rsidRPr="009A5060">
        <w:rPr>
          <w:lang w:val="en-GB"/>
        </w:rPr>
        <w:t>In absence of an ISO 9001 certified QMS, an equivalent system may be accepted after written approval from SCK CEN.  If deemed necessary, SCK CEN may request an audit as foreseen in section §</w:t>
      </w:r>
      <w:r w:rsidR="001D3C59" w:rsidRPr="009A5060">
        <w:rPr>
          <w:lang w:val="en-GB"/>
        </w:rPr>
        <w:fldChar w:fldCharType="begin"/>
      </w:r>
      <w:r w:rsidR="001D3C59" w:rsidRPr="009A5060">
        <w:rPr>
          <w:lang w:val="en-GB"/>
        </w:rPr>
        <w:instrText xml:space="preserve"> REF _Ref191396737 \r \h  \* MERGEFORMAT </w:instrText>
      </w:r>
      <w:r w:rsidR="001D3C59" w:rsidRPr="009A5060">
        <w:rPr>
          <w:lang w:val="en-GB"/>
        </w:rPr>
      </w:r>
      <w:r w:rsidR="001D3C59" w:rsidRPr="009A5060">
        <w:rPr>
          <w:lang w:val="en-GB"/>
        </w:rPr>
        <w:fldChar w:fldCharType="separate"/>
      </w:r>
      <w:r w:rsidR="00041F61">
        <w:rPr>
          <w:lang w:val="en-GB"/>
        </w:rPr>
        <w:t>7.1.8</w:t>
      </w:r>
      <w:r w:rsidR="001D3C59" w:rsidRPr="009A5060">
        <w:rPr>
          <w:lang w:val="en-GB"/>
        </w:rPr>
        <w:fldChar w:fldCharType="end"/>
      </w:r>
      <w:r w:rsidR="001D3C59" w:rsidRPr="009A5060">
        <w:rPr>
          <w:lang w:val="en-GB"/>
        </w:rPr>
        <w:t>.</w:t>
      </w:r>
    </w:p>
    <w:p w14:paraId="1A35E87F" w14:textId="7142281C" w:rsidR="001D3C59" w:rsidRPr="009A5060" w:rsidRDefault="001D3C59" w:rsidP="00C179E5">
      <w:pPr>
        <w:pStyle w:val="0AClause"/>
        <w:spacing w:line="240" w:lineRule="auto"/>
        <w:rPr>
          <w:lang w:val="en-GB"/>
        </w:rPr>
      </w:pPr>
      <w:r w:rsidRPr="009A5060">
        <w:rPr>
          <w:lang w:val="en-GB"/>
        </w:rPr>
        <w:t xml:space="preserve">The Contractor shall inform SCK CEN of any change in certification during </w:t>
      </w:r>
      <w:r w:rsidR="00C179E5">
        <w:rPr>
          <w:lang w:val="en-GB"/>
        </w:rPr>
        <w:t>execution</w:t>
      </w:r>
      <w:r w:rsidRPr="009A5060">
        <w:rPr>
          <w:lang w:val="en-GB"/>
        </w:rPr>
        <w:t xml:space="preserve"> of the Contact.</w:t>
      </w:r>
    </w:p>
    <w:p w14:paraId="212519B8" w14:textId="77777777" w:rsidR="001D3C59" w:rsidRPr="009A5060" w:rsidRDefault="001D3C59" w:rsidP="00C179E5">
      <w:pPr>
        <w:pStyle w:val="Heading3numbered"/>
        <w:spacing w:line="240" w:lineRule="auto"/>
      </w:pPr>
      <w:bookmarkStart w:id="5594" w:name="_Toc200492661"/>
      <w:bookmarkStart w:id="5595" w:name="_Toc202536275"/>
      <w:bookmarkStart w:id="5596" w:name="_Toc202536958"/>
      <w:bookmarkStart w:id="5597" w:name="_Toc216341012"/>
      <w:r w:rsidRPr="009A5060">
        <w:t>Quality Assurance Program</w:t>
      </w:r>
      <w:bookmarkEnd w:id="5594"/>
      <w:bookmarkEnd w:id="5595"/>
      <w:bookmarkEnd w:id="5596"/>
      <w:bookmarkEnd w:id="5597"/>
    </w:p>
    <w:p w14:paraId="3E7F162D" w14:textId="77777777" w:rsidR="00A92DF7" w:rsidRPr="00691ED5" w:rsidRDefault="00C179E5" w:rsidP="00A92DF7">
      <w:bookmarkStart w:id="5598" w:name="_Toc200492662"/>
      <w:bookmarkStart w:id="5599" w:name="_Toc216341013"/>
      <w:r w:rsidRPr="00C179E5">
        <w:t xml:space="preserve">Quality assurance and control activities, including QAP, MIP, inspections, and </w:t>
      </w:r>
      <w:commentRangeStart w:id="5600"/>
      <w:r w:rsidRPr="00C179E5">
        <w:t>conformity assessment</w:t>
      </w:r>
      <w:commentRangeEnd w:id="5600"/>
      <w:r w:rsidR="00937C9B">
        <w:rPr>
          <w:rStyle w:val="CommentReference"/>
        </w:rPr>
        <w:commentReference w:id="5600"/>
      </w:r>
      <w:r w:rsidRPr="00C179E5">
        <w:t>, shall be implemented in accordance with Sections 3.9–3.16</w:t>
      </w:r>
      <w:r>
        <w:t>.</w:t>
      </w:r>
      <w:r w:rsidR="00A92DF7">
        <w:br/>
      </w:r>
      <w:r w:rsidR="00A92DF7">
        <w:br/>
      </w:r>
      <w:r w:rsidR="00A92DF7" w:rsidRPr="00691ED5">
        <w:t xml:space="preserve">The inspections, measurements, and testing activities described in the Contract are mandatory but comprise only the minimum required.  These activities are not intended to supplant any control, measurement, examination, inspection, or test usually performed by the Contractor to ensure the quality of the product.  </w:t>
      </w:r>
    </w:p>
    <w:p w14:paraId="7AD4B2C0" w14:textId="29CE070A" w:rsidR="001D3C59" w:rsidRPr="009A5060" w:rsidRDefault="001D3C59" w:rsidP="00C179E5">
      <w:pPr>
        <w:pStyle w:val="Heading3numbered"/>
        <w:spacing w:line="240" w:lineRule="auto"/>
      </w:pPr>
      <w:r w:rsidRPr="009A5060">
        <w:t>Qualification of personnel</w:t>
      </w:r>
      <w:bookmarkEnd w:id="5598"/>
      <w:bookmarkEnd w:id="5599"/>
    </w:p>
    <w:p w14:paraId="4CDA6024" w14:textId="1209AE17" w:rsidR="001D3C59" w:rsidRPr="009A5060" w:rsidRDefault="001D3C59" w:rsidP="00C179E5">
      <w:pPr>
        <w:pStyle w:val="0AClause"/>
        <w:spacing w:line="240" w:lineRule="auto"/>
        <w:rPr>
          <w:lang w:val="en-GB"/>
        </w:rPr>
      </w:pPr>
      <w:r w:rsidRPr="009A5060">
        <w:rPr>
          <w:lang w:val="en-GB"/>
        </w:rPr>
        <w:t xml:space="preserve">The Contractor shall ensure that all personnel involved in the performance of the Contract is qualified and </w:t>
      </w:r>
      <w:r w:rsidR="00E37D7A">
        <w:rPr>
          <w:lang w:val="en-GB"/>
        </w:rPr>
        <w:t xml:space="preserve">trained to the required competencies </w:t>
      </w:r>
      <w:r w:rsidRPr="009A5060">
        <w:rPr>
          <w:lang w:val="en-GB"/>
        </w:rPr>
        <w:t>to deliver results complying with SCK CEN requirements and specifications.  Special training and qualifications are specifically required for personnel responsible for</w:t>
      </w:r>
      <w:r w:rsidR="003A4E73">
        <w:rPr>
          <w:lang w:val="en-GB"/>
        </w:rPr>
        <w:t xml:space="preserve"> </w:t>
      </w:r>
      <w:r w:rsidR="00830E80">
        <w:rPr>
          <w:lang w:val="en-GB"/>
        </w:rPr>
        <w:t>welding</w:t>
      </w:r>
      <w:r w:rsidR="003A4E73">
        <w:rPr>
          <w:lang w:val="en-GB"/>
        </w:rPr>
        <w:t xml:space="preserve"> and any on site rigging activities</w:t>
      </w:r>
      <w:r w:rsidR="00C179E5">
        <w:rPr>
          <w:lang w:val="en-GB"/>
        </w:rPr>
        <w:t>.</w:t>
      </w:r>
    </w:p>
    <w:p w14:paraId="70A73099" w14:textId="1D43C618" w:rsidR="001D3C59" w:rsidRPr="009A5060" w:rsidRDefault="001D3C59" w:rsidP="00C179E5">
      <w:pPr>
        <w:pStyle w:val="0AClause"/>
        <w:spacing w:line="240" w:lineRule="auto"/>
        <w:rPr>
          <w:lang w:val="en-GB"/>
        </w:rPr>
      </w:pPr>
      <w:r w:rsidRPr="009A5060">
        <w:rPr>
          <w:lang w:val="en-GB"/>
        </w:rPr>
        <w:t xml:space="preserve">The Contractor shall </w:t>
      </w:r>
      <w:r w:rsidR="00E0737D" w:rsidRPr="009A5060">
        <w:rPr>
          <w:lang w:val="en-GB"/>
        </w:rPr>
        <w:t>keep</w:t>
      </w:r>
      <w:r w:rsidRPr="009A5060">
        <w:rPr>
          <w:lang w:val="en-GB"/>
        </w:rPr>
        <w:t xml:space="preserve"> records of personnel qualification and make them available to SCK CEN free of charge upon simple request.</w:t>
      </w:r>
    </w:p>
    <w:p w14:paraId="59005085" w14:textId="77777777" w:rsidR="001D3C59" w:rsidRPr="009A5060" w:rsidRDefault="001D3C59" w:rsidP="00C179E5">
      <w:pPr>
        <w:pStyle w:val="0AClause"/>
        <w:spacing w:line="240" w:lineRule="auto"/>
        <w:rPr>
          <w:lang w:val="en-GB"/>
        </w:rPr>
      </w:pPr>
      <w:r w:rsidRPr="009A5060">
        <w:rPr>
          <w:lang w:val="en-GB"/>
        </w:rPr>
        <w:t>The Contractor shall ensure that all personnel who have direct contact with SCK CEN can understand as well as express themselves fluently in English, both orally and in writing.</w:t>
      </w:r>
    </w:p>
    <w:p w14:paraId="7C1DF0BB" w14:textId="77777777" w:rsidR="001D3C59" w:rsidRPr="009A5060" w:rsidRDefault="001D3C59" w:rsidP="00C179E5">
      <w:pPr>
        <w:pStyle w:val="Heading3numbered"/>
        <w:spacing w:line="240" w:lineRule="auto"/>
      </w:pPr>
      <w:bookmarkStart w:id="5601" w:name="_Toc202536276"/>
      <w:bookmarkStart w:id="5602" w:name="_Toc202536959"/>
      <w:bookmarkStart w:id="5603" w:name="_Toc216341014"/>
      <w:r w:rsidRPr="009A5060">
        <w:t>Document Retention and Submission Requirements</w:t>
      </w:r>
      <w:bookmarkEnd w:id="5601"/>
      <w:bookmarkEnd w:id="5602"/>
      <w:bookmarkEnd w:id="5603"/>
    </w:p>
    <w:p w14:paraId="23A91DC9" w14:textId="77777777" w:rsidR="001D3C59" w:rsidRPr="009A5060" w:rsidRDefault="001D3C59" w:rsidP="00C179E5">
      <w:pPr>
        <w:pStyle w:val="0AClause"/>
        <w:spacing w:line="240" w:lineRule="auto"/>
        <w:rPr>
          <w:lang w:val="en-GB"/>
        </w:rPr>
      </w:pPr>
      <w:r w:rsidRPr="009A5060">
        <w:rPr>
          <w:lang w:val="en-GB"/>
        </w:rPr>
        <w:t>The Contractor shall retain all documents created under the Contract for a minimum period of ten (10) years, or for the duration required by applicable law, whichever is longer.</w:t>
      </w:r>
    </w:p>
    <w:p w14:paraId="29E87892" w14:textId="45EF50D4" w:rsidR="001D3C59" w:rsidRPr="009A5060" w:rsidRDefault="007F0E14" w:rsidP="00C179E5">
      <w:pPr>
        <w:pStyle w:val="0AClause"/>
        <w:spacing w:line="240" w:lineRule="auto"/>
        <w:rPr>
          <w:lang w:val="en-GB"/>
        </w:rPr>
      </w:pPr>
      <w:r>
        <w:rPr>
          <w:lang w:val="en-GB"/>
        </w:rPr>
        <w:t>A</w:t>
      </w:r>
      <w:r w:rsidR="001D3C59" w:rsidRPr="009A5060">
        <w:rPr>
          <w:lang w:val="en-GB"/>
        </w:rPr>
        <w:t>ll documents submitted to SCK CEN</w:t>
      </w:r>
      <w:r>
        <w:rPr>
          <w:lang w:val="en-GB"/>
        </w:rPr>
        <w:t xml:space="preserve"> shall</w:t>
      </w:r>
      <w:r w:rsidR="001D3C59" w:rsidRPr="009A5060">
        <w:rPr>
          <w:lang w:val="en-GB"/>
        </w:rPr>
        <w:t>:</w:t>
      </w:r>
    </w:p>
    <w:p w14:paraId="566636A1" w14:textId="6E4CA088" w:rsidR="001D3C59" w:rsidRPr="009A5060" w:rsidRDefault="007F0E14" w:rsidP="00C179E5">
      <w:pPr>
        <w:pStyle w:val="0AClause"/>
        <w:numPr>
          <w:ilvl w:val="1"/>
          <w:numId w:val="125"/>
        </w:numPr>
        <w:spacing w:line="240" w:lineRule="auto"/>
        <w:rPr>
          <w:lang w:val="en-GB"/>
        </w:rPr>
      </w:pPr>
      <w:r>
        <w:rPr>
          <w:lang w:val="en-GB"/>
        </w:rPr>
        <w:lastRenderedPageBreak/>
        <w:t>be</w:t>
      </w:r>
      <w:r w:rsidR="001D3C59" w:rsidRPr="009A5060">
        <w:rPr>
          <w:lang w:val="en-GB"/>
        </w:rPr>
        <w:t xml:space="preserve"> identified by a unique document code, version number, and document title.</w:t>
      </w:r>
    </w:p>
    <w:p w14:paraId="2A4AA42B" w14:textId="77777777" w:rsidR="001D3C59" w:rsidRPr="009A5060" w:rsidRDefault="001D3C59" w:rsidP="00C179E5">
      <w:pPr>
        <w:pStyle w:val="0AClause"/>
        <w:numPr>
          <w:ilvl w:val="1"/>
          <w:numId w:val="125"/>
        </w:numPr>
        <w:spacing w:line="240" w:lineRule="auto"/>
        <w:rPr>
          <w:lang w:val="en-GB"/>
        </w:rPr>
      </w:pPr>
      <w:r w:rsidRPr="009A5060">
        <w:rPr>
          <w:lang w:val="en-GB"/>
        </w:rPr>
        <w:t>include a reference to the Contract unless the document was created independently of the Contract.</w:t>
      </w:r>
    </w:p>
    <w:p w14:paraId="0C88CBC2" w14:textId="70A534B1" w:rsidR="001D3C59" w:rsidRPr="009A5060" w:rsidRDefault="007F0E14" w:rsidP="00C179E5">
      <w:pPr>
        <w:pStyle w:val="0AClause"/>
        <w:numPr>
          <w:ilvl w:val="1"/>
          <w:numId w:val="125"/>
        </w:numPr>
        <w:spacing w:line="240" w:lineRule="auto"/>
        <w:rPr>
          <w:lang w:val="en-GB"/>
        </w:rPr>
      </w:pPr>
      <w:r>
        <w:rPr>
          <w:lang w:val="en-GB"/>
        </w:rPr>
        <w:t>be</w:t>
      </w:r>
      <w:r w:rsidR="001D3C59" w:rsidRPr="009A5060">
        <w:rPr>
          <w:lang w:val="en-GB"/>
        </w:rPr>
        <w:t xml:space="preserve"> version-controlled and include a change log listing the modifications applied in each revision.</w:t>
      </w:r>
    </w:p>
    <w:p w14:paraId="76FD858C" w14:textId="0C462A4A" w:rsidR="001D3C59" w:rsidRPr="009A5060" w:rsidRDefault="00D90D7B" w:rsidP="00C179E5">
      <w:pPr>
        <w:pStyle w:val="0AClause"/>
        <w:numPr>
          <w:ilvl w:val="1"/>
          <w:numId w:val="125"/>
        </w:numPr>
        <w:spacing w:line="240" w:lineRule="auto"/>
        <w:rPr>
          <w:lang w:val="en-GB"/>
        </w:rPr>
      </w:pPr>
      <w:r>
        <w:rPr>
          <w:lang w:val="en-GB"/>
        </w:rPr>
        <w:t>be</w:t>
      </w:r>
      <w:r w:rsidR="001D3C59" w:rsidRPr="009A5060">
        <w:rPr>
          <w:lang w:val="en-GB"/>
        </w:rPr>
        <w:t xml:space="preserve"> reviewed and approved by competent and authorized personnel prior to submission to SCK CEN.</w:t>
      </w:r>
    </w:p>
    <w:p w14:paraId="76F95546" w14:textId="44915E9E" w:rsidR="001D3C59" w:rsidRPr="009A5060" w:rsidRDefault="00E37D7A" w:rsidP="00C179E5">
      <w:pPr>
        <w:pStyle w:val="0AClause"/>
        <w:numPr>
          <w:ilvl w:val="1"/>
          <w:numId w:val="125"/>
        </w:numPr>
        <w:spacing w:line="240" w:lineRule="auto"/>
        <w:rPr>
          <w:lang w:val="en-GB"/>
        </w:rPr>
      </w:pPr>
      <w:r>
        <w:rPr>
          <w:lang w:val="en-GB"/>
        </w:rPr>
        <w:t>be</w:t>
      </w:r>
      <w:r w:rsidR="001D3C59" w:rsidRPr="009A5060">
        <w:rPr>
          <w:lang w:val="en-GB"/>
        </w:rPr>
        <w:t xml:space="preserve"> submitted in digital format, compatible with commonly available application software for Microsoft Windows OS and suitable for transmission via the internet.</w:t>
      </w:r>
    </w:p>
    <w:p w14:paraId="7B9B885E" w14:textId="77777777" w:rsidR="001D3C59" w:rsidRPr="009A5060" w:rsidRDefault="001D3C59" w:rsidP="00C179E5">
      <w:pPr>
        <w:pStyle w:val="Heading3numbered"/>
        <w:spacing w:line="240" w:lineRule="auto"/>
      </w:pPr>
      <w:bookmarkStart w:id="5604" w:name="_Toc200492678"/>
      <w:bookmarkStart w:id="5605" w:name="_Toc202536279"/>
      <w:bookmarkStart w:id="5606" w:name="_Toc202536961"/>
      <w:bookmarkStart w:id="5607" w:name="_Toc216341015"/>
      <w:r w:rsidRPr="009A5060">
        <w:t>Change Management</w:t>
      </w:r>
      <w:bookmarkEnd w:id="5604"/>
      <w:bookmarkEnd w:id="5605"/>
      <w:bookmarkEnd w:id="5606"/>
      <w:bookmarkEnd w:id="5607"/>
    </w:p>
    <w:p w14:paraId="18CB85D9" w14:textId="77777777" w:rsidR="001D3C59" w:rsidRPr="009A5060" w:rsidRDefault="001D3C59" w:rsidP="00C179E5">
      <w:pPr>
        <w:pStyle w:val="0AClause"/>
        <w:spacing w:line="240" w:lineRule="auto"/>
        <w:rPr>
          <w:lang w:val="en-GB"/>
        </w:rPr>
      </w:pPr>
      <w:r w:rsidRPr="009A5060">
        <w:rPr>
          <w:lang w:val="en-GB"/>
        </w:rPr>
        <w:t>Proposals for change to the project, its scope of work and/or previously approved deliverables, either initiated by the Contractor or by SCK CEN, shall be analysed and documented (in a “Change Request”) by the Contractor and submitted for approval to SCK CEN.</w:t>
      </w:r>
    </w:p>
    <w:p w14:paraId="1D97F458" w14:textId="77777777" w:rsidR="00D9747D" w:rsidRPr="009A5060" w:rsidRDefault="001D3C59" w:rsidP="00C179E5">
      <w:pPr>
        <w:pStyle w:val="0AClause"/>
        <w:spacing w:line="240" w:lineRule="auto"/>
        <w:rPr>
          <w:lang w:val="en-GB"/>
        </w:rPr>
      </w:pPr>
      <w:r w:rsidRPr="009A5060">
        <w:rPr>
          <w:lang w:val="en-GB"/>
        </w:rPr>
        <w:t xml:space="preserve">A Change Request shall at least contain following information: </w:t>
      </w:r>
    </w:p>
    <w:p w14:paraId="21251FA6" w14:textId="77777777" w:rsidR="00D9747D" w:rsidRPr="009A5060" w:rsidRDefault="001D3C59" w:rsidP="00C179E5">
      <w:pPr>
        <w:pStyle w:val="0AClause"/>
        <w:numPr>
          <w:ilvl w:val="1"/>
          <w:numId w:val="155"/>
        </w:numPr>
        <w:spacing w:line="240" w:lineRule="auto"/>
        <w:rPr>
          <w:lang w:val="en-GB"/>
        </w:rPr>
      </w:pPr>
      <w:r w:rsidRPr="009A5060">
        <w:rPr>
          <w:lang w:val="en-GB"/>
        </w:rPr>
        <w:t>the initiator of the change</w:t>
      </w:r>
    </w:p>
    <w:p w14:paraId="1A7D8A66" w14:textId="77777777" w:rsidR="00D9747D" w:rsidRPr="009A5060" w:rsidRDefault="001D3C59" w:rsidP="00C179E5">
      <w:pPr>
        <w:pStyle w:val="0AClause"/>
        <w:numPr>
          <w:ilvl w:val="1"/>
          <w:numId w:val="155"/>
        </w:numPr>
        <w:spacing w:line="240" w:lineRule="auto"/>
        <w:rPr>
          <w:lang w:val="en-GB"/>
        </w:rPr>
      </w:pPr>
      <w:r w:rsidRPr="009A5060">
        <w:rPr>
          <w:lang w:val="en-GB"/>
        </w:rPr>
        <w:t>the justification for the change</w:t>
      </w:r>
    </w:p>
    <w:p w14:paraId="3598AAC5" w14:textId="77777777" w:rsidR="00D9747D" w:rsidRPr="009A5060" w:rsidRDefault="001D3C59" w:rsidP="00C179E5">
      <w:pPr>
        <w:pStyle w:val="0AClause"/>
        <w:numPr>
          <w:ilvl w:val="1"/>
          <w:numId w:val="155"/>
        </w:numPr>
        <w:spacing w:line="240" w:lineRule="auto"/>
        <w:rPr>
          <w:lang w:val="en-GB"/>
        </w:rPr>
      </w:pPr>
      <w:r w:rsidRPr="009A5060">
        <w:rPr>
          <w:lang w:val="en-GB"/>
        </w:rPr>
        <w:t xml:space="preserve">the impact of the change (on product and/or (related) service(s), </w:t>
      </w:r>
    </w:p>
    <w:p w14:paraId="63F4A4B6" w14:textId="77777777" w:rsidR="00D9747D" w:rsidRPr="009A5060" w:rsidRDefault="001D3C59" w:rsidP="00C179E5">
      <w:pPr>
        <w:pStyle w:val="0AClause"/>
        <w:numPr>
          <w:ilvl w:val="1"/>
          <w:numId w:val="155"/>
        </w:numPr>
        <w:spacing w:line="240" w:lineRule="auto"/>
        <w:rPr>
          <w:lang w:val="en-GB"/>
        </w:rPr>
      </w:pPr>
      <w:r w:rsidRPr="009A5060">
        <w:rPr>
          <w:lang w:val="en-GB"/>
        </w:rPr>
        <w:t xml:space="preserve">safety, </w:t>
      </w:r>
    </w:p>
    <w:p w14:paraId="03AEA489" w14:textId="77777777" w:rsidR="00D9747D" w:rsidRPr="009A5060" w:rsidRDefault="001D3C59" w:rsidP="00C179E5">
      <w:pPr>
        <w:pStyle w:val="0AClause"/>
        <w:numPr>
          <w:ilvl w:val="1"/>
          <w:numId w:val="155"/>
        </w:numPr>
        <w:spacing w:line="240" w:lineRule="auto"/>
        <w:rPr>
          <w:lang w:val="en-GB"/>
        </w:rPr>
      </w:pPr>
      <w:r w:rsidRPr="009A5060">
        <w:rPr>
          <w:lang w:val="en-GB"/>
        </w:rPr>
        <w:t>risks,</w:t>
      </w:r>
    </w:p>
    <w:p w14:paraId="6992BC79" w14:textId="5EDA43AE" w:rsidR="00D9747D" w:rsidRPr="009A5060" w:rsidRDefault="00D9747D" w:rsidP="00C179E5">
      <w:pPr>
        <w:pStyle w:val="0AClause"/>
        <w:numPr>
          <w:ilvl w:val="1"/>
          <w:numId w:val="155"/>
        </w:numPr>
        <w:spacing w:line="240" w:lineRule="auto"/>
        <w:rPr>
          <w:lang w:val="en-GB"/>
        </w:rPr>
      </w:pPr>
      <w:r w:rsidRPr="009A5060">
        <w:rPr>
          <w:lang w:val="en-GB"/>
        </w:rPr>
        <w:t>c</w:t>
      </w:r>
      <w:r w:rsidR="001D3C59" w:rsidRPr="009A5060">
        <w:rPr>
          <w:lang w:val="en-GB"/>
        </w:rPr>
        <w:t xml:space="preserve">ontract price and schedule), </w:t>
      </w:r>
    </w:p>
    <w:p w14:paraId="52DA8782" w14:textId="753ABDDD" w:rsidR="001D3C59" w:rsidRPr="009A5060" w:rsidRDefault="001D3C59" w:rsidP="00C179E5">
      <w:pPr>
        <w:pStyle w:val="0AClause"/>
        <w:numPr>
          <w:ilvl w:val="1"/>
          <w:numId w:val="155"/>
        </w:numPr>
        <w:spacing w:line="240" w:lineRule="auto"/>
        <w:rPr>
          <w:lang w:val="en-GB"/>
        </w:rPr>
      </w:pPr>
      <w:r w:rsidRPr="009A5060">
        <w:rPr>
          <w:lang w:val="en-GB"/>
        </w:rPr>
        <w:t>the description of the change and the plan of implementation.</w:t>
      </w:r>
    </w:p>
    <w:p w14:paraId="248D707A" w14:textId="29E01687" w:rsidR="001D3C59" w:rsidRPr="009A5060" w:rsidRDefault="001D3C59" w:rsidP="00C179E5">
      <w:pPr>
        <w:pStyle w:val="0AClause"/>
        <w:spacing w:line="240" w:lineRule="auto"/>
        <w:rPr>
          <w:lang w:val="en-GB"/>
        </w:rPr>
      </w:pPr>
      <w:r w:rsidRPr="009A5060">
        <w:rPr>
          <w:lang w:val="en-GB"/>
        </w:rPr>
        <w:t>The Contractor shall include the Change Request template in annex to the QAP.</w:t>
      </w:r>
    </w:p>
    <w:p w14:paraId="6120C186" w14:textId="77777777" w:rsidR="001D3C59" w:rsidRPr="009A5060" w:rsidRDefault="001D3C59" w:rsidP="00C179E5">
      <w:pPr>
        <w:pStyle w:val="0AClause"/>
        <w:spacing w:line="240" w:lineRule="auto"/>
        <w:rPr>
          <w:lang w:val="en-GB"/>
        </w:rPr>
      </w:pPr>
      <w:r w:rsidRPr="009A5060">
        <w:rPr>
          <w:lang w:val="en-GB"/>
        </w:rPr>
        <w:t>Only Change Requests approved by SCK CEN may and shall be implemented.</w:t>
      </w:r>
    </w:p>
    <w:p w14:paraId="40AD1D47" w14:textId="77777777" w:rsidR="001D3C59" w:rsidRPr="009A5060" w:rsidRDefault="001D3C59" w:rsidP="00C179E5">
      <w:pPr>
        <w:pStyle w:val="0AClause"/>
        <w:spacing w:line="240" w:lineRule="auto"/>
        <w:rPr>
          <w:lang w:val="en-GB"/>
        </w:rPr>
      </w:pPr>
      <w:commentRangeStart w:id="5608"/>
      <w:r w:rsidRPr="009A5060">
        <w:rPr>
          <w:lang w:val="en-GB"/>
        </w:rPr>
        <w:t>A Change Request having a budgetary impact on the Contractor shall form the basis for a Variation Order.  In such event, the Change Request shall be considered as approved when the Variation Order is issued by SCK CEN.</w:t>
      </w:r>
      <w:commentRangeEnd w:id="5608"/>
      <w:r w:rsidRPr="009A5060">
        <w:rPr>
          <w:lang w:val="en-GB"/>
        </w:rPr>
        <w:commentReference w:id="5608"/>
      </w:r>
    </w:p>
    <w:p w14:paraId="4C490056" w14:textId="7D8F990B" w:rsidR="001D3C59" w:rsidRPr="009A5060" w:rsidRDefault="001D3C59" w:rsidP="00C179E5">
      <w:pPr>
        <w:pStyle w:val="0AClause"/>
        <w:spacing w:line="240" w:lineRule="auto"/>
        <w:rPr>
          <w:lang w:val="en-GB"/>
        </w:rPr>
      </w:pPr>
      <w:r w:rsidRPr="009A5060">
        <w:rPr>
          <w:lang w:val="en-GB"/>
        </w:rPr>
        <w:t>The Contractor shall create and maintain a Change Register, accessible to SCK CEN, in which all Change Requests shall be logged, including at least</w:t>
      </w:r>
      <w:r w:rsidR="00605EA4">
        <w:rPr>
          <w:lang w:val="en-GB"/>
        </w:rPr>
        <w:t>:</w:t>
      </w:r>
      <w:r w:rsidRPr="009A5060">
        <w:rPr>
          <w:lang w:val="en-GB"/>
        </w:rPr>
        <w:t xml:space="preserve"> </w:t>
      </w:r>
    </w:p>
    <w:p w14:paraId="279ED163" w14:textId="77777777" w:rsidR="001D3C59" w:rsidRPr="009A5060" w:rsidRDefault="001D3C59" w:rsidP="00C179E5">
      <w:pPr>
        <w:pStyle w:val="0AClause"/>
        <w:numPr>
          <w:ilvl w:val="1"/>
          <w:numId w:val="126"/>
        </w:numPr>
        <w:spacing w:line="240" w:lineRule="auto"/>
        <w:rPr>
          <w:lang w:val="en-GB"/>
        </w:rPr>
      </w:pPr>
      <w:r w:rsidRPr="009A5060">
        <w:rPr>
          <w:lang w:val="en-GB"/>
        </w:rPr>
        <w:t>a unique identifier, title, date of issuance,</w:t>
      </w:r>
    </w:p>
    <w:p w14:paraId="12D39D42" w14:textId="2207F697" w:rsidR="001D3C59" w:rsidRPr="009A5060" w:rsidRDefault="00CE2631" w:rsidP="00C179E5">
      <w:pPr>
        <w:pStyle w:val="0AClause"/>
        <w:numPr>
          <w:ilvl w:val="1"/>
          <w:numId w:val="126"/>
        </w:numPr>
        <w:spacing w:line="240" w:lineRule="auto"/>
        <w:rPr>
          <w:lang w:val="en-GB"/>
        </w:rPr>
      </w:pPr>
      <w:r w:rsidRPr="009A5060">
        <w:rPr>
          <w:lang w:val="en-GB"/>
        </w:rPr>
        <w:t>monetary impact</w:t>
      </w:r>
      <w:r w:rsidR="001D3C59" w:rsidRPr="009A5060">
        <w:rPr>
          <w:lang w:val="en-GB"/>
        </w:rPr>
        <w:t>,</w:t>
      </w:r>
    </w:p>
    <w:p w14:paraId="5B449BBB" w14:textId="5E8A6C54" w:rsidR="001D3C59" w:rsidRPr="009A5060" w:rsidRDefault="001D3C59" w:rsidP="00C179E5">
      <w:pPr>
        <w:pStyle w:val="0AClause"/>
        <w:numPr>
          <w:ilvl w:val="1"/>
          <w:numId w:val="126"/>
        </w:numPr>
        <w:spacing w:line="240" w:lineRule="auto"/>
        <w:rPr>
          <w:lang w:val="en-GB"/>
        </w:rPr>
      </w:pPr>
      <w:r w:rsidRPr="009A5060">
        <w:rPr>
          <w:lang w:val="en-GB"/>
        </w:rPr>
        <w:t xml:space="preserve">impact on the Contract schedule, and information about the status of (vi) the decision (potential, pending, approved, </w:t>
      </w:r>
      <w:r w:rsidR="00352FF0" w:rsidRPr="009A5060">
        <w:rPr>
          <w:lang w:val="en-GB"/>
        </w:rPr>
        <w:t>withdrawn,</w:t>
      </w:r>
      <w:r w:rsidRPr="009A5060">
        <w:rPr>
          <w:lang w:val="en-GB"/>
        </w:rPr>
        <w:t xml:space="preserve"> or disputed) and (vii) the implementation</w:t>
      </w:r>
      <w:r w:rsidRPr="009A5060" w:rsidDel="006F4F6D">
        <w:rPr>
          <w:lang w:val="en-GB"/>
        </w:rPr>
        <w:t>.</w:t>
      </w:r>
    </w:p>
    <w:p w14:paraId="72173BF5" w14:textId="77777777" w:rsidR="001D3C59" w:rsidRPr="009A5060" w:rsidRDefault="001D3C59" w:rsidP="00C179E5">
      <w:pPr>
        <w:pStyle w:val="0AClause"/>
        <w:numPr>
          <w:ilvl w:val="1"/>
          <w:numId w:val="126"/>
        </w:numPr>
        <w:spacing w:line="240" w:lineRule="auto"/>
        <w:rPr>
          <w:lang w:val="en-GB"/>
        </w:rPr>
      </w:pPr>
      <w:r w:rsidRPr="009A5060">
        <w:rPr>
          <w:lang w:val="en-GB"/>
        </w:rPr>
        <w:t>Deviations from the specifications defined in the Contract, that were not explicitly authorized by SCK CEN in advance in writing, shall be treated as Non-Conformities.</w:t>
      </w:r>
    </w:p>
    <w:p w14:paraId="00641CD8" w14:textId="77777777" w:rsidR="001D3C59" w:rsidRPr="009A5060" w:rsidRDefault="001D3C59" w:rsidP="00C179E5">
      <w:pPr>
        <w:pStyle w:val="Heading3numbered"/>
        <w:spacing w:line="240" w:lineRule="auto"/>
      </w:pPr>
      <w:bookmarkStart w:id="5609" w:name="_Ref190802525"/>
      <w:bookmarkStart w:id="5610" w:name="_Toc200492679"/>
      <w:bookmarkStart w:id="5611" w:name="_Toc202536280"/>
      <w:bookmarkStart w:id="5612" w:name="_Toc202536962"/>
      <w:bookmarkStart w:id="5613" w:name="_Toc216341016"/>
      <w:r w:rsidRPr="009A5060">
        <w:t>Non-Conformity Management</w:t>
      </w:r>
      <w:bookmarkEnd w:id="5609"/>
      <w:bookmarkEnd w:id="5610"/>
      <w:bookmarkEnd w:id="5611"/>
      <w:bookmarkEnd w:id="5612"/>
      <w:bookmarkEnd w:id="5613"/>
    </w:p>
    <w:p w14:paraId="1BB3413E" w14:textId="77777777" w:rsidR="001D3C59" w:rsidRPr="009A5060" w:rsidRDefault="001D3C59" w:rsidP="00C179E5">
      <w:pPr>
        <w:pStyle w:val="0AClause"/>
        <w:spacing w:line="240" w:lineRule="auto"/>
        <w:rPr>
          <w:lang w:val="en-GB"/>
        </w:rPr>
      </w:pPr>
      <w:r w:rsidRPr="009A5060">
        <w:rPr>
          <w:lang w:val="en-GB"/>
        </w:rPr>
        <w:t>A Non-Conformity is defined as any non-compliance with, or deviation from, any of the requirements and/or conformity criteria set forth in the Contract or approved Change Requests.</w:t>
      </w:r>
    </w:p>
    <w:p w14:paraId="46DAB8E6" w14:textId="7E19397B" w:rsidR="001D3C59" w:rsidRPr="009A5060" w:rsidRDefault="001D3C59" w:rsidP="00C179E5">
      <w:pPr>
        <w:pStyle w:val="0AClause"/>
        <w:spacing w:line="240" w:lineRule="auto"/>
        <w:rPr>
          <w:lang w:val="en-GB"/>
        </w:rPr>
      </w:pPr>
      <w:r w:rsidRPr="009A5060">
        <w:rPr>
          <w:lang w:val="en-GB"/>
        </w:rPr>
        <w:t xml:space="preserve">The Contractor shall have a process in place for managing Non-Conformities that arise during the performance of the Contract, including receiving and processing notifications of Non-Conformities from SCK CEN and/or third parties (such as its </w:t>
      </w:r>
      <w:r w:rsidR="005F7548" w:rsidRPr="009A5060">
        <w:rPr>
          <w:lang w:val="en-GB"/>
        </w:rPr>
        <w:t>Contractor</w:t>
      </w:r>
      <w:r w:rsidRPr="009A5060">
        <w:rPr>
          <w:lang w:val="en-GB"/>
        </w:rPr>
        <w:t>s or Subcontractors).</w:t>
      </w:r>
    </w:p>
    <w:p w14:paraId="4FF41B75" w14:textId="77777777" w:rsidR="001D3C59" w:rsidRPr="009A5060" w:rsidRDefault="001D3C59" w:rsidP="00C179E5">
      <w:pPr>
        <w:pStyle w:val="0AClause"/>
        <w:spacing w:line="240" w:lineRule="auto"/>
        <w:rPr>
          <w:lang w:val="en-GB"/>
        </w:rPr>
      </w:pPr>
      <w:r w:rsidRPr="009A5060">
        <w:rPr>
          <w:lang w:val="en-GB"/>
        </w:rPr>
        <w:lastRenderedPageBreak/>
        <w:t>In case of a Non-Conformity, the Contractor may not ship, or shall recall at its own risk and expense, the impacted supply.  Any steps of the Contract execution, which are (potentially) affected by the Non</w:t>
      </w:r>
      <w:r w:rsidRPr="009A5060">
        <w:rPr>
          <w:lang w:val="en-GB"/>
        </w:rPr>
        <w:noBreakHyphen/>
        <w:t>Conformity, shall be put on hold.</w:t>
      </w:r>
    </w:p>
    <w:p w14:paraId="62CE316B" w14:textId="77777777" w:rsidR="001D3C59" w:rsidRPr="009A5060" w:rsidRDefault="001D3C59" w:rsidP="00C179E5">
      <w:pPr>
        <w:pStyle w:val="0AClause"/>
        <w:spacing w:line="240" w:lineRule="auto"/>
        <w:rPr>
          <w:lang w:val="en-GB"/>
        </w:rPr>
      </w:pPr>
      <w:r w:rsidRPr="009A5060">
        <w:rPr>
          <w:lang w:val="en-GB"/>
        </w:rPr>
        <w:t>The Contractor shall notify SCK CEN in writing of any such Non-Conformities by means of a Non-Conformity Report (NCR).  An NCR shall be submitted to SCK CEN as soon as reasonably possible after a Non-Conformity is identified.</w:t>
      </w:r>
    </w:p>
    <w:p w14:paraId="1B4AAE84" w14:textId="77777777" w:rsidR="001D3C59" w:rsidRPr="009A5060" w:rsidRDefault="001D3C59" w:rsidP="00C179E5">
      <w:pPr>
        <w:pStyle w:val="0AClause"/>
        <w:spacing w:line="240" w:lineRule="auto"/>
        <w:rPr>
          <w:lang w:val="en-GB"/>
        </w:rPr>
      </w:pPr>
      <w:r w:rsidRPr="009A5060">
        <w:rPr>
          <w:lang w:val="en-GB"/>
        </w:rPr>
        <w:t>The NCR shall cover at least the following aspects:</w:t>
      </w:r>
    </w:p>
    <w:p w14:paraId="1B15ACDC" w14:textId="77777777" w:rsidR="001D3C59" w:rsidRPr="009A5060" w:rsidRDefault="001D3C59" w:rsidP="00C179E5">
      <w:pPr>
        <w:pStyle w:val="0AClause"/>
        <w:numPr>
          <w:ilvl w:val="1"/>
          <w:numId w:val="127"/>
        </w:numPr>
        <w:spacing w:line="240" w:lineRule="auto"/>
        <w:rPr>
          <w:lang w:val="en-GB"/>
        </w:rPr>
      </w:pPr>
      <w:r w:rsidRPr="009A5060">
        <w:rPr>
          <w:lang w:val="en-GB"/>
        </w:rPr>
        <w:t>Detailed description of the Non-Conformity.</w:t>
      </w:r>
    </w:p>
    <w:p w14:paraId="29954286" w14:textId="77777777" w:rsidR="001D3C59" w:rsidRPr="009A5060" w:rsidRDefault="001D3C59" w:rsidP="00C179E5">
      <w:pPr>
        <w:pStyle w:val="0AClause"/>
        <w:numPr>
          <w:ilvl w:val="1"/>
          <w:numId w:val="127"/>
        </w:numPr>
        <w:spacing w:line="240" w:lineRule="auto"/>
        <w:rPr>
          <w:lang w:val="en-GB"/>
        </w:rPr>
      </w:pPr>
      <w:r w:rsidRPr="009A5060">
        <w:rPr>
          <w:lang w:val="en-GB"/>
        </w:rPr>
        <w:t>Identification of all potentially affected deliverables.</w:t>
      </w:r>
    </w:p>
    <w:p w14:paraId="5E25D6E9" w14:textId="77777777" w:rsidR="001D3C59" w:rsidRPr="009A5060" w:rsidRDefault="001D3C59" w:rsidP="00C179E5">
      <w:pPr>
        <w:pStyle w:val="0AClause"/>
        <w:numPr>
          <w:ilvl w:val="1"/>
          <w:numId w:val="127"/>
        </w:numPr>
        <w:spacing w:line="240" w:lineRule="auto"/>
        <w:rPr>
          <w:lang w:val="en-GB"/>
        </w:rPr>
      </w:pPr>
      <w:r w:rsidRPr="009A5060">
        <w:rPr>
          <w:lang w:val="en-GB"/>
        </w:rPr>
        <w:t>Identified (root) cause(s) including verification thereof.</w:t>
      </w:r>
    </w:p>
    <w:p w14:paraId="6CB28661" w14:textId="77777777" w:rsidR="001D3C59" w:rsidRPr="009A5060" w:rsidRDefault="001D3C59" w:rsidP="00C179E5">
      <w:pPr>
        <w:pStyle w:val="0AClause"/>
        <w:numPr>
          <w:ilvl w:val="1"/>
          <w:numId w:val="127"/>
        </w:numPr>
        <w:spacing w:line="240" w:lineRule="auto"/>
        <w:rPr>
          <w:lang w:val="en-GB"/>
        </w:rPr>
      </w:pPr>
      <w:r w:rsidRPr="009A5060">
        <w:rPr>
          <w:lang w:val="en-GB"/>
        </w:rPr>
        <w:t>Proposed corrective actions including their anticipated effectiveness.</w:t>
      </w:r>
    </w:p>
    <w:p w14:paraId="17DA19FF" w14:textId="77777777" w:rsidR="001D3C59" w:rsidRPr="009A5060" w:rsidRDefault="001D3C59" w:rsidP="00C179E5">
      <w:pPr>
        <w:pStyle w:val="0AClause"/>
        <w:numPr>
          <w:ilvl w:val="1"/>
          <w:numId w:val="127"/>
        </w:numPr>
        <w:spacing w:line="240" w:lineRule="auto"/>
        <w:rPr>
          <w:lang w:val="en-GB"/>
        </w:rPr>
      </w:pPr>
      <w:r w:rsidRPr="009A5060">
        <w:rPr>
          <w:lang w:val="en-GB"/>
        </w:rPr>
        <w:t>Proposed reoccurrence prevention plan (if applicable).</w:t>
      </w:r>
    </w:p>
    <w:p w14:paraId="25240EB3" w14:textId="77777777" w:rsidR="001D3C59" w:rsidRPr="009A5060" w:rsidRDefault="001D3C59" w:rsidP="00C179E5">
      <w:pPr>
        <w:pStyle w:val="0AClause"/>
        <w:numPr>
          <w:ilvl w:val="1"/>
          <w:numId w:val="127"/>
        </w:numPr>
        <w:spacing w:line="240" w:lineRule="auto"/>
        <w:rPr>
          <w:lang w:val="en-GB"/>
        </w:rPr>
      </w:pPr>
      <w:r w:rsidRPr="009A5060">
        <w:rPr>
          <w:lang w:val="en-GB"/>
        </w:rPr>
        <w:t>The Contractor shall include the NCR template in annex to the QAP.</w:t>
      </w:r>
    </w:p>
    <w:p w14:paraId="7354B24E" w14:textId="77777777" w:rsidR="001D3C59" w:rsidRPr="009A5060" w:rsidRDefault="001D3C59" w:rsidP="00C179E5">
      <w:pPr>
        <w:pStyle w:val="0AClause"/>
        <w:numPr>
          <w:ilvl w:val="1"/>
          <w:numId w:val="127"/>
        </w:numPr>
        <w:spacing w:line="240" w:lineRule="auto"/>
        <w:rPr>
          <w:lang w:val="en-GB"/>
        </w:rPr>
      </w:pPr>
      <w:r w:rsidRPr="009A5060">
        <w:rPr>
          <w:lang w:val="en-GB"/>
        </w:rPr>
        <w:t>The NCR shall be submitted to SCK CEN for approval.  SCK CEN shall be entitled to reject the solution(s) proposed by the Contractor in case SCK CEN deems the solution not useable given the circumstances.</w:t>
      </w:r>
    </w:p>
    <w:p w14:paraId="13494CE8" w14:textId="77777777" w:rsidR="001D3C59" w:rsidRPr="009A5060" w:rsidRDefault="001D3C59" w:rsidP="00C179E5">
      <w:pPr>
        <w:pStyle w:val="0AClause"/>
        <w:spacing w:line="240" w:lineRule="auto"/>
        <w:rPr>
          <w:lang w:val="en-GB"/>
        </w:rPr>
      </w:pPr>
      <w:r w:rsidRPr="009A5060">
        <w:rPr>
          <w:lang w:val="en-GB"/>
        </w:rPr>
        <w:t xml:space="preserve">The Contractor shall perform the necessary actions to correct the Non-Conformity (in accordance with the SCK CEN approved NCR) at its own risk and expense.  Said necessary actions shall not only concern redoing (parts of) the manufacturing and/or its related processes (assembly, packaging, delivery, …) but shall also entail redoing all QA/QC activities associated therewith.  </w:t>
      </w:r>
      <w:commentRangeStart w:id="5614"/>
      <w:r w:rsidRPr="009A5060">
        <w:rPr>
          <w:lang w:val="en-GB"/>
        </w:rPr>
        <w:t xml:space="preserve">Next to that, if so, requested by SCK CEN, the Contractor shall moreover reimburse SCK CEN for the costs incurred by SCK CEN to have the FAT/SAT of the impacted items redone.  </w:t>
      </w:r>
      <w:commentRangeEnd w:id="5614"/>
      <w:r w:rsidRPr="009A5060">
        <w:rPr>
          <w:lang w:val="en-GB"/>
        </w:rPr>
        <w:commentReference w:id="5614"/>
      </w:r>
    </w:p>
    <w:p w14:paraId="7E18096A" w14:textId="77777777" w:rsidR="001D3C59" w:rsidRPr="00856D8D" w:rsidRDefault="001D3C59" w:rsidP="00C179E5">
      <w:pPr>
        <w:pStyle w:val="0AClause"/>
        <w:spacing w:line="240" w:lineRule="auto"/>
        <w:rPr>
          <w:highlight w:val="green"/>
          <w:lang w:val="en-GB"/>
        </w:rPr>
      </w:pPr>
      <w:r w:rsidRPr="00856D8D">
        <w:rPr>
          <w:highlight w:val="green"/>
          <w:lang w:val="en-GB"/>
        </w:rPr>
        <w:t>The Contractor shall keep SCK CEN duly informed about the progress of the implementation of the actions identified in the NCR and, if applicable, shall provide a revised schedule identifying the time impact of the implementation of said actions; the Contractor shall minimize the consequences on the schedule in any case.</w:t>
      </w:r>
    </w:p>
    <w:p w14:paraId="7B2E1CFE" w14:textId="77777777" w:rsidR="001D3C59" w:rsidRPr="00605EA4" w:rsidRDefault="001D3C59" w:rsidP="00C179E5">
      <w:pPr>
        <w:pStyle w:val="0AClause"/>
        <w:numPr>
          <w:ilvl w:val="2"/>
          <w:numId w:val="122"/>
        </w:numPr>
        <w:spacing w:line="240" w:lineRule="auto"/>
        <w:ind w:left="1008"/>
        <w:rPr>
          <w:lang w:val="en-GB"/>
        </w:rPr>
      </w:pPr>
      <w:r w:rsidRPr="00605EA4">
        <w:rPr>
          <w:lang w:val="en-GB"/>
        </w:rPr>
        <w:t>At the specific request of SCK CEN, to avoid repetition of possible recurring Non-Conformities during the execution of the Contract, or when imposed by the Contractor's quality management system or the QAP, the Contractor shall carry out a root cause analysis of the Non-Conformity.  Such an analysis shall:</w:t>
      </w:r>
    </w:p>
    <w:p w14:paraId="331B3549" w14:textId="77777777" w:rsidR="001D3C59" w:rsidRPr="00605EA4" w:rsidRDefault="001D3C59" w:rsidP="00C179E5">
      <w:pPr>
        <w:pStyle w:val="0AClause"/>
        <w:numPr>
          <w:ilvl w:val="0"/>
          <w:numId w:val="119"/>
        </w:numPr>
        <w:spacing w:line="240" w:lineRule="auto"/>
        <w:rPr>
          <w:lang w:val="en-GB"/>
        </w:rPr>
      </w:pPr>
      <w:r w:rsidRPr="00605EA4">
        <w:rPr>
          <w:lang w:val="en-GB"/>
        </w:rPr>
        <w:t>be documented and submitted for approval to SCK CEN.</w:t>
      </w:r>
    </w:p>
    <w:p w14:paraId="35D7F27C" w14:textId="77777777" w:rsidR="001D3C59" w:rsidRPr="00605EA4" w:rsidRDefault="001D3C59" w:rsidP="00C179E5">
      <w:pPr>
        <w:pStyle w:val="0AClause"/>
        <w:numPr>
          <w:ilvl w:val="0"/>
          <w:numId w:val="119"/>
        </w:numPr>
        <w:spacing w:line="240" w:lineRule="auto"/>
        <w:rPr>
          <w:lang w:val="en-GB"/>
        </w:rPr>
      </w:pPr>
      <w:r w:rsidRPr="00605EA4">
        <w:rPr>
          <w:lang w:val="en-GB"/>
        </w:rPr>
        <w:t>include the identified Non-Conformity cause(s).</w:t>
      </w:r>
    </w:p>
    <w:p w14:paraId="387E4508" w14:textId="77777777" w:rsidR="001D3C59" w:rsidRPr="00605EA4" w:rsidRDefault="001D3C59" w:rsidP="00C179E5">
      <w:pPr>
        <w:pStyle w:val="0AClause"/>
        <w:numPr>
          <w:ilvl w:val="0"/>
          <w:numId w:val="119"/>
        </w:numPr>
        <w:spacing w:line="240" w:lineRule="auto"/>
        <w:rPr>
          <w:lang w:val="en-GB"/>
        </w:rPr>
      </w:pPr>
      <w:r w:rsidRPr="00605EA4">
        <w:rPr>
          <w:lang w:val="en-GB"/>
        </w:rPr>
        <w:t>propose an action plan to minimize the probability of a recurrence.</w:t>
      </w:r>
    </w:p>
    <w:p w14:paraId="5F2B1068" w14:textId="77777777" w:rsidR="001D3C59" w:rsidRPr="00605EA4" w:rsidRDefault="001D3C59" w:rsidP="00C179E5">
      <w:pPr>
        <w:pStyle w:val="0AClause"/>
        <w:numPr>
          <w:ilvl w:val="2"/>
          <w:numId w:val="122"/>
        </w:numPr>
        <w:spacing w:line="240" w:lineRule="auto"/>
        <w:ind w:left="1008"/>
        <w:rPr>
          <w:lang w:val="en-GB"/>
        </w:rPr>
      </w:pPr>
      <w:bookmarkStart w:id="5615" w:name="_Hlk159856120"/>
      <w:r w:rsidRPr="00605EA4">
        <w:rPr>
          <w:lang w:val="en-GB"/>
        </w:rPr>
        <w:t>For actions taking more than 1 month, the Contractor shall provide a regular status report describing the result of implementation according to the due dates in the action plan.</w:t>
      </w:r>
    </w:p>
    <w:p w14:paraId="12215115" w14:textId="77777777" w:rsidR="001D3C59" w:rsidRPr="00605EA4" w:rsidRDefault="001D3C59" w:rsidP="00C179E5">
      <w:pPr>
        <w:pStyle w:val="0AClause"/>
        <w:numPr>
          <w:ilvl w:val="2"/>
          <w:numId w:val="122"/>
        </w:numPr>
        <w:spacing w:line="240" w:lineRule="auto"/>
        <w:ind w:left="1008"/>
        <w:rPr>
          <w:lang w:val="en-GB"/>
        </w:rPr>
      </w:pPr>
      <w:r w:rsidRPr="00605EA4">
        <w:rPr>
          <w:lang w:val="en-GB"/>
        </w:rPr>
        <w:t>Performing the root cause analysis and implementing any preventive/corrective actions arising therefrom, shall not give rise to any additional compensation for the Contractor.</w:t>
      </w:r>
      <w:bookmarkEnd w:id="5615"/>
    </w:p>
    <w:p w14:paraId="23304A4D" w14:textId="77777777" w:rsidR="001D3C59" w:rsidRPr="009A5060" w:rsidRDefault="001D3C59" w:rsidP="00C179E5">
      <w:pPr>
        <w:pStyle w:val="0AClause"/>
        <w:spacing w:line="240" w:lineRule="auto"/>
        <w:rPr>
          <w:lang w:val="en-GB"/>
        </w:rPr>
      </w:pPr>
      <w:r w:rsidRPr="009A5060">
        <w:rPr>
          <w:lang w:val="en-GB"/>
        </w:rPr>
        <w:t>Any Non-Conformities identified and reported by SCK CEN to the Contractor, as well as any other complaints received by the Contractor from SCK CEN, shall be treated as Non-Conformities and duly documented, investigated, and resolved according to the stipulations under this clause.</w:t>
      </w:r>
    </w:p>
    <w:p w14:paraId="0E9F443E" w14:textId="77777777" w:rsidR="001D3C59" w:rsidRPr="009A5060" w:rsidRDefault="001D3C59" w:rsidP="00C179E5">
      <w:pPr>
        <w:pStyle w:val="0AClause"/>
        <w:spacing w:line="240" w:lineRule="auto"/>
        <w:rPr>
          <w:lang w:val="en-GB"/>
        </w:rPr>
      </w:pPr>
      <w:r w:rsidRPr="009A5060">
        <w:rPr>
          <w:lang w:val="en-GB"/>
        </w:rPr>
        <w:t>Neither the implementation of the procedure on Non-Conformity management, nor the approval by SCK CEN of a Non-Conformity Report, shall waive or reduce the Contractor’s responsibility, according to the relevant stipulations of the Contract, to indemnify and hold SCK CEN harmless against all losses, damages, and costs (e.g. due to delay on the schedule) arising from such Non-Conformity.</w:t>
      </w:r>
      <w:bookmarkStart w:id="5616" w:name="_Toc160432906"/>
      <w:bookmarkStart w:id="5617" w:name="_Toc160538027"/>
      <w:bookmarkStart w:id="5618" w:name="_Toc160538123"/>
      <w:bookmarkStart w:id="5619" w:name="_Toc160538219"/>
      <w:bookmarkEnd w:id="5616"/>
      <w:bookmarkEnd w:id="5617"/>
      <w:bookmarkEnd w:id="5618"/>
      <w:bookmarkEnd w:id="5619"/>
    </w:p>
    <w:p w14:paraId="0F09B0F4" w14:textId="77777777" w:rsidR="001D3C59" w:rsidRPr="009A5060" w:rsidRDefault="001D3C59" w:rsidP="00C179E5">
      <w:pPr>
        <w:pStyle w:val="Heading3numbered"/>
        <w:spacing w:line="240" w:lineRule="auto"/>
      </w:pPr>
      <w:bookmarkStart w:id="5620" w:name="_Ref191396737"/>
      <w:bookmarkStart w:id="5621" w:name="_Toc200492680"/>
      <w:bookmarkStart w:id="5622" w:name="_Toc202536281"/>
      <w:bookmarkStart w:id="5623" w:name="_Toc202536963"/>
      <w:bookmarkStart w:id="5624" w:name="_Toc216341017"/>
      <w:r w:rsidRPr="009A5060">
        <w:t>Audits</w:t>
      </w:r>
      <w:bookmarkEnd w:id="5620"/>
      <w:bookmarkEnd w:id="5621"/>
      <w:bookmarkEnd w:id="5622"/>
      <w:bookmarkEnd w:id="5623"/>
      <w:bookmarkEnd w:id="5624"/>
    </w:p>
    <w:p w14:paraId="01D63D7D" w14:textId="66EC96FB" w:rsidR="001D3C59" w:rsidRPr="009A5060" w:rsidRDefault="001D3C59" w:rsidP="00C179E5">
      <w:pPr>
        <w:pStyle w:val="0AClause"/>
        <w:spacing w:line="240" w:lineRule="auto"/>
        <w:rPr>
          <w:lang w:val="en-GB"/>
        </w:rPr>
      </w:pPr>
      <w:bookmarkStart w:id="5625" w:name="_Ref163466176"/>
      <w:r w:rsidRPr="009A5060">
        <w:rPr>
          <w:lang w:val="en-GB"/>
        </w:rPr>
        <w:lastRenderedPageBreak/>
        <w:t>SCK CEN shall be entitled to carry out, or to have carried out by a third party on its behalf (procured at SCK CEN’s own cost), an audit of Contractor/its Subcontractor’s premises, equipment, procedures to assess the ability of Contractor/Subcontractor to comply with the requirements of this document and the Contract</w:t>
      </w:r>
      <w:bookmarkEnd w:id="5625"/>
      <w:r w:rsidR="00352FF0" w:rsidRPr="009A5060">
        <w:rPr>
          <w:lang w:val="en-GB"/>
        </w:rPr>
        <w:t xml:space="preserve">.  </w:t>
      </w:r>
      <w:r w:rsidRPr="009A5060">
        <w:rPr>
          <w:lang w:val="en-GB"/>
        </w:rPr>
        <w:t>SCK CEN may request such audit when at least one of the following conditions is met:</w:t>
      </w:r>
    </w:p>
    <w:p w14:paraId="13018468" w14:textId="77777777" w:rsidR="001D3C59" w:rsidRPr="00856D8D" w:rsidRDefault="001D3C59" w:rsidP="00C179E5">
      <w:pPr>
        <w:pStyle w:val="0AClause"/>
        <w:numPr>
          <w:ilvl w:val="2"/>
          <w:numId w:val="156"/>
        </w:numPr>
        <w:spacing w:line="240" w:lineRule="auto"/>
        <w:rPr>
          <w:lang w:val="en-GB"/>
        </w:rPr>
      </w:pPr>
      <w:r w:rsidRPr="00856D8D">
        <w:rPr>
          <w:lang w:val="en-GB"/>
        </w:rPr>
        <w:t>to qualify a Contractor/Subcontractor which is not ISO 9001 certified.</w:t>
      </w:r>
    </w:p>
    <w:p w14:paraId="3C4152C4" w14:textId="77777777" w:rsidR="001D3C59" w:rsidRPr="00856D8D" w:rsidRDefault="001D3C59" w:rsidP="00C179E5">
      <w:pPr>
        <w:pStyle w:val="0AClause"/>
        <w:numPr>
          <w:ilvl w:val="2"/>
          <w:numId w:val="156"/>
        </w:numPr>
        <w:spacing w:line="240" w:lineRule="auto"/>
        <w:rPr>
          <w:lang w:val="en-GB"/>
        </w:rPr>
      </w:pPr>
      <w:r w:rsidRPr="00856D8D">
        <w:rPr>
          <w:lang w:val="en-GB"/>
        </w:rPr>
        <w:t>to address performance issues.</w:t>
      </w:r>
    </w:p>
    <w:p w14:paraId="3110F089" w14:textId="77777777" w:rsidR="001D3C59" w:rsidRPr="009A5060" w:rsidRDefault="001D3C59" w:rsidP="00C179E5">
      <w:pPr>
        <w:pStyle w:val="0AClause"/>
        <w:spacing w:line="240" w:lineRule="auto"/>
        <w:rPr>
          <w:lang w:val="en-GB"/>
        </w:rPr>
      </w:pPr>
      <w:r w:rsidRPr="009A5060">
        <w:rPr>
          <w:lang w:val="en-GB"/>
        </w:rPr>
        <w:t>SCK CEN shall inform the Contractor in advance of the audit and shall take all necessary steps not to unduly interfere with the performance of Contractor’s business operations.  SCK CEN shall provide an audit report within two weeks of completing the audit.  The Contractor shall respond within two weeks with an action plan to address the identified Non-Conformities.</w:t>
      </w:r>
    </w:p>
    <w:p w14:paraId="71E88E9C" w14:textId="77777777" w:rsidR="001D3C59" w:rsidRPr="009A5060" w:rsidRDefault="001D3C59" w:rsidP="00C179E5">
      <w:pPr>
        <w:pStyle w:val="Heading2numbered"/>
        <w:keepNext/>
        <w:keepLines/>
        <w:ind w:left="578" w:hanging="578"/>
      </w:pPr>
      <w:bookmarkStart w:id="5626" w:name="_Toc200492681"/>
      <w:bookmarkStart w:id="5627" w:name="_Toc202536282"/>
      <w:bookmarkStart w:id="5628" w:name="_Toc202536964"/>
      <w:bookmarkStart w:id="5629" w:name="_Toc216341018"/>
      <w:r w:rsidRPr="009A5060">
        <w:t>Quality Control</w:t>
      </w:r>
      <w:bookmarkEnd w:id="5626"/>
      <w:bookmarkEnd w:id="5627"/>
      <w:bookmarkEnd w:id="5628"/>
      <w:bookmarkEnd w:id="5629"/>
    </w:p>
    <w:p w14:paraId="01B3E485" w14:textId="77777777" w:rsidR="001D3C59" w:rsidRPr="009A5060" w:rsidRDefault="001D3C59" w:rsidP="00C179E5">
      <w:pPr>
        <w:pStyle w:val="Heading3numbered"/>
        <w:spacing w:line="240" w:lineRule="auto"/>
      </w:pPr>
      <w:bookmarkStart w:id="5630" w:name="_Toc200492682"/>
      <w:bookmarkStart w:id="5631" w:name="_Toc202536283"/>
      <w:bookmarkStart w:id="5632" w:name="_Toc202536965"/>
      <w:bookmarkStart w:id="5633" w:name="_Toc216341019"/>
      <w:r w:rsidRPr="009A5060">
        <w:t>General requirements</w:t>
      </w:r>
      <w:bookmarkEnd w:id="5630"/>
      <w:bookmarkEnd w:id="5631"/>
      <w:bookmarkEnd w:id="5632"/>
      <w:bookmarkEnd w:id="5633"/>
    </w:p>
    <w:p w14:paraId="64703732" w14:textId="11B0E489" w:rsidR="00A92DF7" w:rsidRPr="00691ED5" w:rsidRDefault="00A92DF7" w:rsidP="00A92DF7">
      <w:pPr>
        <w:pStyle w:val="RequirementList"/>
        <w:numPr>
          <w:ilvl w:val="0"/>
          <w:numId w:val="0"/>
        </w:numPr>
        <w:ind w:left="142"/>
      </w:pPr>
      <w:r w:rsidRPr="00691ED5">
        <w:t>The Contractor shall perform the quality control according to best practices, as generally recognized, as well as, as assessed based on his internal ability and prior experience.</w:t>
      </w:r>
    </w:p>
    <w:p w14:paraId="42B4C4AF" w14:textId="40025B9F" w:rsidR="00A92DF7" w:rsidRDefault="00A92DF7" w:rsidP="00C179E5">
      <w:pPr>
        <w:pStyle w:val="0AClause"/>
        <w:spacing w:line="240" w:lineRule="auto"/>
        <w:rPr>
          <w:highlight w:val="green"/>
          <w:lang w:val="en-GB"/>
        </w:rPr>
      </w:pPr>
    </w:p>
    <w:p w14:paraId="6D5280E1" w14:textId="3CFCA0E2" w:rsidR="001D3C59" w:rsidRPr="009A5060" w:rsidRDefault="001D3C59" w:rsidP="00C179E5">
      <w:pPr>
        <w:pStyle w:val="0AClause"/>
        <w:spacing w:line="240" w:lineRule="auto"/>
        <w:rPr>
          <w:lang w:val="en-GB"/>
        </w:rPr>
      </w:pPr>
      <w:r w:rsidRPr="00856D8D">
        <w:rPr>
          <w:highlight w:val="green"/>
          <w:lang w:val="en-GB"/>
        </w:rPr>
        <w:t>The Contractor shall be fully responsible for the quality of the deliverables</w:t>
      </w:r>
      <w:r w:rsidR="00856D8D" w:rsidRPr="00856D8D">
        <w:rPr>
          <w:highlight w:val="green"/>
          <w:lang w:val="en-GB"/>
        </w:rPr>
        <w:t xml:space="preserve"> and documentation produced and</w:t>
      </w:r>
      <w:r w:rsidRPr="00856D8D">
        <w:rPr>
          <w:highlight w:val="green"/>
          <w:lang w:val="en-GB"/>
        </w:rPr>
        <w:t xml:space="preserve"> the quality of all components, materials, and services procured by the</w:t>
      </w:r>
      <w:commentRangeStart w:id="5634"/>
      <w:r w:rsidRPr="00856D8D">
        <w:rPr>
          <w:highlight w:val="green"/>
          <w:lang w:val="en-GB"/>
        </w:rPr>
        <w:t xml:space="preserve"> Contractor</w:t>
      </w:r>
      <w:commentRangeEnd w:id="5634"/>
      <w:r w:rsidR="00856D8D">
        <w:rPr>
          <w:rStyle w:val="CommentReference"/>
          <w:lang w:val="en-GB"/>
        </w:rPr>
        <w:commentReference w:id="5634"/>
      </w:r>
      <w:r w:rsidRPr="00856D8D">
        <w:rPr>
          <w:highlight w:val="green"/>
          <w:lang w:val="en-GB"/>
        </w:rPr>
        <w:t>.</w:t>
      </w:r>
    </w:p>
    <w:p w14:paraId="11272B49" w14:textId="162ED65D" w:rsidR="001D3C59" w:rsidRDefault="001D3C59" w:rsidP="00C179E5">
      <w:pPr>
        <w:pStyle w:val="0AClause"/>
        <w:spacing w:line="240" w:lineRule="auto"/>
        <w:rPr>
          <w:lang w:val="en-GB"/>
        </w:rPr>
      </w:pPr>
      <w:r w:rsidRPr="009A5060">
        <w:rPr>
          <w:lang w:val="en-GB"/>
        </w:rPr>
        <w:t>The Contractor shall ensure that the Contract is performed in accordance with all applicable regional, national, and international laws, regulations and industrial codes and standards and Good Industry Practices.</w:t>
      </w:r>
    </w:p>
    <w:p w14:paraId="15CE79E9" w14:textId="77777777" w:rsidR="00A92DF7" w:rsidRDefault="00A92DF7" w:rsidP="00A92DF7">
      <w:pPr>
        <w:pStyle w:val="RequirementList"/>
        <w:numPr>
          <w:ilvl w:val="0"/>
          <w:numId w:val="0"/>
        </w:numPr>
      </w:pPr>
    </w:p>
    <w:p w14:paraId="65E73408" w14:textId="77777777" w:rsidR="00A92DF7" w:rsidRPr="00A92DF7" w:rsidRDefault="00A92DF7" w:rsidP="00A92DF7">
      <w:pPr>
        <w:pStyle w:val="RequirementList"/>
        <w:numPr>
          <w:ilvl w:val="0"/>
          <w:numId w:val="0"/>
        </w:numPr>
      </w:pPr>
    </w:p>
    <w:p w14:paraId="26B43729" w14:textId="77777777" w:rsidR="001D3C59" w:rsidRPr="009A5060" w:rsidRDefault="001D3C59" w:rsidP="00C179E5">
      <w:pPr>
        <w:pStyle w:val="0AClause"/>
        <w:spacing w:line="240" w:lineRule="auto"/>
        <w:rPr>
          <w:lang w:val="en-GB"/>
        </w:rPr>
      </w:pPr>
      <w:r w:rsidRPr="009A5060">
        <w:rPr>
          <w:lang w:val="en-GB"/>
        </w:rPr>
        <w:t>Additionally, to ensure compliance with the requirements outlined in this document, the QAP shall include at least the qualification and validation requirements specified in this document.</w:t>
      </w:r>
    </w:p>
    <w:p w14:paraId="3E819E44" w14:textId="77777777" w:rsidR="001D3C59" w:rsidRPr="009A5060" w:rsidRDefault="001D3C59" w:rsidP="00C179E5">
      <w:pPr>
        <w:pStyle w:val="Heading3numbered"/>
        <w:spacing w:line="240" w:lineRule="auto"/>
      </w:pPr>
      <w:bookmarkStart w:id="5635" w:name="_Toc192782715"/>
      <w:bookmarkStart w:id="5636" w:name="_Toc192783323"/>
      <w:bookmarkStart w:id="5637" w:name="_Toc192851243"/>
      <w:bookmarkStart w:id="5638" w:name="_Toc192929730"/>
      <w:bookmarkStart w:id="5639" w:name="_Toc192935418"/>
      <w:bookmarkStart w:id="5640" w:name="_Toc193016766"/>
      <w:bookmarkStart w:id="5641" w:name="_Toc192782716"/>
      <w:bookmarkStart w:id="5642" w:name="_Toc192783324"/>
      <w:bookmarkStart w:id="5643" w:name="_Toc192851244"/>
      <w:bookmarkStart w:id="5644" w:name="_Toc192929731"/>
      <w:bookmarkStart w:id="5645" w:name="_Toc192935419"/>
      <w:bookmarkStart w:id="5646" w:name="_Toc193016767"/>
      <w:bookmarkStart w:id="5647" w:name="_Toc169612653"/>
      <w:bookmarkStart w:id="5648" w:name="_Toc169612750"/>
      <w:bookmarkStart w:id="5649" w:name="_Toc169612848"/>
      <w:bookmarkStart w:id="5650" w:name="_Toc169614232"/>
      <w:bookmarkStart w:id="5651" w:name="_Toc177587802"/>
      <w:bookmarkStart w:id="5652" w:name="_Toc177644574"/>
      <w:bookmarkStart w:id="5653" w:name="_Toc177657981"/>
      <w:bookmarkStart w:id="5654" w:name="_Toc178013395"/>
      <w:bookmarkStart w:id="5655" w:name="_Toc178107876"/>
      <w:bookmarkStart w:id="5656" w:name="_Toc178251697"/>
      <w:bookmarkStart w:id="5657" w:name="_Toc178251871"/>
      <w:bookmarkStart w:id="5658" w:name="_Toc178252029"/>
      <w:bookmarkStart w:id="5659" w:name="_Toc178252186"/>
      <w:bookmarkStart w:id="5660" w:name="_Toc178252343"/>
      <w:bookmarkStart w:id="5661" w:name="_Toc178252500"/>
      <w:bookmarkStart w:id="5662" w:name="_Toc178252657"/>
      <w:bookmarkStart w:id="5663" w:name="_Toc178252819"/>
      <w:bookmarkStart w:id="5664" w:name="_Toc178326008"/>
      <w:bookmarkStart w:id="5665" w:name="_Toc178326452"/>
      <w:bookmarkStart w:id="5666" w:name="_Toc178579145"/>
      <w:bookmarkStart w:id="5667" w:name="_Toc178595199"/>
      <w:bookmarkStart w:id="5668" w:name="_Toc178600008"/>
      <w:bookmarkStart w:id="5669" w:name="_Toc178611909"/>
      <w:bookmarkStart w:id="5670" w:name="_Toc178853300"/>
      <w:bookmarkStart w:id="5671" w:name="_Toc177587804"/>
      <w:bookmarkStart w:id="5672" w:name="_Toc177644576"/>
      <w:bookmarkStart w:id="5673" w:name="_Toc177657983"/>
      <w:bookmarkStart w:id="5674" w:name="_Toc178013397"/>
      <w:bookmarkStart w:id="5675" w:name="_Toc178107878"/>
      <w:bookmarkStart w:id="5676" w:name="_Toc178251699"/>
      <w:bookmarkStart w:id="5677" w:name="_Toc178251873"/>
      <w:bookmarkStart w:id="5678" w:name="_Toc178252031"/>
      <w:bookmarkStart w:id="5679" w:name="_Toc178252188"/>
      <w:bookmarkStart w:id="5680" w:name="_Toc178252345"/>
      <w:bookmarkStart w:id="5681" w:name="_Toc178252502"/>
      <w:bookmarkStart w:id="5682" w:name="_Toc178252659"/>
      <w:bookmarkStart w:id="5683" w:name="_Toc178252821"/>
      <w:bookmarkStart w:id="5684" w:name="_Toc178326010"/>
      <w:bookmarkStart w:id="5685" w:name="_Toc178326454"/>
      <w:bookmarkStart w:id="5686" w:name="_Toc178579147"/>
      <w:bookmarkStart w:id="5687" w:name="_Toc178595201"/>
      <w:bookmarkStart w:id="5688" w:name="_Toc178600010"/>
      <w:bookmarkStart w:id="5689" w:name="_Toc178611911"/>
      <w:bookmarkStart w:id="5690" w:name="_Toc177587805"/>
      <w:bookmarkStart w:id="5691" w:name="_Toc177644577"/>
      <w:bookmarkStart w:id="5692" w:name="_Toc177657984"/>
      <w:bookmarkStart w:id="5693" w:name="_Toc178013398"/>
      <w:bookmarkStart w:id="5694" w:name="_Toc178107879"/>
      <w:bookmarkStart w:id="5695" w:name="_Toc178251700"/>
      <w:bookmarkStart w:id="5696" w:name="_Toc178251874"/>
      <w:bookmarkStart w:id="5697" w:name="_Toc178252032"/>
      <w:bookmarkStart w:id="5698" w:name="_Toc178252189"/>
      <w:bookmarkStart w:id="5699" w:name="_Toc178252346"/>
      <w:bookmarkStart w:id="5700" w:name="_Toc178252503"/>
      <w:bookmarkStart w:id="5701" w:name="_Toc178252660"/>
      <w:bookmarkStart w:id="5702" w:name="_Toc178252822"/>
      <w:bookmarkStart w:id="5703" w:name="_Toc178326011"/>
      <w:bookmarkStart w:id="5704" w:name="_Toc178326455"/>
      <w:bookmarkStart w:id="5705" w:name="_Toc178579148"/>
      <w:bookmarkStart w:id="5706" w:name="_Toc178595202"/>
      <w:bookmarkStart w:id="5707" w:name="_Toc178600011"/>
      <w:bookmarkStart w:id="5708" w:name="_Toc178611912"/>
      <w:bookmarkStart w:id="5709" w:name="_Toc177587806"/>
      <w:bookmarkStart w:id="5710" w:name="_Toc177644578"/>
      <w:bookmarkStart w:id="5711" w:name="_Toc177657985"/>
      <w:bookmarkStart w:id="5712" w:name="_Toc178013399"/>
      <w:bookmarkStart w:id="5713" w:name="_Toc178107880"/>
      <w:bookmarkStart w:id="5714" w:name="_Toc178251701"/>
      <w:bookmarkStart w:id="5715" w:name="_Toc178251875"/>
      <w:bookmarkStart w:id="5716" w:name="_Toc178252033"/>
      <w:bookmarkStart w:id="5717" w:name="_Toc178252190"/>
      <w:bookmarkStart w:id="5718" w:name="_Toc178252347"/>
      <w:bookmarkStart w:id="5719" w:name="_Toc178252504"/>
      <w:bookmarkStart w:id="5720" w:name="_Toc178252661"/>
      <w:bookmarkStart w:id="5721" w:name="_Toc178252823"/>
      <w:bookmarkStart w:id="5722" w:name="_Toc178326012"/>
      <w:bookmarkStart w:id="5723" w:name="_Toc178326456"/>
      <w:bookmarkStart w:id="5724" w:name="_Toc178579149"/>
      <w:bookmarkStart w:id="5725" w:name="_Toc178595203"/>
      <w:bookmarkStart w:id="5726" w:name="_Toc178600012"/>
      <w:bookmarkStart w:id="5727" w:name="_Toc178611913"/>
      <w:bookmarkStart w:id="5728" w:name="_Toc177587807"/>
      <w:bookmarkStart w:id="5729" w:name="_Toc177644579"/>
      <w:bookmarkStart w:id="5730" w:name="_Toc177657986"/>
      <w:bookmarkStart w:id="5731" w:name="_Toc178013400"/>
      <w:bookmarkStart w:id="5732" w:name="_Toc178107881"/>
      <w:bookmarkStart w:id="5733" w:name="_Toc178251702"/>
      <w:bookmarkStart w:id="5734" w:name="_Toc178251876"/>
      <w:bookmarkStart w:id="5735" w:name="_Toc178252034"/>
      <w:bookmarkStart w:id="5736" w:name="_Toc178252191"/>
      <w:bookmarkStart w:id="5737" w:name="_Toc178252348"/>
      <w:bookmarkStart w:id="5738" w:name="_Toc178252505"/>
      <w:bookmarkStart w:id="5739" w:name="_Toc178252662"/>
      <w:bookmarkStart w:id="5740" w:name="_Toc178252824"/>
      <w:bookmarkStart w:id="5741" w:name="_Toc178326013"/>
      <w:bookmarkStart w:id="5742" w:name="_Toc178326457"/>
      <w:bookmarkStart w:id="5743" w:name="_Toc178579150"/>
      <w:bookmarkStart w:id="5744" w:name="_Toc178595204"/>
      <w:bookmarkStart w:id="5745" w:name="_Toc178600013"/>
      <w:bookmarkStart w:id="5746" w:name="_Toc178611914"/>
      <w:bookmarkStart w:id="5747" w:name="_Toc177587808"/>
      <w:bookmarkStart w:id="5748" w:name="_Toc177644580"/>
      <w:bookmarkStart w:id="5749" w:name="_Toc177657987"/>
      <w:bookmarkStart w:id="5750" w:name="_Toc178013401"/>
      <w:bookmarkStart w:id="5751" w:name="_Toc178107882"/>
      <w:bookmarkStart w:id="5752" w:name="_Toc178251703"/>
      <w:bookmarkStart w:id="5753" w:name="_Toc178251877"/>
      <w:bookmarkStart w:id="5754" w:name="_Toc178252035"/>
      <w:bookmarkStart w:id="5755" w:name="_Toc178252192"/>
      <w:bookmarkStart w:id="5756" w:name="_Toc178252349"/>
      <w:bookmarkStart w:id="5757" w:name="_Toc178252506"/>
      <w:bookmarkStart w:id="5758" w:name="_Toc178252663"/>
      <w:bookmarkStart w:id="5759" w:name="_Toc178252825"/>
      <w:bookmarkStart w:id="5760" w:name="_Toc178326014"/>
      <w:bookmarkStart w:id="5761" w:name="_Toc178326458"/>
      <w:bookmarkStart w:id="5762" w:name="_Toc178579151"/>
      <w:bookmarkStart w:id="5763" w:name="_Toc178595205"/>
      <w:bookmarkStart w:id="5764" w:name="_Toc178600014"/>
      <w:bookmarkStart w:id="5765" w:name="_Toc178611915"/>
      <w:bookmarkStart w:id="5766" w:name="_Toc162509122"/>
      <w:bookmarkStart w:id="5767" w:name="_Toc162509123"/>
      <w:bookmarkStart w:id="5768" w:name="_Toc162509124"/>
      <w:bookmarkStart w:id="5769" w:name="_Toc162509125"/>
      <w:bookmarkStart w:id="5770" w:name="_Toc162509126"/>
      <w:bookmarkStart w:id="5771" w:name="_Toc162509127"/>
      <w:bookmarkStart w:id="5772" w:name="_Toc162509128"/>
      <w:bookmarkStart w:id="5773" w:name="_Toc162509129"/>
      <w:bookmarkStart w:id="5774" w:name="_Toc162509130"/>
      <w:bookmarkStart w:id="5775" w:name="_Toc162509131"/>
      <w:bookmarkStart w:id="5776" w:name="_Toc162509132"/>
      <w:bookmarkStart w:id="5777" w:name="_Toc162509133"/>
      <w:bookmarkStart w:id="5778" w:name="_Toc162509134"/>
      <w:bookmarkStart w:id="5779" w:name="_Toc162509135"/>
      <w:bookmarkStart w:id="5780" w:name="_Toc162509136"/>
      <w:bookmarkStart w:id="5781" w:name="_Toc162509137"/>
      <w:bookmarkStart w:id="5782" w:name="_Toc162509138"/>
      <w:bookmarkStart w:id="5783" w:name="_Toc162509139"/>
      <w:bookmarkStart w:id="5784" w:name="_Toc162509140"/>
      <w:bookmarkStart w:id="5785" w:name="_Toc162509141"/>
      <w:bookmarkStart w:id="5786" w:name="_Toc162509142"/>
      <w:bookmarkStart w:id="5787" w:name="_Toc162509143"/>
      <w:bookmarkStart w:id="5788" w:name="_Toc162509144"/>
      <w:bookmarkStart w:id="5789" w:name="_Toc162509145"/>
      <w:bookmarkStart w:id="5790" w:name="_Toc162509146"/>
      <w:bookmarkStart w:id="5791" w:name="_Toc162509147"/>
      <w:bookmarkStart w:id="5792" w:name="_Toc162509148"/>
      <w:bookmarkStart w:id="5793" w:name="_Toc162509149"/>
      <w:bookmarkStart w:id="5794" w:name="_Toc162509150"/>
      <w:bookmarkStart w:id="5795" w:name="_Toc162509151"/>
      <w:bookmarkStart w:id="5796" w:name="_Toc162509152"/>
      <w:bookmarkStart w:id="5797" w:name="_Toc162509153"/>
      <w:bookmarkStart w:id="5798" w:name="_Toc162509154"/>
      <w:bookmarkStart w:id="5799" w:name="_Toc162509169"/>
      <w:bookmarkStart w:id="5800" w:name="_Toc162509170"/>
      <w:bookmarkStart w:id="5801" w:name="_Toc162509171"/>
      <w:bookmarkStart w:id="5802" w:name="_Toc162509172"/>
      <w:bookmarkStart w:id="5803" w:name="_Toc162509173"/>
      <w:bookmarkStart w:id="5804" w:name="_Toc162509174"/>
      <w:bookmarkStart w:id="5805" w:name="_Toc162509175"/>
      <w:bookmarkStart w:id="5806" w:name="_Toc192782717"/>
      <w:bookmarkStart w:id="5807" w:name="_Toc192783325"/>
      <w:bookmarkStart w:id="5808" w:name="_Toc192851245"/>
      <w:bookmarkStart w:id="5809" w:name="_Toc192929732"/>
      <w:bookmarkStart w:id="5810" w:name="_Toc192935420"/>
      <w:bookmarkStart w:id="5811" w:name="_Toc193016768"/>
      <w:bookmarkStart w:id="5812" w:name="_Toc192782718"/>
      <w:bookmarkStart w:id="5813" w:name="_Toc192783326"/>
      <w:bookmarkStart w:id="5814" w:name="_Toc192851246"/>
      <w:bookmarkStart w:id="5815" w:name="_Toc192929733"/>
      <w:bookmarkStart w:id="5816" w:name="_Toc192935421"/>
      <w:bookmarkStart w:id="5817" w:name="_Toc193016769"/>
      <w:bookmarkStart w:id="5818" w:name="_Toc200492684"/>
      <w:bookmarkStart w:id="5819" w:name="_Toc202536285"/>
      <w:bookmarkStart w:id="5820" w:name="_Toc202536967"/>
      <w:bookmarkStart w:id="5821" w:name="_Toc216341020"/>
      <w:bookmarkEnd w:id="5635"/>
      <w:bookmarkEnd w:id="5636"/>
      <w:bookmarkEnd w:id="5637"/>
      <w:bookmarkEnd w:id="5638"/>
      <w:bookmarkEnd w:id="5639"/>
      <w:bookmarkEnd w:id="5640"/>
      <w:bookmarkEnd w:id="5641"/>
      <w:bookmarkEnd w:id="5642"/>
      <w:bookmarkEnd w:id="5643"/>
      <w:bookmarkEnd w:id="5644"/>
      <w:bookmarkEnd w:id="5645"/>
      <w:bookmarkEnd w:id="5646"/>
      <w:bookmarkEnd w:id="5647"/>
      <w:bookmarkEnd w:id="5648"/>
      <w:bookmarkEnd w:id="5649"/>
      <w:bookmarkEnd w:id="5650"/>
      <w:bookmarkEnd w:id="5651"/>
      <w:bookmarkEnd w:id="5652"/>
      <w:bookmarkEnd w:id="5653"/>
      <w:bookmarkEnd w:id="5654"/>
      <w:bookmarkEnd w:id="5655"/>
      <w:bookmarkEnd w:id="5656"/>
      <w:bookmarkEnd w:id="5657"/>
      <w:bookmarkEnd w:id="5658"/>
      <w:bookmarkEnd w:id="5659"/>
      <w:bookmarkEnd w:id="5660"/>
      <w:bookmarkEnd w:id="5661"/>
      <w:bookmarkEnd w:id="5662"/>
      <w:bookmarkEnd w:id="5663"/>
      <w:bookmarkEnd w:id="5664"/>
      <w:bookmarkEnd w:id="5665"/>
      <w:bookmarkEnd w:id="5666"/>
      <w:bookmarkEnd w:id="5667"/>
      <w:bookmarkEnd w:id="5668"/>
      <w:bookmarkEnd w:id="5669"/>
      <w:bookmarkEnd w:id="5670"/>
      <w:bookmarkEnd w:id="5671"/>
      <w:bookmarkEnd w:id="5672"/>
      <w:bookmarkEnd w:id="5673"/>
      <w:bookmarkEnd w:id="5674"/>
      <w:bookmarkEnd w:id="5675"/>
      <w:bookmarkEnd w:id="5676"/>
      <w:bookmarkEnd w:id="5677"/>
      <w:bookmarkEnd w:id="5678"/>
      <w:bookmarkEnd w:id="5679"/>
      <w:bookmarkEnd w:id="5680"/>
      <w:bookmarkEnd w:id="5681"/>
      <w:bookmarkEnd w:id="5682"/>
      <w:bookmarkEnd w:id="5683"/>
      <w:bookmarkEnd w:id="5684"/>
      <w:bookmarkEnd w:id="5685"/>
      <w:bookmarkEnd w:id="5686"/>
      <w:bookmarkEnd w:id="5687"/>
      <w:bookmarkEnd w:id="5688"/>
      <w:bookmarkEnd w:id="5689"/>
      <w:bookmarkEnd w:id="5690"/>
      <w:bookmarkEnd w:id="5691"/>
      <w:bookmarkEnd w:id="5692"/>
      <w:bookmarkEnd w:id="5693"/>
      <w:bookmarkEnd w:id="5694"/>
      <w:bookmarkEnd w:id="5695"/>
      <w:bookmarkEnd w:id="5696"/>
      <w:bookmarkEnd w:id="5697"/>
      <w:bookmarkEnd w:id="5698"/>
      <w:bookmarkEnd w:id="5699"/>
      <w:bookmarkEnd w:id="5700"/>
      <w:bookmarkEnd w:id="5701"/>
      <w:bookmarkEnd w:id="5702"/>
      <w:bookmarkEnd w:id="5703"/>
      <w:bookmarkEnd w:id="5704"/>
      <w:bookmarkEnd w:id="5705"/>
      <w:bookmarkEnd w:id="5706"/>
      <w:bookmarkEnd w:id="5707"/>
      <w:bookmarkEnd w:id="5708"/>
      <w:bookmarkEnd w:id="5709"/>
      <w:bookmarkEnd w:id="5710"/>
      <w:bookmarkEnd w:id="5711"/>
      <w:bookmarkEnd w:id="5712"/>
      <w:bookmarkEnd w:id="5713"/>
      <w:bookmarkEnd w:id="5714"/>
      <w:bookmarkEnd w:id="5715"/>
      <w:bookmarkEnd w:id="5716"/>
      <w:bookmarkEnd w:id="5717"/>
      <w:bookmarkEnd w:id="5718"/>
      <w:bookmarkEnd w:id="5719"/>
      <w:bookmarkEnd w:id="5720"/>
      <w:bookmarkEnd w:id="5721"/>
      <w:bookmarkEnd w:id="5722"/>
      <w:bookmarkEnd w:id="5723"/>
      <w:bookmarkEnd w:id="5724"/>
      <w:bookmarkEnd w:id="5725"/>
      <w:bookmarkEnd w:id="5726"/>
      <w:bookmarkEnd w:id="5727"/>
      <w:bookmarkEnd w:id="5728"/>
      <w:bookmarkEnd w:id="5729"/>
      <w:bookmarkEnd w:id="5730"/>
      <w:bookmarkEnd w:id="5731"/>
      <w:bookmarkEnd w:id="5732"/>
      <w:bookmarkEnd w:id="5733"/>
      <w:bookmarkEnd w:id="5734"/>
      <w:bookmarkEnd w:id="5735"/>
      <w:bookmarkEnd w:id="5736"/>
      <w:bookmarkEnd w:id="5737"/>
      <w:bookmarkEnd w:id="5738"/>
      <w:bookmarkEnd w:id="5739"/>
      <w:bookmarkEnd w:id="5740"/>
      <w:bookmarkEnd w:id="5741"/>
      <w:bookmarkEnd w:id="5742"/>
      <w:bookmarkEnd w:id="5743"/>
      <w:bookmarkEnd w:id="5744"/>
      <w:bookmarkEnd w:id="5745"/>
      <w:bookmarkEnd w:id="5746"/>
      <w:bookmarkEnd w:id="5747"/>
      <w:bookmarkEnd w:id="5748"/>
      <w:bookmarkEnd w:id="5749"/>
      <w:bookmarkEnd w:id="5750"/>
      <w:bookmarkEnd w:id="5751"/>
      <w:bookmarkEnd w:id="5752"/>
      <w:bookmarkEnd w:id="5753"/>
      <w:bookmarkEnd w:id="5754"/>
      <w:bookmarkEnd w:id="5755"/>
      <w:bookmarkEnd w:id="5756"/>
      <w:bookmarkEnd w:id="5757"/>
      <w:bookmarkEnd w:id="5758"/>
      <w:bookmarkEnd w:id="5759"/>
      <w:bookmarkEnd w:id="5760"/>
      <w:bookmarkEnd w:id="5761"/>
      <w:bookmarkEnd w:id="5762"/>
      <w:bookmarkEnd w:id="5763"/>
      <w:bookmarkEnd w:id="5764"/>
      <w:bookmarkEnd w:id="5765"/>
      <w:bookmarkEnd w:id="5766"/>
      <w:bookmarkEnd w:id="5767"/>
      <w:bookmarkEnd w:id="5768"/>
      <w:bookmarkEnd w:id="5769"/>
      <w:bookmarkEnd w:id="5770"/>
      <w:bookmarkEnd w:id="5771"/>
      <w:bookmarkEnd w:id="5772"/>
      <w:bookmarkEnd w:id="5773"/>
      <w:bookmarkEnd w:id="5774"/>
      <w:bookmarkEnd w:id="5775"/>
      <w:bookmarkEnd w:id="5776"/>
      <w:bookmarkEnd w:id="5777"/>
      <w:bookmarkEnd w:id="5778"/>
      <w:bookmarkEnd w:id="5779"/>
      <w:bookmarkEnd w:id="5780"/>
      <w:bookmarkEnd w:id="5781"/>
      <w:bookmarkEnd w:id="5782"/>
      <w:bookmarkEnd w:id="5783"/>
      <w:bookmarkEnd w:id="5784"/>
      <w:bookmarkEnd w:id="5785"/>
      <w:bookmarkEnd w:id="5786"/>
      <w:bookmarkEnd w:id="5787"/>
      <w:bookmarkEnd w:id="5788"/>
      <w:bookmarkEnd w:id="5789"/>
      <w:bookmarkEnd w:id="5790"/>
      <w:bookmarkEnd w:id="5791"/>
      <w:bookmarkEnd w:id="5792"/>
      <w:bookmarkEnd w:id="5793"/>
      <w:bookmarkEnd w:id="5794"/>
      <w:bookmarkEnd w:id="5795"/>
      <w:bookmarkEnd w:id="5796"/>
      <w:bookmarkEnd w:id="5797"/>
      <w:bookmarkEnd w:id="5798"/>
      <w:bookmarkEnd w:id="5799"/>
      <w:bookmarkEnd w:id="5800"/>
      <w:bookmarkEnd w:id="5801"/>
      <w:bookmarkEnd w:id="5802"/>
      <w:bookmarkEnd w:id="5803"/>
      <w:bookmarkEnd w:id="5804"/>
      <w:bookmarkEnd w:id="5805"/>
      <w:bookmarkEnd w:id="5806"/>
      <w:bookmarkEnd w:id="5807"/>
      <w:bookmarkEnd w:id="5808"/>
      <w:bookmarkEnd w:id="5809"/>
      <w:bookmarkEnd w:id="5810"/>
      <w:bookmarkEnd w:id="5811"/>
      <w:bookmarkEnd w:id="5812"/>
      <w:bookmarkEnd w:id="5813"/>
      <w:bookmarkEnd w:id="5814"/>
      <w:bookmarkEnd w:id="5815"/>
      <w:bookmarkEnd w:id="5816"/>
      <w:bookmarkEnd w:id="5817"/>
      <w:r w:rsidRPr="009A5060">
        <w:t>Declaration of conformity with all requirements</w:t>
      </w:r>
      <w:bookmarkEnd w:id="5818"/>
      <w:bookmarkEnd w:id="5819"/>
      <w:bookmarkEnd w:id="5820"/>
      <w:bookmarkEnd w:id="5821"/>
    </w:p>
    <w:p w14:paraId="0DA170C5" w14:textId="77777777" w:rsidR="001D3C59" w:rsidRPr="009A5060" w:rsidRDefault="001D3C59" w:rsidP="00C179E5">
      <w:pPr>
        <w:pStyle w:val="0AClause"/>
        <w:spacing w:line="240" w:lineRule="auto"/>
        <w:rPr>
          <w:lang w:val="en-GB"/>
        </w:rPr>
      </w:pPr>
      <w:r w:rsidRPr="009A5060">
        <w:rPr>
          <w:lang w:val="en-GB"/>
        </w:rPr>
        <w:t>Together with the delivery, the Contractor shall submit to SCK CEN a Declaration of Conformity certifying that all the requirements have been met.  Such declaration shall include at least the following information:</w:t>
      </w:r>
    </w:p>
    <w:p w14:paraId="056FF5C9" w14:textId="77777777" w:rsidR="001D3C59" w:rsidRPr="009A5060" w:rsidRDefault="001D3C59" w:rsidP="00C179E5">
      <w:pPr>
        <w:pStyle w:val="0AClause"/>
        <w:numPr>
          <w:ilvl w:val="2"/>
          <w:numId w:val="117"/>
        </w:numPr>
        <w:spacing w:line="240" w:lineRule="auto"/>
        <w:rPr>
          <w:lang w:val="en-GB"/>
        </w:rPr>
      </w:pPr>
      <w:r w:rsidRPr="009A5060">
        <w:rPr>
          <w:lang w:val="en-GB"/>
        </w:rPr>
        <w:t>Identification of the deliverable, including the purchase order reference no. and Contract reference.</w:t>
      </w:r>
    </w:p>
    <w:p w14:paraId="3334C6AF" w14:textId="30BB1993" w:rsidR="001D3C59" w:rsidRPr="009A5060" w:rsidRDefault="001D3C59" w:rsidP="00C179E5">
      <w:pPr>
        <w:pStyle w:val="0AClause"/>
        <w:numPr>
          <w:ilvl w:val="2"/>
          <w:numId w:val="117"/>
        </w:numPr>
        <w:spacing w:line="240" w:lineRule="auto"/>
        <w:rPr>
          <w:lang w:val="en-GB"/>
        </w:rPr>
      </w:pPr>
      <w:r w:rsidRPr="009A5060">
        <w:rPr>
          <w:lang w:val="en-GB"/>
        </w:rPr>
        <w:t xml:space="preserve">A list of approved changes, waivers, or deviations from the </w:t>
      </w:r>
      <w:r w:rsidR="00352FF0" w:rsidRPr="009A5060">
        <w:rPr>
          <w:lang w:val="en-GB"/>
        </w:rPr>
        <w:t>specifications</w:t>
      </w:r>
      <w:r w:rsidRPr="009A5060">
        <w:rPr>
          <w:lang w:val="en-GB"/>
        </w:rPr>
        <w:t>.</w:t>
      </w:r>
    </w:p>
    <w:p w14:paraId="0AB6F6ED" w14:textId="77777777" w:rsidR="001D3C59" w:rsidRPr="009A5060" w:rsidRDefault="001D3C59" w:rsidP="00C179E5">
      <w:pPr>
        <w:pStyle w:val="0AClause"/>
        <w:numPr>
          <w:ilvl w:val="2"/>
          <w:numId w:val="117"/>
        </w:numPr>
        <w:spacing w:line="240" w:lineRule="auto"/>
        <w:rPr>
          <w:lang w:val="en-GB"/>
        </w:rPr>
      </w:pPr>
      <w:r w:rsidRPr="009A5060">
        <w:rPr>
          <w:lang w:val="en-GB"/>
        </w:rPr>
        <w:t>Such declaration shall be dated and signed by a duly authorized representative of the Contractor responsible for quality assurance as shown in the approved QAP.</w:t>
      </w:r>
    </w:p>
    <w:p w14:paraId="6134F78D" w14:textId="69A9CF41" w:rsidR="001D3C59" w:rsidRDefault="001D3C59" w:rsidP="00C179E5">
      <w:pPr>
        <w:pStyle w:val="Heading2numbered"/>
      </w:pPr>
      <w:bookmarkStart w:id="5822" w:name="_Toc192765565"/>
      <w:bookmarkStart w:id="5823" w:name="_Toc192766169"/>
      <w:bookmarkStart w:id="5824" w:name="_Toc192782725"/>
      <w:bookmarkStart w:id="5825" w:name="_Toc192783333"/>
      <w:bookmarkStart w:id="5826" w:name="_Toc192851253"/>
      <w:bookmarkStart w:id="5827" w:name="_Toc192929740"/>
      <w:bookmarkStart w:id="5828" w:name="_Toc192935428"/>
      <w:bookmarkStart w:id="5829" w:name="_Toc193016776"/>
      <w:bookmarkStart w:id="5830" w:name="_Toc192765566"/>
      <w:bookmarkStart w:id="5831" w:name="_Toc192766170"/>
      <w:bookmarkStart w:id="5832" w:name="_Toc192782726"/>
      <w:bookmarkStart w:id="5833" w:name="_Toc192783334"/>
      <w:bookmarkStart w:id="5834" w:name="_Toc192851254"/>
      <w:bookmarkStart w:id="5835" w:name="_Toc192929741"/>
      <w:bookmarkStart w:id="5836" w:name="_Toc192935429"/>
      <w:bookmarkStart w:id="5837" w:name="_Toc193016777"/>
      <w:bookmarkStart w:id="5838" w:name="_Toc192765567"/>
      <w:bookmarkStart w:id="5839" w:name="_Toc192766171"/>
      <w:bookmarkStart w:id="5840" w:name="_Toc192782727"/>
      <w:bookmarkStart w:id="5841" w:name="_Toc192783335"/>
      <w:bookmarkStart w:id="5842" w:name="_Toc192851255"/>
      <w:bookmarkStart w:id="5843" w:name="_Toc192929742"/>
      <w:bookmarkStart w:id="5844" w:name="_Toc192935430"/>
      <w:bookmarkStart w:id="5845" w:name="_Toc193016778"/>
      <w:bookmarkStart w:id="5846" w:name="_Toc192765568"/>
      <w:bookmarkStart w:id="5847" w:name="_Toc192766172"/>
      <w:bookmarkStart w:id="5848" w:name="_Toc192782728"/>
      <w:bookmarkStart w:id="5849" w:name="_Toc192783336"/>
      <w:bookmarkStart w:id="5850" w:name="_Toc192851256"/>
      <w:bookmarkStart w:id="5851" w:name="_Toc192929743"/>
      <w:bookmarkStart w:id="5852" w:name="_Toc192935431"/>
      <w:bookmarkStart w:id="5853" w:name="_Toc193016779"/>
      <w:bookmarkStart w:id="5854" w:name="_Toc192765569"/>
      <w:bookmarkStart w:id="5855" w:name="_Toc192766173"/>
      <w:bookmarkStart w:id="5856" w:name="_Toc192782729"/>
      <w:bookmarkStart w:id="5857" w:name="_Toc192783337"/>
      <w:bookmarkStart w:id="5858" w:name="_Toc192851257"/>
      <w:bookmarkStart w:id="5859" w:name="_Toc192929744"/>
      <w:bookmarkStart w:id="5860" w:name="_Toc192935432"/>
      <w:bookmarkStart w:id="5861" w:name="_Toc193016780"/>
      <w:bookmarkStart w:id="5862" w:name="_Toc192765570"/>
      <w:bookmarkStart w:id="5863" w:name="_Toc192766174"/>
      <w:bookmarkStart w:id="5864" w:name="_Toc192782730"/>
      <w:bookmarkStart w:id="5865" w:name="_Toc192783338"/>
      <w:bookmarkStart w:id="5866" w:name="_Toc192851258"/>
      <w:bookmarkStart w:id="5867" w:name="_Toc192929745"/>
      <w:bookmarkStart w:id="5868" w:name="_Toc192935433"/>
      <w:bookmarkStart w:id="5869" w:name="_Toc193016781"/>
      <w:bookmarkStart w:id="5870" w:name="_Toc192765571"/>
      <w:bookmarkStart w:id="5871" w:name="_Toc192766175"/>
      <w:bookmarkStart w:id="5872" w:name="_Toc192782731"/>
      <w:bookmarkStart w:id="5873" w:name="_Toc192783339"/>
      <w:bookmarkStart w:id="5874" w:name="_Toc192851259"/>
      <w:bookmarkStart w:id="5875" w:name="_Toc192929746"/>
      <w:bookmarkStart w:id="5876" w:name="_Toc192935434"/>
      <w:bookmarkStart w:id="5877" w:name="_Toc193016782"/>
      <w:bookmarkStart w:id="5878" w:name="_Toc192765572"/>
      <w:bookmarkStart w:id="5879" w:name="_Toc192766176"/>
      <w:bookmarkStart w:id="5880" w:name="_Toc192782732"/>
      <w:bookmarkStart w:id="5881" w:name="_Toc192783340"/>
      <w:bookmarkStart w:id="5882" w:name="_Toc192851260"/>
      <w:bookmarkStart w:id="5883" w:name="_Toc192929747"/>
      <w:bookmarkStart w:id="5884" w:name="_Toc192935435"/>
      <w:bookmarkStart w:id="5885" w:name="_Toc193016783"/>
      <w:bookmarkStart w:id="5886" w:name="_Toc192765573"/>
      <w:bookmarkStart w:id="5887" w:name="_Toc192766177"/>
      <w:bookmarkStart w:id="5888" w:name="_Toc192782733"/>
      <w:bookmarkStart w:id="5889" w:name="_Toc192783341"/>
      <w:bookmarkStart w:id="5890" w:name="_Toc192851261"/>
      <w:bookmarkStart w:id="5891" w:name="_Toc192929748"/>
      <w:bookmarkStart w:id="5892" w:name="_Toc192935436"/>
      <w:bookmarkStart w:id="5893" w:name="_Toc193016784"/>
      <w:bookmarkStart w:id="5894" w:name="_Toc192765574"/>
      <w:bookmarkStart w:id="5895" w:name="_Toc192766178"/>
      <w:bookmarkStart w:id="5896" w:name="_Toc192782734"/>
      <w:bookmarkStart w:id="5897" w:name="_Toc192783342"/>
      <w:bookmarkStart w:id="5898" w:name="_Toc192851262"/>
      <w:bookmarkStart w:id="5899" w:name="_Toc192929749"/>
      <w:bookmarkStart w:id="5900" w:name="_Toc192935437"/>
      <w:bookmarkStart w:id="5901" w:name="_Toc193016785"/>
      <w:bookmarkStart w:id="5902" w:name="_Toc192765575"/>
      <w:bookmarkStart w:id="5903" w:name="_Toc192766179"/>
      <w:bookmarkStart w:id="5904" w:name="_Toc192782735"/>
      <w:bookmarkStart w:id="5905" w:name="_Toc192783343"/>
      <w:bookmarkStart w:id="5906" w:name="_Toc192851263"/>
      <w:bookmarkStart w:id="5907" w:name="_Toc192929750"/>
      <w:bookmarkStart w:id="5908" w:name="_Toc192935438"/>
      <w:bookmarkStart w:id="5909" w:name="_Toc193016786"/>
      <w:bookmarkStart w:id="5910" w:name="_Toc200492689"/>
      <w:bookmarkStart w:id="5911" w:name="_Toc202536290"/>
      <w:bookmarkStart w:id="5912" w:name="_Toc202536972"/>
      <w:bookmarkStart w:id="5913" w:name="_Toc216341021"/>
      <w:bookmarkEnd w:id="5822"/>
      <w:bookmarkEnd w:id="5823"/>
      <w:bookmarkEnd w:id="5824"/>
      <w:bookmarkEnd w:id="5825"/>
      <w:bookmarkEnd w:id="5826"/>
      <w:bookmarkEnd w:id="5827"/>
      <w:bookmarkEnd w:id="5828"/>
      <w:bookmarkEnd w:id="5829"/>
      <w:bookmarkEnd w:id="5830"/>
      <w:bookmarkEnd w:id="5831"/>
      <w:bookmarkEnd w:id="5832"/>
      <w:bookmarkEnd w:id="5833"/>
      <w:bookmarkEnd w:id="5834"/>
      <w:bookmarkEnd w:id="5835"/>
      <w:bookmarkEnd w:id="5836"/>
      <w:bookmarkEnd w:id="5837"/>
      <w:bookmarkEnd w:id="5838"/>
      <w:bookmarkEnd w:id="5839"/>
      <w:bookmarkEnd w:id="5840"/>
      <w:bookmarkEnd w:id="5841"/>
      <w:bookmarkEnd w:id="5842"/>
      <w:bookmarkEnd w:id="5843"/>
      <w:bookmarkEnd w:id="5844"/>
      <w:bookmarkEnd w:id="5845"/>
      <w:bookmarkEnd w:id="5846"/>
      <w:bookmarkEnd w:id="5847"/>
      <w:bookmarkEnd w:id="5848"/>
      <w:bookmarkEnd w:id="5849"/>
      <w:bookmarkEnd w:id="5850"/>
      <w:bookmarkEnd w:id="5851"/>
      <w:bookmarkEnd w:id="5852"/>
      <w:bookmarkEnd w:id="5853"/>
      <w:bookmarkEnd w:id="5854"/>
      <w:bookmarkEnd w:id="5855"/>
      <w:bookmarkEnd w:id="5856"/>
      <w:bookmarkEnd w:id="5857"/>
      <w:bookmarkEnd w:id="5858"/>
      <w:bookmarkEnd w:id="5859"/>
      <w:bookmarkEnd w:id="5860"/>
      <w:bookmarkEnd w:id="5861"/>
      <w:bookmarkEnd w:id="5862"/>
      <w:bookmarkEnd w:id="5863"/>
      <w:bookmarkEnd w:id="5864"/>
      <w:bookmarkEnd w:id="5865"/>
      <w:bookmarkEnd w:id="5866"/>
      <w:bookmarkEnd w:id="5867"/>
      <w:bookmarkEnd w:id="5868"/>
      <w:bookmarkEnd w:id="5869"/>
      <w:bookmarkEnd w:id="5870"/>
      <w:bookmarkEnd w:id="5871"/>
      <w:bookmarkEnd w:id="5872"/>
      <w:bookmarkEnd w:id="5873"/>
      <w:bookmarkEnd w:id="5874"/>
      <w:bookmarkEnd w:id="5875"/>
      <w:bookmarkEnd w:id="5876"/>
      <w:bookmarkEnd w:id="5877"/>
      <w:bookmarkEnd w:id="5878"/>
      <w:bookmarkEnd w:id="5879"/>
      <w:bookmarkEnd w:id="5880"/>
      <w:bookmarkEnd w:id="5881"/>
      <w:bookmarkEnd w:id="5882"/>
      <w:bookmarkEnd w:id="5883"/>
      <w:bookmarkEnd w:id="5884"/>
      <w:bookmarkEnd w:id="5885"/>
      <w:bookmarkEnd w:id="5886"/>
      <w:bookmarkEnd w:id="5887"/>
      <w:bookmarkEnd w:id="5888"/>
      <w:bookmarkEnd w:id="5889"/>
      <w:bookmarkEnd w:id="5890"/>
      <w:bookmarkEnd w:id="5891"/>
      <w:bookmarkEnd w:id="5892"/>
      <w:bookmarkEnd w:id="5893"/>
      <w:bookmarkEnd w:id="5894"/>
      <w:bookmarkEnd w:id="5895"/>
      <w:bookmarkEnd w:id="5896"/>
      <w:bookmarkEnd w:id="5897"/>
      <w:bookmarkEnd w:id="5898"/>
      <w:bookmarkEnd w:id="5899"/>
      <w:bookmarkEnd w:id="5900"/>
      <w:bookmarkEnd w:id="5901"/>
      <w:bookmarkEnd w:id="5902"/>
      <w:bookmarkEnd w:id="5903"/>
      <w:bookmarkEnd w:id="5904"/>
      <w:bookmarkEnd w:id="5905"/>
      <w:bookmarkEnd w:id="5906"/>
      <w:bookmarkEnd w:id="5907"/>
      <w:bookmarkEnd w:id="5908"/>
      <w:bookmarkEnd w:id="5909"/>
      <w:r w:rsidRPr="009A5060">
        <w:t>Acceptance and Warranty</w:t>
      </w:r>
      <w:bookmarkEnd w:id="5910"/>
      <w:bookmarkEnd w:id="5911"/>
      <w:bookmarkEnd w:id="5912"/>
      <w:bookmarkEnd w:id="5913"/>
    </w:p>
    <w:p w14:paraId="0DC7A837" w14:textId="160B336D" w:rsidR="00F5581B" w:rsidRDefault="00F5581B" w:rsidP="00C179E5">
      <w:pPr>
        <w:spacing w:line="240" w:lineRule="auto"/>
      </w:pPr>
      <w:r w:rsidRPr="00F5581B">
        <w:t xml:space="preserve">During the warranty and after-sales period, the Contractor shall maintain application of its ISO 9001 Quality Management System to all services provided under this Contract, including maintenance, repairs, modifications, and upgrades. </w:t>
      </w:r>
      <w:r w:rsidR="00856D8D">
        <w:t xml:space="preserve"> </w:t>
      </w:r>
      <w:r w:rsidRPr="00F5581B">
        <w:t>Non-conformities, changes and configuration updates during the warranty period shall be managed according to the same Non-Conformity and Change Management processes as applied during the project phases</w:t>
      </w:r>
      <w:r w:rsidR="00856D8D">
        <w:t>.</w:t>
      </w:r>
    </w:p>
    <w:p w14:paraId="4809B576" w14:textId="77777777" w:rsidR="001D3C59" w:rsidRPr="009A5060" w:rsidRDefault="001D3C59" w:rsidP="00C179E5">
      <w:pPr>
        <w:pStyle w:val="0AClause"/>
        <w:spacing w:line="240" w:lineRule="auto"/>
        <w:ind w:firstLine="709"/>
        <w:rPr>
          <w:rStyle w:val="Strong"/>
          <w:lang w:val="en-GB"/>
        </w:rPr>
      </w:pPr>
      <w:bookmarkStart w:id="5914" w:name="_Toc200492690"/>
      <w:bookmarkStart w:id="5915" w:name="_Toc202536291"/>
      <w:bookmarkStart w:id="5916" w:name="_Toc202536973"/>
      <w:r w:rsidRPr="009A5060">
        <w:rPr>
          <w:rStyle w:val="Strong"/>
          <w:lang w:val="en-GB"/>
        </w:rPr>
        <w:t>Provisional Acceptance</w:t>
      </w:r>
      <w:bookmarkEnd w:id="5914"/>
      <w:bookmarkEnd w:id="5915"/>
      <w:bookmarkEnd w:id="5916"/>
    </w:p>
    <w:p w14:paraId="37835685" w14:textId="77777777" w:rsidR="001D3C59" w:rsidRPr="009A5060" w:rsidRDefault="001D3C59" w:rsidP="00C179E5">
      <w:pPr>
        <w:pStyle w:val="0AClause"/>
        <w:spacing w:line="240" w:lineRule="auto"/>
        <w:rPr>
          <w:lang w:val="en-GB"/>
        </w:rPr>
      </w:pPr>
      <w:r w:rsidRPr="009A5060">
        <w:rPr>
          <w:lang w:val="en-GB"/>
        </w:rPr>
        <w:t>A Provisional Acceptance Certificate shall be issued by SCK CEN for each deliverable (together with the required documentation), provided that no shortcomings are identified during the provisional acceptance.</w:t>
      </w:r>
    </w:p>
    <w:p w14:paraId="7762A5DF" w14:textId="77777777" w:rsidR="008763D4" w:rsidRPr="009A5060" w:rsidRDefault="001D3C59" w:rsidP="00C179E5">
      <w:pPr>
        <w:pStyle w:val="0AClause"/>
        <w:spacing w:line="240" w:lineRule="auto"/>
        <w:rPr>
          <w:lang w:val="en-GB"/>
        </w:rPr>
      </w:pPr>
      <w:r w:rsidRPr="009A5060">
        <w:rPr>
          <w:lang w:val="en-GB"/>
        </w:rPr>
        <w:lastRenderedPageBreak/>
        <w:t>The provisional acceptance shall be subject to</w:t>
      </w:r>
      <w:r w:rsidR="008763D4" w:rsidRPr="009A5060">
        <w:rPr>
          <w:lang w:val="en-GB"/>
        </w:rPr>
        <w:t>:</w:t>
      </w:r>
    </w:p>
    <w:p w14:paraId="12CBB4C7" w14:textId="77777777" w:rsidR="008763D4" w:rsidRPr="009A5060" w:rsidRDefault="001D3C59" w:rsidP="00C179E5">
      <w:pPr>
        <w:pStyle w:val="0AClause"/>
        <w:numPr>
          <w:ilvl w:val="2"/>
          <w:numId w:val="128"/>
        </w:numPr>
        <w:spacing w:line="240" w:lineRule="auto"/>
        <w:rPr>
          <w:lang w:val="en-GB"/>
        </w:rPr>
      </w:pPr>
      <w:r w:rsidRPr="009A5060">
        <w:rPr>
          <w:lang w:val="en-GB"/>
        </w:rPr>
        <w:t xml:space="preserve">the successful completion of the SAT </w:t>
      </w:r>
      <w:r w:rsidRPr="00856D8D">
        <w:rPr>
          <w:lang w:val="en-GB"/>
        </w:rPr>
        <w:t>and</w:t>
      </w:r>
    </w:p>
    <w:p w14:paraId="2F2AE8D1" w14:textId="48E6EF53" w:rsidR="008763D4" w:rsidRPr="009A5060" w:rsidRDefault="001D3C59" w:rsidP="00C179E5">
      <w:pPr>
        <w:pStyle w:val="0AClause"/>
        <w:numPr>
          <w:ilvl w:val="2"/>
          <w:numId w:val="128"/>
        </w:numPr>
        <w:spacing w:line="240" w:lineRule="auto"/>
        <w:rPr>
          <w:lang w:val="en-GB"/>
        </w:rPr>
      </w:pPr>
      <w:r w:rsidRPr="009A5060">
        <w:rPr>
          <w:lang w:val="en-GB"/>
        </w:rPr>
        <w:t>all identified Non-Conformities (e.g. documentation lacking) having been duly corrected by the Contractor.</w:t>
      </w:r>
      <w:bookmarkStart w:id="5917" w:name="_Toc200492691"/>
      <w:bookmarkStart w:id="5918" w:name="_Toc202536292"/>
      <w:bookmarkStart w:id="5919" w:name="_Toc202536974"/>
    </w:p>
    <w:p w14:paraId="0967C84B" w14:textId="1C325A11" w:rsidR="001D3C59" w:rsidRPr="009A5060" w:rsidRDefault="001D3C59" w:rsidP="00C179E5">
      <w:pPr>
        <w:pStyle w:val="0AClause"/>
        <w:spacing w:line="240" w:lineRule="auto"/>
        <w:ind w:firstLine="709"/>
        <w:rPr>
          <w:rStyle w:val="Strong"/>
          <w:lang w:val="en-GB"/>
        </w:rPr>
      </w:pPr>
      <w:r w:rsidRPr="009A5060">
        <w:rPr>
          <w:rStyle w:val="Strong"/>
          <w:lang w:val="en-GB"/>
        </w:rPr>
        <w:t>Warranty Period</w:t>
      </w:r>
      <w:bookmarkEnd w:id="5917"/>
      <w:bookmarkEnd w:id="5918"/>
      <w:bookmarkEnd w:id="5919"/>
    </w:p>
    <w:p w14:paraId="625E8204" w14:textId="1BF2367D" w:rsidR="00DC7AF3" w:rsidRPr="009A5060" w:rsidRDefault="00DC7AF3" w:rsidP="00C179E5">
      <w:pPr>
        <w:pStyle w:val="0AClause"/>
        <w:spacing w:line="240" w:lineRule="auto"/>
        <w:rPr>
          <w:lang w:val="en-GB"/>
        </w:rPr>
      </w:pPr>
      <w:bookmarkStart w:id="5920" w:name="_Toc200492692"/>
      <w:bookmarkStart w:id="5921" w:name="_Toc202536293"/>
      <w:bookmarkStart w:id="5922" w:name="_Toc202536975"/>
      <w:r w:rsidRPr="009A5060">
        <w:rPr>
          <w:lang w:val="en-GB"/>
        </w:rPr>
        <w:t>The Warranty Period for the CRYOPLANT shall be three (3) years from the date of the issuance of the Provisional Acceptance Certificate</w:t>
      </w:r>
      <w:r w:rsidR="00900B24" w:rsidRPr="009A5060">
        <w:rPr>
          <w:lang w:val="en-GB"/>
        </w:rPr>
        <w:t xml:space="preserve">.  </w:t>
      </w:r>
      <w:r w:rsidRPr="009A5060">
        <w:rPr>
          <w:lang w:val="en-GB"/>
        </w:rPr>
        <w:t>In-warranty repairs and/or replacement parts shall be warranted for at least one (1) year after execution, or for the unexpired portion of the original Warranty Period of the CRYOPLANT, whichever is longest</w:t>
      </w:r>
      <w:r w:rsidR="00900B24" w:rsidRPr="009A5060">
        <w:rPr>
          <w:lang w:val="en-GB"/>
        </w:rPr>
        <w:t xml:space="preserve">.  </w:t>
      </w:r>
      <w:r w:rsidRPr="009A5060">
        <w:rPr>
          <w:lang w:val="en-GB"/>
        </w:rPr>
        <w:t xml:space="preserve">Notwithstanding the foregoing, the Warranty Period is suspended for the duration between formal notice by the Contracting Authority to the Contractor on the defect and resolving of said defect by the Contractor. </w:t>
      </w:r>
    </w:p>
    <w:p w14:paraId="5EAEC20C" w14:textId="5E781400" w:rsidR="00DC7AF3" w:rsidRPr="009A5060" w:rsidRDefault="00DC7AF3" w:rsidP="00C179E5">
      <w:pPr>
        <w:pStyle w:val="0AClause"/>
        <w:spacing w:line="240" w:lineRule="auto"/>
        <w:rPr>
          <w:lang w:val="en-GB"/>
        </w:rPr>
      </w:pPr>
      <w:r w:rsidRPr="009A5060">
        <w:rPr>
          <w:lang w:val="en-GB"/>
        </w:rPr>
        <w:t>If the Contractor fails to fulfil its obligations under the warranty, so that final acceptance cannot take place at the scheduled time, the Warranty Period shall be automatically extended, without any right to compensation for the Contractor, until final acceptance takes place</w:t>
      </w:r>
      <w:r w:rsidR="00856D8D">
        <w:rPr>
          <w:lang w:val="en-GB"/>
        </w:rPr>
        <w:t>.</w:t>
      </w:r>
    </w:p>
    <w:p w14:paraId="165CCEBA" w14:textId="431F108A" w:rsidR="001D3C59" w:rsidRPr="009A5060" w:rsidRDefault="001D3C59" w:rsidP="00C179E5">
      <w:pPr>
        <w:pStyle w:val="0AClause"/>
        <w:spacing w:line="240" w:lineRule="auto"/>
        <w:ind w:firstLine="709"/>
        <w:rPr>
          <w:rStyle w:val="Strong"/>
          <w:lang w:val="en-GB"/>
        </w:rPr>
      </w:pPr>
      <w:r w:rsidRPr="009A5060">
        <w:rPr>
          <w:rStyle w:val="Strong"/>
          <w:lang w:val="en-GB"/>
        </w:rPr>
        <w:t>Warranty Conditions</w:t>
      </w:r>
      <w:bookmarkEnd w:id="5920"/>
      <w:bookmarkEnd w:id="5921"/>
      <w:bookmarkEnd w:id="5922"/>
    </w:p>
    <w:p w14:paraId="01736514" w14:textId="77777777" w:rsidR="001D3C59" w:rsidRPr="009A5060" w:rsidRDefault="001D3C59" w:rsidP="00C179E5">
      <w:pPr>
        <w:pStyle w:val="0AClause"/>
        <w:spacing w:line="240" w:lineRule="auto"/>
        <w:rPr>
          <w:lang w:val="en-GB"/>
        </w:rPr>
      </w:pPr>
      <w:r w:rsidRPr="009A5060">
        <w:rPr>
          <w:lang w:val="en-GB"/>
        </w:rPr>
        <w:t>During the warranty period, the Contractor shall at its own risk and expense remedy any outstanding issues, as well as any shortcomings and defects that were not visible during the acceptance tests.</w:t>
      </w:r>
    </w:p>
    <w:p w14:paraId="42F969E3" w14:textId="77777777" w:rsidR="001D3C59" w:rsidRPr="009A5060" w:rsidRDefault="001D3C59" w:rsidP="00C179E5">
      <w:pPr>
        <w:pStyle w:val="0AClause"/>
        <w:spacing w:line="240" w:lineRule="auto"/>
        <w:rPr>
          <w:lang w:val="en-GB"/>
        </w:rPr>
      </w:pPr>
      <w:r w:rsidRPr="009A5060">
        <w:rPr>
          <w:lang w:val="en-GB"/>
        </w:rPr>
        <w:t>The Contractor’s methods of solving a warranty issue shall always need to be approved in advance by SCK CEN. SCK CEN reserves the right, at its sole discretion, to not allow for repair and to demand replacement of a defective item.</w:t>
      </w:r>
    </w:p>
    <w:p w14:paraId="755FF717" w14:textId="77777777" w:rsidR="001D3C59" w:rsidRPr="009A5060" w:rsidRDefault="001D3C59" w:rsidP="00C179E5">
      <w:pPr>
        <w:pStyle w:val="0AClause"/>
        <w:spacing w:line="240" w:lineRule="auto"/>
        <w:rPr>
          <w:lang w:val="en-GB"/>
        </w:rPr>
      </w:pPr>
      <w:r w:rsidRPr="009A5060">
        <w:rPr>
          <w:lang w:val="en-GB"/>
        </w:rPr>
        <w:t>In case the warranty work needs to be performed at SCK CEN, the Contractor shall consider and comply with SCK CEN’s instructions relating to working hours, access, ..., without being entitled to any additional compensation.</w:t>
      </w:r>
    </w:p>
    <w:p w14:paraId="7D97198C" w14:textId="77777777" w:rsidR="001D3C59" w:rsidRPr="009A5060" w:rsidRDefault="001D3C59" w:rsidP="00C179E5">
      <w:pPr>
        <w:pStyle w:val="0AClause"/>
        <w:spacing w:line="240" w:lineRule="auto"/>
        <w:rPr>
          <w:lang w:val="en-GB"/>
        </w:rPr>
      </w:pPr>
      <w:r w:rsidRPr="009A5060">
        <w:rPr>
          <w:lang w:val="en-GB"/>
        </w:rPr>
        <w:t>The Contractor’s warranty obligation shall not apply:</w:t>
      </w:r>
    </w:p>
    <w:p w14:paraId="28BC1B27" w14:textId="77777777" w:rsidR="001D3C59" w:rsidRPr="009A5060" w:rsidRDefault="001D3C59" w:rsidP="00C179E5">
      <w:pPr>
        <w:pStyle w:val="0AClause"/>
        <w:numPr>
          <w:ilvl w:val="2"/>
          <w:numId w:val="129"/>
        </w:numPr>
        <w:spacing w:line="240" w:lineRule="auto"/>
        <w:rPr>
          <w:lang w:val="en-GB"/>
        </w:rPr>
      </w:pPr>
      <w:r w:rsidRPr="009A5060">
        <w:rPr>
          <w:lang w:val="en-GB"/>
        </w:rPr>
        <w:t>to normal wear and tear of the QPLANT, as well as any associated consumables.</w:t>
      </w:r>
    </w:p>
    <w:p w14:paraId="536A746B" w14:textId="77777777" w:rsidR="001D3C59" w:rsidRPr="009A5060" w:rsidRDefault="001D3C59" w:rsidP="00C179E5">
      <w:pPr>
        <w:pStyle w:val="0AClause"/>
        <w:numPr>
          <w:ilvl w:val="2"/>
          <w:numId w:val="129"/>
        </w:numPr>
        <w:spacing w:line="240" w:lineRule="auto"/>
        <w:rPr>
          <w:lang w:val="en-GB"/>
        </w:rPr>
      </w:pPr>
      <w:r w:rsidRPr="009A5060">
        <w:rPr>
          <w:lang w:val="en-GB"/>
        </w:rPr>
        <w:t>to defects of which the Contractor is notified after the Warranty period, unless SCK CEN can demonstrate that such defect has arisen before the end of the Warranty period in which case such defect shall fall under the warranty obligation.</w:t>
      </w:r>
    </w:p>
    <w:p w14:paraId="36011120" w14:textId="77777777" w:rsidR="001D3C59" w:rsidRPr="009A5060" w:rsidRDefault="001D3C59" w:rsidP="00C179E5">
      <w:pPr>
        <w:pStyle w:val="0AClause"/>
        <w:numPr>
          <w:ilvl w:val="2"/>
          <w:numId w:val="129"/>
        </w:numPr>
        <w:spacing w:line="240" w:lineRule="auto"/>
        <w:rPr>
          <w:lang w:val="en-GB"/>
        </w:rPr>
      </w:pPr>
      <w:r w:rsidRPr="009A5060">
        <w:rPr>
          <w:lang w:val="en-GB"/>
        </w:rPr>
        <w:t>to failures or defects which the Contractor can substantiate are due to alteration, misapplication, inappropriate use in view of the conditions of use as outlined by the Contractor (if any are provided), and/or maintenance not carried out according to the Contractor’s nominal conditions as set forth by the Contractor, lack of trained maintenance personnel (other than the Contractor’s personnel), operation above rated capacities either intentional or otherwise, or physical damage caused by persons other than the Contractor’s personnel.</w:t>
      </w:r>
    </w:p>
    <w:p w14:paraId="61FAD3D0" w14:textId="77777777" w:rsidR="001D3C59" w:rsidRPr="009A5060" w:rsidRDefault="001D3C59" w:rsidP="00C179E5">
      <w:pPr>
        <w:pStyle w:val="0AClause"/>
        <w:spacing w:line="240" w:lineRule="auto"/>
        <w:rPr>
          <w:lang w:val="en-GB"/>
        </w:rPr>
      </w:pPr>
      <w:r w:rsidRPr="009A5060">
        <w:rPr>
          <w:lang w:val="en-GB"/>
        </w:rPr>
        <w:t>During the warranty period, the Contractor shall execute repairs and/or replacements without undue delay at the Contractor’s risk and expense.  SCK CEN may request warranty service during non-normal working hours or for services excluded from the warranty coverage as defined herein, provided that SCK CEN shall pay the reasonable overtime premium portion of the non-normal hours worked or the normal service charge, respectively.</w:t>
      </w:r>
    </w:p>
    <w:p w14:paraId="6E9CAE92" w14:textId="77777777" w:rsidR="001D3C59" w:rsidRPr="009A5060" w:rsidRDefault="001D3C59" w:rsidP="00C179E5">
      <w:pPr>
        <w:pStyle w:val="0AClause"/>
        <w:spacing w:line="240" w:lineRule="auto"/>
        <w:rPr>
          <w:lang w:val="en-GB"/>
        </w:rPr>
      </w:pPr>
      <w:r w:rsidRPr="009A5060">
        <w:rPr>
          <w:lang w:val="en-GB"/>
        </w:rPr>
        <w:t>In-warranty repairs and/or replacement parts shall be warranted for at least one year after execution, or for the unexpired portion of the original warranty period of the deliverable, whichever is longest.  Notwithstanding the foregoing, the warranty period is suspended for the duration between formal notice by SCK CEN to the Contractor on the defect and resolving of said defect by the Contractor.</w:t>
      </w:r>
    </w:p>
    <w:p w14:paraId="0BE21958" w14:textId="77777777" w:rsidR="001D3C59" w:rsidRPr="009A5060" w:rsidRDefault="001D3C59" w:rsidP="00C179E5">
      <w:pPr>
        <w:pStyle w:val="0AClause"/>
        <w:spacing w:line="240" w:lineRule="auto"/>
        <w:rPr>
          <w:lang w:val="en-GB"/>
        </w:rPr>
      </w:pPr>
      <w:r w:rsidRPr="009A5060">
        <w:rPr>
          <w:lang w:val="en-GB"/>
        </w:rPr>
        <w:t>If the Contractor fails to fulfil its obligations under the warranty, so that final acceptance cannot take place at the scheduled time, the warranty period shall be automatically extended, without any right to compensation and/or remuneration for the Contractor, until final acceptance takes place.</w:t>
      </w:r>
    </w:p>
    <w:p w14:paraId="7BF2F3A5" w14:textId="7A88B299" w:rsidR="001D3C59" w:rsidRPr="009A5060" w:rsidRDefault="001D3C59" w:rsidP="00C179E5">
      <w:pPr>
        <w:pStyle w:val="0AClause"/>
        <w:spacing w:line="240" w:lineRule="auto"/>
        <w:rPr>
          <w:lang w:val="en-GB"/>
        </w:rPr>
      </w:pPr>
      <w:r w:rsidRPr="009A5060">
        <w:rPr>
          <w:lang w:val="en-GB"/>
        </w:rPr>
        <w:lastRenderedPageBreak/>
        <w:t xml:space="preserve">The Contractor shall keep a register of all interventions that the Contractor performs during the warranty period which can be always consulted by SCK CEN.  If SCK CEN can demonstrate a trend of failure occurring during the warranty period, which is not attributable to any inappropriate use of the equipment, this will be considered as a </w:t>
      </w:r>
      <w:r w:rsidR="00FA6E3D" w:rsidRPr="009A5060">
        <w:rPr>
          <w:lang w:val="en-GB"/>
        </w:rPr>
        <w:t>deficiency,</w:t>
      </w:r>
      <w:r w:rsidRPr="009A5060">
        <w:rPr>
          <w:lang w:val="en-GB"/>
        </w:rPr>
        <w:t xml:space="preserve"> and the Contractor shall be liable to replace at his own risk and expense the affected item</w:t>
      </w:r>
    </w:p>
    <w:p w14:paraId="327A075D" w14:textId="77777777" w:rsidR="001D3C59" w:rsidRPr="009A5060" w:rsidRDefault="001D3C59" w:rsidP="00C179E5">
      <w:pPr>
        <w:pStyle w:val="0AClause"/>
        <w:spacing w:line="240" w:lineRule="auto"/>
        <w:rPr>
          <w:lang w:val="en-GB"/>
        </w:rPr>
      </w:pPr>
      <w:r w:rsidRPr="009A5060">
        <w:rPr>
          <w:lang w:val="en-GB"/>
        </w:rPr>
        <w:t>In addition to the above rights, SCK CEN shall be entitled to full compensation for all damages incurred in view of these outstanding issues, shortcomings, and/or defects during the warranty period for which the Contractor is responsible.</w:t>
      </w:r>
    </w:p>
    <w:p w14:paraId="0E794F88" w14:textId="77777777" w:rsidR="001D3C59" w:rsidRPr="009A5060" w:rsidRDefault="001D3C59" w:rsidP="00C179E5">
      <w:pPr>
        <w:pStyle w:val="0AClause"/>
        <w:spacing w:line="240" w:lineRule="auto"/>
        <w:rPr>
          <w:lang w:val="en-GB"/>
        </w:rPr>
      </w:pPr>
      <w:r w:rsidRPr="009A5060">
        <w:rPr>
          <w:lang w:val="en-GB"/>
        </w:rPr>
        <w:t>The warranty as described in this section shall in no way constitute a restriction on the applicable Belgian statutory regulations on hidden defects.</w:t>
      </w:r>
    </w:p>
    <w:p w14:paraId="5EECD897" w14:textId="62B26D14" w:rsidR="001D3C59" w:rsidRPr="009A5060" w:rsidRDefault="001D3C59" w:rsidP="00C179E5">
      <w:pPr>
        <w:pStyle w:val="Heading2numbered"/>
        <w:keepNext/>
        <w:keepLines/>
        <w:ind w:left="578" w:hanging="578"/>
      </w:pPr>
      <w:bookmarkStart w:id="5923" w:name="_Toc202536294"/>
      <w:bookmarkStart w:id="5924" w:name="_Toc202536976"/>
      <w:bookmarkStart w:id="5925" w:name="_Toc216341022"/>
      <w:r w:rsidRPr="009A5060">
        <w:t xml:space="preserve">Final </w:t>
      </w:r>
      <w:r w:rsidR="00C179E5">
        <w:t>A</w:t>
      </w:r>
      <w:r w:rsidRPr="009A5060">
        <w:t>cceptance</w:t>
      </w:r>
      <w:bookmarkEnd w:id="5923"/>
      <w:bookmarkEnd w:id="5924"/>
      <w:bookmarkEnd w:id="5925"/>
    </w:p>
    <w:p w14:paraId="3F3DFDEF" w14:textId="3F334277" w:rsidR="001D3C59" w:rsidRPr="009A5060" w:rsidRDefault="001D3C59" w:rsidP="00C179E5">
      <w:pPr>
        <w:pStyle w:val="0AClause"/>
        <w:spacing w:line="240" w:lineRule="auto"/>
        <w:rPr>
          <w:lang w:val="en-GB"/>
        </w:rPr>
      </w:pPr>
      <w:r w:rsidRPr="009A5060">
        <w:rPr>
          <w:lang w:val="en-GB"/>
        </w:rPr>
        <w:t>Initial acceptance occurs after the successful completion of the Warranty Period, at the written request of the Contractor, on the condition that all defects, attributable to the Contractor, regardless of whether they have been identified in the Provisional Acceptance Certificate or during the Warranty Period, have been duly resolved by the Contractor</w:t>
      </w:r>
      <w:r w:rsidR="00352FF0" w:rsidRPr="009A5060">
        <w:rPr>
          <w:lang w:val="en-GB"/>
        </w:rPr>
        <w:t xml:space="preserve">.  </w:t>
      </w:r>
      <w:r w:rsidRPr="009A5060">
        <w:rPr>
          <w:lang w:val="en-GB"/>
        </w:rPr>
        <w:t xml:space="preserve">If the conditions are met, a Final Acceptance Certificate will be issued by SCK CEN within 10 Business Days after receipt of the Contractor’s written request in this respect. </w:t>
      </w:r>
    </w:p>
    <w:p w14:paraId="63B5903B" w14:textId="77777777" w:rsidR="001D3C59" w:rsidRPr="009A5060" w:rsidRDefault="001D3C59" w:rsidP="00C179E5">
      <w:pPr>
        <w:pStyle w:val="Heading1numbered"/>
      </w:pPr>
      <w:bookmarkStart w:id="5926" w:name="_Toc200492694"/>
      <w:bookmarkStart w:id="5927" w:name="_Toc202536295"/>
      <w:bookmarkStart w:id="5928" w:name="_Toc202536977"/>
      <w:bookmarkStart w:id="5929" w:name="_Ref211488683"/>
      <w:bookmarkStart w:id="5930" w:name="_Toc216341023"/>
      <w:r w:rsidRPr="009A5060">
        <w:lastRenderedPageBreak/>
        <w:t>Appendix</w:t>
      </w:r>
      <w:bookmarkEnd w:id="5926"/>
      <w:bookmarkEnd w:id="5927"/>
      <w:bookmarkEnd w:id="5928"/>
      <w:bookmarkEnd w:id="5929"/>
      <w:bookmarkEnd w:id="5930"/>
    </w:p>
    <w:p w14:paraId="476B077E" w14:textId="77777777" w:rsidR="001D3C59" w:rsidRPr="009A5060" w:rsidRDefault="001D3C59" w:rsidP="00C179E5">
      <w:pPr>
        <w:pStyle w:val="Heading2numbered"/>
      </w:pPr>
      <w:bookmarkStart w:id="5931" w:name="_Ref190769672"/>
      <w:bookmarkStart w:id="5932" w:name="_Toc200492695"/>
      <w:bookmarkStart w:id="5933" w:name="_Toc202536296"/>
      <w:bookmarkStart w:id="5934" w:name="_Toc202536978"/>
      <w:bookmarkStart w:id="5935" w:name="_Toc216341024"/>
      <w:r w:rsidRPr="009A5060">
        <w:t>Cooling Power for Cool-down</w:t>
      </w:r>
      <w:bookmarkEnd w:id="5931"/>
      <w:bookmarkEnd w:id="5932"/>
      <w:bookmarkEnd w:id="5933"/>
      <w:bookmarkEnd w:id="5934"/>
      <w:bookmarkEnd w:id="5935"/>
    </w:p>
    <w:p w14:paraId="0AFFC6A1" w14:textId="04ADB367" w:rsidR="008A49BB" w:rsidRPr="009A5060" w:rsidRDefault="0046243F" w:rsidP="00C179E5">
      <w:pPr>
        <w:spacing w:line="240" w:lineRule="auto"/>
      </w:pPr>
      <w:r w:rsidRPr="009A5060">
        <w:t xml:space="preserve">During a sequential cooldown of the 50 K masses when </w:t>
      </w:r>
      <w:r w:rsidR="008A49BB" w:rsidRPr="009A5060">
        <w:t xml:space="preserve">the magnetic shields temperatures are below 70 K, </w:t>
      </w:r>
      <w:r w:rsidRPr="009A5060">
        <w:t xml:space="preserve">the </w:t>
      </w:r>
      <w:r w:rsidR="008A49BB" w:rsidRPr="009A5060">
        <w:t xml:space="preserve">cool down of the cavities and couplers from the Thermal Shield temperature to 4.5 K can start. </w:t>
      </w:r>
      <w:r w:rsidRPr="009A5060">
        <w:t xml:space="preserve"> </w:t>
      </w:r>
    </w:p>
    <w:p w14:paraId="1173CA22" w14:textId="3AC6A1AF" w:rsidR="008A49BB" w:rsidRPr="009A5060" w:rsidRDefault="008A49BB" w:rsidP="00C179E5">
      <w:pPr>
        <w:spacing w:line="240" w:lineRule="auto"/>
      </w:pPr>
      <w:r w:rsidRPr="009A5060">
        <w:t>When the cavities reach the liquid helium temperature</w:t>
      </w:r>
      <w:r w:rsidR="0046243F" w:rsidRPr="009A5060">
        <w:t xml:space="preserve"> (4.5 K </w:t>
      </w:r>
      <w:r w:rsidR="00C634AC" w:rsidRPr="009A5060">
        <w:t>Static)</w:t>
      </w:r>
      <w:r w:rsidRPr="009A5060">
        <w:t>, the liquid filling of the helium baths can start.</w:t>
      </w:r>
    </w:p>
    <w:p w14:paraId="1889A597" w14:textId="77777777" w:rsidR="008A49BB" w:rsidRPr="009A5060" w:rsidRDefault="008A49BB" w:rsidP="00C179E5">
      <w:pPr>
        <w:pStyle w:val="Heading3numbered"/>
        <w:keepNext/>
        <w:spacing w:line="240" w:lineRule="auto"/>
        <w:rPr>
          <w:rFonts w:eastAsia="Calibri"/>
        </w:rPr>
      </w:pPr>
      <w:bookmarkStart w:id="5936" w:name="_Toc216341025"/>
      <w:bookmarkStart w:id="5937" w:name="_Hlk190768108"/>
      <w:r w:rsidRPr="009A5060">
        <w:rPr>
          <w:rFonts w:eastAsia="Calibri"/>
        </w:rPr>
        <w:t>Simplified cooling model</w:t>
      </w:r>
      <w:bookmarkEnd w:id="5936"/>
    </w:p>
    <w:p w14:paraId="73A25A4F" w14:textId="77777777" w:rsidR="008A49BB" w:rsidRPr="009A5060" w:rsidRDefault="008A49BB" w:rsidP="00C179E5">
      <w:pPr>
        <w:spacing w:line="240" w:lineRule="auto"/>
        <w:jc w:val="center"/>
      </w:pPr>
      <w:r w:rsidRPr="009A5060">
        <w:rPr>
          <w:noProof/>
        </w:rPr>
        <w:drawing>
          <wp:inline distT="0" distB="0" distL="0" distR="0" wp14:anchorId="6DDB8F25" wp14:editId="1B0F76C7">
            <wp:extent cx="4950372" cy="2857262"/>
            <wp:effectExtent l="0" t="0" r="3175" b="635"/>
            <wp:docPr id="50148498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84980" name=""/>
                    <pic:cNvPicPr/>
                  </pic:nvPicPr>
                  <pic:blipFill>
                    <a:blip r:embed="rId41">
                      <a:extLst>
                        <a:ext uri="{96DAC541-7B7A-43D3-8B79-37D633B846F1}">
                          <asvg:svgBlip xmlns:asvg="http://schemas.microsoft.com/office/drawing/2016/SVG/main" r:embed="rId42"/>
                        </a:ext>
                      </a:extLst>
                    </a:blip>
                    <a:stretch>
                      <a:fillRect/>
                    </a:stretch>
                  </pic:blipFill>
                  <pic:spPr>
                    <a:xfrm>
                      <a:off x="0" y="0"/>
                      <a:ext cx="4951921" cy="2858156"/>
                    </a:xfrm>
                    <a:prstGeom prst="rect">
                      <a:avLst/>
                    </a:prstGeom>
                  </pic:spPr>
                </pic:pic>
              </a:graphicData>
            </a:graphic>
          </wp:inline>
        </w:drawing>
      </w:r>
    </w:p>
    <w:p w14:paraId="42ECFBEE" w14:textId="76D50CE7" w:rsidR="008A49BB" w:rsidRPr="009A5060" w:rsidRDefault="008A49BB" w:rsidP="00C179E5">
      <w:pPr>
        <w:pStyle w:val="Caption"/>
        <w:spacing w:line="240" w:lineRule="auto"/>
        <w:rPr>
          <w:szCs w:val="22"/>
        </w:rPr>
      </w:pPr>
      <w:bookmarkStart w:id="5938" w:name="_Toc190680905"/>
      <w:bookmarkStart w:id="5939" w:name="_Toc201752433"/>
      <w:bookmarkStart w:id="5940" w:name="_Toc212194957"/>
      <w:r w:rsidRPr="009A5060">
        <w:t xml:space="preserve">Figure </w:t>
      </w:r>
      <w:r w:rsidRPr="009A5060">
        <w:fldChar w:fldCharType="begin"/>
      </w:r>
      <w:r w:rsidRPr="009A5060">
        <w:instrText xml:space="preserve"> SEQ Figure \* ARABIC </w:instrText>
      </w:r>
      <w:r w:rsidRPr="009A5060">
        <w:fldChar w:fldCharType="separate"/>
      </w:r>
      <w:r w:rsidR="00041F61">
        <w:rPr>
          <w:noProof/>
        </w:rPr>
        <w:t>14</w:t>
      </w:r>
      <w:r w:rsidRPr="009A5060">
        <w:fldChar w:fldCharType="end"/>
      </w:r>
      <w:r w:rsidRPr="009A5060">
        <w:t xml:space="preserve"> </w:t>
      </w:r>
      <w:bookmarkEnd w:id="5938"/>
      <w:bookmarkEnd w:id="5939"/>
      <w:r w:rsidRPr="009A5060">
        <w:t>Simplified cooling model</w:t>
      </w:r>
      <w:bookmarkEnd w:id="5940"/>
    </w:p>
    <w:p w14:paraId="4CC4DE97" w14:textId="6805D5EE" w:rsidR="00BA797D" w:rsidRPr="009A5060" w:rsidRDefault="00DA7D06" w:rsidP="00C179E5">
      <w:pPr>
        <w:pStyle w:val="Heading3numbered"/>
        <w:spacing w:line="240" w:lineRule="auto"/>
      </w:pPr>
      <w:bookmarkStart w:id="5941" w:name="_Toc216341026"/>
      <w:r w:rsidRPr="009A5060">
        <w:t>System Mass Summary</w:t>
      </w:r>
      <w:bookmarkEnd w:id="5941"/>
    </w:p>
    <w:p w14:paraId="183694A2" w14:textId="3FF138D0" w:rsidR="00DA7D06" w:rsidRPr="009A5060" w:rsidRDefault="00DA7D06" w:rsidP="00C179E5">
      <w:pPr>
        <w:spacing w:line="240" w:lineRule="auto"/>
      </w:pPr>
      <w:r w:rsidRPr="009A5060">
        <w:t xml:space="preserve">The QPLANT cryogenic system consists of two main cooling stages: the 50K stage and the 2K stage. </w:t>
      </w:r>
      <w:r w:rsidR="00BA797D" w:rsidRPr="009A5060">
        <w:t xml:space="preserve"> </w:t>
      </w:r>
      <w:r w:rsidRPr="009A5060">
        <w:t>The following table provides the total mass of each stage, including all structural and functional components.</w:t>
      </w:r>
    </w:p>
    <w:p w14:paraId="48DB8915" w14:textId="189A8275" w:rsidR="00BA797D" w:rsidRPr="009A5060" w:rsidRDefault="00BA797D" w:rsidP="00C179E5">
      <w:pPr>
        <w:pStyle w:val="Caption"/>
        <w:keepNext/>
        <w:spacing w:line="240" w:lineRule="auto"/>
      </w:pPr>
      <w:bookmarkStart w:id="5942" w:name="_Toc212194981"/>
      <w:r w:rsidRPr="009A5060">
        <w:t xml:space="preserve">Table </w:t>
      </w:r>
      <w:r w:rsidRPr="009A5060">
        <w:fldChar w:fldCharType="begin"/>
      </w:r>
      <w:r w:rsidRPr="009A5060">
        <w:instrText xml:space="preserve"> SEQ Table \* ARABIC </w:instrText>
      </w:r>
      <w:r w:rsidRPr="009A5060">
        <w:fldChar w:fldCharType="separate"/>
      </w:r>
      <w:r w:rsidR="00041F61">
        <w:rPr>
          <w:noProof/>
        </w:rPr>
        <w:t>24</w:t>
      </w:r>
      <w:r w:rsidRPr="009A5060">
        <w:fldChar w:fldCharType="end"/>
      </w:r>
      <w:r w:rsidRPr="009A5060">
        <w:t xml:space="preserve"> System mass</w:t>
      </w:r>
      <w:bookmarkEnd w:id="5942"/>
    </w:p>
    <w:tbl>
      <w:tblPr>
        <w:tblStyle w:val="TableGrid2"/>
        <w:tblW w:w="0" w:type="auto"/>
        <w:jc w:val="center"/>
        <w:tblLook w:val="04A0" w:firstRow="1" w:lastRow="0" w:firstColumn="1" w:lastColumn="0" w:noHBand="0" w:noVBand="1"/>
      </w:tblPr>
      <w:tblGrid>
        <w:gridCol w:w="2880"/>
        <w:gridCol w:w="2880"/>
        <w:gridCol w:w="2880"/>
      </w:tblGrid>
      <w:tr w:rsidR="00C634AC" w:rsidRPr="009A5060" w14:paraId="091126E8" w14:textId="77777777" w:rsidTr="00C634AC">
        <w:trPr>
          <w:jc w:val="center"/>
        </w:trPr>
        <w:tc>
          <w:tcPr>
            <w:tcW w:w="2880" w:type="dxa"/>
            <w:shd w:val="clear" w:color="auto" w:fill="EBD9ED" w:themeFill="accent2" w:themeFillTint="33"/>
          </w:tcPr>
          <w:p w14:paraId="060F58B0" w14:textId="77777777" w:rsidR="00C634AC" w:rsidRPr="009A5060" w:rsidRDefault="00C634AC" w:rsidP="00C179E5">
            <w:pPr>
              <w:rPr>
                <w:rFonts w:ascii="Aptos" w:hAnsi="Aptos"/>
                <w:b/>
                <w:bCs/>
                <w:color w:val="7030A0"/>
                <w:sz w:val="18"/>
                <w:szCs w:val="18"/>
              </w:rPr>
            </w:pPr>
            <w:r w:rsidRPr="009A5060">
              <w:rPr>
                <w:rFonts w:ascii="Aptos" w:hAnsi="Aptos"/>
                <w:b/>
                <w:bCs/>
                <w:color w:val="7030A0"/>
                <w:sz w:val="18"/>
                <w:szCs w:val="18"/>
              </w:rPr>
              <w:t>Material</w:t>
            </w:r>
          </w:p>
        </w:tc>
        <w:tc>
          <w:tcPr>
            <w:tcW w:w="2880" w:type="dxa"/>
            <w:shd w:val="clear" w:color="auto" w:fill="EBD9ED" w:themeFill="accent2" w:themeFillTint="33"/>
          </w:tcPr>
          <w:p w14:paraId="15C9F9BC" w14:textId="6269295E" w:rsidR="00C634AC" w:rsidRPr="009A5060" w:rsidRDefault="00C634AC" w:rsidP="00C179E5">
            <w:pPr>
              <w:rPr>
                <w:rFonts w:ascii="Aptos" w:hAnsi="Aptos"/>
                <w:b/>
                <w:bCs/>
                <w:color w:val="7030A0"/>
                <w:sz w:val="18"/>
                <w:szCs w:val="18"/>
              </w:rPr>
            </w:pPr>
            <w:r w:rsidRPr="009A5060">
              <w:rPr>
                <w:rFonts w:ascii="Aptos" w:hAnsi="Aptos"/>
                <w:b/>
                <w:bCs/>
                <w:color w:val="7030A0"/>
                <w:sz w:val="18"/>
                <w:szCs w:val="18"/>
              </w:rPr>
              <w:t>2 K Stage kg (fraction)</w:t>
            </w:r>
          </w:p>
        </w:tc>
        <w:tc>
          <w:tcPr>
            <w:tcW w:w="2880" w:type="dxa"/>
            <w:shd w:val="clear" w:color="auto" w:fill="EBD9ED" w:themeFill="accent2" w:themeFillTint="33"/>
          </w:tcPr>
          <w:p w14:paraId="007E51B4" w14:textId="394D4492" w:rsidR="00C634AC" w:rsidRPr="009A5060" w:rsidRDefault="00C634AC" w:rsidP="00C179E5">
            <w:pPr>
              <w:rPr>
                <w:rFonts w:ascii="Aptos" w:hAnsi="Aptos"/>
                <w:b/>
                <w:bCs/>
                <w:color w:val="7030A0"/>
                <w:sz w:val="18"/>
                <w:szCs w:val="18"/>
              </w:rPr>
            </w:pPr>
            <w:r w:rsidRPr="009A5060">
              <w:rPr>
                <w:rFonts w:ascii="Aptos" w:hAnsi="Aptos"/>
                <w:b/>
                <w:bCs/>
                <w:color w:val="7030A0"/>
                <w:sz w:val="18"/>
                <w:szCs w:val="18"/>
              </w:rPr>
              <w:t>50 K Stage kg (fraction)</w:t>
            </w:r>
          </w:p>
        </w:tc>
      </w:tr>
      <w:tr w:rsidR="00C634AC" w:rsidRPr="009A5060" w14:paraId="0401EF2C" w14:textId="77777777" w:rsidTr="00C634AC">
        <w:trPr>
          <w:jc w:val="center"/>
        </w:trPr>
        <w:tc>
          <w:tcPr>
            <w:tcW w:w="2880" w:type="dxa"/>
          </w:tcPr>
          <w:p w14:paraId="720E54D1" w14:textId="77777777" w:rsidR="00C634AC" w:rsidRPr="009A5060" w:rsidRDefault="00C634AC" w:rsidP="00C179E5">
            <w:pPr>
              <w:rPr>
                <w:rFonts w:ascii="Aptos" w:hAnsi="Aptos"/>
                <w:sz w:val="18"/>
                <w:szCs w:val="18"/>
              </w:rPr>
            </w:pPr>
            <w:r w:rsidRPr="009A5060">
              <w:rPr>
                <w:rFonts w:ascii="Aptos" w:hAnsi="Aptos"/>
                <w:sz w:val="18"/>
                <w:szCs w:val="18"/>
              </w:rPr>
              <w:t>Stainless Steel (SS)</w:t>
            </w:r>
          </w:p>
        </w:tc>
        <w:tc>
          <w:tcPr>
            <w:tcW w:w="2880" w:type="dxa"/>
          </w:tcPr>
          <w:p w14:paraId="2AD8C6A8" w14:textId="403FE443" w:rsidR="00C634AC" w:rsidRPr="009A5060" w:rsidRDefault="00C634AC" w:rsidP="00C179E5">
            <w:pPr>
              <w:rPr>
                <w:rFonts w:ascii="Aptos" w:hAnsi="Aptos"/>
                <w:sz w:val="18"/>
                <w:szCs w:val="18"/>
              </w:rPr>
            </w:pPr>
            <w:r w:rsidRPr="009A5060">
              <w:rPr>
                <w:rFonts w:ascii="Aptos" w:hAnsi="Aptos"/>
                <w:sz w:val="18"/>
                <w:szCs w:val="18"/>
              </w:rPr>
              <w:t>4 868  (0.3939)</w:t>
            </w:r>
          </w:p>
        </w:tc>
        <w:tc>
          <w:tcPr>
            <w:tcW w:w="2880" w:type="dxa"/>
          </w:tcPr>
          <w:p w14:paraId="5949EC7A" w14:textId="70320E14" w:rsidR="00C634AC" w:rsidRPr="009A5060" w:rsidRDefault="00C634AC" w:rsidP="00C179E5">
            <w:pPr>
              <w:rPr>
                <w:rFonts w:ascii="Aptos" w:hAnsi="Aptos"/>
                <w:sz w:val="18"/>
                <w:szCs w:val="18"/>
              </w:rPr>
            </w:pPr>
            <w:r w:rsidRPr="009A5060">
              <w:rPr>
                <w:rFonts w:ascii="Aptos" w:hAnsi="Aptos"/>
                <w:sz w:val="18"/>
                <w:szCs w:val="18"/>
              </w:rPr>
              <w:t>1 007  (0.0936)</w:t>
            </w:r>
          </w:p>
        </w:tc>
      </w:tr>
      <w:tr w:rsidR="00C634AC" w:rsidRPr="009A5060" w14:paraId="387C25EF" w14:textId="77777777" w:rsidTr="00C634AC">
        <w:trPr>
          <w:jc w:val="center"/>
        </w:trPr>
        <w:tc>
          <w:tcPr>
            <w:tcW w:w="2880" w:type="dxa"/>
          </w:tcPr>
          <w:p w14:paraId="59411F35" w14:textId="77777777" w:rsidR="00C634AC" w:rsidRPr="009A5060" w:rsidRDefault="00C634AC" w:rsidP="00C179E5">
            <w:pPr>
              <w:rPr>
                <w:rFonts w:ascii="Aptos" w:hAnsi="Aptos"/>
                <w:sz w:val="18"/>
                <w:szCs w:val="18"/>
              </w:rPr>
            </w:pPr>
            <w:r w:rsidRPr="009A5060">
              <w:rPr>
                <w:rFonts w:ascii="Aptos" w:hAnsi="Aptos"/>
                <w:sz w:val="18"/>
                <w:szCs w:val="18"/>
              </w:rPr>
              <w:t>Copper (Cu)</w:t>
            </w:r>
          </w:p>
        </w:tc>
        <w:tc>
          <w:tcPr>
            <w:tcW w:w="2880" w:type="dxa"/>
          </w:tcPr>
          <w:p w14:paraId="3257253F" w14:textId="78913C39" w:rsidR="00C634AC" w:rsidRPr="009A5060" w:rsidRDefault="00C634AC" w:rsidP="00C179E5">
            <w:pPr>
              <w:rPr>
                <w:rFonts w:ascii="Aptos" w:hAnsi="Aptos"/>
                <w:sz w:val="18"/>
                <w:szCs w:val="18"/>
              </w:rPr>
            </w:pPr>
            <w:r w:rsidRPr="009A5060">
              <w:rPr>
                <w:rFonts w:ascii="Aptos" w:hAnsi="Aptos"/>
                <w:sz w:val="18"/>
                <w:szCs w:val="18"/>
              </w:rPr>
              <w:t>0 (0)</w:t>
            </w:r>
          </w:p>
        </w:tc>
        <w:tc>
          <w:tcPr>
            <w:tcW w:w="2880" w:type="dxa"/>
          </w:tcPr>
          <w:p w14:paraId="543CB86E" w14:textId="49A87997" w:rsidR="00C634AC" w:rsidRPr="009A5060" w:rsidRDefault="00C634AC" w:rsidP="00C179E5">
            <w:pPr>
              <w:rPr>
                <w:rFonts w:ascii="Aptos" w:hAnsi="Aptos"/>
                <w:sz w:val="18"/>
                <w:szCs w:val="18"/>
              </w:rPr>
            </w:pPr>
            <w:r w:rsidRPr="009A5060">
              <w:rPr>
                <w:rFonts w:ascii="Aptos" w:hAnsi="Aptos"/>
                <w:sz w:val="18"/>
                <w:szCs w:val="18"/>
              </w:rPr>
              <w:t>7 597  (0.7065)</w:t>
            </w:r>
          </w:p>
        </w:tc>
      </w:tr>
      <w:tr w:rsidR="00C634AC" w:rsidRPr="009A5060" w14:paraId="544AD851" w14:textId="77777777" w:rsidTr="00C634AC">
        <w:trPr>
          <w:jc w:val="center"/>
        </w:trPr>
        <w:tc>
          <w:tcPr>
            <w:tcW w:w="2880" w:type="dxa"/>
          </w:tcPr>
          <w:p w14:paraId="0DC810BA" w14:textId="5863AC94" w:rsidR="00C634AC" w:rsidRPr="009A5060" w:rsidRDefault="00C634AC" w:rsidP="00C179E5">
            <w:pPr>
              <w:rPr>
                <w:rFonts w:ascii="Aptos" w:hAnsi="Aptos"/>
                <w:sz w:val="18"/>
                <w:szCs w:val="18"/>
              </w:rPr>
            </w:pPr>
            <w:r w:rsidRPr="009A5060">
              <w:rPr>
                <w:rFonts w:ascii="Aptos" w:hAnsi="Aptos"/>
                <w:sz w:val="18"/>
                <w:szCs w:val="18"/>
              </w:rPr>
              <w:t>Aluminium (Al)</w:t>
            </w:r>
          </w:p>
        </w:tc>
        <w:tc>
          <w:tcPr>
            <w:tcW w:w="2880" w:type="dxa"/>
          </w:tcPr>
          <w:p w14:paraId="4F366D50" w14:textId="13541389" w:rsidR="00C634AC" w:rsidRPr="009A5060" w:rsidRDefault="00C634AC" w:rsidP="00C179E5">
            <w:pPr>
              <w:rPr>
                <w:rFonts w:ascii="Aptos" w:hAnsi="Aptos"/>
                <w:sz w:val="18"/>
                <w:szCs w:val="18"/>
              </w:rPr>
            </w:pPr>
            <w:r w:rsidRPr="009A5060">
              <w:rPr>
                <w:rFonts w:ascii="Aptos" w:hAnsi="Aptos"/>
                <w:sz w:val="18"/>
                <w:szCs w:val="18"/>
              </w:rPr>
              <w:t>0 (0)</w:t>
            </w:r>
          </w:p>
        </w:tc>
        <w:tc>
          <w:tcPr>
            <w:tcW w:w="2880" w:type="dxa"/>
          </w:tcPr>
          <w:p w14:paraId="760C6350" w14:textId="55B176EA" w:rsidR="00C634AC" w:rsidRPr="009A5060" w:rsidRDefault="00C634AC" w:rsidP="00C179E5">
            <w:pPr>
              <w:rPr>
                <w:rFonts w:ascii="Aptos" w:hAnsi="Aptos"/>
                <w:sz w:val="18"/>
                <w:szCs w:val="18"/>
              </w:rPr>
            </w:pPr>
            <w:r w:rsidRPr="009A5060">
              <w:rPr>
                <w:rFonts w:ascii="Aptos" w:hAnsi="Aptos"/>
                <w:sz w:val="18"/>
                <w:szCs w:val="18"/>
              </w:rPr>
              <w:t>2 149  (0.1998)</w:t>
            </w:r>
          </w:p>
        </w:tc>
      </w:tr>
      <w:tr w:rsidR="00C634AC" w:rsidRPr="009A5060" w14:paraId="028BE9FD" w14:textId="77777777" w:rsidTr="00C634AC">
        <w:trPr>
          <w:jc w:val="center"/>
        </w:trPr>
        <w:tc>
          <w:tcPr>
            <w:tcW w:w="2880" w:type="dxa"/>
          </w:tcPr>
          <w:p w14:paraId="565976C3" w14:textId="77777777" w:rsidR="00C634AC" w:rsidRPr="009A5060" w:rsidRDefault="00C634AC" w:rsidP="00C179E5">
            <w:pPr>
              <w:rPr>
                <w:rFonts w:ascii="Aptos" w:hAnsi="Aptos"/>
                <w:sz w:val="18"/>
                <w:szCs w:val="18"/>
              </w:rPr>
            </w:pPr>
            <w:r w:rsidRPr="009A5060">
              <w:rPr>
                <w:rFonts w:ascii="Aptos" w:hAnsi="Aptos"/>
                <w:sz w:val="18"/>
                <w:szCs w:val="18"/>
              </w:rPr>
              <w:t>Nickel (Ni)</w:t>
            </w:r>
          </w:p>
        </w:tc>
        <w:tc>
          <w:tcPr>
            <w:tcW w:w="2880" w:type="dxa"/>
          </w:tcPr>
          <w:p w14:paraId="412E00CA" w14:textId="277CA555" w:rsidR="00C634AC" w:rsidRPr="009A5060" w:rsidRDefault="00C634AC" w:rsidP="00C179E5">
            <w:pPr>
              <w:rPr>
                <w:rFonts w:ascii="Aptos" w:hAnsi="Aptos"/>
                <w:sz w:val="18"/>
                <w:szCs w:val="18"/>
              </w:rPr>
            </w:pPr>
            <w:r w:rsidRPr="009A5060">
              <w:rPr>
                <w:rFonts w:ascii="Aptos" w:hAnsi="Aptos"/>
                <w:sz w:val="18"/>
                <w:szCs w:val="18"/>
              </w:rPr>
              <w:t>2 730 (0.2210)</w:t>
            </w:r>
          </w:p>
        </w:tc>
        <w:tc>
          <w:tcPr>
            <w:tcW w:w="2880" w:type="dxa"/>
          </w:tcPr>
          <w:p w14:paraId="1CE11915" w14:textId="7FD9AAF8" w:rsidR="00C634AC" w:rsidRPr="009A5060" w:rsidRDefault="00C634AC" w:rsidP="00C179E5">
            <w:pPr>
              <w:rPr>
                <w:rFonts w:ascii="Aptos" w:hAnsi="Aptos"/>
                <w:sz w:val="18"/>
                <w:szCs w:val="18"/>
              </w:rPr>
            </w:pPr>
            <w:r w:rsidRPr="009A5060">
              <w:rPr>
                <w:rFonts w:ascii="Aptos" w:hAnsi="Aptos"/>
                <w:sz w:val="18"/>
                <w:szCs w:val="18"/>
              </w:rPr>
              <w:t>0  (0)</w:t>
            </w:r>
          </w:p>
        </w:tc>
      </w:tr>
      <w:tr w:rsidR="00C634AC" w:rsidRPr="009A5060" w14:paraId="7122C2BE" w14:textId="77777777" w:rsidTr="00C634AC">
        <w:trPr>
          <w:jc w:val="center"/>
        </w:trPr>
        <w:tc>
          <w:tcPr>
            <w:tcW w:w="2880" w:type="dxa"/>
          </w:tcPr>
          <w:p w14:paraId="4C9C3A98" w14:textId="77777777" w:rsidR="00C634AC" w:rsidRPr="009A5060" w:rsidRDefault="00C634AC" w:rsidP="00C179E5">
            <w:pPr>
              <w:rPr>
                <w:rFonts w:ascii="Aptos" w:hAnsi="Aptos"/>
                <w:sz w:val="18"/>
                <w:szCs w:val="18"/>
              </w:rPr>
            </w:pPr>
            <w:r w:rsidRPr="009A5060">
              <w:rPr>
                <w:rFonts w:ascii="Aptos" w:hAnsi="Aptos"/>
                <w:sz w:val="18"/>
                <w:szCs w:val="18"/>
              </w:rPr>
              <w:t>Niobium (Nb)</w:t>
            </w:r>
          </w:p>
        </w:tc>
        <w:tc>
          <w:tcPr>
            <w:tcW w:w="2880" w:type="dxa"/>
          </w:tcPr>
          <w:p w14:paraId="2080AF17" w14:textId="7933C15B" w:rsidR="00C634AC" w:rsidRPr="009A5060" w:rsidRDefault="00C634AC" w:rsidP="00C179E5">
            <w:pPr>
              <w:rPr>
                <w:rFonts w:ascii="Aptos" w:hAnsi="Aptos"/>
                <w:sz w:val="18"/>
                <w:szCs w:val="18"/>
              </w:rPr>
            </w:pPr>
            <w:r w:rsidRPr="009A5060">
              <w:rPr>
                <w:rFonts w:ascii="Aptos" w:hAnsi="Aptos"/>
                <w:sz w:val="18"/>
                <w:szCs w:val="18"/>
              </w:rPr>
              <w:t>2 808 (0.2273)</w:t>
            </w:r>
          </w:p>
        </w:tc>
        <w:tc>
          <w:tcPr>
            <w:tcW w:w="2880" w:type="dxa"/>
          </w:tcPr>
          <w:p w14:paraId="03C9D5FB" w14:textId="68551F96" w:rsidR="00C634AC" w:rsidRPr="009A5060" w:rsidRDefault="00C634AC" w:rsidP="00C179E5">
            <w:pPr>
              <w:rPr>
                <w:rFonts w:ascii="Aptos" w:hAnsi="Aptos"/>
                <w:sz w:val="18"/>
                <w:szCs w:val="18"/>
              </w:rPr>
            </w:pPr>
            <w:r w:rsidRPr="009A5060">
              <w:rPr>
                <w:rFonts w:ascii="Aptos" w:hAnsi="Aptos"/>
                <w:sz w:val="18"/>
                <w:szCs w:val="18"/>
              </w:rPr>
              <w:t>0  (0)</w:t>
            </w:r>
          </w:p>
        </w:tc>
      </w:tr>
      <w:tr w:rsidR="00C634AC" w:rsidRPr="009A5060" w14:paraId="188EFC96" w14:textId="77777777" w:rsidTr="00C634AC">
        <w:trPr>
          <w:jc w:val="center"/>
        </w:trPr>
        <w:tc>
          <w:tcPr>
            <w:tcW w:w="2880" w:type="dxa"/>
          </w:tcPr>
          <w:p w14:paraId="5D95D494" w14:textId="77777777" w:rsidR="00C634AC" w:rsidRPr="009A5060" w:rsidRDefault="00C634AC" w:rsidP="00C179E5">
            <w:pPr>
              <w:rPr>
                <w:rFonts w:ascii="Aptos" w:hAnsi="Aptos"/>
                <w:sz w:val="18"/>
                <w:szCs w:val="18"/>
              </w:rPr>
            </w:pPr>
            <w:r w:rsidRPr="009A5060">
              <w:rPr>
                <w:rFonts w:ascii="Aptos" w:hAnsi="Aptos"/>
                <w:sz w:val="18"/>
                <w:szCs w:val="18"/>
              </w:rPr>
              <w:t>Titanium (Ti)</w:t>
            </w:r>
          </w:p>
        </w:tc>
        <w:tc>
          <w:tcPr>
            <w:tcW w:w="2880" w:type="dxa"/>
          </w:tcPr>
          <w:p w14:paraId="58091EC9" w14:textId="1F311B32" w:rsidR="00C634AC" w:rsidRPr="009A5060" w:rsidRDefault="00C634AC" w:rsidP="00C179E5">
            <w:pPr>
              <w:rPr>
                <w:rFonts w:ascii="Aptos" w:hAnsi="Aptos"/>
                <w:sz w:val="18"/>
                <w:szCs w:val="18"/>
              </w:rPr>
            </w:pPr>
            <w:r w:rsidRPr="009A5060">
              <w:rPr>
                <w:rFonts w:ascii="Aptos" w:hAnsi="Aptos"/>
                <w:sz w:val="18"/>
                <w:szCs w:val="18"/>
              </w:rPr>
              <w:t>1 950 (0.1578)</w:t>
            </w:r>
          </w:p>
        </w:tc>
        <w:tc>
          <w:tcPr>
            <w:tcW w:w="2880" w:type="dxa"/>
          </w:tcPr>
          <w:p w14:paraId="70EEE9DF" w14:textId="1CD11F01" w:rsidR="00C634AC" w:rsidRPr="009A5060" w:rsidRDefault="00C634AC" w:rsidP="00C179E5">
            <w:pPr>
              <w:rPr>
                <w:rFonts w:ascii="Aptos" w:hAnsi="Aptos"/>
                <w:sz w:val="18"/>
                <w:szCs w:val="18"/>
              </w:rPr>
            </w:pPr>
            <w:r w:rsidRPr="009A5060">
              <w:rPr>
                <w:rFonts w:ascii="Aptos" w:hAnsi="Aptos"/>
                <w:sz w:val="18"/>
                <w:szCs w:val="18"/>
              </w:rPr>
              <w:t>0  (0)</w:t>
            </w:r>
          </w:p>
        </w:tc>
      </w:tr>
      <w:tr w:rsidR="00C634AC" w:rsidRPr="009A5060" w14:paraId="41B69220" w14:textId="77777777" w:rsidTr="00C634AC">
        <w:trPr>
          <w:jc w:val="center"/>
        </w:trPr>
        <w:tc>
          <w:tcPr>
            <w:tcW w:w="2880" w:type="dxa"/>
          </w:tcPr>
          <w:p w14:paraId="407CC19C" w14:textId="77777777" w:rsidR="00C634AC" w:rsidRPr="009A5060" w:rsidRDefault="00C634AC" w:rsidP="00C179E5">
            <w:pPr>
              <w:rPr>
                <w:rFonts w:ascii="Aptos" w:hAnsi="Aptos"/>
                <w:b/>
                <w:bCs/>
                <w:color w:val="000000" w:themeColor="text1"/>
                <w:sz w:val="18"/>
                <w:szCs w:val="18"/>
              </w:rPr>
            </w:pPr>
            <w:r w:rsidRPr="009A5060">
              <w:rPr>
                <w:rFonts w:ascii="Aptos" w:hAnsi="Aptos"/>
                <w:b/>
                <w:bCs/>
                <w:color w:val="000000" w:themeColor="text1"/>
                <w:sz w:val="18"/>
                <w:szCs w:val="18"/>
              </w:rPr>
              <w:t>Stage Totals</w:t>
            </w:r>
          </w:p>
        </w:tc>
        <w:tc>
          <w:tcPr>
            <w:tcW w:w="2880" w:type="dxa"/>
          </w:tcPr>
          <w:p w14:paraId="0D1C6394" w14:textId="27CAD929" w:rsidR="00C634AC" w:rsidRPr="009A5060" w:rsidRDefault="00C634AC" w:rsidP="00C179E5">
            <w:pPr>
              <w:rPr>
                <w:rFonts w:ascii="Aptos" w:hAnsi="Aptos"/>
                <w:b/>
                <w:bCs/>
                <w:color w:val="000000" w:themeColor="text1"/>
                <w:sz w:val="18"/>
                <w:szCs w:val="18"/>
              </w:rPr>
            </w:pPr>
            <w:r w:rsidRPr="009A5060">
              <w:rPr>
                <w:rFonts w:ascii="Aptos" w:hAnsi="Aptos"/>
                <w:b/>
                <w:bCs/>
                <w:color w:val="000000" w:themeColor="text1"/>
                <w:sz w:val="18"/>
                <w:szCs w:val="18"/>
              </w:rPr>
              <w:t xml:space="preserve">12 356 kg </w:t>
            </w:r>
          </w:p>
        </w:tc>
        <w:tc>
          <w:tcPr>
            <w:tcW w:w="2880" w:type="dxa"/>
          </w:tcPr>
          <w:p w14:paraId="1524D971" w14:textId="19EF199E" w:rsidR="00C634AC" w:rsidRPr="009A5060" w:rsidRDefault="00C634AC" w:rsidP="00C179E5">
            <w:pPr>
              <w:rPr>
                <w:rFonts w:ascii="Aptos" w:hAnsi="Aptos"/>
                <w:b/>
                <w:bCs/>
                <w:color w:val="000000" w:themeColor="text1"/>
                <w:sz w:val="18"/>
                <w:szCs w:val="18"/>
              </w:rPr>
            </w:pPr>
            <w:r w:rsidRPr="009A5060">
              <w:rPr>
                <w:rFonts w:ascii="Aptos" w:hAnsi="Aptos"/>
                <w:b/>
                <w:bCs/>
                <w:color w:val="000000" w:themeColor="text1"/>
                <w:sz w:val="18"/>
                <w:szCs w:val="18"/>
              </w:rPr>
              <w:t xml:space="preserve">10 753 kg </w:t>
            </w:r>
          </w:p>
        </w:tc>
      </w:tr>
    </w:tbl>
    <w:p w14:paraId="6433666D" w14:textId="77777777" w:rsidR="00C634AC" w:rsidRPr="009A5060" w:rsidRDefault="00C634AC" w:rsidP="00C179E5">
      <w:pPr>
        <w:spacing w:line="240" w:lineRule="auto"/>
      </w:pPr>
    </w:p>
    <w:p w14:paraId="708FB1ED" w14:textId="0E256021" w:rsidR="00DA7D06" w:rsidRPr="009A5060" w:rsidRDefault="00DA7D06" w:rsidP="00C179E5">
      <w:pPr>
        <w:spacing w:line="240" w:lineRule="auto"/>
      </w:pPr>
      <w:r w:rsidRPr="009A5060">
        <w:lastRenderedPageBreak/>
        <w:t>Note: These masses represent the total system mass including all materials (stainless steel, copper, alumin</w:t>
      </w:r>
      <w:r w:rsidR="00BA797D" w:rsidRPr="009A5060">
        <w:t>i</w:t>
      </w:r>
      <w:r w:rsidRPr="009A5060">
        <w:t>um, niobium, titanium, and nickel).</w:t>
      </w:r>
      <w:r w:rsidR="00BA797D" w:rsidRPr="009A5060">
        <w:t xml:space="preserve">  </w:t>
      </w:r>
      <w:r w:rsidRPr="009A5060">
        <w:t>The mass-weighted average specific heat and enthalpy values shall be used for cooldown calculations.</w:t>
      </w:r>
    </w:p>
    <w:p w14:paraId="6DC61DA9" w14:textId="527CE2B3" w:rsidR="007367C0" w:rsidRPr="009A5060" w:rsidRDefault="0046243F" w:rsidP="00C179E5">
      <w:pPr>
        <w:pStyle w:val="Heading3numbered"/>
        <w:spacing w:line="240" w:lineRule="auto"/>
      </w:pPr>
      <w:bookmarkStart w:id="5943" w:name="_Toc216341027"/>
      <w:r w:rsidRPr="009A5060">
        <w:t>Static heat load as a function of temperature</w:t>
      </w:r>
      <w:bookmarkEnd w:id="5943"/>
    </w:p>
    <w:tbl>
      <w:tblPr>
        <w:tblStyle w:val="TableGrid2"/>
        <w:tblW w:w="3794" w:type="pct"/>
        <w:jc w:val="center"/>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20" w:firstRow="1" w:lastRow="0" w:firstColumn="0" w:lastColumn="0" w:noHBand="0" w:noVBand="1"/>
      </w:tblPr>
      <w:tblGrid>
        <w:gridCol w:w="2028"/>
        <w:gridCol w:w="1793"/>
        <w:gridCol w:w="3562"/>
      </w:tblGrid>
      <w:tr w:rsidR="00DD27B7" w:rsidRPr="009A5060" w14:paraId="0CE11FAC" w14:textId="77777777" w:rsidTr="00FA6E3D">
        <w:trPr>
          <w:cantSplit/>
          <w:trHeight w:val="797"/>
          <w:jc w:val="center"/>
        </w:trPr>
        <w:tc>
          <w:tcPr>
            <w:tcW w:w="1373" w:type="pct"/>
            <w:shd w:val="clear" w:color="auto" w:fill="EBD9ED" w:themeFill="accent2" w:themeFillTint="33"/>
            <w:vAlign w:val="center"/>
            <w:hideMark/>
          </w:tcPr>
          <w:p w14:paraId="4400F0FC" w14:textId="77777777" w:rsidR="000148AF" w:rsidRPr="009A5060" w:rsidRDefault="000148AF" w:rsidP="00C179E5">
            <w:r w:rsidRPr="009A5060">
              <w:t>Heat load ID</w:t>
            </w:r>
          </w:p>
        </w:tc>
        <w:tc>
          <w:tcPr>
            <w:tcW w:w="1214" w:type="pct"/>
            <w:shd w:val="clear" w:color="auto" w:fill="EBD9ED" w:themeFill="accent2" w:themeFillTint="33"/>
            <w:vAlign w:val="center"/>
            <w:hideMark/>
          </w:tcPr>
          <w:p w14:paraId="7329D64D" w14:textId="793300DB" w:rsidR="000148AF" w:rsidRPr="009A5060" w:rsidRDefault="00DD27B7" w:rsidP="00C179E5">
            <w:r w:rsidRPr="009A5060">
              <w:t>Type of</w:t>
            </w:r>
            <w:r w:rsidR="000148AF" w:rsidRPr="009A5060">
              <w:t xml:space="preserve"> heat load</w:t>
            </w:r>
          </w:p>
        </w:tc>
        <w:tc>
          <w:tcPr>
            <w:tcW w:w="2412" w:type="pct"/>
            <w:shd w:val="clear" w:color="auto" w:fill="EBD9ED" w:themeFill="accent2" w:themeFillTint="33"/>
            <w:vAlign w:val="center"/>
            <w:hideMark/>
          </w:tcPr>
          <w:p w14:paraId="270F3140" w14:textId="77777777" w:rsidR="000148AF" w:rsidRPr="009A5060" w:rsidRDefault="000148AF" w:rsidP="00C179E5">
            <w:r w:rsidRPr="009A5060">
              <w:t>Formula</w:t>
            </w:r>
          </w:p>
        </w:tc>
      </w:tr>
      <w:tr w:rsidR="00DD27B7" w:rsidRPr="009A5060" w14:paraId="377DB0AA" w14:textId="77777777" w:rsidTr="008A49BB">
        <w:trPr>
          <w:cantSplit/>
          <w:trHeight w:val="908"/>
          <w:jc w:val="center"/>
        </w:trPr>
        <w:tc>
          <w:tcPr>
            <w:tcW w:w="1373" w:type="pct"/>
            <w:vAlign w:val="center"/>
            <w:hideMark/>
          </w:tcPr>
          <w:p w14:paraId="3388BE89" w14:textId="25DA322D" w:rsidR="000148AF" w:rsidRPr="009A5060" w:rsidRDefault="00000000" w:rsidP="00C179E5">
            <m:oMathPara>
              <m:oMathParaPr>
                <m:jc m:val="centerGroup"/>
              </m:oMathParaPr>
              <m:oMath>
                <m:sSub>
                  <m:sSubPr>
                    <m:ctrlPr>
                      <w:rPr>
                        <w:rFonts w:ascii="Cambria Math" w:hAnsi="Cambria Math"/>
                        <w:i/>
                        <w:iCs/>
                      </w:rPr>
                    </m:ctrlPr>
                  </m:sSubPr>
                  <m:e>
                    <m:r>
                      <w:rPr>
                        <w:rFonts w:ascii="Cambria Math" w:hAnsi="Cambria Math"/>
                      </w:rPr>
                      <m:t>HL</m:t>
                    </m:r>
                  </m:e>
                  <m:sub>
                    <m:r>
                      <w:rPr>
                        <w:rFonts w:ascii="Cambria Math" w:hAnsi="Cambria Math"/>
                      </w:rPr>
                      <m:t>cond 50 K-2 K</m:t>
                    </m:r>
                  </m:sub>
                </m:sSub>
              </m:oMath>
            </m:oMathPara>
          </w:p>
        </w:tc>
        <w:tc>
          <w:tcPr>
            <w:tcW w:w="1214" w:type="pct"/>
            <w:vAlign w:val="center"/>
            <w:hideMark/>
          </w:tcPr>
          <w:p w14:paraId="20025853" w14:textId="77777777" w:rsidR="000148AF" w:rsidRPr="009A5060" w:rsidRDefault="000148AF" w:rsidP="00C179E5">
            <w:r w:rsidRPr="009A5060">
              <w:t>Static</w:t>
            </w:r>
          </w:p>
        </w:tc>
        <w:tc>
          <w:tcPr>
            <w:tcW w:w="2412" w:type="pct"/>
            <w:vAlign w:val="center"/>
            <w:hideMark/>
          </w:tcPr>
          <w:p w14:paraId="150337BB" w14:textId="163BA316" w:rsidR="000148AF" w:rsidRPr="009A5060" w:rsidRDefault="000148AF" w:rsidP="00C179E5">
            <m:oMathPara>
              <m:oMathParaPr>
                <m:jc m:val="centerGroup"/>
              </m:oMathParaPr>
              <m:oMath>
                <m:r>
                  <w:rPr>
                    <w:rFonts w:ascii="Cambria Math" w:hAnsi="Cambria Math"/>
                  </w:rPr>
                  <m:t>-2.4</m:t>
                </m:r>
                <m:nary>
                  <m:naryPr>
                    <m:limLoc m:val="subSup"/>
                    <m:ctrlPr>
                      <w:rPr>
                        <w:rFonts w:ascii="Cambria Math" w:hAnsi="Cambria Math"/>
                        <w:i/>
                        <w:iCs/>
                      </w:rPr>
                    </m:ctrlPr>
                  </m:naryPr>
                  <m:sub>
                    <m:sSub>
                      <m:sSubPr>
                        <m:ctrlPr>
                          <w:rPr>
                            <w:rFonts w:ascii="Cambria Math" w:hAnsi="Cambria Math"/>
                            <w:i/>
                            <w:iCs/>
                          </w:rPr>
                        </m:ctrlPr>
                      </m:sSubPr>
                      <m:e>
                        <m:r>
                          <w:rPr>
                            <w:rFonts w:ascii="Cambria Math" w:hAnsi="Cambria Math"/>
                          </w:rPr>
                          <m:t>T</m:t>
                        </m:r>
                      </m:e>
                      <m:sub>
                        <m:r>
                          <w:rPr>
                            <w:rFonts w:ascii="Cambria Math" w:hAnsi="Cambria Math"/>
                          </w:rPr>
                          <m:t>1</m:t>
                        </m:r>
                      </m:sub>
                    </m:sSub>
                  </m:sub>
                  <m:sup>
                    <m:sSub>
                      <m:sSubPr>
                        <m:ctrlPr>
                          <w:rPr>
                            <w:rFonts w:ascii="Cambria Math" w:hAnsi="Cambria Math"/>
                            <w:i/>
                            <w:iCs/>
                          </w:rPr>
                        </m:ctrlPr>
                      </m:sSubPr>
                      <m:e>
                        <m:r>
                          <w:rPr>
                            <w:rFonts w:ascii="Cambria Math" w:hAnsi="Cambria Math"/>
                          </w:rPr>
                          <m:t>T</m:t>
                        </m:r>
                      </m:e>
                      <m:sub>
                        <m:r>
                          <w:rPr>
                            <w:rFonts w:ascii="Cambria Math" w:hAnsi="Cambria Math"/>
                          </w:rPr>
                          <m:t>2</m:t>
                        </m:r>
                      </m:sub>
                    </m:sSub>
                  </m:sup>
                  <m:e>
                    <m:sSub>
                      <m:sSubPr>
                        <m:ctrlPr>
                          <w:rPr>
                            <w:rFonts w:ascii="Cambria Math" w:hAnsi="Cambria Math"/>
                            <w:i/>
                            <w:iCs/>
                          </w:rPr>
                        </m:ctrlPr>
                      </m:sSubPr>
                      <m:e>
                        <m:r>
                          <w:rPr>
                            <w:rFonts w:ascii="Cambria Math" w:hAnsi="Cambria Math"/>
                          </w:rPr>
                          <m:t>λ</m:t>
                        </m:r>
                      </m:e>
                      <m:sub>
                        <m:r>
                          <w:rPr>
                            <w:rFonts w:ascii="Cambria Math" w:hAnsi="Cambria Math"/>
                          </w:rPr>
                          <m:t>SS304/316-NIST</m:t>
                        </m:r>
                      </m:sub>
                    </m:sSub>
                    <m:d>
                      <m:dPr>
                        <m:ctrlPr>
                          <w:rPr>
                            <w:rFonts w:ascii="Cambria Math" w:hAnsi="Cambria Math"/>
                            <w:i/>
                            <w:iCs/>
                          </w:rPr>
                        </m:ctrlPr>
                      </m:dPr>
                      <m:e>
                        <m:r>
                          <w:rPr>
                            <w:rFonts w:ascii="Cambria Math" w:hAnsi="Cambria Math"/>
                          </w:rPr>
                          <m:t>T</m:t>
                        </m:r>
                      </m:e>
                    </m:d>
                    <m:r>
                      <w:rPr>
                        <w:rFonts w:ascii="Cambria Math" w:hAnsi="Cambria Math"/>
                      </w:rPr>
                      <m:t>dT</m:t>
                    </m:r>
                  </m:e>
                </m:nary>
              </m:oMath>
            </m:oMathPara>
          </w:p>
        </w:tc>
      </w:tr>
      <w:tr w:rsidR="00DD27B7" w:rsidRPr="009A5060" w14:paraId="4FC3A6D7" w14:textId="77777777" w:rsidTr="008A49BB">
        <w:trPr>
          <w:cantSplit/>
          <w:trHeight w:val="504"/>
          <w:jc w:val="center"/>
        </w:trPr>
        <w:tc>
          <w:tcPr>
            <w:tcW w:w="1373" w:type="pct"/>
            <w:vAlign w:val="center"/>
            <w:hideMark/>
          </w:tcPr>
          <w:p w14:paraId="6BEF3848" w14:textId="625D3FF3" w:rsidR="000148AF" w:rsidRPr="009A5060" w:rsidRDefault="00000000" w:rsidP="00C179E5">
            <m:oMathPara>
              <m:oMathParaPr>
                <m:jc m:val="centerGroup"/>
              </m:oMathParaPr>
              <m:oMath>
                <m:sSub>
                  <m:sSubPr>
                    <m:ctrlPr>
                      <w:rPr>
                        <w:rFonts w:ascii="Cambria Math" w:hAnsi="Cambria Math"/>
                        <w:i/>
                        <w:iCs/>
                      </w:rPr>
                    </m:ctrlPr>
                  </m:sSubPr>
                  <m:e>
                    <m:r>
                      <w:rPr>
                        <w:rFonts w:ascii="Cambria Math" w:hAnsi="Cambria Math"/>
                      </w:rPr>
                      <m:t>HL</m:t>
                    </m:r>
                  </m:e>
                  <m:sub>
                    <m:r>
                      <w:rPr>
                        <w:rFonts w:ascii="Cambria Math" w:hAnsi="Cambria Math"/>
                      </w:rPr>
                      <m:t>rad 50 K-2 K</m:t>
                    </m:r>
                  </m:sub>
                </m:sSub>
              </m:oMath>
            </m:oMathPara>
          </w:p>
        </w:tc>
        <w:tc>
          <w:tcPr>
            <w:tcW w:w="1214" w:type="pct"/>
            <w:vAlign w:val="center"/>
            <w:hideMark/>
          </w:tcPr>
          <w:p w14:paraId="534F09C8" w14:textId="77777777" w:rsidR="000148AF" w:rsidRPr="009A5060" w:rsidRDefault="000148AF" w:rsidP="00C179E5">
            <w:r w:rsidRPr="009A5060">
              <w:t>Static</w:t>
            </w:r>
          </w:p>
        </w:tc>
        <w:tc>
          <w:tcPr>
            <w:tcW w:w="2412" w:type="pct"/>
            <w:vAlign w:val="center"/>
            <w:hideMark/>
          </w:tcPr>
          <w:p w14:paraId="1A371F97" w14:textId="1FCE5F17" w:rsidR="000148AF" w:rsidRPr="009A5060" w:rsidRDefault="000148AF" w:rsidP="00C179E5">
            <m:oMathPara>
              <m:oMathParaPr>
                <m:jc m:val="centerGroup"/>
              </m:oMathParaPr>
              <m:oMath>
                <m:r>
                  <w:rPr>
                    <w:rFonts w:ascii="Cambria Math" w:hAnsi="Cambria Math"/>
                  </w:rPr>
                  <m:t>1.49E-05</m:t>
                </m:r>
                <m:r>
                  <m:rPr>
                    <m:sty m:val="p"/>
                  </m:rPr>
                  <w:rPr>
                    <w:rFonts w:ascii="Cambria Math" w:hAnsi="Cambria Math"/>
                  </w:rPr>
                  <m:t>*</m:t>
                </m:r>
                <m:d>
                  <m:dPr>
                    <m:ctrlPr>
                      <w:rPr>
                        <w:rFonts w:ascii="Cambria Math" w:hAnsi="Cambria Math"/>
                        <w:i/>
                        <w:iCs/>
                      </w:rPr>
                    </m:ctrlPr>
                  </m:dPr>
                  <m:e>
                    <m:sSubSup>
                      <m:sSubSupPr>
                        <m:ctrlPr>
                          <w:rPr>
                            <w:rFonts w:ascii="Cambria Math" w:hAnsi="Cambria Math"/>
                            <w:i/>
                            <w:iCs/>
                          </w:rPr>
                        </m:ctrlPr>
                      </m:sSubSupPr>
                      <m:e>
                        <m:r>
                          <w:rPr>
                            <w:rFonts w:ascii="Cambria Math" w:hAnsi="Cambria Math"/>
                          </w:rPr>
                          <m:t>T</m:t>
                        </m:r>
                      </m:e>
                      <m:sub>
                        <m:r>
                          <m:rPr>
                            <m:sty m:val="p"/>
                          </m:rPr>
                          <w:rPr>
                            <w:rFonts w:ascii="Cambria Math" w:hAnsi="Cambria Math"/>
                          </w:rPr>
                          <m:t>1</m:t>
                        </m:r>
                      </m:sub>
                      <m:sup>
                        <m:r>
                          <m:rPr>
                            <m:sty m:val="p"/>
                          </m:rPr>
                          <w:rPr>
                            <w:rFonts w:ascii="Cambria Math" w:hAnsi="Cambria Math"/>
                          </w:rPr>
                          <m:t>4</m:t>
                        </m:r>
                      </m:sup>
                    </m:sSubSup>
                    <m:r>
                      <m:rPr>
                        <m:sty m:val="p"/>
                      </m:rPr>
                      <w:rPr>
                        <w:rFonts w:ascii="Cambria Math" w:hAnsi="Cambria Math"/>
                      </w:rPr>
                      <m:t>-</m:t>
                    </m:r>
                    <m:sSubSup>
                      <m:sSubSupPr>
                        <m:ctrlPr>
                          <w:rPr>
                            <w:rFonts w:ascii="Cambria Math" w:hAnsi="Cambria Math"/>
                            <w:i/>
                            <w:iCs/>
                          </w:rPr>
                        </m:ctrlPr>
                      </m:sSubSupPr>
                      <m:e>
                        <m:r>
                          <w:rPr>
                            <w:rFonts w:ascii="Cambria Math" w:hAnsi="Cambria Math"/>
                          </w:rPr>
                          <m:t>T</m:t>
                        </m:r>
                      </m:e>
                      <m:sub>
                        <m:r>
                          <m:rPr>
                            <m:sty m:val="p"/>
                          </m:rPr>
                          <w:rPr>
                            <w:rFonts w:ascii="Cambria Math" w:hAnsi="Cambria Math"/>
                          </w:rPr>
                          <m:t>2</m:t>
                        </m:r>
                      </m:sub>
                      <m:sup>
                        <m:r>
                          <m:rPr>
                            <m:sty m:val="p"/>
                          </m:rPr>
                          <w:rPr>
                            <w:rFonts w:ascii="Cambria Math" w:hAnsi="Cambria Math"/>
                          </w:rPr>
                          <m:t>4</m:t>
                        </m:r>
                      </m:sup>
                    </m:sSubSup>
                  </m:e>
                </m:d>
              </m:oMath>
            </m:oMathPara>
          </w:p>
        </w:tc>
      </w:tr>
      <w:tr w:rsidR="00DD27B7" w:rsidRPr="009A5060" w14:paraId="3A677908" w14:textId="77777777" w:rsidTr="008A49BB">
        <w:trPr>
          <w:cantSplit/>
          <w:trHeight w:val="908"/>
          <w:jc w:val="center"/>
        </w:trPr>
        <w:tc>
          <w:tcPr>
            <w:tcW w:w="1373" w:type="pct"/>
            <w:vAlign w:val="center"/>
            <w:hideMark/>
          </w:tcPr>
          <w:p w14:paraId="54079454" w14:textId="155FF72A" w:rsidR="000148AF" w:rsidRPr="009A5060" w:rsidRDefault="00000000" w:rsidP="00C179E5">
            <m:oMathPara>
              <m:oMathParaPr>
                <m:jc m:val="centerGroup"/>
              </m:oMathParaPr>
              <m:oMath>
                <m:sSub>
                  <m:sSubPr>
                    <m:ctrlPr>
                      <w:rPr>
                        <w:rFonts w:ascii="Cambria Math" w:hAnsi="Cambria Math"/>
                        <w:i/>
                        <w:iCs/>
                      </w:rPr>
                    </m:ctrlPr>
                  </m:sSubPr>
                  <m:e>
                    <m:r>
                      <w:rPr>
                        <w:rFonts w:ascii="Cambria Math" w:hAnsi="Cambria Math"/>
                      </w:rPr>
                      <m:t>HL</m:t>
                    </m:r>
                  </m:e>
                  <m:sub>
                    <m:r>
                      <w:rPr>
                        <w:rFonts w:ascii="Cambria Math" w:hAnsi="Cambria Math"/>
                      </w:rPr>
                      <m:t>cond 293.15 K-50 K</m:t>
                    </m:r>
                  </m:sub>
                </m:sSub>
              </m:oMath>
            </m:oMathPara>
          </w:p>
        </w:tc>
        <w:tc>
          <w:tcPr>
            <w:tcW w:w="1214" w:type="pct"/>
            <w:vAlign w:val="center"/>
            <w:hideMark/>
          </w:tcPr>
          <w:p w14:paraId="41D23F85" w14:textId="77777777" w:rsidR="000148AF" w:rsidRPr="009A5060" w:rsidRDefault="000148AF" w:rsidP="00C179E5">
            <w:r w:rsidRPr="009A5060">
              <w:t>Static</w:t>
            </w:r>
          </w:p>
        </w:tc>
        <w:tc>
          <w:tcPr>
            <w:tcW w:w="2412" w:type="pct"/>
            <w:vAlign w:val="center"/>
            <w:hideMark/>
          </w:tcPr>
          <w:p w14:paraId="39DBA576" w14:textId="5FD6C1B3" w:rsidR="000148AF" w:rsidRPr="009A5060" w:rsidRDefault="000148AF" w:rsidP="00C179E5">
            <w:pPr>
              <w:rPr>
                <w:i/>
                <w:iCs/>
              </w:rPr>
            </w:pPr>
            <m:oMathPara>
              <m:oMathParaPr>
                <m:jc m:val="centerGroup"/>
              </m:oMathParaPr>
              <m:oMath>
                <m:r>
                  <w:rPr>
                    <w:rFonts w:ascii="Cambria Math" w:hAnsi="Cambria Math"/>
                  </w:rPr>
                  <m:t>-0.87</m:t>
                </m:r>
                <m:nary>
                  <m:naryPr>
                    <m:limLoc m:val="subSup"/>
                    <m:ctrlPr>
                      <w:rPr>
                        <w:rFonts w:ascii="Cambria Math" w:hAnsi="Cambria Math"/>
                        <w:i/>
                        <w:iCs/>
                      </w:rPr>
                    </m:ctrlPr>
                  </m:naryPr>
                  <m:sub>
                    <m:sSub>
                      <m:sSubPr>
                        <m:ctrlPr>
                          <w:rPr>
                            <w:rFonts w:ascii="Cambria Math" w:hAnsi="Cambria Math"/>
                            <w:i/>
                            <w:iCs/>
                          </w:rPr>
                        </m:ctrlPr>
                      </m:sSubPr>
                      <m:e>
                        <m:r>
                          <w:rPr>
                            <w:rFonts w:ascii="Cambria Math" w:hAnsi="Cambria Math"/>
                          </w:rPr>
                          <m:t>T</m:t>
                        </m:r>
                      </m:e>
                      <m:sub>
                        <m:r>
                          <w:rPr>
                            <w:rFonts w:ascii="Cambria Math" w:hAnsi="Cambria Math"/>
                          </w:rPr>
                          <m:t>1</m:t>
                        </m:r>
                      </m:sub>
                    </m:sSub>
                  </m:sub>
                  <m:sup>
                    <m:sSub>
                      <m:sSubPr>
                        <m:ctrlPr>
                          <w:rPr>
                            <w:rFonts w:ascii="Cambria Math" w:hAnsi="Cambria Math"/>
                            <w:i/>
                            <w:iCs/>
                          </w:rPr>
                        </m:ctrlPr>
                      </m:sSubPr>
                      <m:e>
                        <m:r>
                          <w:rPr>
                            <w:rFonts w:ascii="Cambria Math" w:hAnsi="Cambria Math"/>
                          </w:rPr>
                          <m:t>T</m:t>
                        </m:r>
                      </m:e>
                      <m:sub>
                        <m:r>
                          <w:rPr>
                            <w:rFonts w:ascii="Cambria Math" w:hAnsi="Cambria Math"/>
                          </w:rPr>
                          <m:t>2</m:t>
                        </m:r>
                      </m:sub>
                    </m:sSub>
                  </m:sup>
                  <m:e>
                    <m:sSub>
                      <m:sSubPr>
                        <m:ctrlPr>
                          <w:rPr>
                            <w:rFonts w:ascii="Cambria Math" w:hAnsi="Cambria Math"/>
                            <w:i/>
                            <w:iCs/>
                          </w:rPr>
                        </m:ctrlPr>
                      </m:sSubPr>
                      <m:e>
                        <m:r>
                          <w:rPr>
                            <w:rFonts w:ascii="Cambria Math" w:hAnsi="Cambria Math"/>
                          </w:rPr>
                          <m:t>λ</m:t>
                        </m:r>
                      </m:e>
                      <m:sub>
                        <m:r>
                          <w:rPr>
                            <w:rFonts w:ascii="Cambria Math" w:hAnsi="Cambria Math"/>
                          </w:rPr>
                          <m:t>SS304/316-NIST</m:t>
                        </m:r>
                      </m:sub>
                    </m:sSub>
                    <m:d>
                      <m:dPr>
                        <m:ctrlPr>
                          <w:rPr>
                            <w:rFonts w:ascii="Cambria Math" w:hAnsi="Cambria Math"/>
                            <w:i/>
                            <w:iCs/>
                          </w:rPr>
                        </m:ctrlPr>
                      </m:dPr>
                      <m:e>
                        <m:r>
                          <w:rPr>
                            <w:rFonts w:ascii="Cambria Math" w:hAnsi="Cambria Math"/>
                          </w:rPr>
                          <m:t>T</m:t>
                        </m:r>
                      </m:e>
                    </m:d>
                    <m:r>
                      <w:rPr>
                        <w:rFonts w:ascii="Cambria Math" w:hAnsi="Cambria Math"/>
                      </w:rPr>
                      <m:t>dT</m:t>
                    </m:r>
                  </m:e>
                </m:nary>
              </m:oMath>
            </m:oMathPara>
          </w:p>
        </w:tc>
      </w:tr>
      <w:tr w:rsidR="00DD27B7" w:rsidRPr="009A5060" w14:paraId="3E3EEC26" w14:textId="77777777" w:rsidTr="008A49BB">
        <w:trPr>
          <w:cantSplit/>
          <w:trHeight w:val="504"/>
          <w:jc w:val="center"/>
        </w:trPr>
        <w:tc>
          <w:tcPr>
            <w:tcW w:w="1373" w:type="pct"/>
            <w:vAlign w:val="center"/>
            <w:hideMark/>
          </w:tcPr>
          <w:p w14:paraId="2E9B0797" w14:textId="09D35D56" w:rsidR="000148AF" w:rsidRPr="009A5060" w:rsidRDefault="00000000" w:rsidP="00C179E5">
            <m:oMathPara>
              <m:oMathParaPr>
                <m:jc m:val="centerGroup"/>
              </m:oMathParaPr>
              <m:oMath>
                <m:sSub>
                  <m:sSubPr>
                    <m:ctrlPr>
                      <w:rPr>
                        <w:rFonts w:ascii="Cambria Math" w:hAnsi="Cambria Math"/>
                        <w:i/>
                        <w:iCs/>
                      </w:rPr>
                    </m:ctrlPr>
                  </m:sSubPr>
                  <m:e>
                    <m:r>
                      <w:rPr>
                        <w:rFonts w:ascii="Cambria Math" w:hAnsi="Cambria Math"/>
                      </w:rPr>
                      <m:t>HL</m:t>
                    </m:r>
                  </m:e>
                  <m:sub>
                    <m:r>
                      <w:rPr>
                        <w:rFonts w:ascii="Cambria Math" w:hAnsi="Cambria Math"/>
                      </w:rPr>
                      <m:t>rad 293.15 K-50 K</m:t>
                    </m:r>
                  </m:sub>
                </m:sSub>
              </m:oMath>
            </m:oMathPara>
          </w:p>
        </w:tc>
        <w:tc>
          <w:tcPr>
            <w:tcW w:w="1214" w:type="pct"/>
            <w:vAlign w:val="center"/>
            <w:hideMark/>
          </w:tcPr>
          <w:p w14:paraId="0C7F03FA" w14:textId="77777777" w:rsidR="000148AF" w:rsidRPr="009A5060" w:rsidRDefault="000148AF" w:rsidP="00C179E5">
            <w:r w:rsidRPr="009A5060">
              <w:t>Static</w:t>
            </w:r>
          </w:p>
        </w:tc>
        <w:tc>
          <w:tcPr>
            <w:tcW w:w="2412" w:type="pct"/>
            <w:vAlign w:val="center"/>
            <w:hideMark/>
          </w:tcPr>
          <w:p w14:paraId="7FC8324F" w14:textId="71E78396" w:rsidR="000148AF" w:rsidRPr="009A5060" w:rsidRDefault="000148AF" w:rsidP="00C179E5">
            <m:oMathPara>
              <m:oMathParaPr>
                <m:jc m:val="centerGroup"/>
              </m:oMathParaPr>
              <m:oMath>
                <m:r>
                  <w:rPr>
                    <w:rFonts w:ascii="Cambria Math" w:hAnsi="Cambria Math"/>
                  </w:rPr>
                  <m:t>4.15E-07</m:t>
                </m:r>
                <m:r>
                  <m:rPr>
                    <m:sty m:val="p"/>
                  </m:rPr>
                  <w:rPr>
                    <w:rFonts w:ascii="Cambria Math" w:hAnsi="Cambria Math"/>
                  </w:rPr>
                  <m:t>*</m:t>
                </m:r>
                <m:d>
                  <m:dPr>
                    <m:ctrlPr>
                      <w:rPr>
                        <w:rFonts w:ascii="Cambria Math" w:hAnsi="Cambria Math"/>
                        <w:i/>
                        <w:iCs/>
                      </w:rPr>
                    </m:ctrlPr>
                  </m:dPr>
                  <m:e>
                    <m:sSubSup>
                      <m:sSubSupPr>
                        <m:ctrlPr>
                          <w:rPr>
                            <w:rFonts w:ascii="Cambria Math" w:hAnsi="Cambria Math"/>
                            <w:i/>
                            <w:iCs/>
                          </w:rPr>
                        </m:ctrlPr>
                      </m:sSubSupPr>
                      <m:e>
                        <m:r>
                          <w:rPr>
                            <w:rFonts w:ascii="Cambria Math" w:hAnsi="Cambria Math"/>
                          </w:rPr>
                          <m:t>T</m:t>
                        </m:r>
                      </m:e>
                      <m:sub>
                        <m:r>
                          <m:rPr>
                            <m:sty m:val="p"/>
                          </m:rPr>
                          <w:rPr>
                            <w:rFonts w:ascii="Cambria Math" w:hAnsi="Cambria Math"/>
                          </w:rPr>
                          <m:t>1</m:t>
                        </m:r>
                      </m:sub>
                      <m:sup>
                        <m:r>
                          <m:rPr>
                            <m:sty m:val="p"/>
                          </m:rPr>
                          <w:rPr>
                            <w:rFonts w:ascii="Cambria Math" w:hAnsi="Cambria Math"/>
                          </w:rPr>
                          <m:t>4</m:t>
                        </m:r>
                      </m:sup>
                    </m:sSubSup>
                    <m:r>
                      <m:rPr>
                        <m:sty m:val="p"/>
                      </m:rPr>
                      <w:rPr>
                        <w:rFonts w:ascii="Cambria Math" w:hAnsi="Cambria Math"/>
                      </w:rPr>
                      <m:t>-</m:t>
                    </m:r>
                    <m:sSubSup>
                      <m:sSubSupPr>
                        <m:ctrlPr>
                          <w:rPr>
                            <w:rFonts w:ascii="Cambria Math" w:hAnsi="Cambria Math"/>
                            <w:i/>
                            <w:iCs/>
                          </w:rPr>
                        </m:ctrlPr>
                      </m:sSubSupPr>
                      <m:e>
                        <m:r>
                          <w:rPr>
                            <w:rFonts w:ascii="Cambria Math" w:hAnsi="Cambria Math"/>
                          </w:rPr>
                          <m:t>T</m:t>
                        </m:r>
                      </m:e>
                      <m:sub>
                        <m:r>
                          <m:rPr>
                            <m:sty m:val="p"/>
                          </m:rPr>
                          <w:rPr>
                            <w:rFonts w:ascii="Cambria Math" w:hAnsi="Cambria Math"/>
                          </w:rPr>
                          <m:t>2</m:t>
                        </m:r>
                      </m:sub>
                      <m:sup>
                        <m:r>
                          <m:rPr>
                            <m:sty m:val="p"/>
                          </m:rPr>
                          <w:rPr>
                            <w:rFonts w:ascii="Cambria Math" w:hAnsi="Cambria Math"/>
                          </w:rPr>
                          <m:t>4</m:t>
                        </m:r>
                      </m:sup>
                    </m:sSubSup>
                  </m:e>
                </m:d>
              </m:oMath>
            </m:oMathPara>
          </w:p>
        </w:tc>
      </w:tr>
    </w:tbl>
    <w:p w14:paraId="5E002630" w14:textId="736863CD" w:rsidR="007367C0" w:rsidRPr="009A5060" w:rsidRDefault="00C634AC" w:rsidP="00C179E5">
      <w:pPr>
        <w:pStyle w:val="Heading3numbered"/>
        <w:spacing w:line="240" w:lineRule="auto"/>
        <w:rPr>
          <w:rFonts w:eastAsia="Calibri"/>
        </w:rPr>
      </w:pPr>
      <w:bookmarkStart w:id="5944" w:name="_Toc216341028"/>
      <w:bookmarkEnd w:id="5937"/>
      <w:r w:rsidRPr="009A5060">
        <w:t>Enthalpy data of metal at various temperatures</w:t>
      </w:r>
      <w:bookmarkEnd w:id="5944"/>
    </w:p>
    <w:p w14:paraId="385D149E" w14:textId="4FBA8A5A" w:rsidR="007367C0" w:rsidRPr="009A5060" w:rsidRDefault="007367C0" w:rsidP="00C179E5">
      <w:pPr>
        <w:pStyle w:val="Caption"/>
        <w:keepNext/>
        <w:spacing w:line="240" w:lineRule="auto"/>
      </w:pPr>
      <w:bookmarkStart w:id="5945" w:name="_Toc212194982"/>
      <w:r w:rsidRPr="009A5060">
        <w:t xml:space="preserve">Table </w:t>
      </w:r>
      <w:r w:rsidRPr="009A5060">
        <w:fldChar w:fldCharType="begin"/>
      </w:r>
      <w:r w:rsidRPr="009A5060">
        <w:instrText xml:space="preserve"> SEQ Table \* ARABIC </w:instrText>
      </w:r>
      <w:r w:rsidRPr="009A5060">
        <w:fldChar w:fldCharType="separate"/>
      </w:r>
      <w:r w:rsidR="00041F61">
        <w:rPr>
          <w:noProof/>
        </w:rPr>
        <w:t>25</w:t>
      </w:r>
      <w:r w:rsidRPr="009A5060">
        <w:fldChar w:fldCharType="end"/>
      </w:r>
      <w:r w:rsidRPr="009A5060">
        <w:t xml:space="preserve"> Weighted Average Enthalpy Data (1K - </w:t>
      </w:r>
      <w:r w:rsidR="008A49BB" w:rsidRPr="009A5060">
        <w:t>300</w:t>
      </w:r>
      <w:r w:rsidRPr="009A5060">
        <w:t>K)</w:t>
      </w:r>
      <w:bookmarkEnd w:id="5945"/>
    </w:p>
    <w:tbl>
      <w:tblPr>
        <w:tblStyle w:val="LightGrid-Accent1"/>
        <w:tblW w:w="0" w:type="auto"/>
        <w:jc w:val="center"/>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Look w:val="04A0" w:firstRow="1" w:lastRow="0" w:firstColumn="1" w:lastColumn="0" w:noHBand="0" w:noVBand="1"/>
      </w:tblPr>
      <w:tblGrid>
        <w:gridCol w:w="2880"/>
        <w:gridCol w:w="2880"/>
        <w:gridCol w:w="2880"/>
      </w:tblGrid>
      <w:tr w:rsidR="007367C0" w:rsidRPr="009A5060" w14:paraId="7D471A07" w14:textId="77777777" w:rsidTr="00BA797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EBD9ED" w:themeFill="accent2" w:themeFillTint="33"/>
          </w:tcPr>
          <w:p w14:paraId="2F302A56" w14:textId="77777777" w:rsidR="007367C0" w:rsidRPr="009A5060" w:rsidRDefault="007367C0" w:rsidP="00C179E5">
            <w:pPr>
              <w:jc w:val="center"/>
              <w:rPr>
                <w:rFonts w:ascii="Aptos" w:hAnsi="Aptos"/>
                <w:color w:val="7030A0"/>
                <w:sz w:val="18"/>
                <w:szCs w:val="18"/>
              </w:rPr>
            </w:pPr>
            <w:r w:rsidRPr="009A5060">
              <w:rPr>
                <w:rFonts w:ascii="Aptos" w:hAnsi="Aptos"/>
                <w:color w:val="7030A0"/>
                <w:sz w:val="18"/>
                <w:szCs w:val="18"/>
              </w:rPr>
              <w:t>Temperature (K)</w:t>
            </w:r>
          </w:p>
        </w:tc>
        <w:tc>
          <w:tcPr>
            <w:tcW w:w="2880" w:type="dxa"/>
            <w:tcBorders>
              <w:top w:val="none" w:sz="0" w:space="0" w:color="auto"/>
              <w:left w:val="none" w:sz="0" w:space="0" w:color="auto"/>
              <w:bottom w:val="none" w:sz="0" w:space="0" w:color="auto"/>
              <w:right w:val="none" w:sz="0" w:space="0" w:color="auto"/>
            </w:tcBorders>
            <w:shd w:val="clear" w:color="auto" w:fill="EBD9ED" w:themeFill="accent2" w:themeFillTint="33"/>
          </w:tcPr>
          <w:p w14:paraId="65D4FA82" w14:textId="77777777" w:rsidR="007367C0" w:rsidRPr="009A5060" w:rsidRDefault="007367C0" w:rsidP="00C179E5">
            <w:pPr>
              <w:jc w:val="center"/>
              <w:cnfStyle w:val="100000000000" w:firstRow="1" w:lastRow="0" w:firstColumn="0" w:lastColumn="0" w:oddVBand="0" w:evenVBand="0" w:oddHBand="0" w:evenHBand="0" w:firstRowFirstColumn="0" w:firstRowLastColumn="0" w:lastRowFirstColumn="0" w:lastRowLastColumn="0"/>
              <w:rPr>
                <w:rFonts w:ascii="Aptos" w:hAnsi="Aptos"/>
                <w:color w:val="7030A0"/>
                <w:sz w:val="18"/>
                <w:szCs w:val="18"/>
              </w:rPr>
            </w:pPr>
            <w:r w:rsidRPr="009A5060">
              <w:rPr>
                <w:rFonts w:ascii="Aptos" w:hAnsi="Aptos"/>
                <w:color w:val="7030A0"/>
                <w:sz w:val="18"/>
                <w:szCs w:val="18"/>
              </w:rPr>
              <w:t>2K Stage Enthalpy (J/kg)</w:t>
            </w:r>
          </w:p>
        </w:tc>
        <w:tc>
          <w:tcPr>
            <w:tcW w:w="2880" w:type="dxa"/>
            <w:tcBorders>
              <w:top w:val="none" w:sz="0" w:space="0" w:color="auto"/>
              <w:left w:val="none" w:sz="0" w:space="0" w:color="auto"/>
              <w:bottom w:val="none" w:sz="0" w:space="0" w:color="auto"/>
              <w:right w:val="none" w:sz="0" w:space="0" w:color="auto"/>
            </w:tcBorders>
            <w:shd w:val="clear" w:color="auto" w:fill="EBD9ED" w:themeFill="accent2" w:themeFillTint="33"/>
          </w:tcPr>
          <w:p w14:paraId="369B4231" w14:textId="77777777" w:rsidR="007367C0" w:rsidRPr="009A5060" w:rsidRDefault="007367C0" w:rsidP="00C179E5">
            <w:pPr>
              <w:jc w:val="center"/>
              <w:cnfStyle w:val="100000000000" w:firstRow="1" w:lastRow="0" w:firstColumn="0" w:lastColumn="0" w:oddVBand="0" w:evenVBand="0" w:oddHBand="0" w:evenHBand="0" w:firstRowFirstColumn="0" w:firstRowLastColumn="0" w:lastRowFirstColumn="0" w:lastRowLastColumn="0"/>
              <w:rPr>
                <w:rFonts w:ascii="Aptos" w:hAnsi="Aptos"/>
                <w:color w:val="7030A0"/>
                <w:sz w:val="18"/>
                <w:szCs w:val="18"/>
              </w:rPr>
            </w:pPr>
            <w:r w:rsidRPr="009A5060">
              <w:rPr>
                <w:rFonts w:ascii="Aptos" w:hAnsi="Aptos"/>
                <w:color w:val="7030A0"/>
                <w:sz w:val="18"/>
                <w:szCs w:val="18"/>
              </w:rPr>
              <w:t>50K Stage Enthalpy (J/kg)</w:t>
            </w:r>
          </w:p>
        </w:tc>
      </w:tr>
      <w:tr w:rsidR="00C634AC" w:rsidRPr="009A5060" w14:paraId="091EA1C5" w14:textId="77777777" w:rsidTr="00BA7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2BBE82A5" w14:textId="5511D56C" w:rsidR="00C634AC" w:rsidRPr="009A5060" w:rsidRDefault="00C634AC" w:rsidP="00C179E5">
            <w:pPr>
              <w:jc w:val="center"/>
              <w:rPr>
                <w:rFonts w:ascii="Aptos" w:hAnsi="Aptos"/>
                <w:b w:val="0"/>
                <w:bCs w:val="0"/>
                <w:sz w:val="18"/>
                <w:szCs w:val="18"/>
              </w:rPr>
            </w:pPr>
            <w:r w:rsidRPr="009A5060">
              <w:rPr>
                <w:rFonts w:ascii="Aptos" w:hAnsi="Aptos"/>
                <w:b w:val="0"/>
                <w:bCs w:val="0"/>
                <w:sz w:val="18"/>
                <w:szCs w:val="18"/>
              </w:rPr>
              <w:t>1</w:t>
            </w:r>
          </w:p>
        </w:tc>
        <w:tc>
          <w:tcPr>
            <w:tcW w:w="2880" w:type="dxa"/>
            <w:tcBorders>
              <w:top w:val="none" w:sz="0" w:space="0" w:color="auto"/>
              <w:left w:val="none" w:sz="0" w:space="0" w:color="auto"/>
              <w:bottom w:val="none" w:sz="0" w:space="0" w:color="auto"/>
              <w:right w:val="none" w:sz="0" w:space="0" w:color="auto"/>
            </w:tcBorders>
            <w:shd w:val="clear" w:color="auto" w:fill="auto"/>
          </w:tcPr>
          <w:p w14:paraId="46A6B069" w14:textId="26F08D05" w:rsidR="00C634AC" w:rsidRPr="009A5060" w:rsidRDefault="00C634AC" w:rsidP="00C179E5">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9A5060">
              <w:rPr>
                <w:rFonts w:ascii="Aptos" w:hAnsi="Aptos"/>
                <w:sz w:val="18"/>
                <w:szCs w:val="18"/>
              </w:rPr>
              <w:t>0.0</w:t>
            </w:r>
          </w:p>
        </w:tc>
        <w:tc>
          <w:tcPr>
            <w:tcW w:w="2880" w:type="dxa"/>
            <w:tcBorders>
              <w:top w:val="none" w:sz="0" w:space="0" w:color="auto"/>
              <w:left w:val="none" w:sz="0" w:space="0" w:color="auto"/>
              <w:bottom w:val="none" w:sz="0" w:space="0" w:color="auto"/>
              <w:right w:val="none" w:sz="0" w:space="0" w:color="auto"/>
            </w:tcBorders>
            <w:shd w:val="clear" w:color="auto" w:fill="auto"/>
          </w:tcPr>
          <w:p w14:paraId="03CA7607" w14:textId="507C9772" w:rsidR="00C634AC" w:rsidRPr="009A5060" w:rsidRDefault="00C634AC" w:rsidP="00C179E5">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9A5060">
              <w:rPr>
                <w:rFonts w:ascii="Aptos" w:hAnsi="Aptos"/>
                <w:sz w:val="18"/>
                <w:szCs w:val="18"/>
              </w:rPr>
              <w:t>0.0</w:t>
            </w:r>
          </w:p>
        </w:tc>
      </w:tr>
      <w:tr w:rsidR="00C634AC" w:rsidRPr="009A5060" w14:paraId="6A744419" w14:textId="77777777" w:rsidTr="00BA7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7730B105" w14:textId="3E16E1C4" w:rsidR="00C634AC" w:rsidRPr="009A5060" w:rsidRDefault="00C634AC" w:rsidP="00C179E5">
            <w:pPr>
              <w:jc w:val="center"/>
              <w:rPr>
                <w:rFonts w:ascii="Aptos" w:hAnsi="Aptos"/>
                <w:b w:val="0"/>
                <w:bCs w:val="0"/>
                <w:sz w:val="18"/>
                <w:szCs w:val="18"/>
              </w:rPr>
            </w:pPr>
            <w:r w:rsidRPr="009A5060">
              <w:rPr>
                <w:rFonts w:ascii="Aptos" w:hAnsi="Aptos"/>
                <w:b w:val="0"/>
                <w:bCs w:val="0"/>
                <w:sz w:val="18"/>
                <w:szCs w:val="18"/>
              </w:rPr>
              <w:t>2</w:t>
            </w:r>
          </w:p>
        </w:tc>
        <w:tc>
          <w:tcPr>
            <w:tcW w:w="2880" w:type="dxa"/>
            <w:tcBorders>
              <w:top w:val="none" w:sz="0" w:space="0" w:color="auto"/>
              <w:left w:val="none" w:sz="0" w:space="0" w:color="auto"/>
              <w:bottom w:val="none" w:sz="0" w:space="0" w:color="auto"/>
              <w:right w:val="none" w:sz="0" w:space="0" w:color="auto"/>
            </w:tcBorders>
            <w:shd w:val="clear" w:color="auto" w:fill="auto"/>
          </w:tcPr>
          <w:p w14:paraId="2203FE56" w14:textId="417E8F34" w:rsidR="00C634AC" w:rsidRPr="009A5060" w:rsidRDefault="00C634AC" w:rsidP="00C179E5">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9A5060">
              <w:rPr>
                <w:rFonts w:ascii="Aptos" w:hAnsi="Aptos"/>
                <w:sz w:val="18"/>
                <w:szCs w:val="18"/>
              </w:rPr>
              <w:t>0.6</w:t>
            </w:r>
          </w:p>
        </w:tc>
        <w:tc>
          <w:tcPr>
            <w:tcW w:w="2880" w:type="dxa"/>
            <w:tcBorders>
              <w:top w:val="none" w:sz="0" w:space="0" w:color="auto"/>
              <w:left w:val="none" w:sz="0" w:space="0" w:color="auto"/>
              <w:bottom w:val="none" w:sz="0" w:space="0" w:color="auto"/>
              <w:right w:val="none" w:sz="0" w:space="0" w:color="auto"/>
            </w:tcBorders>
            <w:shd w:val="clear" w:color="auto" w:fill="auto"/>
          </w:tcPr>
          <w:p w14:paraId="0E40E3EA" w14:textId="0CBE4BF5" w:rsidR="00C634AC" w:rsidRPr="009A5060" w:rsidRDefault="00C634AC" w:rsidP="00C179E5">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9A5060">
              <w:rPr>
                <w:rFonts w:ascii="Aptos" w:hAnsi="Aptos"/>
                <w:sz w:val="18"/>
                <w:szCs w:val="18"/>
              </w:rPr>
              <w:t>0.1</w:t>
            </w:r>
          </w:p>
        </w:tc>
      </w:tr>
      <w:tr w:rsidR="00C634AC" w:rsidRPr="009A5060" w14:paraId="14E8825F" w14:textId="77777777" w:rsidTr="00BA7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096566DA" w14:textId="45D5E283" w:rsidR="00C634AC" w:rsidRPr="009A5060" w:rsidRDefault="00C634AC" w:rsidP="00C179E5">
            <w:pPr>
              <w:jc w:val="center"/>
              <w:rPr>
                <w:rFonts w:ascii="Aptos" w:hAnsi="Aptos"/>
                <w:b w:val="0"/>
                <w:bCs w:val="0"/>
                <w:sz w:val="18"/>
                <w:szCs w:val="18"/>
              </w:rPr>
            </w:pPr>
            <w:r w:rsidRPr="009A5060">
              <w:rPr>
                <w:rFonts w:ascii="Aptos" w:hAnsi="Aptos"/>
                <w:b w:val="0"/>
                <w:bCs w:val="0"/>
                <w:sz w:val="18"/>
                <w:szCs w:val="18"/>
              </w:rPr>
              <w:t>3</w:t>
            </w:r>
          </w:p>
        </w:tc>
        <w:tc>
          <w:tcPr>
            <w:tcW w:w="2880" w:type="dxa"/>
            <w:tcBorders>
              <w:top w:val="none" w:sz="0" w:space="0" w:color="auto"/>
              <w:left w:val="none" w:sz="0" w:space="0" w:color="auto"/>
              <w:bottom w:val="none" w:sz="0" w:space="0" w:color="auto"/>
              <w:right w:val="none" w:sz="0" w:space="0" w:color="auto"/>
            </w:tcBorders>
            <w:shd w:val="clear" w:color="auto" w:fill="auto"/>
          </w:tcPr>
          <w:p w14:paraId="12275EAA" w14:textId="20CC8777" w:rsidR="00C634AC" w:rsidRPr="009A5060" w:rsidRDefault="00C634AC" w:rsidP="00C179E5">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9A5060">
              <w:rPr>
                <w:rFonts w:ascii="Aptos" w:hAnsi="Aptos"/>
                <w:sz w:val="18"/>
                <w:szCs w:val="18"/>
              </w:rPr>
              <w:t>1.2</w:t>
            </w:r>
          </w:p>
        </w:tc>
        <w:tc>
          <w:tcPr>
            <w:tcW w:w="2880" w:type="dxa"/>
            <w:tcBorders>
              <w:top w:val="none" w:sz="0" w:space="0" w:color="auto"/>
              <w:left w:val="none" w:sz="0" w:space="0" w:color="auto"/>
              <w:bottom w:val="none" w:sz="0" w:space="0" w:color="auto"/>
              <w:right w:val="none" w:sz="0" w:space="0" w:color="auto"/>
            </w:tcBorders>
            <w:shd w:val="clear" w:color="auto" w:fill="auto"/>
          </w:tcPr>
          <w:p w14:paraId="0B674C58" w14:textId="7A36EFD0" w:rsidR="00C634AC" w:rsidRPr="009A5060" w:rsidRDefault="00C634AC" w:rsidP="00C179E5">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9A5060">
              <w:rPr>
                <w:rFonts w:ascii="Aptos" w:hAnsi="Aptos"/>
                <w:sz w:val="18"/>
                <w:szCs w:val="18"/>
              </w:rPr>
              <w:t>0.2</w:t>
            </w:r>
          </w:p>
        </w:tc>
      </w:tr>
      <w:tr w:rsidR="00C634AC" w:rsidRPr="009A5060" w14:paraId="172C082A" w14:textId="77777777" w:rsidTr="00BA7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36DE250B" w14:textId="5EA7E5E1" w:rsidR="00C634AC" w:rsidRPr="009A5060" w:rsidRDefault="00C634AC" w:rsidP="00C179E5">
            <w:pPr>
              <w:jc w:val="center"/>
              <w:rPr>
                <w:rFonts w:ascii="Aptos" w:hAnsi="Aptos"/>
                <w:b w:val="0"/>
                <w:bCs w:val="0"/>
                <w:sz w:val="18"/>
                <w:szCs w:val="18"/>
              </w:rPr>
            </w:pPr>
            <w:r w:rsidRPr="009A5060">
              <w:rPr>
                <w:rFonts w:ascii="Aptos" w:hAnsi="Aptos"/>
                <w:b w:val="0"/>
                <w:bCs w:val="0"/>
                <w:sz w:val="18"/>
                <w:szCs w:val="18"/>
              </w:rPr>
              <w:t>4</w:t>
            </w:r>
          </w:p>
        </w:tc>
        <w:tc>
          <w:tcPr>
            <w:tcW w:w="2880" w:type="dxa"/>
            <w:tcBorders>
              <w:top w:val="none" w:sz="0" w:space="0" w:color="auto"/>
              <w:left w:val="none" w:sz="0" w:space="0" w:color="auto"/>
              <w:bottom w:val="none" w:sz="0" w:space="0" w:color="auto"/>
              <w:right w:val="none" w:sz="0" w:space="0" w:color="auto"/>
            </w:tcBorders>
            <w:shd w:val="clear" w:color="auto" w:fill="auto"/>
          </w:tcPr>
          <w:p w14:paraId="033FE91F" w14:textId="05691A17" w:rsidR="00C634AC" w:rsidRPr="009A5060" w:rsidRDefault="00C634AC" w:rsidP="00C179E5">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9A5060">
              <w:rPr>
                <w:rFonts w:ascii="Aptos" w:hAnsi="Aptos"/>
                <w:sz w:val="18"/>
                <w:szCs w:val="18"/>
              </w:rPr>
              <w:t>2.2</w:t>
            </w:r>
          </w:p>
        </w:tc>
        <w:tc>
          <w:tcPr>
            <w:tcW w:w="2880" w:type="dxa"/>
            <w:tcBorders>
              <w:top w:val="none" w:sz="0" w:space="0" w:color="auto"/>
              <w:left w:val="none" w:sz="0" w:space="0" w:color="auto"/>
              <w:bottom w:val="none" w:sz="0" w:space="0" w:color="auto"/>
              <w:right w:val="none" w:sz="0" w:space="0" w:color="auto"/>
            </w:tcBorders>
            <w:shd w:val="clear" w:color="auto" w:fill="auto"/>
          </w:tcPr>
          <w:p w14:paraId="45DF00BC" w14:textId="1085177B" w:rsidR="00C634AC" w:rsidRPr="009A5060" w:rsidRDefault="00C634AC" w:rsidP="00C179E5">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9A5060">
              <w:rPr>
                <w:rFonts w:ascii="Aptos" w:hAnsi="Aptos"/>
                <w:sz w:val="18"/>
                <w:szCs w:val="18"/>
              </w:rPr>
              <w:t>0.4</w:t>
            </w:r>
          </w:p>
        </w:tc>
      </w:tr>
      <w:tr w:rsidR="00C634AC" w:rsidRPr="009A5060" w14:paraId="07184BA3" w14:textId="77777777" w:rsidTr="00BA7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0F41F1E7" w14:textId="786F797C" w:rsidR="00C634AC" w:rsidRPr="009A5060" w:rsidRDefault="00C634AC" w:rsidP="00C179E5">
            <w:pPr>
              <w:jc w:val="center"/>
              <w:rPr>
                <w:rFonts w:ascii="Aptos" w:hAnsi="Aptos"/>
                <w:b w:val="0"/>
                <w:bCs w:val="0"/>
                <w:sz w:val="18"/>
                <w:szCs w:val="18"/>
              </w:rPr>
            </w:pPr>
            <w:r w:rsidRPr="009A5060">
              <w:rPr>
                <w:rFonts w:ascii="Aptos" w:hAnsi="Aptos"/>
                <w:b w:val="0"/>
                <w:bCs w:val="0"/>
                <w:sz w:val="18"/>
                <w:szCs w:val="18"/>
              </w:rPr>
              <w:t>6</w:t>
            </w:r>
          </w:p>
        </w:tc>
        <w:tc>
          <w:tcPr>
            <w:tcW w:w="2880" w:type="dxa"/>
            <w:tcBorders>
              <w:top w:val="none" w:sz="0" w:space="0" w:color="auto"/>
              <w:left w:val="none" w:sz="0" w:space="0" w:color="auto"/>
              <w:bottom w:val="none" w:sz="0" w:space="0" w:color="auto"/>
              <w:right w:val="none" w:sz="0" w:space="0" w:color="auto"/>
            </w:tcBorders>
            <w:shd w:val="clear" w:color="auto" w:fill="auto"/>
          </w:tcPr>
          <w:p w14:paraId="6FE9D8B2" w14:textId="482F6EEE" w:rsidR="00C634AC" w:rsidRPr="009A5060" w:rsidRDefault="00C634AC" w:rsidP="00C179E5">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9A5060">
              <w:rPr>
                <w:rFonts w:ascii="Aptos" w:hAnsi="Aptos"/>
                <w:sz w:val="18"/>
                <w:szCs w:val="18"/>
              </w:rPr>
              <w:t>4.9</w:t>
            </w:r>
          </w:p>
        </w:tc>
        <w:tc>
          <w:tcPr>
            <w:tcW w:w="2880" w:type="dxa"/>
            <w:tcBorders>
              <w:top w:val="none" w:sz="0" w:space="0" w:color="auto"/>
              <w:left w:val="none" w:sz="0" w:space="0" w:color="auto"/>
              <w:bottom w:val="none" w:sz="0" w:space="0" w:color="auto"/>
              <w:right w:val="none" w:sz="0" w:space="0" w:color="auto"/>
            </w:tcBorders>
            <w:shd w:val="clear" w:color="auto" w:fill="auto"/>
          </w:tcPr>
          <w:p w14:paraId="792B2430" w14:textId="74983890" w:rsidR="00C634AC" w:rsidRPr="009A5060" w:rsidRDefault="00C634AC" w:rsidP="00C179E5">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9A5060">
              <w:rPr>
                <w:rFonts w:ascii="Aptos" w:hAnsi="Aptos"/>
                <w:sz w:val="18"/>
                <w:szCs w:val="18"/>
              </w:rPr>
              <w:t>0.9</w:t>
            </w:r>
          </w:p>
        </w:tc>
      </w:tr>
      <w:tr w:rsidR="00C634AC" w:rsidRPr="009A5060" w14:paraId="2B39C363" w14:textId="77777777" w:rsidTr="00BA7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4A1A6BFB" w14:textId="4A84D828" w:rsidR="00C634AC" w:rsidRPr="009A5060" w:rsidRDefault="00C634AC" w:rsidP="00C179E5">
            <w:pPr>
              <w:jc w:val="center"/>
              <w:rPr>
                <w:rFonts w:ascii="Aptos" w:hAnsi="Aptos"/>
                <w:b w:val="0"/>
                <w:bCs w:val="0"/>
                <w:sz w:val="18"/>
                <w:szCs w:val="18"/>
              </w:rPr>
            </w:pPr>
            <w:r w:rsidRPr="009A5060">
              <w:rPr>
                <w:rFonts w:ascii="Aptos" w:hAnsi="Aptos"/>
                <w:b w:val="0"/>
                <w:bCs w:val="0"/>
                <w:sz w:val="18"/>
                <w:szCs w:val="18"/>
              </w:rPr>
              <w:t>8</w:t>
            </w:r>
          </w:p>
        </w:tc>
        <w:tc>
          <w:tcPr>
            <w:tcW w:w="2880" w:type="dxa"/>
            <w:tcBorders>
              <w:top w:val="none" w:sz="0" w:space="0" w:color="auto"/>
              <w:left w:val="none" w:sz="0" w:space="0" w:color="auto"/>
              <w:bottom w:val="none" w:sz="0" w:space="0" w:color="auto"/>
              <w:right w:val="none" w:sz="0" w:space="0" w:color="auto"/>
            </w:tcBorders>
            <w:shd w:val="clear" w:color="auto" w:fill="auto"/>
          </w:tcPr>
          <w:p w14:paraId="72AD45C3" w14:textId="78E35409" w:rsidR="00C634AC" w:rsidRPr="009A5060" w:rsidRDefault="00C634AC" w:rsidP="00C179E5">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9A5060">
              <w:rPr>
                <w:rFonts w:ascii="Aptos" w:hAnsi="Aptos"/>
                <w:sz w:val="18"/>
                <w:szCs w:val="18"/>
              </w:rPr>
              <w:t>9.9</w:t>
            </w:r>
          </w:p>
        </w:tc>
        <w:tc>
          <w:tcPr>
            <w:tcW w:w="2880" w:type="dxa"/>
            <w:tcBorders>
              <w:top w:val="none" w:sz="0" w:space="0" w:color="auto"/>
              <w:left w:val="none" w:sz="0" w:space="0" w:color="auto"/>
              <w:bottom w:val="none" w:sz="0" w:space="0" w:color="auto"/>
              <w:right w:val="none" w:sz="0" w:space="0" w:color="auto"/>
            </w:tcBorders>
            <w:shd w:val="clear" w:color="auto" w:fill="auto"/>
          </w:tcPr>
          <w:p w14:paraId="7C5A31E9" w14:textId="7CDE132F" w:rsidR="00C634AC" w:rsidRPr="009A5060" w:rsidRDefault="00C634AC" w:rsidP="00C179E5">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9A5060">
              <w:rPr>
                <w:rFonts w:ascii="Aptos" w:hAnsi="Aptos"/>
                <w:sz w:val="18"/>
                <w:szCs w:val="18"/>
              </w:rPr>
              <w:t>2.7</w:t>
            </w:r>
          </w:p>
        </w:tc>
      </w:tr>
      <w:tr w:rsidR="00C634AC" w:rsidRPr="009A5060" w14:paraId="631994E2" w14:textId="77777777" w:rsidTr="00BA7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62097DA9" w14:textId="173CF5EB" w:rsidR="00C634AC" w:rsidRPr="009A5060" w:rsidRDefault="00C634AC" w:rsidP="00C179E5">
            <w:pPr>
              <w:jc w:val="center"/>
              <w:rPr>
                <w:rFonts w:ascii="Aptos" w:hAnsi="Aptos"/>
                <w:b w:val="0"/>
                <w:bCs w:val="0"/>
                <w:sz w:val="18"/>
                <w:szCs w:val="18"/>
              </w:rPr>
            </w:pPr>
            <w:r w:rsidRPr="009A5060">
              <w:rPr>
                <w:rFonts w:ascii="Aptos" w:hAnsi="Aptos"/>
                <w:b w:val="0"/>
                <w:bCs w:val="0"/>
                <w:sz w:val="18"/>
                <w:szCs w:val="18"/>
              </w:rPr>
              <w:t>10</w:t>
            </w:r>
          </w:p>
        </w:tc>
        <w:tc>
          <w:tcPr>
            <w:tcW w:w="2880" w:type="dxa"/>
            <w:tcBorders>
              <w:top w:val="none" w:sz="0" w:space="0" w:color="auto"/>
              <w:left w:val="none" w:sz="0" w:space="0" w:color="auto"/>
              <w:bottom w:val="none" w:sz="0" w:space="0" w:color="auto"/>
              <w:right w:val="none" w:sz="0" w:space="0" w:color="auto"/>
            </w:tcBorders>
            <w:shd w:val="clear" w:color="auto" w:fill="auto"/>
          </w:tcPr>
          <w:p w14:paraId="2126AE4A" w14:textId="24C3A1D9" w:rsidR="00C634AC" w:rsidRPr="009A5060" w:rsidRDefault="00C634AC" w:rsidP="00C179E5">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9A5060">
              <w:rPr>
                <w:rFonts w:ascii="Aptos" w:hAnsi="Aptos"/>
                <w:sz w:val="18"/>
                <w:szCs w:val="18"/>
              </w:rPr>
              <w:t>16.0</w:t>
            </w:r>
          </w:p>
        </w:tc>
        <w:tc>
          <w:tcPr>
            <w:tcW w:w="2880" w:type="dxa"/>
            <w:tcBorders>
              <w:top w:val="none" w:sz="0" w:space="0" w:color="auto"/>
              <w:left w:val="none" w:sz="0" w:space="0" w:color="auto"/>
              <w:bottom w:val="none" w:sz="0" w:space="0" w:color="auto"/>
              <w:right w:val="none" w:sz="0" w:space="0" w:color="auto"/>
            </w:tcBorders>
            <w:shd w:val="clear" w:color="auto" w:fill="auto"/>
          </w:tcPr>
          <w:p w14:paraId="63F903F4" w14:textId="1F17FDA9" w:rsidR="00C634AC" w:rsidRPr="009A5060" w:rsidRDefault="00C634AC" w:rsidP="00C179E5">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9A5060">
              <w:rPr>
                <w:rFonts w:ascii="Aptos" w:hAnsi="Aptos"/>
                <w:sz w:val="18"/>
                <w:szCs w:val="18"/>
              </w:rPr>
              <w:t>4.9</w:t>
            </w:r>
          </w:p>
        </w:tc>
      </w:tr>
      <w:tr w:rsidR="00C634AC" w:rsidRPr="009A5060" w14:paraId="74D965AF" w14:textId="77777777" w:rsidTr="00BA7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67719BDC" w14:textId="03697112" w:rsidR="00C634AC" w:rsidRPr="009A5060" w:rsidRDefault="00C634AC" w:rsidP="00C179E5">
            <w:pPr>
              <w:jc w:val="center"/>
              <w:rPr>
                <w:rFonts w:ascii="Aptos" w:hAnsi="Aptos"/>
                <w:b w:val="0"/>
                <w:bCs w:val="0"/>
                <w:sz w:val="18"/>
                <w:szCs w:val="18"/>
              </w:rPr>
            </w:pPr>
            <w:r w:rsidRPr="009A5060">
              <w:rPr>
                <w:rFonts w:ascii="Aptos" w:hAnsi="Aptos"/>
                <w:b w:val="0"/>
                <w:bCs w:val="0"/>
                <w:sz w:val="18"/>
                <w:szCs w:val="18"/>
              </w:rPr>
              <w:t>15</w:t>
            </w:r>
          </w:p>
        </w:tc>
        <w:tc>
          <w:tcPr>
            <w:tcW w:w="2880" w:type="dxa"/>
            <w:tcBorders>
              <w:top w:val="none" w:sz="0" w:space="0" w:color="auto"/>
              <w:left w:val="none" w:sz="0" w:space="0" w:color="auto"/>
              <w:bottom w:val="none" w:sz="0" w:space="0" w:color="auto"/>
              <w:right w:val="none" w:sz="0" w:space="0" w:color="auto"/>
            </w:tcBorders>
            <w:shd w:val="clear" w:color="auto" w:fill="auto"/>
          </w:tcPr>
          <w:p w14:paraId="0C752722" w14:textId="0B095445" w:rsidR="00C634AC" w:rsidRPr="009A5060" w:rsidRDefault="00C634AC" w:rsidP="00C179E5">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9A5060">
              <w:rPr>
                <w:rFonts w:ascii="Aptos" w:hAnsi="Aptos"/>
                <w:sz w:val="18"/>
                <w:szCs w:val="18"/>
              </w:rPr>
              <w:t>40.3</w:t>
            </w:r>
          </w:p>
        </w:tc>
        <w:tc>
          <w:tcPr>
            <w:tcW w:w="2880" w:type="dxa"/>
            <w:tcBorders>
              <w:top w:val="none" w:sz="0" w:space="0" w:color="auto"/>
              <w:left w:val="none" w:sz="0" w:space="0" w:color="auto"/>
              <w:bottom w:val="none" w:sz="0" w:space="0" w:color="auto"/>
              <w:right w:val="none" w:sz="0" w:space="0" w:color="auto"/>
            </w:tcBorders>
            <w:shd w:val="clear" w:color="auto" w:fill="auto"/>
          </w:tcPr>
          <w:p w14:paraId="056AFF86" w14:textId="1958A4E4" w:rsidR="00C634AC" w:rsidRPr="009A5060" w:rsidRDefault="00C634AC" w:rsidP="00C179E5">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9A5060">
              <w:rPr>
                <w:rFonts w:ascii="Aptos" w:hAnsi="Aptos"/>
                <w:sz w:val="18"/>
                <w:szCs w:val="18"/>
              </w:rPr>
              <w:t>17.6</w:t>
            </w:r>
          </w:p>
        </w:tc>
      </w:tr>
      <w:tr w:rsidR="00C634AC" w:rsidRPr="009A5060" w14:paraId="435AE24F" w14:textId="77777777" w:rsidTr="00BA7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531ED8A5" w14:textId="2785C08E" w:rsidR="00C634AC" w:rsidRPr="009A5060" w:rsidRDefault="00C634AC" w:rsidP="00C179E5">
            <w:pPr>
              <w:jc w:val="center"/>
              <w:rPr>
                <w:rFonts w:ascii="Aptos" w:hAnsi="Aptos"/>
                <w:b w:val="0"/>
                <w:bCs w:val="0"/>
                <w:sz w:val="18"/>
                <w:szCs w:val="18"/>
              </w:rPr>
            </w:pPr>
            <w:r w:rsidRPr="009A5060">
              <w:rPr>
                <w:rFonts w:ascii="Aptos" w:hAnsi="Aptos"/>
                <w:b w:val="0"/>
                <w:bCs w:val="0"/>
                <w:sz w:val="18"/>
                <w:szCs w:val="18"/>
              </w:rPr>
              <w:t>20</w:t>
            </w:r>
          </w:p>
        </w:tc>
        <w:tc>
          <w:tcPr>
            <w:tcW w:w="2880" w:type="dxa"/>
            <w:tcBorders>
              <w:top w:val="none" w:sz="0" w:space="0" w:color="auto"/>
              <w:left w:val="none" w:sz="0" w:space="0" w:color="auto"/>
              <w:bottom w:val="none" w:sz="0" w:space="0" w:color="auto"/>
              <w:right w:val="none" w:sz="0" w:space="0" w:color="auto"/>
            </w:tcBorders>
            <w:shd w:val="clear" w:color="auto" w:fill="auto"/>
          </w:tcPr>
          <w:p w14:paraId="616A0556" w14:textId="0D976AFF" w:rsidR="00C634AC" w:rsidRPr="009A5060" w:rsidRDefault="00C634AC" w:rsidP="00C179E5">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9A5060">
              <w:rPr>
                <w:rFonts w:ascii="Aptos" w:hAnsi="Aptos"/>
                <w:sz w:val="18"/>
                <w:szCs w:val="18"/>
              </w:rPr>
              <w:t>84.2</w:t>
            </w:r>
          </w:p>
        </w:tc>
        <w:tc>
          <w:tcPr>
            <w:tcW w:w="2880" w:type="dxa"/>
            <w:tcBorders>
              <w:top w:val="none" w:sz="0" w:space="0" w:color="auto"/>
              <w:left w:val="none" w:sz="0" w:space="0" w:color="auto"/>
              <w:bottom w:val="none" w:sz="0" w:space="0" w:color="auto"/>
              <w:right w:val="none" w:sz="0" w:space="0" w:color="auto"/>
            </w:tcBorders>
            <w:shd w:val="clear" w:color="auto" w:fill="auto"/>
          </w:tcPr>
          <w:p w14:paraId="3B5B9473" w14:textId="19BD8030" w:rsidR="00C634AC" w:rsidRPr="009A5060" w:rsidRDefault="00C634AC" w:rsidP="00C179E5">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9A5060">
              <w:rPr>
                <w:rFonts w:ascii="Aptos" w:hAnsi="Aptos"/>
                <w:sz w:val="18"/>
                <w:szCs w:val="18"/>
              </w:rPr>
              <w:t>46.5</w:t>
            </w:r>
          </w:p>
        </w:tc>
      </w:tr>
      <w:tr w:rsidR="00C634AC" w:rsidRPr="009A5060" w14:paraId="7EB0217D" w14:textId="77777777" w:rsidTr="00BA7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984A9C" w:themeColor="accent2"/>
              <w:left w:val="none" w:sz="0" w:space="0" w:color="auto"/>
              <w:bottom w:val="none" w:sz="0" w:space="0" w:color="auto"/>
              <w:right w:val="none" w:sz="0" w:space="0" w:color="auto"/>
            </w:tcBorders>
            <w:shd w:val="clear" w:color="auto" w:fill="auto"/>
          </w:tcPr>
          <w:p w14:paraId="10A8C512" w14:textId="04E11BC9" w:rsidR="00C634AC" w:rsidRPr="009A5060" w:rsidRDefault="00C634AC" w:rsidP="00C179E5">
            <w:pPr>
              <w:jc w:val="center"/>
              <w:rPr>
                <w:rFonts w:ascii="Aptos" w:hAnsi="Aptos"/>
                <w:b w:val="0"/>
                <w:bCs w:val="0"/>
                <w:sz w:val="18"/>
                <w:szCs w:val="18"/>
              </w:rPr>
            </w:pPr>
            <w:r w:rsidRPr="009A5060">
              <w:rPr>
                <w:rFonts w:ascii="Aptos" w:hAnsi="Aptos"/>
                <w:b w:val="0"/>
                <w:bCs w:val="0"/>
                <w:sz w:val="18"/>
                <w:szCs w:val="18"/>
              </w:rPr>
              <w:t>25</w:t>
            </w:r>
          </w:p>
        </w:tc>
        <w:tc>
          <w:tcPr>
            <w:tcW w:w="2880" w:type="dxa"/>
            <w:tcBorders>
              <w:top w:val="single" w:sz="4" w:space="0" w:color="984A9C" w:themeColor="accent2"/>
              <w:left w:val="none" w:sz="0" w:space="0" w:color="auto"/>
              <w:bottom w:val="none" w:sz="0" w:space="0" w:color="auto"/>
              <w:right w:val="none" w:sz="0" w:space="0" w:color="auto"/>
            </w:tcBorders>
            <w:shd w:val="clear" w:color="auto" w:fill="auto"/>
          </w:tcPr>
          <w:p w14:paraId="359D0B3F" w14:textId="7D7C2E58" w:rsidR="00C634AC" w:rsidRPr="009A5060" w:rsidRDefault="00C634AC" w:rsidP="00C179E5">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9A5060">
              <w:rPr>
                <w:rFonts w:ascii="Aptos" w:hAnsi="Aptos"/>
                <w:sz w:val="18"/>
                <w:szCs w:val="18"/>
              </w:rPr>
              <w:t>159.2</w:t>
            </w:r>
          </w:p>
        </w:tc>
        <w:tc>
          <w:tcPr>
            <w:tcW w:w="2880" w:type="dxa"/>
            <w:tcBorders>
              <w:top w:val="single" w:sz="4" w:space="0" w:color="984A9C" w:themeColor="accent2"/>
              <w:left w:val="none" w:sz="0" w:space="0" w:color="auto"/>
              <w:bottom w:val="none" w:sz="0" w:space="0" w:color="auto"/>
              <w:right w:val="none" w:sz="0" w:space="0" w:color="auto"/>
            </w:tcBorders>
            <w:shd w:val="clear" w:color="auto" w:fill="auto"/>
          </w:tcPr>
          <w:p w14:paraId="64C54334" w14:textId="5A869640" w:rsidR="00C634AC" w:rsidRPr="009A5060" w:rsidRDefault="00C634AC" w:rsidP="00C179E5">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9A5060">
              <w:rPr>
                <w:rFonts w:ascii="Aptos" w:hAnsi="Aptos"/>
                <w:sz w:val="18"/>
                <w:szCs w:val="18"/>
              </w:rPr>
              <w:t>107.9</w:t>
            </w:r>
          </w:p>
        </w:tc>
      </w:tr>
      <w:tr w:rsidR="00C634AC" w:rsidRPr="009A5060" w14:paraId="225DE520" w14:textId="77777777" w:rsidTr="00BA7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4601C56D" w14:textId="24669480" w:rsidR="00C634AC" w:rsidRPr="009A5060" w:rsidRDefault="00C634AC" w:rsidP="00C179E5">
            <w:pPr>
              <w:jc w:val="center"/>
              <w:rPr>
                <w:rFonts w:ascii="Aptos" w:hAnsi="Aptos"/>
                <w:b w:val="0"/>
                <w:bCs w:val="0"/>
                <w:sz w:val="18"/>
                <w:szCs w:val="18"/>
              </w:rPr>
            </w:pPr>
            <w:r w:rsidRPr="009A5060">
              <w:rPr>
                <w:rFonts w:ascii="Aptos" w:hAnsi="Aptos"/>
                <w:b w:val="0"/>
                <w:bCs w:val="0"/>
                <w:sz w:val="18"/>
                <w:szCs w:val="18"/>
              </w:rPr>
              <w:t>30</w:t>
            </w:r>
          </w:p>
        </w:tc>
        <w:tc>
          <w:tcPr>
            <w:tcW w:w="2880" w:type="dxa"/>
            <w:tcBorders>
              <w:top w:val="none" w:sz="0" w:space="0" w:color="auto"/>
              <w:left w:val="none" w:sz="0" w:space="0" w:color="auto"/>
              <w:bottom w:val="none" w:sz="0" w:space="0" w:color="auto"/>
              <w:right w:val="none" w:sz="0" w:space="0" w:color="auto"/>
            </w:tcBorders>
            <w:shd w:val="clear" w:color="auto" w:fill="auto"/>
          </w:tcPr>
          <w:p w14:paraId="4CFFBABE" w14:textId="6EC1650E" w:rsidR="00C634AC" w:rsidRPr="009A5060" w:rsidRDefault="00C634AC" w:rsidP="00C179E5">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9A5060">
              <w:rPr>
                <w:rFonts w:ascii="Aptos" w:hAnsi="Aptos"/>
                <w:sz w:val="18"/>
                <w:szCs w:val="18"/>
              </w:rPr>
              <w:t>280.4</w:t>
            </w:r>
          </w:p>
        </w:tc>
        <w:tc>
          <w:tcPr>
            <w:tcW w:w="2880" w:type="dxa"/>
            <w:tcBorders>
              <w:top w:val="none" w:sz="0" w:space="0" w:color="auto"/>
              <w:left w:val="none" w:sz="0" w:space="0" w:color="auto"/>
              <w:bottom w:val="none" w:sz="0" w:space="0" w:color="auto"/>
              <w:right w:val="none" w:sz="0" w:space="0" w:color="auto"/>
            </w:tcBorders>
            <w:shd w:val="clear" w:color="auto" w:fill="auto"/>
          </w:tcPr>
          <w:p w14:paraId="09ABE431" w14:textId="45CA4998" w:rsidR="00C634AC" w:rsidRPr="009A5060" w:rsidRDefault="00C634AC" w:rsidP="00C179E5">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9A5060">
              <w:rPr>
                <w:rFonts w:ascii="Aptos" w:hAnsi="Aptos"/>
                <w:sz w:val="18"/>
                <w:szCs w:val="18"/>
              </w:rPr>
              <w:t>218.5</w:t>
            </w:r>
          </w:p>
        </w:tc>
      </w:tr>
      <w:tr w:rsidR="00C634AC" w:rsidRPr="009A5060" w14:paraId="2D2EC772" w14:textId="77777777" w:rsidTr="00BA7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072BAE62" w14:textId="5D67EA8F" w:rsidR="00C634AC" w:rsidRPr="009A5060" w:rsidRDefault="00C634AC" w:rsidP="00C179E5">
            <w:pPr>
              <w:jc w:val="center"/>
              <w:rPr>
                <w:rFonts w:ascii="Aptos" w:hAnsi="Aptos"/>
                <w:b w:val="0"/>
                <w:bCs w:val="0"/>
                <w:sz w:val="18"/>
                <w:szCs w:val="18"/>
              </w:rPr>
            </w:pPr>
            <w:r w:rsidRPr="009A5060">
              <w:rPr>
                <w:rFonts w:ascii="Aptos" w:hAnsi="Aptos"/>
                <w:b w:val="0"/>
                <w:bCs w:val="0"/>
                <w:sz w:val="18"/>
                <w:szCs w:val="18"/>
              </w:rPr>
              <w:t>35</w:t>
            </w:r>
          </w:p>
        </w:tc>
        <w:tc>
          <w:tcPr>
            <w:tcW w:w="2880" w:type="dxa"/>
            <w:tcBorders>
              <w:top w:val="none" w:sz="0" w:space="0" w:color="auto"/>
              <w:left w:val="none" w:sz="0" w:space="0" w:color="auto"/>
              <w:bottom w:val="none" w:sz="0" w:space="0" w:color="auto"/>
              <w:right w:val="none" w:sz="0" w:space="0" w:color="auto"/>
            </w:tcBorders>
            <w:shd w:val="clear" w:color="auto" w:fill="auto"/>
          </w:tcPr>
          <w:p w14:paraId="31CD8A18" w14:textId="30FD6201" w:rsidR="00C634AC" w:rsidRPr="009A5060" w:rsidRDefault="00C634AC" w:rsidP="00C179E5">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9A5060">
              <w:rPr>
                <w:rFonts w:ascii="Aptos" w:hAnsi="Aptos"/>
                <w:sz w:val="18"/>
                <w:szCs w:val="18"/>
              </w:rPr>
              <w:t>465.4</w:t>
            </w:r>
          </w:p>
        </w:tc>
        <w:tc>
          <w:tcPr>
            <w:tcW w:w="2880" w:type="dxa"/>
            <w:tcBorders>
              <w:top w:val="none" w:sz="0" w:space="0" w:color="auto"/>
              <w:left w:val="none" w:sz="0" w:space="0" w:color="auto"/>
              <w:bottom w:val="none" w:sz="0" w:space="0" w:color="auto"/>
              <w:right w:val="none" w:sz="0" w:space="0" w:color="auto"/>
            </w:tcBorders>
            <w:shd w:val="clear" w:color="auto" w:fill="auto"/>
          </w:tcPr>
          <w:p w14:paraId="35377FCE" w14:textId="02B21339" w:rsidR="00C634AC" w:rsidRPr="009A5060" w:rsidRDefault="00C634AC" w:rsidP="00C179E5">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9A5060">
              <w:rPr>
                <w:rFonts w:ascii="Aptos" w:hAnsi="Aptos"/>
                <w:sz w:val="18"/>
                <w:szCs w:val="18"/>
              </w:rPr>
              <w:t>401.0</w:t>
            </w:r>
          </w:p>
        </w:tc>
      </w:tr>
      <w:tr w:rsidR="00C634AC" w:rsidRPr="009A5060" w14:paraId="6477FC2D" w14:textId="77777777" w:rsidTr="00BA7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76A6306F" w14:textId="5B029751" w:rsidR="00C634AC" w:rsidRPr="009A5060" w:rsidRDefault="00C634AC" w:rsidP="00C179E5">
            <w:pPr>
              <w:jc w:val="center"/>
              <w:rPr>
                <w:rFonts w:ascii="Aptos" w:hAnsi="Aptos"/>
                <w:b w:val="0"/>
                <w:bCs w:val="0"/>
                <w:sz w:val="18"/>
                <w:szCs w:val="18"/>
              </w:rPr>
            </w:pPr>
            <w:r w:rsidRPr="009A5060">
              <w:rPr>
                <w:rFonts w:ascii="Aptos" w:hAnsi="Aptos"/>
                <w:b w:val="0"/>
                <w:bCs w:val="0"/>
                <w:sz w:val="18"/>
                <w:szCs w:val="18"/>
              </w:rPr>
              <w:t>40</w:t>
            </w:r>
          </w:p>
        </w:tc>
        <w:tc>
          <w:tcPr>
            <w:tcW w:w="2880" w:type="dxa"/>
            <w:tcBorders>
              <w:top w:val="none" w:sz="0" w:space="0" w:color="auto"/>
              <w:left w:val="none" w:sz="0" w:space="0" w:color="auto"/>
              <w:bottom w:val="none" w:sz="0" w:space="0" w:color="auto"/>
              <w:right w:val="none" w:sz="0" w:space="0" w:color="auto"/>
            </w:tcBorders>
            <w:shd w:val="clear" w:color="auto" w:fill="auto"/>
          </w:tcPr>
          <w:p w14:paraId="609D123A" w14:textId="33529ACD" w:rsidR="00C634AC" w:rsidRPr="009A5060" w:rsidRDefault="00C634AC" w:rsidP="00C179E5">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9A5060">
              <w:rPr>
                <w:rFonts w:ascii="Aptos" w:hAnsi="Aptos"/>
                <w:sz w:val="18"/>
                <w:szCs w:val="18"/>
              </w:rPr>
              <w:t>729.3</w:t>
            </w:r>
          </w:p>
        </w:tc>
        <w:tc>
          <w:tcPr>
            <w:tcW w:w="2880" w:type="dxa"/>
            <w:tcBorders>
              <w:top w:val="none" w:sz="0" w:space="0" w:color="auto"/>
              <w:left w:val="none" w:sz="0" w:space="0" w:color="auto"/>
              <w:bottom w:val="none" w:sz="0" w:space="0" w:color="auto"/>
              <w:right w:val="none" w:sz="0" w:space="0" w:color="auto"/>
            </w:tcBorders>
            <w:shd w:val="clear" w:color="auto" w:fill="auto"/>
          </w:tcPr>
          <w:p w14:paraId="04D11750" w14:textId="1BA7CAF5" w:rsidR="00C634AC" w:rsidRPr="009A5060" w:rsidRDefault="00C634AC" w:rsidP="00C179E5">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9A5060">
              <w:rPr>
                <w:rFonts w:ascii="Aptos" w:hAnsi="Aptos"/>
                <w:sz w:val="18"/>
                <w:szCs w:val="18"/>
              </w:rPr>
              <w:t>670.7</w:t>
            </w:r>
          </w:p>
        </w:tc>
      </w:tr>
      <w:tr w:rsidR="00C634AC" w:rsidRPr="009A5060" w14:paraId="4A6DC9B8" w14:textId="77777777" w:rsidTr="00BA7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6A123950" w14:textId="20F5F91C" w:rsidR="00C634AC" w:rsidRPr="009A5060" w:rsidRDefault="00C634AC" w:rsidP="00C179E5">
            <w:pPr>
              <w:jc w:val="center"/>
              <w:rPr>
                <w:rFonts w:ascii="Aptos" w:hAnsi="Aptos"/>
                <w:b w:val="0"/>
                <w:bCs w:val="0"/>
                <w:sz w:val="18"/>
                <w:szCs w:val="18"/>
              </w:rPr>
            </w:pPr>
            <w:r w:rsidRPr="009A5060">
              <w:rPr>
                <w:rFonts w:ascii="Aptos" w:hAnsi="Aptos"/>
                <w:b w:val="0"/>
                <w:bCs w:val="0"/>
                <w:sz w:val="18"/>
                <w:szCs w:val="18"/>
              </w:rPr>
              <w:t>50</w:t>
            </w:r>
          </w:p>
        </w:tc>
        <w:tc>
          <w:tcPr>
            <w:tcW w:w="2880" w:type="dxa"/>
            <w:tcBorders>
              <w:top w:val="none" w:sz="0" w:space="0" w:color="auto"/>
              <w:left w:val="none" w:sz="0" w:space="0" w:color="auto"/>
              <w:bottom w:val="none" w:sz="0" w:space="0" w:color="auto"/>
              <w:right w:val="none" w:sz="0" w:space="0" w:color="auto"/>
            </w:tcBorders>
            <w:shd w:val="clear" w:color="auto" w:fill="auto"/>
          </w:tcPr>
          <w:p w14:paraId="582DB2A3" w14:textId="32EBE799" w:rsidR="00C634AC" w:rsidRPr="009A5060" w:rsidRDefault="00C634AC" w:rsidP="00C179E5">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9A5060">
              <w:rPr>
                <w:rFonts w:ascii="Aptos" w:hAnsi="Aptos"/>
                <w:sz w:val="18"/>
                <w:szCs w:val="18"/>
              </w:rPr>
              <w:t>1534.9</w:t>
            </w:r>
          </w:p>
        </w:tc>
        <w:tc>
          <w:tcPr>
            <w:tcW w:w="2880" w:type="dxa"/>
            <w:tcBorders>
              <w:top w:val="none" w:sz="0" w:space="0" w:color="auto"/>
              <w:left w:val="none" w:sz="0" w:space="0" w:color="auto"/>
              <w:bottom w:val="none" w:sz="0" w:space="0" w:color="auto"/>
              <w:right w:val="none" w:sz="0" w:space="0" w:color="auto"/>
            </w:tcBorders>
            <w:shd w:val="clear" w:color="auto" w:fill="auto"/>
          </w:tcPr>
          <w:p w14:paraId="6C2B0BBA" w14:textId="4463EB2A" w:rsidR="00C634AC" w:rsidRPr="009A5060" w:rsidRDefault="00C634AC" w:rsidP="00C179E5">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9A5060">
              <w:rPr>
                <w:rFonts w:ascii="Aptos" w:hAnsi="Aptos"/>
                <w:sz w:val="18"/>
                <w:szCs w:val="18"/>
              </w:rPr>
              <w:t>1518.9</w:t>
            </w:r>
          </w:p>
        </w:tc>
      </w:tr>
      <w:tr w:rsidR="00C634AC" w:rsidRPr="009A5060" w14:paraId="247AD1E2" w14:textId="77777777" w:rsidTr="00BA7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70E06817" w14:textId="15A0774F" w:rsidR="00C634AC" w:rsidRPr="009A5060" w:rsidRDefault="00C634AC" w:rsidP="00C179E5">
            <w:pPr>
              <w:jc w:val="center"/>
              <w:rPr>
                <w:rFonts w:ascii="Aptos" w:hAnsi="Aptos"/>
                <w:b w:val="0"/>
                <w:bCs w:val="0"/>
                <w:sz w:val="18"/>
                <w:szCs w:val="18"/>
              </w:rPr>
            </w:pPr>
            <w:r w:rsidRPr="009A5060">
              <w:rPr>
                <w:rFonts w:ascii="Aptos" w:hAnsi="Aptos"/>
                <w:b w:val="0"/>
                <w:bCs w:val="0"/>
                <w:sz w:val="18"/>
                <w:szCs w:val="18"/>
              </w:rPr>
              <w:t>60</w:t>
            </w:r>
          </w:p>
        </w:tc>
        <w:tc>
          <w:tcPr>
            <w:tcW w:w="2880" w:type="dxa"/>
            <w:tcBorders>
              <w:top w:val="none" w:sz="0" w:space="0" w:color="auto"/>
              <w:left w:val="none" w:sz="0" w:space="0" w:color="auto"/>
              <w:bottom w:val="none" w:sz="0" w:space="0" w:color="auto"/>
              <w:right w:val="none" w:sz="0" w:space="0" w:color="auto"/>
            </w:tcBorders>
            <w:shd w:val="clear" w:color="auto" w:fill="auto"/>
          </w:tcPr>
          <w:p w14:paraId="6C0628CC" w14:textId="5243ED2D" w:rsidR="00C634AC" w:rsidRPr="009A5060" w:rsidRDefault="00C634AC" w:rsidP="00C179E5">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9A5060">
              <w:rPr>
                <w:rFonts w:ascii="Aptos" w:hAnsi="Aptos"/>
                <w:sz w:val="18"/>
                <w:szCs w:val="18"/>
              </w:rPr>
              <w:t>2685.0</w:t>
            </w:r>
          </w:p>
        </w:tc>
        <w:tc>
          <w:tcPr>
            <w:tcW w:w="2880" w:type="dxa"/>
            <w:tcBorders>
              <w:top w:val="none" w:sz="0" w:space="0" w:color="auto"/>
              <w:left w:val="none" w:sz="0" w:space="0" w:color="auto"/>
              <w:bottom w:val="none" w:sz="0" w:space="0" w:color="auto"/>
              <w:right w:val="none" w:sz="0" w:space="0" w:color="auto"/>
            </w:tcBorders>
            <w:shd w:val="clear" w:color="auto" w:fill="auto"/>
          </w:tcPr>
          <w:p w14:paraId="4358106C" w14:textId="6A8ECA6B" w:rsidR="00C634AC" w:rsidRPr="009A5060" w:rsidRDefault="00C634AC" w:rsidP="00C179E5">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9A5060">
              <w:rPr>
                <w:rFonts w:ascii="Aptos" w:hAnsi="Aptos"/>
                <w:sz w:val="18"/>
                <w:szCs w:val="18"/>
              </w:rPr>
              <w:t>2810.3</w:t>
            </w:r>
          </w:p>
        </w:tc>
      </w:tr>
      <w:tr w:rsidR="00C634AC" w:rsidRPr="009A5060" w14:paraId="4D8568C9" w14:textId="77777777" w:rsidTr="00BA7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16D28BFE" w14:textId="0AF1FA77" w:rsidR="00C634AC" w:rsidRPr="009A5060" w:rsidRDefault="00C634AC" w:rsidP="00C179E5">
            <w:pPr>
              <w:jc w:val="center"/>
              <w:rPr>
                <w:rFonts w:ascii="Aptos" w:hAnsi="Aptos"/>
                <w:b w:val="0"/>
                <w:bCs w:val="0"/>
                <w:sz w:val="18"/>
                <w:szCs w:val="18"/>
              </w:rPr>
            </w:pPr>
            <w:r w:rsidRPr="009A5060">
              <w:rPr>
                <w:rFonts w:ascii="Aptos" w:hAnsi="Aptos"/>
                <w:b w:val="0"/>
                <w:bCs w:val="0"/>
                <w:sz w:val="18"/>
                <w:szCs w:val="18"/>
              </w:rPr>
              <w:t>70</w:t>
            </w:r>
          </w:p>
        </w:tc>
        <w:tc>
          <w:tcPr>
            <w:tcW w:w="2880" w:type="dxa"/>
            <w:tcBorders>
              <w:top w:val="none" w:sz="0" w:space="0" w:color="auto"/>
              <w:left w:val="none" w:sz="0" w:space="0" w:color="auto"/>
              <w:bottom w:val="none" w:sz="0" w:space="0" w:color="auto"/>
              <w:right w:val="none" w:sz="0" w:space="0" w:color="auto"/>
            </w:tcBorders>
            <w:shd w:val="clear" w:color="auto" w:fill="auto"/>
          </w:tcPr>
          <w:p w14:paraId="26514E4A" w14:textId="3EA8D552" w:rsidR="00C634AC" w:rsidRPr="009A5060" w:rsidRDefault="00C634AC" w:rsidP="00C179E5">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9A5060">
              <w:rPr>
                <w:rFonts w:ascii="Aptos" w:hAnsi="Aptos"/>
                <w:sz w:val="18"/>
                <w:szCs w:val="18"/>
              </w:rPr>
              <w:t>4173.2</w:t>
            </w:r>
          </w:p>
        </w:tc>
        <w:tc>
          <w:tcPr>
            <w:tcW w:w="2880" w:type="dxa"/>
            <w:tcBorders>
              <w:top w:val="none" w:sz="0" w:space="0" w:color="auto"/>
              <w:left w:val="none" w:sz="0" w:space="0" w:color="auto"/>
              <w:bottom w:val="none" w:sz="0" w:space="0" w:color="auto"/>
              <w:right w:val="none" w:sz="0" w:space="0" w:color="auto"/>
            </w:tcBorders>
            <w:shd w:val="clear" w:color="auto" w:fill="auto"/>
          </w:tcPr>
          <w:p w14:paraId="18353D82" w14:textId="6F8C7C8D" w:rsidR="00C634AC" w:rsidRPr="009A5060" w:rsidRDefault="00C634AC" w:rsidP="00C179E5">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9A5060">
              <w:rPr>
                <w:rFonts w:ascii="Aptos" w:hAnsi="Aptos"/>
                <w:sz w:val="18"/>
                <w:szCs w:val="18"/>
              </w:rPr>
              <w:t>4547.0</w:t>
            </w:r>
          </w:p>
        </w:tc>
      </w:tr>
      <w:tr w:rsidR="00C634AC" w:rsidRPr="009A5060" w14:paraId="4F07756F" w14:textId="77777777" w:rsidTr="00BA7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42FD7DC6" w14:textId="5562A173" w:rsidR="00C634AC" w:rsidRPr="009A5060" w:rsidRDefault="00C634AC" w:rsidP="00C179E5">
            <w:pPr>
              <w:jc w:val="center"/>
              <w:rPr>
                <w:rFonts w:ascii="Aptos" w:hAnsi="Aptos"/>
                <w:b w:val="0"/>
                <w:bCs w:val="0"/>
                <w:sz w:val="18"/>
                <w:szCs w:val="18"/>
              </w:rPr>
            </w:pPr>
            <w:r w:rsidRPr="009A5060">
              <w:rPr>
                <w:rFonts w:ascii="Aptos" w:hAnsi="Aptos"/>
                <w:b w:val="0"/>
                <w:bCs w:val="0"/>
                <w:sz w:val="18"/>
                <w:szCs w:val="18"/>
              </w:rPr>
              <w:t>77</w:t>
            </w:r>
          </w:p>
        </w:tc>
        <w:tc>
          <w:tcPr>
            <w:tcW w:w="2880" w:type="dxa"/>
            <w:shd w:val="clear" w:color="auto" w:fill="auto"/>
          </w:tcPr>
          <w:p w14:paraId="11CEE076" w14:textId="6A5A5C94" w:rsidR="00C634AC" w:rsidRPr="009A5060" w:rsidRDefault="00C634AC" w:rsidP="00C179E5">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9A5060">
              <w:rPr>
                <w:rFonts w:ascii="Aptos" w:hAnsi="Aptos"/>
                <w:sz w:val="18"/>
                <w:szCs w:val="18"/>
              </w:rPr>
              <w:t>5409.5</w:t>
            </w:r>
          </w:p>
        </w:tc>
        <w:tc>
          <w:tcPr>
            <w:tcW w:w="2880" w:type="dxa"/>
            <w:shd w:val="clear" w:color="auto" w:fill="auto"/>
          </w:tcPr>
          <w:p w14:paraId="4885C5F0" w14:textId="0AB94E71" w:rsidR="00C634AC" w:rsidRPr="009A5060" w:rsidRDefault="00C634AC" w:rsidP="00C179E5">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9A5060">
              <w:rPr>
                <w:rFonts w:ascii="Aptos" w:hAnsi="Aptos"/>
                <w:sz w:val="18"/>
                <w:szCs w:val="18"/>
              </w:rPr>
              <w:t>6017.7</w:t>
            </w:r>
          </w:p>
        </w:tc>
      </w:tr>
      <w:tr w:rsidR="00C634AC" w:rsidRPr="009A5060" w14:paraId="3EE60BFC" w14:textId="77777777" w:rsidTr="0046243F">
        <w:trPr>
          <w:cnfStyle w:val="000000010000" w:firstRow="0" w:lastRow="0" w:firstColumn="0" w:lastColumn="0" w:oddVBand="0" w:evenVBand="0" w:oddHBand="0" w:evenHBand="1" w:firstRowFirstColumn="0" w:firstRowLastColumn="0" w:lastRowFirstColumn="0" w:lastRowLastColumn="0"/>
          <w:trHeight w:val="66"/>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6C30F6B8" w14:textId="4755A118" w:rsidR="00C634AC" w:rsidRPr="009A5060" w:rsidRDefault="00C634AC" w:rsidP="00C179E5">
            <w:pPr>
              <w:jc w:val="center"/>
              <w:rPr>
                <w:rFonts w:ascii="Aptos" w:hAnsi="Aptos"/>
                <w:b w:val="0"/>
                <w:bCs w:val="0"/>
                <w:sz w:val="18"/>
                <w:szCs w:val="18"/>
              </w:rPr>
            </w:pPr>
            <w:r w:rsidRPr="009A5060">
              <w:rPr>
                <w:rFonts w:ascii="Aptos" w:hAnsi="Aptos"/>
                <w:b w:val="0"/>
                <w:bCs w:val="0"/>
                <w:sz w:val="18"/>
                <w:szCs w:val="18"/>
              </w:rPr>
              <w:t>80</w:t>
            </w:r>
          </w:p>
        </w:tc>
        <w:tc>
          <w:tcPr>
            <w:tcW w:w="2880" w:type="dxa"/>
            <w:shd w:val="clear" w:color="auto" w:fill="auto"/>
          </w:tcPr>
          <w:p w14:paraId="2D75D10E" w14:textId="3A036AEB" w:rsidR="00C634AC" w:rsidRPr="009A5060" w:rsidRDefault="00C634AC" w:rsidP="00C179E5">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9A5060">
              <w:rPr>
                <w:rFonts w:ascii="Aptos" w:hAnsi="Aptos"/>
                <w:sz w:val="18"/>
                <w:szCs w:val="18"/>
              </w:rPr>
              <w:t>5982.0</w:t>
            </w:r>
          </w:p>
        </w:tc>
        <w:tc>
          <w:tcPr>
            <w:tcW w:w="2880" w:type="dxa"/>
            <w:shd w:val="clear" w:color="auto" w:fill="auto"/>
          </w:tcPr>
          <w:p w14:paraId="1BE1C242" w14:textId="45017BCD" w:rsidR="00C634AC" w:rsidRPr="009A5060" w:rsidRDefault="00C634AC" w:rsidP="00C179E5">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9A5060">
              <w:rPr>
                <w:rFonts w:ascii="Aptos" w:hAnsi="Aptos"/>
                <w:sz w:val="18"/>
                <w:szCs w:val="18"/>
              </w:rPr>
              <w:t>6710.4</w:t>
            </w:r>
          </w:p>
        </w:tc>
      </w:tr>
      <w:tr w:rsidR="00C634AC" w:rsidRPr="009A5060" w14:paraId="6FD0D089" w14:textId="77777777" w:rsidTr="00BA7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1A668A42" w14:textId="79F9699B" w:rsidR="00C634AC" w:rsidRPr="009A5060" w:rsidRDefault="00C634AC" w:rsidP="00C179E5">
            <w:pPr>
              <w:jc w:val="center"/>
              <w:rPr>
                <w:rFonts w:ascii="Aptos" w:hAnsi="Aptos"/>
                <w:b w:val="0"/>
                <w:bCs w:val="0"/>
                <w:sz w:val="18"/>
                <w:szCs w:val="18"/>
              </w:rPr>
            </w:pPr>
            <w:r w:rsidRPr="009A5060">
              <w:rPr>
                <w:rFonts w:ascii="Aptos" w:hAnsi="Aptos"/>
                <w:b w:val="0"/>
                <w:bCs w:val="0"/>
                <w:sz w:val="18"/>
                <w:szCs w:val="18"/>
              </w:rPr>
              <w:t>90</w:t>
            </w:r>
          </w:p>
        </w:tc>
        <w:tc>
          <w:tcPr>
            <w:tcW w:w="2880" w:type="dxa"/>
            <w:shd w:val="clear" w:color="auto" w:fill="auto"/>
          </w:tcPr>
          <w:p w14:paraId="6AD2B2EE" w14:textId="151BA37A" w:rsidR="00C634AC" w:rsidRPr="009A5060" w:rsidRDefault="00C634AC" w:rsidP="00C179E5">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9A5060">
              <w:rPr>
                <w:rFonts w:ascii="Aptos" w:hAnsi="Aptos"/>
                <w:sz w:val="18"/>
                <w:szCs w:val="18"/>
              </w:rPr>
              <w:t>8073.3</w:t>
            </w:r>
          </w:p>
        </w:tc>
        <w:tc>
          <w:tcPr>
            <w:tcW w:w="2880" w:type="dxa"/>
            <w:shd w:val="clear" w:color="auto" w:fill="auto"/>
          </w:tcPr>
          <w:p w14:paraId="30275411" w14:textId="26E38055" w:rsidR="00C634AC" w:rsidRPr="009A5060" w:rsidRDefault="00C634AC" w:rsidP="00C179E5">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9A5060">
              <w:rPr>
                <w:rFonts w:ascii="Aptos" w:hAnsi="Aptos"/>
                <w:sz w:val="18"/>
                <w:szCs w:val="18"/>
              </w:rPr>
              <w:t>9248.1</w:t>
            </w:r>
          </w:p>
        </w:tc>
      </w:tr>
      <w:tr w:rsidR="00C634AC" w:rsidRPr="009A5060" w14:paraId="2979C24A" w14:textId="77777777" w:rsidTr="00BA7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38DD1919" w14:textId="3CC92EAC" w:rsidR="00C634AC" w:rsidRPr="009A5060" w:rsidRDefault="00C634AC" w:rsidP="00C179E5">
            <w:pPr>
              <w:jc w:val="center"/>
              <w:rPr>
                <w:rFonts w:ascii="Aptos" w:hAnsi="Aptos"/>
                <w:b w:val="0"/>
                <w:bCs w:val="0"/>
                <w:sz w:val="18"/>
                <w:szCs w:val="18"/>
              </w:rPr>
            </w:pPr>
            <w:r w:rsidRPr="009A5060">
              <w:rPr>
                <w:rFonts w:ascii="Aptos" w:hAnsi="Aptos"/>
                <w:b w:val="0"/>
                <w:bCs w:val="0"/>
                <w:sz w:val="18"/>
                <w:szCs w:val="18"/>
              </w:rPr>
              <w:t>100</w:t>
            </w:r>
          </w:p>
        </w:tc>
        <w:tc>
          <w:tcPr>
            <w:tcW w:w="2880" w:type="dxa"/>
            <w:shd w:val="clear" w:color="auto" w:fill="auto"/>
          </w:tcPr>
          <w:p w14:paraId="15189B57" w14:textId="474B0599" w:rsidR="00C634AC" w:rsidRPr="009A5060" w:rsidRDefault="00C634AC" w:rsidP="00C179E5">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9A5060">
              <w:rPr>
                <w:rFonts w:ascii="Aptos" w:hAnsi="Aptos"/>
                <w:sz w:val="18"/>
                <w:szCs w:val="18"/>
              </w:rPr>
              <w:t>10413.9</w:t>
            </w:r>
          </w:p>
        </w:tc>
        <w:tc>
          <w:tcPr>
            <w:tcW w:w="2880" w:type="dxa"/>
            <w:shd w:val="clear" w:color="auto" w:fill="auto"/>
          </w:tcPr>
          <w:p w14:paraId="6C0C287A" w14:textId="5E8BD56A" w:rsidR="00C634AC" w:rsidRPr="009A5060" w:rsidRDefault="00C634AC" w:rsidP="00C179E5">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9A5060">
              <w:rPr>
                <w:rFonts w:ascii="Aptos" w:hAnsi="Aptos"/>
                <w:sz w:val="18"/>
                <w:szCs w:val="18"/>
              </w:rPr>
              <w:t>12096.5</w:t>
            </w:r>
          </w:p>
        </w:tc>
      </w:tr>
      <w:tr w:rsidR="00C634AC" w:rsidRPr="009A5060" w14:paraId="7B59EE30" w14:textId="77777777" w:rsidTr="00BA7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3F1F4F00" w14:textId="1BFF0B30" w:rsidR="00C634AC" w:rsidRPr="009A5060" w:rsidRDefault="00C634AC" w:rsidP="00C179E5">
            <w:pPr>
              <w:jc w:val="center"/>
              <w:rPr>
                <w:rFonts w:ascii="Aptos" w:hAnsi="Aptos"/>
                <w:b w:val="0"/>
                <w:bCs w:val="0"/>
                <w:sz w:val="18"/>
                <w:szCs w:val="18"/>
              </w:rPr>
            </w:pPr>
            <w:r w:rsidRPr="009A5060">
              <w:rPr>
                <w:rFonts w:ascii="Aptos" w:hAnsi="Aptos"/>
                <w:b w:val="0"/>
                <w:bCs w:val="0"/>
                <w:sz w:val="18"/>
                <w:szCs w:val="18"/>
              </w:rPr>
              <w:t>120</w:t>
            </w:r>
          </w:p>
        </w:tc>
        <w:tc>
          <w:tcPr>
            <w:tcW w:w="2880" w:type="dxa"/>
            <w:shd w:val="clear" w:color="auto" w:fill="auto"/>
          </w:tcPr>
          <w:p w14:paraId="2F267CBB" w14:textId="61836F76" w:rsidR="00C634AC" w:rsidRPr="009A5060" w:rsidRDefault="00C634AC" w:rsidP="00C179E5">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9A5060">
              <w:rPr>
                <w:rFonts w:ascii="Aptos" w:hAnsi="Aptos"/>
                <w:sz w:val="18"/>
                <w:szCs w:val="18"/>
              </w:rPr>
              <w:t>15695.1</w:t>
            </w:r>
          </w:p>
        </w:tc>
        <w:tc>
          <w:tcPr>
            <w:tcW w:w="2880" w:type="dxa"/>
            <w:shd w:val="clear" w:color="auto" w:fill="auto"/>
          </w:tcPr>
          <w:p w14:paraId="728BE194" w14:textId="6A773F30" w:rsidR="00C634AC" w:rsidRPr="009A5060" w:rsidRDefault="00C634AC" w:rsidP="00C179E5">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9A5060">
              <w:rPr>
                <w:rFonts w:ascii="Aptos" w:hAnsi="Aptos"/>
                <w:sz w:val="18"/>
                <w:szCs w:val="18"/>
              </w:rPr>
              <w:t>18566.3</w:t>
            </w:r>
          </w:p>
        </w:tc>
      </w:tr>
      <w:tr w:rsidR="00C634AC" w:rsidRPr="009A5060" w14:paraId="283A24C9" w14:textId="77777777" w:rsidTr="00BA7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1211C894" w14:textId="0F557240" w:rsidR="00C634AC" w:rsidRPr="009A5060" w:rsidRDefault="00C634AC" w:rsidP="00C179E5">
            <w:pPr>
              <w:jc w:val="center"/>
              <w:rPr>
                <w:rFonts w:ascii="Aptos" w:hAnsi="Aptos"/>
                <w:b w:val="0"/>
                <w:bCs w:val="0"/>
                <w:sz w:val="18"/>
                <w:szCs w:val="18"/>
              </w:rPr>
            </w:pPr>
            <w:r w:rsidRPr="009A5060">
              <w:rPr>
                <w:rFonts w:ascii="Aptos" w:hAnsi="Aptos"/>
                <w:b w:val="0"/>
                <w:bCs w:val="0"/>
                <w:sz w:val="18"/>
                <w:szCs w:val="18"/>
              </w:rPr>
              <w:t>140</w:t>
            </w:r>
          </w:p>
        </w:tc>
        <w:tc>
          <w:tcPr>
            <w:tcW w:w="2880" w:type="dxa"/>
            <w:tcBorders>
              <w:top w:val="none" w:sz="0" w:space="0" w:color="auto"/>
              <w:left w:val="none" w:sz="0" w:space="0" w:color="auto"/>
              <w:bottom w:val="none" w:sz="0" w:space="0" w:color="auto"/>
              <w:right w:val="none" w:sz="0" w:space="0" w:color="auto"/>
            </w:tcBorders>
            <w:shd w:val="clear" w:color="auto" w:fill="auto"/>
          </w:tcPr>
          <w:p w14:paraId="4F489C46" w14:textId="6EBD5265" w:rsidR="00C634AC" w:rsidRPr="009A5060" w:rsidRDefault="00C634AC" w:rsidP="00C179E5">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9A5060">
              <w:rPr>
                <w:rFonts w:ascii="Aptos" w:hAnsi="Aptos"/>
                <w:sz w:val="18"/>
                <w:szCs w:val="18"/>
              </w:rPr>
              <w:t>21679.0</w:t>
            </w:r>
          </w:p>
        </w:tc>
        <w:tc>
          <w:tcPr>
            <w:tcW w:w="2880" w:type="dxa"/>
            <w:tcBorders>
              <w:top w:val="none" w:sz="0" w:space="0" w:color="auto"/>
              <w:left w:val="none" w:sz="0" w:space="0" w:color="auto"/>
              <w:bottom w:val="none" w:sz="0" w:space="0" w:color="auto"/>
              <w:right w:val="none" w:sz="0" w:space="0" w:color="auto"/>
            </w:tcBorders>
            <w:shd w:val="clear" w:color="auto" w:fill="auto"/>
          </w:tcPr>
          <w:p w14:paraId="2FA00059" w14:textId="057AF7C6" w:rsidR="00C634AC" w:rsidRPr="009A5060" w:rsidRDefault="00C634AC" w:rsidP="00C179E5">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9A5060">
              <w:rPr>
                <w:rFonts w:ascii="Aptos" w:hAnsi="Aptos"/>
                <w:sz w:val="18"/>
                <w:szCs w:val="18"/>
              </w:rPr>
              <w:t>25911.4</w:t>
            </w:r>
          </w:p>
        </w:tc>
      </w:tr>
      <w:tr w:rsidR="00C634AC" w:rsidRPr="009A5060" w14:paraId="2D377689" w14:textId="77777777" w:rsidTr="00BA7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59A1ED50" w14:textId="2156E6E8" w:rsidR="00C634AC" w:rsidRPr="009A5060" w:rsidRDefault="00C634AC" w:rsidP="00C179E5">
            <w:pPr>
              <w:jc w:val="center"/>
              <w:rPr>
                <w:rFonts w:ascii="Aptos" w:hAnsi="Aptos"/>
                <w:b w:val="0"/>
                <w:bCs w:val="0"/>
                <w:sz w:val="18"/>
                <w:szCs w:val="18"/>
              </w:rPr>
            </w:pPr>
            <w:r w:rsidRPr="009A5060">
              <w:rPr>
                <w:rFonts w:ascii="Aptos" w:hAnsi="Aptos"/>
                <w:b w:val="0"/>
                <w:bCs w:val="0"/>
                <w:sz w:val="18"/>
                <w:szCs w:val="18"/>
              </w:rPr>
              <w:t>160</w:t>
            </w:r>
          </w:p>
        </w:tc>
        <w:tc>
          <w:tcPr>
            <w:tcW w:w="2880" w:type="dxa"/>
            <w:tcBorders>
              <w:top w:val="none" w:sz="0" w:space="0" w:color="auto"/>
              <w:left w:val="none" w:sz="0" w:space="0" w:color="auto"/>
              <w:bottom w:val="none" w:sz="0" w:space="0" w:color="auto"/>
              <w:right w:val="none" w:sz="0" w:space="0" w:color="auto"/>
            </w:tcBorders>
            <w:shd w:val="clear" w:color="auto" w:fill="auto"/>
          </w:tcPr>
          <w:p w14:paraId="3419FC0A" w14:textId="77066A8A" w:rsidR="00C634AC" w:rsidRPr="009A5060" w:rsidRDefault="00C634AC" w:rsidP="00C179E5">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9A5060">
              <w:rPr>
                <w:rFonts w:ascii="Aptos" w:hAnsi="Aptos"/>
                <w:sz w:val="18"/>
                <w:szCs w:val="18"/>
              </w:rPr>
              <w:t>28262.6</w:t>
            </w:r>
          </w:p>
        </w:tc>
        <w:tc>
          <w:tcPr>
            <w:tcW w:w="2880" w:type="dxa"/>
            <w:tcBorders>
              <w:top w:val="none" w:sz="0" w:space="0" w:color="auto"/>
              <w:left w:val="none" w:sz="0" w:space="0" w:color="auto"/>
              <w:bottom w:val="none" w:sz="0" w:space="0" w:color="auto"/>
              <w:right w:val="none" w:sz="0" w:space="0" w:color="auto"/>
            </w:tcBorders>
            <w:shd w:val="clear" w:color="auto" w:fill="auto"/>
          </w:tcPr>
          <w:p w14:paraId="63E6EDA3" w14:textId="3D7D9917" w:rsidR="00C634AC" w:rsidRPr="009A5060" w:rsidRDefault="00C634AC" w:rsidP="00C179E5">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9A5060">
              <w:rPr>
                <w:rFonts w:ascii="Aptos" w:hAnsi="Aptos"/>
                <w:sz w:val="18"/>
                <w:szCs w:val="18"/>
              </w:rPr>
              <w:t>33951.3</w:t>
            </w:r>
          </w:p>
        </w:tc>
      </w:tr>
      <w:tr w:rsidR="00C634AC" w:rsidRPr="009A5060" w14:paraId="6F6BBED3" w14:textId="77777777" w:rsidTr="00BA7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43CB23F6" w14:textId="058099D4" w:rsidR="00C634AC" w:rsidRPr="009A5060" w:rsidRDefault="00C634AC" w:rsidP="00C179E5">
            <w:pPr>
              <w:jc w:val="center"/>
              <w:rPr>
                <w:rFonts w:ascii="Aptos" w:hAnsi="Aptos"/>
                <w:b w:val="0"/>
                <w:bCs w:val="0"/>
                <w:sz w:val="18"/>
                <w:szCs w:val="18"/>
              </w:rPr>
            </w:pPr>
            <w:r w:rsidRPr="009A5060">
              <w:rPr>
                <w:rFonts w:ascii="Aptos" w:hAnsi="Aptos"/>
                <w:b w:val="0"/>
                <w:bCs w:val="0"/>
                <w:sz w:val="18"/>
                <w:szCs w:val="18"/>
              </w:rPr>
              <w:t>180</w:t>
            </w:r>
          </w:p>
        </w:tc>
        <w:tc>
          <w:tcPr>
            <w:tcW w:w="2880" w:type="dxa"/>
            <w:tcBorders>
              <w:top w:val="none" w:sz="0" w:space="0" w:color="auto"/>
              <w:left w:val="none" w:sz="0" w:space="0" w:color="auto"/>
              <w:bottom w:val="none" w:sz="0" w:space="0" w:color="auto"/>
              <w:right w:val="none" w:sz="0" w:space="0" w:color="auto"/>
            </w:tcBorders>
            <w:shd w:val="clear" w:color="auto" w:fill="auto"/>
          </w:tcPr>
          <w:p w14:paraId="632F6510" w14:textId="7F26BF61" w:rsidR="00C634AC" w:rsidRPr="009A5060" w:rsidRDefault="00C634AC" w:rsidP="00C179E5">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9A5060">
              <w:rPr>
                <w:rFonts w:ascii="Aptos" w:hAnsi="Aptos"/>
                <w:sz w:val="18"/>
                <w:szCs w:val="18"/>
              </w:rPr>
              <w:t>35377.0</w:t>
            </w:r>
          </w:p>
        </w:tc>
        <w:tc>
          <w:tcPr>
            <w:tcW w:w="2880" w:type="dxa"/>
            <w:tcBorders>
              <w:top w:val="none" w:sz="0" w:space="0" w:color="auto"/>
              <w:left w:val="none" w:sz="0" w:space="0" w:color="auto"/>
              <w:bottom w:val="none" w:sz="0" w:space="0" w:color="auto"/>
              <w:right w:val="none" w:sz="0" w:space="0" w:color="auto"/>
            </w:tcBorders>
            <w:shd w:val="clear" w:color="auto" w:fill="auto"/>
          </w:tcPr>
          <w:p w14:paraId="2C4508B4" w14:textId="7CAF93B0" w:rsidR="00C634AC" w:rsidRPr="009A5060" w:rsidRDefault="00C634AC" w:rsidP="00C179E5">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9A5060">
              <w:rPr>
                <w:rFonts w:ascii="Aptos" w:hAnsi="Aptos"/>
                <w:sz w:val="18"/>
                <w:szCs w:val="18"/>
              </w:rPr>
              <w:t>42530.5</w:t>
            </w:r>
          </w:p>
        </w:tc>
      </w:tr>
      <w:tr w:rsidR="00C634AC" w:rsidRPr="009A5060" w14:paraId="17321C5D" w14:textId="77777777" w:rsidTr="00BA7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138491E7" w14:textId="016C3424" w:rsidR="00C634AC" w:rsidRPr="009A5060" w:rsidRDefault="00C634AC" w:rsidP="00C179E5">
            <w:pPr>
              <w:jc w:val="center"/>
              <w:rPr>
                <w:rFonts w:ascii="Aptos" w:hAnsi="Aptos"/>
                <w:b w:val="0"/>
                <w:bCs w:val="0"/>
                <w:sz w:val="18"/>
                <w:szCs w:val="18"/>
              </w:rPr>
            </w:pPr>
            <w:r w:rsidRPr="009A5060">
              <w:rPr>
                <w:rFonts w:ascii="Aptos" w:hAnsi="Aptos"/>
                <w:b w:val="0"/>
                <w:bCs w:val="0"/>
                <w:sz w:val="18"/>
                <w:szCs w:val="18"/>
              </w:rPr>
              <w:t>200</w:t>
            </w:r>
          </w:p>
        </w:tc>
        <w:tc>
          <w:tcPr>
            <w:tcW w:w="2880" w:type="dxa"/>
            <w:tcBorders>
              <w:top w:val="none" w:sz="0" w:space="0" w:color="auto"/>
              <w:left w:val="none" w:sz="0" w:space="0" w:color="auto"/>
              <w:bottom w:val="none" w:sz="0" w:space="0" w:color="auto"/>
              <w:right w:val="none" w:sz="0" w:space="0" w:color="auto"/>
            </w:tcBorders>
            <w:shd w:val="clear" w:color="auto" w:fill="auto"/>
          </w:tcPr>
          <w:p w14:paraId="5FDDF819" w14:textId="69BDC65D" w:rsidR="00C634AC" w:rsidRPr="009A5060" w:rsidRDefault="00C634AC" w:rsidP="00C179E5">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9A5060">
              <w:rPr>
                <w:rFonts w:ascii="Aptos" w:hAnsi="Aptos"/>
                <w:sz w:val="18"/>
                <w:szCs w:val="18"/>
              </w:rPr>
              <w:t>42937.0</w:t>
            </w:r>
          </w:p>
        </w:tc>
        <w:tc>
          <w:tcPr>
            <w:tcW w:w="2880" w:type="dxa"/>
            <w:tcBorders>
              <w:top w:val="none" w:sz="0" w:space="0" w:color="auto"/>
              <w:left w:val="none" w:sz="0" w:space="0" w:color="auto"/>
              <w:bottom w:val="none" w:sz="0" w:space="0" w:color="auto"/>
              <w:right w:val="none" w:sz="0" w:space="0" w:color="auto"/>
            </w:tcBorders>
            <w:shd w:val="clear" w:color="auto" w:fill="auto"/>
          </w:tcPr>
          <w:p w14:paraId="6183C53A" w14:textId="4D6C22A7" w:rsidR="00C634AC" w:rsidRPr="009A5060" w:rsidRDefault="00C634AC" w:rsidP="00C179E5">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9A5060">
              <w:rPr>
                <w:rFonts w:ascii="Aptos" w:hAnsi="Aptos"/>
                <w:sz w:val="18"/>
                <w:szCs w:val="18"/>
              </w:rPr>
              <w:t>51512.2</w:t>
            </w:r>
          </w:p>
        </w:tc>
      </w:tr>
      <w:tr w:rsidR="00C634AC" w:rsidRPr="009A5060" w14:paraId="6CE451DF" w14:textId="77777777" w:rsidTr="00BA7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6CF84055" w14:textId="129C707D" w:rsidR="00C634AC" w:rsidRPr="009A5060" w:rsidRDefault="00C634AC" w:rsidP="00C179E5">
            <w:pPr>
              <w:jc w:val="center"/>
              <w:rPr>
                <w:rFonts w:ascii="Aptos" w:hAnsi="Aptos"/>
                <w:b w:val="0"/>
                <w:bCs w:val="0"/>
                <w:sz w:val="18"/>
                <w:szCs w:val="18"/>
              </w:rPr>
            </w:pPr>
            <w:r w:rsidRPr="009A5060">
              <w:rPr>
                <w:rFonts w:ascii="Aptos" w:hAnsi="Aptos"/>
                <w:b w:val="0"/>
                <w:bCs w:val="0"/>
                <w:sz w:val="18"/>
                <w:szCs w:val="18"/>
              </w:rPr>
              <w:t>220</w:t>
            </w:r>
          </w:p>
        </w:tc>
        <w:tc>
          <w:tcPr>
            <w:tcW w:w="2880" w:type="dxa"/>
            <w:shd w:val="clear" w:color="auto" w:fill="auto"/>
          </w:tcPr>
          <w:p w14:paraId="0AC8DFDD" w14:textId="4EE15490" w:rsidR="00C634AC" w:rsidRPr="009A5060" w:rsidRDefault="00C634AC" w:rsidP="00C179E5">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9A5060">
              <w:rPr>
                <w:rFonts w:ascii="Aptos" w:hAnsi="Aptos"/>
                <w:sz w:val="18"/>
                <w:szCs w:val="18"/>
              </w:rPr>
              <w:t>50797.2</w:t>
            </w:r>
          </w:p>
        </w:tc>
        <w:tc>
          <w:tcPr>
            <w:tcW w:w="2880" w:type="dxa"/>
            <w:shd w:val="clear" w:color="auto" w:fill="auto"/>
          </w:tcPr>
          <w:p w14:paraId="5740D2D0" w14:textId="09840C15" w:rsidR="00C634AC" w:rsidRPr="009A5060" w:rsidRDefault="00C634AC" w:rsidP="00C179E5">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9A5060">
              <w:rPr>
                <w:rFonts w:ascii="Aptos" w:hAnsi="Aptos"/>
                <w:sz w:val="18"/>
                <w:szCs w:val="18"/>
              </w:rPr>
              <w:t>60789.0</w:t>
            </w:r>
          </w:p>
        </w:tc>
      </w:tr>
      <w:tr w:rsidR="00C634AC" w:rsidRPr="009A5060" w14:paraId="00C44695" w14:textId="77777777" w:rsidTr="00BA7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5B614F4A" w14:textId="36B13A87" w:rsidR="00C634AC" w:rsidRPr="009A5060" w:rsidRDefault="00C634AC" w:rsidP="00C179E5">
            <w:pPr>
              <w:jc w:val="center"/>
              <w:rPr>
                <w:rFonts w:ascii="Aptos" w:hAnsi="Aptos"/>
                <w:b w:val="0"/>
                <w:bCs w:val="0"/>
                <w:sz w:val="18"/>
                <w:szCs w:val="18"/>
              </w:rPr>
            </w:pPr>
            <w:r w:rsidRPr="009A5060">
              <w:rPr>
                <w:rFonts w:ascii="Aptos" w:hAnsi="Aptos"/>
                <w:b w:val="0"/>
                <w:bCs w:val="0"/>
                <w:sz w:val="18"/>
                <w:szCs w:val="18"/>
              </w:rPr>
              <w:t>240</w:t>
            </w:r>
          </w:p>
        </w:tc>
        <w:tc>
          <w:tcPr>
            <w:tcW w:w="2880" w:type="dxa"/>
            <w:shd w:val="clear" w:color="auto" w:fill="auto"/>
          </w:tcPr>
          <w:p w14:paraId="3F2B9F4D" w14:textId="6EDB757E" w:rsidR="00C634AC" w:rsidRPr="009A5060" w:rsidRDefault="00C634AC" w:rsidP="00C179E5">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9A5060">
              <w:rPr>
                <w:rFonts w:ascii="Aptos" w:hAnsi="Aptos"/>
                <w:sz w:val="18"/>
                <w:szCs w:val="18"/>
              </w:rPr>
              <w:t>58829.0</w:t>
            </w:r>
          </w:p>
        </w:tc>
        <w:tc>
          <w:tcPr>
            <w:tcW w:w="2880" w:type="dxa"/>
            <w:shd w:val="clear" w:color="auto" w:fill="auto"/>
          </w:tcPr>
          <w:p w14:paraId="078B2983" w14:textId="0C839B12" w:rsidR="00C634AC" w:rsidRPr="009A5060" w:rsidRDefault="00C634AC" w:rsidP="00C179E5">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9A5060">
              <w:rPr>
                <w:rFonts w:ascii="Aptos" w:hAnsi="Aptos"/>
                <w:sz w:val="18"/>
                <w:szCs w:val="18"/>
              </w:rPr>
              <w:t>70288.9</w:t>
            </w:r>
          </w:p>
        </w:tc>
      </w:tr>
      <w:tr w:rsidR="00C634AC" w:rsidRPr="009A5060" w14:paraId="7620EE24" w14:textId="77777777" w:rsidTr="00BA7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02BFCC94" w14:textId="5A36F001" w:rsidR="00C634AC" w:rsidRPr="009A5060" w:rsidRDefault="00C634AC" w:rsidP="00C179E5">
            <w:pPr>
              <w:jc w:val="center"/>
              <w:rPr>
                <w:rFonts w:ascii="Aptos" w:hAnsi="Aptos"/>
                <w:b w:val="0"/>
                <w:bCs w:val="0"/>
                <w:sz w:val="18"/>
                <w:szCs w:val="18"/>
              </w:rPr>
            </w:pPr>
            <w:r w:rsidRPr="009A5060">
              <w:rPr>
                <w:rFonts w:ascii="Aptos" w:hAnsi="Aptos"/>
                <w:b w:val="0"/>
                <w:bCs w:val="0"/>
                <w:sz w:val="18"/>
                <w:szCs w:val="18"/>
              </w:rPr>
              <w:t>260</w:t>
            </w:r>
          </w:p>
        </w:tc>
        <w:tc>
          <w:tcPr>
            <w:tcW w:w="2880" w:type="dxa"/>
            <w:shd w:val="clear" w:color="auto" w:fill="auto"/>
          </w:tcPr>
          <w:p w14:paraId="1317F082" w14:textId="52567E98" w:rsidR="00C634AC" w:rsidRPr="009A5060" w:rsidRDefault="00C634AC" w:rsidP="00C179E5">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9A5060">
              <w:rPr>
                <w:rFonts w:ascii="Aptos" w:hAnsi="Aptos"/>
                <w:sz w:val="18"/>
                <w:szCs w:val="18"/>
              </w:rPr>
              <w:t>66978.2</w:t>
            </w:r>
          </w:p>
        </w:tc>
        <w:tc>
          <w:tcPr>
            <w:tcW w:w="2880" w:type="dxa"/>
            <w:shd w:val="clear" w:color="auto" w:fill="auto"/>
          </w:tcPr>
          <w:p w14:paraId="18725B30" w14:textId="460EA284" w:rsidR="00C634AC" w:rsidRPr="009A5060" w:rsidRDefault="00C634AC" w:rsidP="00C179E5">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9A5060">
              <w:rPr>
                <w:rFonts w:ascii="Aptos" w:hAnsi="Aptos"/>
                <w:sz w:val="18"/>
                <w:szCs w:val="18"/>
              </w:rPr>
              <w:t>79970.8</w:t>
            </w:r>
          </w:p>
        </w:tc>
      </w:tr>
      <w:tr w:rsidR="00C634AC" w:rsidRPr="009A5060" w14:paraId="7E899422" w14:textId="77777777" w:rsidTr="00BA7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5998A56D" w14:textId="7964FF0A" w:rsidR="00C634AC" w:rsidRPr="009A5060" w:rsidRDefault="00C634AC" w:rsidP="00C179E5">
            <w:pPr>
              <w:jc w:val="center"/>
              <w:rPr>
                <w:rFonts w:ascii="Aptos" w:hAnsi="Aptos"/>
                <w:b w:val="0"/>
                <w:bCs w:val="0"/>
                <w:sz w:val="18"/>
                <w:szCs w:val="18"/>
              </w:rPr>
            </w:pPr>
            <w:r w:rsidRPr="009A5060">
              <w:rPr>
                <w:rFonts w:ascii="Aptos" w:hAnsi="Aptos"/>
                <w:b w:val="0"/>
                <w:bCs w:val="0"/>
                <w:sz w:val="18"/>
                <w:szCs w:val="18"/>
              </w:rPr>
              <w:t>280</w:t>
            </w:r>
          </w:p>
        </w:tc>
        <w:tc>
          <w:tcPr>
            <w:tcW w:w="2880" w:type="dxa"/>
            <w:shd w:val="clear" w:color="auto" w:fill="auto"/>
          </w:tcPr>
          <w:p w14:paraId="500F3C4F" w14:textId="34BB2171" w:rsidR="00C634AC" w:rsidRPr="009A5060" w:rsidRDefault="00C634AC" w:rsidP="00C179E5">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9A5060">
              <w:rPr>
                <w:rFonts w:ascii="Aptos" w:hAnsi="Aptos"/>
                <w:sz w:val="18"/>
                <w:szCs w:val="18"/>
              </w:rPr>
              <w:t>75256.0</w:t>
            </w:r>
          </w:p>
        </w:tc>
        <w:tc>
          <w:tcPr>
            <w:tcW w:w="2880" w:type="dxa"/>
            <w:shd w:val="clear" w:color="auto" w:fill="auto"/>
          </w:tcPr>
          <w:p w14:paraId="73898A3F" w14:textId="0E2B6B4E" w:rsidR="00C634AC" w:rsidRPr="009A5060" w:rsidRDefault="00C634AC" w:rsidP="00C179E5">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9A5060">
              <w:rPr>
                <w:rFonts w:ascii="Aptos" w:hAnsi="Aptos"/>
                <w:sz w:val="18"/>
                <w:szCs w:val="18"/>
              </w:rPr>
              <w:t>89822.2</w:t>
            </w:r>
          </w:p>
        </w:tc>
      </w:tr>
      <w:tr w:rsidR="00C634AC" w:rsidRPr="009A5060" w14:paraId="478371B5" w14:textId="77777777" w:rsidTr="00BA7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5260F6D9" w14:textId="15BE8C81" w:rsidR="00C634AC" w:rsidRPr="009A5060" w:rsidRDefault="00C634AC" w:rsidP="00C179E5">
            <w:pPr>
              <w:jc w:val="center"/>
              <w:rPr>
                <w:rFonts w:ascii="Aptos" w:hAnsi="Aptos"/>
                <w:b w:val="0"/>
                <w:bCs w:val="0"/>
                <w:sz w:val="18"/>
                <w:szCs w:val="18"/>
              </w:rPr>
            </w:pPr>
            <w:r w:rsidRPr="009A5060">
              <w:rPr>
                <w:rFonts w:ascii="Aptos" w:hAnsi="Aptos"/>
                <w:b w:val="0"/>
                <w:bCs w:val="0"/>
                <w:sz w:val="18"/>
                <w:szCs w:val="18"/>
              </w:rPr>
              <w:t>300</w:t>
            </w:r>
          </w:p>
        </w:tc>
        <w:tc>
          <w:tcPr>
            <w:tcW w:w="2880" w:type="dxa"/>
            <w:shd w:val="clear" w:color="auto" w:fill="auto"/>
          </w:tcPr>
          <w:p w14:paraId="6CEAC669" w14:textId="6B4F0A7D" w:rsidR="00C634AC" w:rsidRPr="009A5060" w:rsidRDefault="00C634AC" w:rsidP="00C179E5">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9A5060">
              <w:rPr>
                <w:rFonts w:ascii="Aptos" w:hAnsi="Aptos"/>
                <w:sz w:val="18"/>
                <w:szCs w:val="18"/>
              </w:rPr>
              <w:t>83753.4</w:t>
            </w:r>
          </w:p>
        </w:tc>
        <w:tc>
          <w:tcPr>
            <w:tcW w:w="2880" w:type="dxa"/>
            <w:shd w:val="clear" w:color="auto" w:fill="auto"/>
          </w:tcPr>
          <w:p w14:paraId="05CA9359" w14:textId="3CF240F4" w:rsidR="00C634AC" w:rsidRPr="009A5060" w:rsidRDefault="00C634AC" w:rsidP="00C179E5">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9A5060">
              <w:rPr>
                <w:rFonts w:ascii="Aptos" w:hAnsi="Aptos"/>
                <w:sz w:val="18"/>
                <w:szCs w:val="18"/>
              </w:rPr>
              <w:t>99870.3</w:t>
            </w:r>
          </w:p>
        </w:tc>
      </w:tr>
    </w:tbl>
    <w:p w14:paraId="7876CA8A" w14:textId="77777777" w:rsidR="007367C0" w:rsidRPr="009A5060" w:rsidRDefault="007367C0" w:rsidP="00C179E5">
      <w:pPr>
        <w:spacing w:line="240" w:lineRule="auto"/>
        <w:rPr>
          <w:rFonts w:ascii="Aptos" w:hAnsi="Aptos"/>
          <w:sz w:val="18"/>
          <w:szCs w:val="18"/>
        </w:rPr>
      </w:pPr>
    </w:p>
    <w:p w14:paraId="13C99557" w14:textId="77777777" w:rsidR="0039425B" w:rsidRPr="009A5060" w:rsidRDefault="00172DB8" w:rsidP="00C179E5">
      <w:pPr>
        <w:pStyle w:val="Heading2numbered"/>
        <w:rPr>
          <w:rFonts w:eastAsia="Calibri"/>
        </w:rPr>
      </w:pPr>
      <w:bookmarkStart w:id="5946" w:name="_Toc216341029"/>
      <w:r w:rsidRPr="009A5060">
        <w:lastRenderedPageBreak/>
        <w:t>Control Systems</w:t>
      </w:r>
      <w:bookmarkEnd w:id="5946"/>
    </w:p>
    <w:p w14:paraId="0A0400D9" w14:textId="4938CF07" w:rsidR="00172DB8" w:rsidRPr="009A5060" w:rsidRDefault="00172DB8" w:rsidP="00C179E5">
      <w:pPr>
        <w:pStyle w:val="Heading3numbered"/>
        <w:spacing w:line="240" w:lineRule="auto"/>
        <w:rPr>
          <w:rFonts w:eastAsia="Calibri"/>
        </w:rPr>
      </w:pPr>
      <w:bookmarkStart w:id="5947" w:name="_Toc216341030"/>
      <w:r w:rsidRPr="009A5060">
        <w:t>Instructions for GQRC</w:t>
      </w:r>
      <w:bookmarkEnd w:id="5947"/>
    </w:p>
    <w:p w14:paraId="0D437E7D" w14:textId="547D02B3" w:rsidR="00172DB8" w:rsidRPr="009A5060" w:rsidRDefault="00172DB8" w:rsidP="00C179E5">
      <w:pPr>
        <w:pStyle w:val="TableCaption"/>
        <w:rPr>
          <w:lang w:val="en-GB"/>
        </w:rPr>
      </w:pPr>
      <w:bookmarkStart w:id="5948" w:name="_Ref192251100"/>
      <w:bookmarkStart w:id="5949" w:name="_Toc201310421"/>
      <w:bookmarkStart w:id="5950" w:name="_Toc212194983"/>
      <w:r w:rsidRPr="009A5060">
        <w:rPr>
          <w:lang w:val="en-GB"/>
        </w:rPr>
        <w:t xml:space="preserve">Table </w:t>
      </w:r>
      <w:r w:rsidRPr="009A5060">
        <w:rPr>
          <w:lang w:val="en-GB"/>
        </w:rPr>
        <w:fldChar w:fldCharType="begin"/>
      </w:r>
      <w:r w:rsidRPr="009A5060">
        <w:rPr>
          <w:lang w:val="en-GB"/>
        </w:rPr>
        <w:instrText xml:space="preserve"> SEQ Table \* ARABIC </w:instrText>
      </w:r>
      <w:r w:rsidRPr="009A5060">
        <w:rPr>
          <w:lang w:val="en-GB"/>
        </w:rPr>
        <w:fldChar w:fldCharType="separate"/>
      </w:r>
      <w:r w:rsidR="00041F61">
        <w:rPr>
          <w:noProof/>
          <w:lang w:val="en-GB"/>
        </w:rPr>
        <w:t>26</w:t>
      </w:r>
      <w:r w:rsidRPr="009A5060">
        <w:rPr>
          <w:lang w:val="en-GB"/>
        </w:rPr>
        <w:fldChar w:fldCharType="end"/>
      </w:r>
      <w:r w:rsidRPr="009A5060">
        <w:rPr>
          <w:lang w:val="en-GB"/>
        </w:rPr>
        <w:t xml:space="preserve"> Instructions for GSHRC</w:t>
      </w:r>
      <w:bookmarkEnd w:id="5948"/>
      <w:bookmarkEnd w:id="5949"/>
      <w:bookmarkEnd w:id="5950"/>
    </w:p>
    <w:tbl>
      <w:tblPr>
        <w:tblStyle w:val="GridTable1Light-Accent11"/>
        <w:tblW w:w="9360" w:type="dxa"/>
        <w:jc w:val="center"/>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Look w:val="04A0" w:firstRow="1" w:lastRow="0" w:firstColumn="1" w:lastColumn="0" w:noHBand="0" w:noVBand="1"/>
      </w:tblPr>
      <w:tblGrid>
        <w:gridCol w:w="1260"/>
        <w:gridCol w:w="8100"/>
      </w:tblGrid>
      <w:tr w:rsidR="00172DB8" w:rsidRPr="009A5060" w14:paraId="4701DBD4" w14:textId="77777777" w:rsidTr="00172DB8">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260" w:type="dxa"/>
            <w:tcBorders>
              <w:bottom w:val="none" w:sz="0" w:space="0" w:color="auto"/>
            </w:tcBorders>
            <w:noWrap/>
            <w:vAlign w:val="center"/>
            <w:hideMark/>
          </w:tcPr>
          <w:p w14:paraId="71584871"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Req.</w:t>
            </w:r>
          </w:p>
        </w:tc>
        <w:tc>
          <w:tcPr>
            <w:tcW w:w="8100" w:type="dxa"/>
            <w:tcBorders>
              <w:bottom w:val="none" w:sz="0" w:space="0" w:color="auto"/>
            </w:tcBorders>
            <w:noWrap/>
            <w:hideMark/>
          </w:tcPr>
          <w:p w14:paraId="62E003E2" w14:textId="77777777" w:rsidR="00172DB8" w:rsidRPr="009A5060" w:rsidRDefault="00172DB8" w:rsidP="00C179E5">
            <w:pPr>
              <w:cnfStyle w:val="100000000000" w:firstRow="1" w:lastRow="0" w:firstColumn="0" w:lastColumn="0" w:oddVBand="0" w:evenVBand="0" w:oddHBand="0" w:evenHBand="0" w:firstRowFirstColumn="0" w:firstRowLastColumn="0" w:lastRowFirstColumn="0" w:lastRowLastColumn="0"/>
              <w:rPr>
                <w:rFonts w:ascii="Aptos" w:hAnsi="Aptos"/>
                <w:b w:val="0"/>
                <w:bCs w:val="0"/>
                <w:sz w:val="18"/>
                <w:szCs w:val="18"/>
              </w:rPr>
            </w:pPr>
            <w:r w:rsidRPr="009A5060">
              <w:rPr>
                <w:rFonts w:ascii="Aptos" w:hAnsi="Aptos"/>
                <w:b w:val="0"/>
                <w:bCs w:val="0"/>
                <w:sz w:val="18"/>
                <w:szCs w:val="18"/>
              </w:rPr>
              <w:t>Specific instruction</w:t>
            </w:r>
          </w:p>
        </w:tc>
      </w:tr>
      <w:tr w:rsidR="00172DB8" w:rsidRPr="009A5060" w14:paraId="36CB712F" w14:textId="77777777" w:rsidTr="00172DB8">
        <w:trPr>
          <w:trHeight w:val="335"/>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D5B2EFB"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GSHRC-1</w:t>
            </w:r>
          </w:p>
        </w:tc>
        <w:tc>
          <w:tcPr>
            <w:tcW w:w="8100" w:type="dxa"/>
            <w:hideMark/>
          </w:tcPr>
          <w:p w14:paraId="1E261A4B" w14:textId="77777777" w:rsidR="00172DB8" w:rsidRPr="009A5060" w:rsidRDefault="00172DB8" w:rsidP="00C179E5">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Applicable.  Software hardware and firmware are deliverables.</w:t>
            </w:r>
          </w:p>
        </w:tc>
      </w:tr>
      <w:tr w:rsidR="00172DB8" w:rsidRPr="009A5060" w14:paraId="544A2859" w14:textId="77777777" w:rsidTr="00172DB8">
        <w:trPr>
          <w:trHeight w:val="208"/>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5C1EBEC"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GSHRC-2</w:t>
            </w:r>
          </w:p>
        </w:tc>
        <w:tc>
          <w:tcPr>
            <w:tcW w:w="8100" w:type="dxa"/>
            <w:noWrap/>
            <w:hideMark/>
          </w:tcPr>
          <w:p w14:paraId="6B847A06" w14:textId="7B6C9C8F" w:rsidR="00172DB8" w:rsidRPr="009A5060" w:rsidRDefault="00172DB8" w:rsidP="00C179E5">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Applicable.  Final Software Architecture shall be delivered as part of</w:t>
            </w:r>
            <w:r w:rsidRPr="009A5060">
              <w:rPr>
                <w:rStyle w:val="AAReferencedChar"/>
                <w:rFonts w:ascii="Aptos" w:hAnsi="Aptos"/>
                <w:sz w:val="18"/>
                <w:szCs w:val="18"/>
              </w:rPr>
              <w:t xml:space="preserve"> </w:t>
            </w:r>
            <w:r w:rsidR="00C73E9E" w:rsidRPr="009A5060">
              <w:rPr>
                <w:rStyle w:val="DD-Char"/>
              </w:rPr>
              <w:fldChar w:fldCharType="begin"/>
            </w:r>
            <w:r w:rsidR="00C73E9E" w:rsidRPr="009A5060">
              <w:rPr>
                <w:rStyle w:val="DD-Char"/>
              </w:rPr>
              <w:instrText xml:space="preserve"> REF _Ref211484637 \r \h  \* MERGEFORMAT </w:instrText>
            </w:r>
            <w:r w:rsidR="00C73E9E" w:rsidRPr="009A5060">
              <w:rPr>
                <w:rStyle w:val="DD-Char"/>
              </w:rPr>
            </w:r>
            <w:r w:rsidR="00C73E9E" w:rsidRPr="009A5060">
              <w:rPr>
                <w:rStyle w:val="DD-Char"/>
              </w:rPr>
              <w:fldChar w:fldCharType="separate"/>
            </w:r>
            <w:r w:rsidR="00041F61">
              <w:rPr>
                <w:rStyle w:val="DD-Char"/>
              </w:rPr>
              <w:t>DD-4</w:t>
            </w:r>
            <w:r w:rsidR="00C73E9E" w:rsidRPr="009A5060">
              <w:rPr>
                <w:rStyle w:val="DD-Char"/>
              </w:rPr>
              <w:fldChar w:fldCharType="end"/>
            </w:r>
            <w:r w:rsidR="00275A2D" w:rsidRPr="009A5060">
              <w:t>.</w:t>
            </w:r>
          </w:p>
        </w:tc>
      </w:tr>
      <w:tr w:rsidR="00172DB8" w:rsidRPr="009A5060" w14:paraId="34EE4404" w14:textId="77777777" w:rsidTr="00172DB8">
        <w:trPr>
          <w:trHeight w:val="49"/>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BFAB506"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GSHRC-3</w:t>
            </w:r>
          </w:p>
        </w:tc>
        <w:tc>
          <w:tcPr>
            <w:tcW w:w="8100" w:type="dxa"/>
            <w:noWrap/>
            <w:hideMark/>
          </w:tcPr>
          <w:p w14:paraId="1BFF8717" w14:textId="0BBA7A2E" w:rsidR="00172DB8" w:rsidRPr="009A5060" w:rsidRDefault="00172DB8" w:rsidP="00C179E5">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 xml:space="preserve">Applicable.  Final System Interlock Diagram shall be delivered as part of </w:t>
            </w:r>
            <w:r w:rsidR="00C73E9E" w:rsidRPr="009A5060">
              <w:rPr>
                <w:rStyle w:val="DD-Char"/>
              </w:rPr>
              <w:fldChar w:fldCharType="begin"/>
            </w:r>
            <w:r w:rsidR="00C73E9E" w:rsidRPr="009A5060">
              <w:rPr>
                <w:rStyle w:val="DD-Char"/>
              </w:rPr>
              <w:instrText xml:space="preserve"> REF _Ref211484637 \r \h  \* MERGEFORMAT </w:instrText>
            </w:r>
            <w:r w:rsidR="00C73E9E" w:rsidRPr="009A5060">
              <w:rPr>
                <w:rStyle w:val="DD-Char"/>
              </w:rPr>
            </w:r>
            <w:r w:rsidR="00C73E9E" w:rsidRPr="009A5060">
              <w:rPr>
                <w:rStyle w:val="DD-Char"/>
              </w:rPr>
              <w:fldChar w:fldCharType="separate"/>
            </w:r>
            <w:r w:rsidR="00041F61">
              <w:rPr>
                <w:rStyle w:val="DD-Char"/>
              </w:rPr>
              <w:t>DD-4</w:t>
            </w:r>
            <w:r w:rsidR="00C73E9E" w:rsidRPr="009A5060">
              <w:rPr>
                <w:rStyle w:val="DD-Char"/>
              </w:rPr>
              <w:fldChar w:fldCharType="end"/>
            </w:r>
            <w:r w:rsidR="00275A2D" w:rsidRPr="009A5060">
              <w:t>.</w:t>
            </w:r>
          </w:p>
        </w:tc>
      </w:tr>
      <w:tr w:rsidR="00172DB8" w:rsidRPr="009A5060" w14:paraId="7CD9CBAA" w14:textId="77777777" w:rsidTr="00172DB8">
        <w:trPr>
          <w:trHeight w:val="49"/>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3B40BF2"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GSHRC-4</w:t>
            </w:r>
          </w:p>
        </w:tc>
        <w:tc>
          <w:tcPr>
            <w:tcW w:w="8100" w:type="dxa"/>
            <w:noWrap/>
            <w:hideMark/>
          </w:tcPr>
          <w:p w14:paraId="1D3B0920" w14:textId="430150CE" w:rsidR="00172DB8" w:rsidRPr="009A5060" w:rsidRDefault="00172DB8" w:rsidP="00C179E5">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 xml:space="preserve">Applicable.  Final Interface Design Description shall be delivered as part of </w:t>
            </w:r>
            <w:r w:rsidR="00C73E9E" w:rsidRPr="009A5060">
              <w:rPr>
                <w:rStyle w:val="DD-Char"/>
              </w:rPr>
              <w:fldChar w:fldCharType="begin"/>
            </w:r>
            <w:r w:rsidR="00C73E9E" w:rsidRPr="009A5060">
              <w:rPr>
                <w:rStyle w:val="DD-Char"/>
              </w:rPr>
              <w:instrText xml:space="preserve"> REF _Ref211484637 \r \h  \* MERGEFORMAT </w:instrText>
            </w:r>
            <w:r w:rsidR="00C73E9E" w:rsidRPr="009A5060">
              <w:rPr>
                <w:rStyle w:val="DD-Char"/>
              </w:rPr>
            </w:r>
            <w:r w:rsidR="00C73E9E" w:rsidRPr="009A5060">
              <w:rPr>
                <w:rStyle w:val="DD-Char"/>
              </w:rPr>
              <w:fldChar w:fldCharType="separate"/>
            </w:r>
            <w:r w:rsidR="00041F61">
              <w:rPr>
                <w:rStyle w:val="DD-Char"/>
              </w:rPr>
              <w:t>DD-4</w:t>
            </w:r>
            <w:r w:rsidR="00C73E9E" w:rsidRPr="009A5060">
              <w:rPr>
                <w:rStyle w:val="DD-Char"/>
              </w:rPr>
              <w:fldChar w:fldCharType="end"/>
            </w:r>
            <w:r w:rsidR="00275A2D" w:rsidRPr="009A5060">
              <w:t>.</w:t>
            </w:r>
          </w:p>
        </w:tc>
      </w:tr>
      <w:tr w:rsidR="00172DB8" w:rsidRPr="009A5060" w14:paraId="0E2EE476" w14:textId="77777777" w:rsidTr="00172DB8">
        <w:trPr>
          <w:trHeight w:val="49"/>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4A673E0E"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GSHRC-5</w:t>
            </w:r>
          </w:p>
        </w:tc>
        <w:tc>
          <w:tcPr>
            <w:tcW w:w="8100" w:type="dxa"/>
            <w:noWrap/>
            <w:hideMark/>
          </w:tcPr>
          <w:p w14:paraId="75C47E51" w14:textId="3C257E5F" w:rsidR="00172DB8" w:rsidRPr="009A5060" w:rsidRDefault="00172DB8" w:rsidP="00C179E5">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 xml:space="preserve">Applicable.  Datasheets shall be delivered as part of </w:t>
            </w:r>
            <w:r w:rsidR="007D221D" w:rsidRPr="009A5060">
              <w:rPr>
                <w:rStyle w:val="DD-Char"/>
              </w:rPr>
              <w:fldChar w:fldCharType="begin"/>
            </w:r>
            <w:r w:rsidR="007D221D" w:rsidRPr="009A5060">
              <w:rPr>
                <w:rStyle w:val="DD-Char"/>
              </w:rPr>
              <w:instrText xml:space="preserve"> REF _Ref211486861 \r \h  \* MERGEFORMAT </w:instrText>
            </w:r>
            <w:r w:rsidR="007D221D" w:rsidRPr="009A5060">
              <w:rPr>
                <w:rStyle w:val="DD-Char"/>
              </w:rPr>
            </w:r>
            <w:r w:rsidR="007D221D" w:rsidRPr="009A5060">
              <w:rPr>
                <w:rStyle w:val="DD-Char"/>
              </w:rPr>
              <w:fldChar w:fldCharType="separate"/>
            </w:r>
            <w:r w:rsidR="00041F61">
              <w:rPr>
                <w:rStyle w:val="DD-Char"/>
              </w:rPr>
              <w:t>DD-8</w:t>
            </w:r>
            <w:r w:rsidR="007D221D" w:rsidRPr="009A5060">
              <w:rPr>
                <w:rStyle w:val="DD-Char"/>
              </w:rPr>
              <w:fldChar w:fldCharType="end"/>
            </w:r>
            <w:r w:rsidR="00275A2D" w:rsidRPr="009A5060">
              <w:t>.</w:t>
            </w:r>
          </w:p>
        </w:tc>
      </w:tr>
      <w:tr w:rsidR="00172DB8" w:rsidRPr="009A5060" w14:paraId="584BC989" w14:textId="77777777" w:rsidTr="00172DB8">
        <w:trPr>
          <w:trHeight w:val="49"/>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7FF403C"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GSHRC-6</w:t>
            </w:r>
          </w:p>
        </w:tc>
        <w:tc>
          <w:tcPr>
            <w:tcW w:w="8100" w:type="dxa"/>
            <w:noWrap/>
            <w:hideMark/>
          </w:tcPr>
          <w:p w14:paraId="56500E92" w14:textId="63F00BC0" w:rsidR="00172DB8" w:rsidRPr="009A5060" w:rsidRDefault="00172DB8" w:rsidP="00C179E5">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Applicable.  A Release Note shall be delivered as part of</w:t>
            </w:r>
            <w:r w:rsidRPr="009A5060">
              <w:rPr>
                <w:rStyle w:val="AAReferencedChar"/>
                <w:rFonts w:ascii="Aptos" w:hAnsi="Aptos"/>
                <w:sz w:val="18"/>
                <w:szCs w:val="18"/>
              </w:rPr>
              <w:t xml:space="preserve"> </w:t>
            </w:r>
            <w:r w:rsidR="007D221D" w:rsidRPr="009A5060">
              <w:rPr>
                <w:rStyle w:val="DD-Char"/>
              </w:rPr>
              <w:fldChar w:fldCharType="begin"/>
            </w:r>
            <w:r w:rsidR="007D221D" w:rsidRPr="009A5060">
              <w:rPr>
                <w:rStyle w:val="DD-Char"/>
              </w:rPr>
              <w:instrText xml:space="preserve"> REF _Ref211487205 \r \h  \* MERGEFORMAT </w:instrText>
            </w:r>
            <w:r w:rsidR="007D221D" w:rsidRPr="009A5060">
              <w:rPr>
                <w:rStyle w:val="DD-Char"/>
              </w:rPr>
            </w:r>
            <w:r w:rsidR="007D221D" w:rsidRPr="009A5060">
              <w:rPr>
                <w:rStyle w:val="DD-Char"/>
              </w:rPr>
              <w:fldChar w:fldCharType="separate"/>
            </w:r>
            <w:r w:rsidR="00041F61">
              <w:rPr>
                <w:rStyle w:val="DD-Char"/>
              </w:rPr>
              <w:t>DD-10</w:t>
            </w:r>
            <w:r w:rsidR="007D221D" w:rsidRPr="009A5060">
              <w:rPr>
                <w:rStyle w:val="DD-Char"/>
              </w:rPr>
              <w:fldChar w:fldCharType="end"/>
            </w:r>
            <w:r w:rsidRPr="009A5060">
              <w:rPr>
                <w:rFonts w:ascii="Aptos" w:hAnsi="Aptos"/>
                <w:sz w:val="18"/>
                <w:szCs w:val="18"/>
              </w:rPr>
              <w:t>.  And after any change after acceptance.</w:t>
            </w:r>
          </w:p>
        </w:tc>
      </w:tr>
      <w:tr w:rsidR="00172DB8" w:rsidRPr="009A5060" w14:paraId="3D146433" w14:textId="77777777" w:rsidTr="00172DB8">
        <w:trPr>
          <w:trHeight w:val="235"/>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6E7F6615"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GSHRC-7</w:t>
            </w:r>
          </w:p>
        </w:tc>
        <w:tc>
          <w:tcPr>
            <w:tcW w:w="8100" w:type="dxa"/>
            <w:hideMark/>
          </w:tcPr>
          <w:p w14:paraId="287C2140" w14:textId="10564046" w:rsidR="00172DB8" w:rsidRPr="009A5060" w:rsidRDefault="00172DB8" w:rsidP="00C179E5">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 xml:space="preserve">Applicable.  An Installation Instructions shall be delivered as part of </w:t>
            </w:r>
            <w:r w:rsidR="007D221D" w:rsidRPr="009A5060">
              <w:rPr>
                <w:rStyle w:val="DD-Char"/>
              </w:rPr>
              <w:fldChar w:fldCharType="begin"/>
            </w:r>
            <w:r w:rsidR="007D221D" w:rsidRPr="009A5060">
              <w:rPr>
                <w:rStyle w:val="DD-Char"/>
              </w:rPr>
              <w:instrText xml:space="preserve"> REF _Ref211486861 \r \h  \* MERGEFORMAT </w:instrText>
            </w:r>
            <w:r w:rsidR="007D221D" w:rsidRPr="009A5060">
              <w:rPr>
                <w:rStyle w:val="DD-Char"/>
              </w:rPr>
            </w:r>
            <w:r w:rsidR="007D221D" w:rsidRPr="009A5060">
              <w:rPr>
                <w:rStyle w:val="DD-Char"/>
              </w:rPr>
              <w:fldChar w:fldCharType="separate"/>
            </w:r>
            <w:r w:rsidR="00041F61">
              <w:rPr>
                <w:rStyle w:val="DD-Char"/>
              </w:rPr>
              <w:t>DD-8</w:t>
            </w:r>
            <w:r w:rsidR="007D221D" w:rsidRPr="009A5060">
              <w:rPr>
                <w:rStyle w:val="DD-Char"/>
              </w:rPr>
              <w:fldChar w:fldCharType="end"/>
            </w:r>
            <w:r w:rsidR="00275A2D" w:rsidRPr="009A5060">
              <w:t>.</w:t>
            </w:r>
          </w:p>
        </w:tc>
      </w:tr>
      <w:tr w:rsidR="00172DB8" w:rsidRPr="009A5060" w14:paraId="1B30FF49" w14:textId="77777777" w:rsidTr="00172DB8">
        <w:trPr>
          <w:trHeight w:val="129"/>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5254CB19"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GSHRC-8</w:t>
            </w:r>
          </w:p>
        </w:tc>
        <w:tc>
          <w:tcPr>
            <w:tcW w:w="8100" w:type="dxa"/>
            <w:hideMark/>
          </w:tcPr>
          <w:p w14:paraId="1A005E5E" w14:textId="263294C1" w:rsidR="00172DB8" w:rsidRPr="009A5060" w:rsidRDefault="00172DB8" w:rsidP="00C179E5">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Applicable.  A Test Plan shall be delivered as part of</w:t>
            </w:r>
            <w:r w:rsidRPr="009A5060">
              <w:rPr>
                <w:rStyle w:val="AASemiBoldChar"/>
                <w:rFonts w:ascii="Aptos" w:hAnsi="Aptos"/>
                <w:sz w:val="18"/>
                <w:szCs w:val="18"/>
              </w:rPr>
              <w:t xml:space="preserve"> </w:t>
            </w:r>
            <w:r w:rsidR="00DB6205" w:rsidRPr="009A5060">
              <w:rPr>
                <w:rStyle w:val="DD-Char"/>
              </w:rPr>
              <w:fldChar w:fldCharType="begin"/>
            </w:r>
            <w:r w:rsidR="00DB6205" w:rsidRPr="009A5060">
              <w:rPr>
                <w:rStyle w:val="DD-Char"/>
              </w:rPr>
              <w:instrText xml:space="preserve"> REF _Ref211484637 \r \h  \* MERGEFORMAT </w:instrText>
            </w:r>
            <w:r w:rsidR="00DB6205" w:rsidRPr="009A5060">
              <w:rPr>
                <w:rStyle w:val="DD-Char"/>
              </w:rPr>
            </w:r>
            <w:r w:rsidR="00DB6205" w:rsidRPr="009A5060">
              <w:rPr>
                <w:rStyle w:val="DD-Char"/>
              </w:rPr>
              <w:fldChar w:fldCharType="separate"/>
            </w:r>
            <w:r w:rsidR="00041F61">
              <w:rPr>
                <w:rStyle w:val="DD-Char"/>
              </w:rPr>
              <w:t>DD-4</w:t>
            </w:r>
            <w:r w:rsidR="00DB6205" w:rsidRPr="009A5060">
              <w:rPr>
                <w:rStyle w:val="DD-Char"/>
              </w:rPr>
              <w:fldChar w:fldCharType="end"/>
            </w:r>
            <w:r w:rsidR="00275A2D" w:rsidRPr="009A5060">
              <w:t>.</w:t>
            </w:r>
          </w:p>
        </w:tc>
      </w:tr>
      <w:tr w:rsidR="00172DB8" w:rsidRPr="009A5060" w14:paraId="4B84641A" w14:textId="77777777" w:rsidTr="00172DB8">
        <w:trPr>
          <w:trHeight w:val="251"/>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41BE63C5"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GSHRC-9</w:t>
            </w:r>
          </w:p>
        </w:tc>
        <w:tc>
          <w:tcPr>
            <w:tcW w:w="8100" w:type="dxa"/>
            <w:hideMark/>
          </w:tcPr>
          <w:p w14:paraId="400644A6" w14:textId="77777777" w:rsidR="00172DB8" w:rsidRPr="009A5060" w:rsidRDefault="00172DB8" w:rsidP="00C179E5">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Applicable.</w:t>
            </w:r>
          </w:p>
        </w:tc>
      </w:tr>
      <w:tr w:rsidR="00172DB8" w:rsidRPr="009A5060" w14:paraId="105D4F28" w14:textId="77777777" w:rsidTr="00172DB8">
        <w:trPr>
          <w:trHeight w:val="265"/>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1012472"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GSHRC-10</w:t>
            </w:r>
          </w:p>
        </w:tc>
        <w:tc>
          <w:tcPr>
            <w:tcW w:w="8100" w:type="dxa"/>
            <w:hideMark/>
          </w:tcPr>
          <w:p w14:paraId="13DFEB94" w14:textId="28FE7E4A" w:rsidR="00172DB8" w:rsidRPr="009A5060" w:rsidRDefault="00172DB8" w:rsidP="00C179E5">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 xml:space="preserve">Applicable.  An Interface Test Plan shall be delivered as part of </w:t>
            </w:r>
            <w:r w:rsidR="00DB6205" w:rsidRPr="009A5060">
              <w:rPr>
                <w:rStyle w:val="DD-Char"/>
              </w:rPr>
              <w:fldChar w:fldCharType="begin"/>
            </w:r>
            <w:r w:rsidR="00DB6205" w:rsidRPr="009A5060">
              <w:rPr>
                <w:rStyle w:val="DD-Char"/>
              </w:rPr>
              <w:instrText xml:space="preserve"> REF _Ref211484637 \r \h  \* MERGEFORMAT </w:instrText>
            </w:r>
            <w:r w:rsidR="00DB6205" w:rsidRPr="009A5060">
              <w:rPr>
                <w:rStyle w:val="DD-Char"/>
              </w:rPr>
            </w:r>
            <w:r w:rsidR="00DB6205" w:rsidRPr="009A5060">
              <w:rPr>
                <w:rStyle w:val="DD-Char"/>
              </w:rPr>
              <w:fldChar w:fldCharType="separate"/>
            </w:r>
            <w:r w:rsidR="00041F61">
              <w:rPr>
                <w:rStyle w:val="DD-Char"/>
              </w:rPr>
              <w:t>DD-4</w:t>
            </w:r>
            <w:r w:rsidR="00DB6205" w:rsidRPr="009A5060">
              <w:rPr>
                <w:rStyle w:val="DD-Char"/>
              </w:rPr>
              <w:fldChar w:fldCharType="end"/>
            </w:r>
            <w:r w:rsidRPr="009A5060">
              <w:rPr>
                <w:rStyle w:val="AASemiBoldChar"/>
                <w:rFonts w:ascii="Aptos" w:hAnsi="Aptos"/>
                <w:sz w:val="18"/>
                <w:szCs w:val="18"/>
              </w:rPr>
              <w:t xml:space="preserve">  </w:t>
            </w:r>
            <w:r w:rsidRPr="009A5060">
              <w:rPr>
                <w:rFonts w:ascii="Aptos" w:hAnsi="Aptos"/>
                <w:sz w:val="18"/>
                <w:szCs w:val="18"/>
              </w:rPr>
              <w:t xml:space="preserve">and report shall be delivered as part of </w:t>
            </w:r>
            <w:r w:rsidR="007D221D" w:rsidRPr="009A5060">
              <w:rPr>
                <w:rStyle w:val="DD-Char"/>
              </w:rPr>
              <w:fldChar w:fldCharType="begin"/>
            </w:r>
            <w:r w:rsidR="007D221D" w:rsidRPr="009A5060">
              <w:rPr>
                <w:rStyle w:val="DD-Char"/>
              </w:rPr>
              <w:instrText xml:space="preserve"> REF _Ref211487205 \r \h  \* MERGEFORMAT </w:instrText>
            </w:r>
            <w:r w:rsidR="007D221D" w:rsidRPr="009A5060">
              <w:rPr>
                <w:rStyle w:val="DD-Char"/>
              </w:rPr>
            </w:r>
            <w:r w:rsidR="007D221D" w:rsidRPr="009A5060">
              <w:rPr>
                <w:rStyle w:val="DD-Char"/>
              </w:rPr>
              <w:fldChar w:fldCharType="separate"/>
            </w:r>
            <w:r w:rsidR="00041F61">
              <w:rPr>
                <w:rStyle w:val="DD-Char"/>
              </w:rPr>
              <w:t>DD-10</w:t>
            </w:r>
            <w:r w:rsidR="007D221D" w:rsidRPr="009A5060">
              <w:rPr>
                <w:rStyle w:val="DD-Char"/>
              </w:rPr>
              <w:fldChar w:fldCharType="end"/>
            </w:r>
            <w:r w:rsidR="00275A2D" w:rsidRPr="009A5060">
              <w:t>.</w:t>
            </w:r>
          </w:p>
        </w:tc>
      </w:tr>
      <w:tr w:rsidR="00172DB8" w:rsidRPr="009A5060" w14:paraId="1F161DBF" w14:textId="77777777" w:rsidTr="00172DB8">
        <w:trPr>
          <w:trHeight w:val="307"/>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66B26275"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GSHRC-11</w:t>
            </w:r>
          </w:p>
        </w:tc>
        <w:tc>
          <w:tcPr>
            <w:tcW w:w="8100" w:type="dxa"/>
            <w:hideMark/>
          </w:tcPr>
          <w:p w14:paraId="647813CB" w14:textId="13E4994E" w:rsidR="00172DB8" w:rsidRPr="009A5060" w:rsidRDefault="00172DB8" w:rsidP="00C179E5">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 xml:space="preserve">Applicable.  An Interface Simulator shall be delivered as part of </w:t>
            </w:r>
            <w:r w:rsidR="00275A2D" w:rsidRPr="009A5060">
              <w:rPr>
                <w:rStyle w:val="DD-Char"/>
              </w:rPr>
              <w:fldChar w:fldCharType="begin"/>
            </w:r>
            <w:r w:rsidR="00275A2D" w:rsidRPr="009A5060">
              <w:rPr>
                <w:rStyle w:val="DD-Char"/>
              </w:rPr>
              <w:instrText xml:space="preserve"> REF _Ref211484637 \r \h  \* MERGEFORMAT </w:instrText>
            </w:r>
            <w:r w:rsidR="00275A2D" w:rsidRPr="009A5060">
              <w:rPr>
                <w:rStyle w:val="DD-Char"/>
              </w:rPr>
            </w:r>
            <w:r w:rsidR="00275A2D" w:rsidRPr="009A5060">
              <w:rPr>
                <w:rStyle w:val="DD-Char"/>
              </w:rPr>
              <w:fldChar w:fldCharType="separate"/>
            </w:r>
            <w:r w:rsidR="00041F61">
              <w:rPr>
                <w:rStyle w:val="DD-Char"/>
              </w:rPr>
              <w:t>DD-4</w:t>
            </w:r>
            <w:r w:rsidR="00275A2D" w:rsidRPr="009A5060">
              <w:rPr>
                <w:rStyle w:val="DD-Char"/>
              </w:rPr>
              <w:fldChar w:fldCharType="end"/>
            </w:r>
            <w:r w:rsidR="00275A2D" w:rsidRPr="009A5060">
              <w:t>.</w:t>
            </w:r>
          </w:p>
          <w:p w14:paraId="6D9C4529" w14:textId="77777777" w:rsidR="00172DB8" w:rsidRPr="009A5060" w:rsidRDefault="00172DB8" w:rsidP="00C179E5">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See paragraph Software Change Management for more details.</w:t>
            </w:r>
          </w:p>
        </w:tc>
      </w:tr>
      <w:tr w:rsidR="00172DB8" w:rsidRPr="009A5060" w14:paraId="3B25D3F9" w14:textId="77777777" w:rsidTr="00172DB8">
        <w:trPr>
          <w:trHeight w:val="43"/>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E7FF8F0"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GSHRC-12</w:t>
            </w:r>
          </w:p>
        </w:tc>
        <w:tc>
          <w:tcPr>
            <w:tcW w:w="8100" w:type="dxa"/>
            <w:noWrap/>
            <w:hideMark/>
          </w:tcPr>
          <w:p w14:paraId="7E7DCCC6" w14:textId="1FCB8B77" w:rsidR="00172DB8" w:rsidRPr="009A5060" w:rsidRDefault="00172DB8" w:rsidP="00C179E5">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Applicable.  A Test System Description shall be delivered as part of</w:t>
            </w:r>
            <w:r w:rsidRPr="009A5060">
              <w:rPr>
                <w:rStyle w:val="AASemiBoldChar"/>
                <w:rFonts w:ascii="Aptos" w:hAnsi="Aptos"/>
                <w:sz w:val="18"/>
                <w:szCs w:val="18"/>
              </w:rPr>
              <w:t xml:space="preserve"> </w:t>
            </w:r>
            <w:r w:rsidR="00F21578" w:rsidRPr="009A5060">
              <w:rPr>
                <w:rStyle w:val="DD-Char"/>
              </w:rPr>
              <w:fldChar w:fldCharType="begin"/>
            </w:r>
            <w:r w:rsidR="00F21578" w:rsidRPr="009A5060">
              <w:rPr>
                <w:rStyle w:val="DD-Char"/>
              </w:rPr>
              <w:instrText xml:space="preserve"> REF _Ref211484637 \r \h  \* MERGEFORMAT </w:instrText>
            </w:r>
            <w:r w:rsidR="00F21578" w:rsidRPr="009A5060">
              <w:rPr>
                <w:rStyle w:val="DD-Char"/>
              </w:rPr>
            </w:r>
            <w:r w:rsidR="00F21578" w:rsidRPr="009A5060">
              <w:rPr>
                <w:rStyle w:val="DD-Char"/>
              </w:rPr>
              <w:fldChar w:fldCharType="separate"/>
            </w:r>
            <w:r w:rsidR="00041F61">
              <w:rPr>
                <w:rStyle w:val="DD-Char"/>
              </w:rPr>
              <w:t>DD-4</w:t>
            </w:r>
            <w:r w:rsidR="00F21578" w:rsidRPr="009A5060">
              <w:rPr>
                <w:rStyle w:val="DD-Char"/>
              </w:rPr>
              <w:fldChar w:fldCharType="end"/>
            </w:r>
            <w:r w:rsidR="00275A2D" w:rsidRPr="009A5060">
              <w:t>.</w:t>
            </w:r>
          </w:p>
        </w:tc>
      </w:tr>
      <w:tr w:rsidR="00172DB8" w:rsidRPr="009A5060" w14:paraId="05AA9E32" w14:textId="77777777" w:rsidTr="00172DB8">
        <w:trPr>
          <w:trHeight w:val="81"/>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541BDAA"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GSHRC-13</w:t>
            </w:r>
          </w:p>
        </w:tc>
        <w:tc>
          <w:tcPr>
            <w:tcW w:w="8100" w:type="dxa"/>
            <w:noWrap/>
            <w:hideMark/>
          </w:tcPr>
          <w:p w14:paraId="3616042A" w14:textId="708AC927" w:rsidR="00172DB8" w:rsidRPr="009A5060" w:rsidRDefault="00172DB8" w:rsidP="00C179E5">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Applicable.  An Interlock Test Plan shall be delivered as part of</w:t>
            </w:r>
            <w:r w:rsidRPr="009A5060">
              <w:rPr>
                <w:rStyle w:val="AASemiBoldChar"/>
                <w:rFonts w:ascii="Aptos" w:hAnsi="Aptos"/>
                <w:sz w:val="18"/>
                <w:szCs w:val="18"/>
              </w:rPr>
              <w:t xml:space="preserve"> </w:t>
            </w:r>
            <w:r w:rsidR="00DB6205" w:rsidRPr="009A5060">
              <w:rPr>
                <w:rStyle w:val="DD-Char"/>
              </w:rPr>
              <w:fldChar w:fldCharType="begin"/>
            </w:r>
            <w:r w:rsidR="00DB6205" w:rsidRPr="009A5060">
              <w:rPr>
                <w:rStyle w:val="DD-Char"/>
              </w:rPr>
              <w:instrText xml:space="preserve"> REF _Ref211484637 \r \h  \* MERGEFORMAT </w:instrText>
            </w:r>
            <w:r w:rsidR="00DB6205" w:rsidRPr="009A5060">
              <w:rPr>
                <w:rStyle w:val="DD-Char"/>
              </w:rPr>
            </w:r>
            <w:r w:rsidR="00DB6205" w:rsidRPr="009A5060">
              <w:rPr>
                <w:rStyle w:val="DD-Char"/>
              </w:rPr>
              <w:fldChar w:fldCharType="separate"/>
            </w:r>
            <w:r w:rsidR="00041F61">
              <w:rPr>
                <w:rStyle w:val="DD-Char"/>
              </w:rPr>
              <w:t>DD-4</w:t>
            </w:r>
            <w:r w:rsidR="00DB6205" w:rsidRPr="009A5060">
              <w:rPr>
                <w:rStyle w:val="DD-Char"/>
              </w:rPr>
              <w:fldChar w:fldCharType="end"/>
            </w:r>
            <w:r w:rsidR="00275A2D" w:rsidRPr="009A5060">
              <w:t>.</w:t>
            </w:r>
          </w:p>
        </w:tc>
      </w:tr>
      <w:tr w:rsidR="00172DB8" w:rsidRPr="009A5060" w14:paraId="75FE0EF3" w14:textId="77777777" w:rsidTr="00172DB8">
        <w:trPr>
          <w:trHeight w:val="153"/>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7D839CF5"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GSHRC-14</w:t>
            </w:r>
          </w:p>
        </w:tc>
        <w:tc>
          <w:tcPr>
            <w:tcW w:w="8100" w:type="dxa"/>
            <w:hideMark/>
          </w:tcPr>
          <w:p w14:paraId="3D295711" w14:textId="07467880" w:rsidR="00172DB8" w:rsidRPr="009A5060" w:rsidRDefault="00172DB8" w:rsidP="00C179E5">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Applicable.  An Interlock Test Report shall be delivered as part of</w:t>
            </w:r>
            <w:r w:rsidRPr="009A5060">
              <w:rPr>
                <w:rStyle w:val="AAReferencedChar"/>
                <w:rFonts w:ascii="Aptos" w:hAnsi="Aptos"/>
                <w:sz w:val="18"/>
                <w:szCs w:val="18"/>
              </w:rPr>
              <w:t xml:space="preserve"> </w:t>
            </w:r>
            <w:r w:rsidR="00275A2D" w:rsidRPr="009A5060">
              <w:rPr>
                <w:rStyle w:val="DD-Char"/>
              </w:rPr>
              <w:fldChar w:fldCharType="begin"/>
            </w:r>
            <w:r w:rsidR="00275A2D" w:rsidRPr="009A5060">
              <w:rPr>
                <w:rStyle w:val="DD-Char"/>
              </w:rPr>
              <w:instrText xml:space="preserve"> REF _Ref211487205 \r \h  \* MERGEFORMAT </w:instrText>
            </w:r>
            <w:r w:rsidR="00275A2D" w:rsidRPr="009A5060">
              <w:rPr>
                <w:rStyle w:val="DD-Char"/>
              </w:rPr>
            </w:r>
            <w:r w:rsidR="00275A2D" w:rsidRPr="009A5060">
              <w:rPr>
                <w:rStyle w:val="DD-Char"/>
              </w:rPr>
              <w:fldChar w:fldCharType="separate"/>
            </w:r>
            <w:r w:rsidR="00041F61">
              <w:rPr>
                <w:rStyle w:val="DD-Char"/>
              </w:rPr>
              <w:t>DD-10</w:t>
            </w:r>
            <w:r w:rsidR="00275A2D" w:rsidRPr="009A5060">
              <w:rPr>
                <w:rStyle w:val="DD-Char"/>
              </w:rPr>
              <w:fldChar w:fldCharType="end"/>
            </w:r>
            <w:r w:rsidR="00275A2D" w:rsidRPr="009A5060">
              <w:t>.</w:t>
            </w:r>
          </w:p>
        </w:tc>
      </w:tr>
      <w:tr w:rsidR="00172DB8" w:rsidRPr="009A5060" w14:paraId="00ACA666" w14:textId="77777777" w:rsidTr="00172DB8">
        <w:trPr>
          <w:trHeight w:val="177"/>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E907012"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GSHRC-15</w:t>
            </w:r>
          </w:p>
        </w:tc>
        <w:tc>
          <w:tcPr>
            <w:tcW w:w="8100" w:type="dxa"/>
            <w:hideMark/>
          </w:tcPr>
          <w:p w14:paraId="76283CAD" w14:textId="77777777" w:rsidR="00172DB8" w:rsidRPr="009A5060" w:rsidRDefault="00172DB8" w:rsidP="00C179E5">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Not Applicable.  Not a deliverable.  See paragraph Software Change Management for more details.</w:t>
            </w:r>
          </w:p>
        </w:tc>
      </w:tr>
      <w:tr w:rsidR="00172DB8" w:rsidRPr="009A5060" w14:paraId="1328DDB0"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7A7839BE"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GSHRC-16</w:t>
            </w:r>
          </w:p>
        </w:tc>
        <w:tc>
          <w:tcPr>
            <w:tcW w:w="8100" w:type="dxa"/>
            <w:noWrap/>
            <w:hideMark/>
          </w:tcPr>
          <w:p w14:paraId="714C320C" w14:textId="77777777" w:rsidR="00172DB8" w:rsidRPr="009A5060" w:rsidRDefault="00172DB8" w:rsidP="00C179E5">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Applicable.  Description of the used internally used test system required by applicant.</w:t>
            </w:r>
          </w:p>
        </w:tc>
      </w:tr>
      <w:tr w:rsidR="00172DB8" w:rsidRPr="009A5060" w14:paraId="5698F2FC" w14:textId="77777777" w:rsidTr="00172DB8">
        <w:trPr>
          <w:trHeight w:val="92"/>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1CD6EFF"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GSHRC-17</w:t>
            </w:r>
          </w:p>
        </w:tc>
        <w:tc>
          <w:tcPr>
            <w:tcW w:w="8100" w:type="dxa"/>
            <w:hideMark/>
          </w:tcPr>
          <w:p w14:paraId="6128001B" w14:textId="77EDC869" w:rsidR="00172DB8" w:rsidRPr="009A5060" w:rsidRDefault="00172DB8" w:rsidP="00C179E5">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 xml:space="preserve">Granting a license for background materials is applicable and shall be delivered as part of </w:t>
            </w:r>
            <w:r w:rsidR="00275A2D" w:rsidRPr="009A5060">
              <w:rPr>
                <w:rStyle w:val="DD-Char"/>
              </w:rPr>
              <w:fldChar w:fldCharType="begin"/>
            </w:r>
            <w:r w:rsidR="00275A2D" w:rsidRPr="009A5060">
              <w:rPr>
                <w:rStyle w:val="DD-Char"/>
              </w:rPr>
              <w:instrText xml:space="preserve"> REF _Ref211487722 \r \h </w:instrText>
            </w:r>
            <w:r w:rsidR="0039425B" w:rsidRPr="009A5060">
              <w:rPr>
                <w:rStyle w:val="DD-Char"/>
              </w:rPr>
              <w:instrText xml:space="preserve"> \* MERGEFORMAT </w:instrText>
            </w:r>
            <w:r w:rsidR="00275A2D" w:rsidRPr="009A5060">
              <w:rPr>
                <w:rStyle w:val="DD-Char"/>
              </w:rPr>
            </w:r>
            <w:r w:rsidR="00275A2D" w:rsidRPr="009A5060">
              <w:rPr>
                <w:rStyle w:val="DD-Char"/>
              </w:rPr>
              <w:fldChar w:fldCharType="separate"/>
            </w:r>
            <w:r w:rsidR="00041F61">
              <w:rPr>
                <w:rStyle w:val="DD-Char"/>
              </w:rPr>
              <w:t>DD-11</w:t>
            </w:r>
            <w:r w:rsidR="00275A2D" w:rsidRPr="009A5060">
              <w:rPr>
                <w:rStyle w:val="DD-Char"/>
              </w:rPr>
              <w:fldChar w:fldCharType="end"/>
            </w:r>
          </w:p>
        </w:tc>
      </w:tr>
      <w:tr w:rsidR="00172DB8" w:rsidRPr="009A5060" w14:paraId="55752BEF"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44AE8BF5"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GSHRC-18</w:t>
            </w:r>
          </w:p>
        </w:tc>
        <w:tc>
          <w:tcPr>
            <w:tcW w:w="8100" w:type="dxa"/>
            <w:noWrap/>
            <w:hideMark/>
          </w:tcPr>
          <w:p w14:paraId="773C0ABF" w14:textId="23CCFE89" w:rsidR="00172DB8" w:rsidRPr="009A5060" w:rsidRDefault="00172DB8" w:rsidP="00C179E5">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 xml:space="preserve">Applicable.  Delivery of the background materials shall be done before </w:t>
            </w:r>
            <w:r w:rsidR="0039425B" w:rsidRPr="009A5060">
              <w:rPr>
                <w:rStyle w:val="DD-Char"/>
              </w:rPr>
              <w:fldChar w:fldCharType="begin"/>
            </w:r>
            <w:r w:rsidR="0039425B" w:rsidRPr="009A5060">
              <w:rPr>
                <w:rStyle w:val="DD-Char"/>
              </w:rPr>
              <w:instrText xml:space="preserve"> REF _Ref211487722 \r \h  \* MERGEFORMAT </w:instrText>
            </w:r>
            <w:r w:rsidR="0039425B" w:rsidRPr="009A5060">
              <w:rPr>
                <w:rStyle w:val="DD-Char"/>
              </w:rPr>
            </w:r>
            <w:r w:rsidR="0039425B" w:rsidRPr="009A5060">
              <w:rPr>
                <w:rStyle w:val="DD-Char"/>
              </w:rPr>
              <w:fldChar w:fldCharType="separate"/>
            </w:r>
            <w:r w:rsidR="00041F61">
              <w:rPr>
                <w:rStyle w:val="DD-Char"/>
              </w:rPr>
              <w:t>DD-11</w:t>
            </w:r>
            <w:r w:rsidR="0039425B" w:rsidRPr="009A5060">
              <w:rPr>
                <w:rStyle w:val="DD-Char"/>
              </w:rPr>
              <w:fldChar w:fldCharType="end"/>
            </w:r>
          </w:p>
        </w:tc>
      </w:tr>
      <w:tr w:rsidR="00172DB8" w:rsidRPr="009A5060" w14:paraId="6390C4BB"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0B23550E"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GSHRC-19</w:t>
            </w:r>
          </w:p>
        </w:tc>
        <w:tc>
          <w:tcPr>
            <w:tcW w:w="8100" w:type="dxa"/>
            <w:noWrap/>
            <w:hideMark/>
          </w:tcPr>
          <w:p w14:paraId="6582BCC5" w14:textId="77777777" w:rsidR="00172DB8" w:rsidRPr="009A5060" w:rsidRDefault="00172DB8" w:rsidP="00C179E5">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Updates of Background materials are applicable up to the end of the Warranty period.</w:t>
            </w:r>
          </w:p>
        </w:tc>
      </w:tr>
      <w:tr w:rsidR="00172DB8" w:rsidRPr="009A5060" w14:paraId="4F63B92A" w14:textId="77777777" w:rsidTr="00172DB8">
        <w:trPr>
          <w:trHeight w:val="43"/>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43D81ABE"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GSHRC-20</w:t>
            </w:r>
          </w:p>
        </w:tc>
        <w:tc>
          <w:tcPr>
            <w:tcW w:w="8100" w:type="dxa"/>
            <w:hideMark/>
          </w:tcPr>
          <w:p w14:paraId="5486B893" w14:textId="5E40F312" w:rsidR="00172DB8" w:rsidRPr="009A5060" w:rsidRDefault="00172DB8" w:rsidP="00C179E5">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 xml:space="preserve">Granting a license for foreground materials is applicable and shall be delivered as part of </w:t>
            </w:r>
            <w:r w:rsidR="0039425B" w:rsidRPr="009A5060">
              <w:rPr>
                <w:rStyle w:val="DD-Char"/>
              </w:rPr>
              <w:fldChar w:fldCharType="begin"/>
            </w:r>
            <w:r w:rsidR="0039425B" w:rsidRPr="009A5060">
              <w:rPr>
                <w:rStyle w:val="DD-Char"/>
              </w:rPr>
              <w:instrText xml:space="preserve"> REF _Ref211487722 \r \h  \* MERGEFORMAT </w:instrText>
            </w:r>
            <w:r w:rsidR="0039425B" w:rsidRPr="009A5060">
              <w:rPr>
                <w:rStyle w:val="DD-Char"/>
              </w:rPr>
            </w:r>
            <w:r w:rsidR="0039425B" w:rsidRPr="009A5060">
              <w:rPr>
                <w:rStyle w:val="DD-Char"/>
              </w:rPr>
              <w:fldChar w:fldCharType="separate"/>
            </w:r>
            <w:r w:rsidR="00041F61">
              <w:rPr>
                <w:rStyle w:val="DD-Char"/>
              </w:rPr>
              <w:t>DD-11</w:t>
            </w:r>
            <w:r w:rsidR="0039425B" w:rsidRPr="009A5060">
              <w:rPr>
                <w:rStyle w:val="DD-Char"/>
              </w:rPr>
              <w:fldChar w:fldCharType="end"/>
            </w:r>
          </w:p>
        </w:tc>
      </w:tr>
      <w:tr w:rsidR="00172DB8" w:rsidRPr="009A5060" w14:paraId="5EA5F99B"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FC37153"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GSHRC-21</w:t>
            </w:r>
          </w:p>
        </w:tc>
        <w:tc>
          <w:tcPr>
            <w:tcW w:w="8100" w:type="dxa"/>
            <w:noWrap/>
            <w:hideMark/>
          </w:tcPr>
          <w:p w14:paraId="47DF5AAA" w14:textId="77777777" w:rsidR="00172DB8" w:rsidRPr="009A5060" w:rsidRDefault="00172DB8" w:rsidP="00C179E5">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Applicable.  Delivery of the foreground materials shall be done</w:t>
            </w:r>
          </w:p>
        </w:tc>
      </w:tr>
      <w:tr w:rsidR="00172DB8" w:rsidRPr="009A5060" w14:paraId="1D33BF26"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065A4F3"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GSHRC-22</w:t>
            </w:r>
          </w:p>
        </w:tc>
        <w:tc>
          <w:tcPr>
            <w:tcW w:w="8100" w:type="dxa"/>
            <w:noWrap/>
            <w:hideMark/>
          </w:tcPr>
          <w:p w14:paraId="7675B87E" w14:textId="77777777" w:rsidR="00172DB8" w:rsidRPr="009A5060" w:rsidRDefault="00172DB8" w:rsidP="00C179E5">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Updates of foreground materials are applicable up to the end of the Warranty period.</w:t>
            </w:r>
          </w:p>
        </w:tc>
      </w:tr>
      <w:tr w:rsidR="00172DB8" w:rsidRPr="009A5060" w14:paraId="361ACB7A"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6538D491"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GSHRC-23</w:t>
            </w:r>
          </w:p>
        </w:tc>
        <w:tc>
          <w:tcPr>
            <w:tcW w:w="8100" w:type="dxa"/>
            <w:noWrap/>
            <w:hideMark/>
          </w:tcPr>
          <w:p w14:paraId="503FAE9E" w14:textId="77777777" w:rsidR="00172DB8" w:rsidRPr="009A5060" w:rsidRDefault="00172DB8" w:rsidP="00C179E5">
            <w:pPr>
              <w:tabs>
                <w:tab w:val="left" w:pos="899"/>
              </w:tabs>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Applicable.  Restrictions on use of specific open-source licenses for SW/HW Materials</w:t>
            </w:r>
          </w:p>
        </w:tc>
      </w:tr>
      <w:tr w:rsidR="00172DB8" w:rsidRPr="009A5060" w14:paraId="10751C52" w14:textId="77777777" w:rsidTr="00172DB8">
        <w:trPr>
          <w:trHeight w:val="43"/>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CFCC643"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GSHRC-24</w:t>
            </w:r>
          </w:p>
        </w:tc>
        <w:tc>
          <w:tcPr>
            <w:tcW w:w="8100" w:type="dxa"/>
            <w:hideMark/>
          </w:tcPr>
          <w:p w14:paraId="484EC1FF" w14:textId="77777777" w:rsidR="00172DB8" w:rsidRPr="009A5060" w:rsidRDefault="00172DB8" w:rsidP="00C179E5">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Applicable.  Restrictions on open-source licenses for combined work</w:t>
            </w:r>
          </w:p>
        </w:tc>
      </w:tr>
      <w:tr w:rsidR="00172DB8" w:rsidRPr="009A5060" w14:paraId="7448B08C" w14:textId="77777777" w:rsidTr="00172DB8">
        <w:trPr>
          <w:trHeight w:val="106"/>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77CC309B"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GSHRC-25</w:t>
            </w:r>
          </w:p>
        </w:tc>
        <w:tc>
          <w:tcPr>
            <w:tcW w:w="8100" w:type="dxa"/>
            <w:noWrap/>
            <w:hideMark/>
          </w:tcPr>
          <w:p w14:paraId="6F719AB3" w14:textId="77777777" w:rsidR="00172DB8" w:rsidRPr="009A5060" w:rsidRDefault="00172DB8" w:rsidP="00C179E5">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Applicable.  Inventory must be provided with each Release Note</w:t>
            </w:r>
          </w:p>
        </w:tc>
      </w:tr>
      <w:tr w:rsidR="00172DB8" w:rsidRPr="009A5060" w14:paraId="2952FF8D"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3A9DDE0"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GSHRC-26</w:t>
            </w:r>
          </w:p>
        </w:tc>
        <w:tc>
          <w:tcPr>
            <w:tcW w:w="8100" w:type="dxa"/>
            <w:noWrap/>
            <w:hideMark/>
          </w:tcPr>
          <w:p w14:paraId="46B1AD52" w14:textId="77777777" w:rsidR="00172DB8" w:rsidRPr="009A5060" w:rsidRDefault="00172DB8" w:rsidP="00C179E5">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Applicable.  Sublicense(s) for intended use</w:t>
            </w:r>
          </w:p>
        </w:tc>
      </w:tr>
      <w:tr w:rsidR="00172DB8" w:rsidRPr="009A5060" w14:paraId="3F7D2AA7" w14:textId="77777777" w:rsidTr="00172DB8">
        <w:trPr>
          <w:trHeight w:val="141"/>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7022991D"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lastRenderedPageBreak/>
              <w:t>GSHRC-27</w:t>
            </w:r>
          </w:p>
        </w:tc>
        <w:tc>
          <w:tcPr>
            <w:tcW w:w="8100" w:type="dxa"/>
            <w:noWrap/>
            <w:hideMark/>
          </w:tcPr>
          <w:p w14:paraId="7A58E604" w14:textId="77777777" w:rsidR="00172DB8" w:rsidRPr="009A5060" w:rsidRDefault="00172DB8" w:rsidP="00C179E5">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Applicable: warranty</w:t>
            </w:r>
          </w:p>
        </w:tc>
      </w:tr>
      <w:tr w:rsidR="00172DB8" w:rsidRPr="009A5060" w14:paraId="5C4533E2"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FDA249B"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GSHRC-28</w:t>
            </w:r>
          </w:p>
        </w:tc>
        <w:tc>
          <w:tcPr>
            <w:tcW w:w="8100" w:type="dxa"/>
            <w:noWrap/>
            <w:hideMark/>
          </w:tcPr>
          <w:p w14:paraId="2EBB2347" w14:textId="77777777" w:rsidR="00172DB8" w:rsidRPr="009A5060" w:rsidRDefault="00172DB8" w:rsidP="00C179E5">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Applicable: Escrow</w:t>
            </w:r>
          </w:p>
        </w:tc>
      </w:tr>
      <w:tr w:rsidR="00172DB8" w:rsidRPr="009A5060" w14:paraId="0D30B0BD"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65E43DD1"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GSHRC-29</w:t>
            </w:r>
          </w:p>
        </w:tc>
        <w:tc>
          <w:tcPr>
            <w:tcW w:w="8100" w:type="dxa"/>
            <w:noWrap/>
            <w:hideMark/>
          </w:tcPr>
          <w:p w14:paraId="0024572B" w14:textId="77777777" w:rsidR="00172DB8" w:rsidRPr="009A5060" w:rsidRDefault="00172DB8" w:rsidP="00C179E5">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Applicable.  Updates of Escrow Materials must be promptly deposited if changes occur.</w:t>
            </w:r>
          </w:p>
        </w:tc>
      </w:tr>
      <w:tr w:rsidR="00172DB8" w:rsidRPr="009A5060" w14:paraId="0CDAD5B8"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1FF90B45"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GSHRC-30</w:t>
            </w:r>
          </w:p>
        </w:tc>
        <w:tc>
          <w:tcPr>
            <w:tcW w:w="8100" w:type="dxa"/>
            <w:noWrap/>
            <w:hideMark/>
          </w:tcPr>
          <w:p w14:paraId="3032184C" w14:textId="77777777" w:rsidR="00172DB8" w:rsidRPr="009A5060" w:rsidRDefault="00172DB8" w:rsidP="00C179E5">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Applicable.  Upkeep of escrow is required, and fees are paid by SCK CEN.</w:t>
            </w:r>
          </w:p>
        </w:tc>
      </w:tr>
      <w:tr w:rsidR="00172DB8" w:rsidRPr="009A5060" w14:paraId="234030F0"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4245B538"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GSHRC-31</w:t>
            </w:r>
          </w:p>
        </w:tc>
        <w:tc>
          <w:tcPr>
            <w:tcW w:w="8100" w:type="dxa"/>
            <w:noWrap/>
            <w:hideMark/>
          </w:tcPr>
          <w:p w14:paraId="0745FE7A" w14:textId="77777777" w:rsidR="00172DB8" w:rsidRPr="009A5060" w:rsidRDefault="00172DB8" w:rsidP="00C179E5">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Applicable.  Description of secure software development must be provided.</w:t>
            </w:r>
          </w:p>
        </w:tc>
      </w:tr>
      <w:tr w:rsidR="00172DB8" w:rsidRPr="009A5060" w14:paraId="1EE766F7"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70A23DE0"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GSHRC-32</w:t>
            </w:r>
          </w:p>
        </w:tc>
        <w:tc>
          <w:tcPr>
            <w:tcW w:w="8100" w:type="dxa"/>
            <w:noWrap/>
            <w:hideMark/>
          </w:tcPr>
          <w:p w14:paraId="1B2CC0A6" w14:textId="77777777" w:rsidR="00172DB8" w:rsidRPr="009A5060" w:rsidRDefault="00172DB8" w:rsidP="00C179E5">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Applicable.  Delivery of secure software is required with no known exploitable vulnerabilities.</w:t>
            </w:r>
          </w:p>
        </w:tc>
      </w:tr>
      <w:tr w:rsidR="00172DB8" w:rsidRPr="009A5060" w14:paraId="644E526A" w14:textId="77777777" w:rsidTr="00172DB8">
        <w:trPr>
          <w:trHeight w:val="299"/>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E65D039"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GSHRC-33</w:t>
            </w:r>
          </w:p>
        </w:tc>
        <w:tc>
          <w:tcPr>
            <w:tcW w:w="8100" w:type="dxa"/>
            <w:hideMark/>
          </w:tcPr>
          <w:p w14:paraId="12F1E0EB" w14:textId="77777777" w:rsidR="00172DB8" w:rsidRPr="009A5060" w:rsidRDefault="00172DB8" w:rsidP="00C179E5">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Applicable.  Default configuration must be secure.</w:t>
            </w:r>
          </w:p>
        </w:tc>
      </w:tr>
      <w:tr w:rsidR="00172DB8" w:rsidRPr="009A5060" w14:paraId="2024DE52"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BBC8B72"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GSHRC-34</w:t>
            </w:r>
          </w:p>
        </w:tc>
        <w:tc>
          <w:tcPr>
            <w:tcW w:w="8100" w:type="dxa"/>
            <w:noWrap/>
            <w:hideMark/>
          </w:tcPr>
          <w:p w14:paraId="7B3E4D35" w14:textId="77777777" w:rsidR="00172DB8" w:rsidRPr="009A5060" w:rsidRDefault="00172DB8" w:rsidP="00C179E5">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Applicable.  Description of a default configuration must be provided.</w:t>
            </w:r>
          </w:p>
        </w:tc>
      </w:tr>
      <w:tr w:rsidR="00172DB8" w:rsidRPr="009A5060" w14:paraId="607BE0ED"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4171B134"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GSHRC-35</w:t>
            </w:r>
          </w:p>
        </w:tc>
        <w:tc>
          <w:tcPr>
            <w:tcW w:w="8100" w:type="dxa"/>
            <w:noWrap/>
            <w:hideMark/>
          </w:tcPr>
          <w:p w14:paraId="41A7E152" w14:textId="77777777" w:rsidR="00172DB8" w:rsidRPr="009A5060" w:rsidRDefault="00172DB8" w:rsidP="00C179E5">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Applicable.  Description of vulnerability management process must be provided.</w:t>
            </w:r>
          </w:p>
        </w:tc>
      </w:tr>
      <w:tr w:rsidR="00172DB8" w:rsidRPr="009A5060" w14:paraId="3DFAA78E"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0B70D1A5"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GSHRC-36</w:t>
            </w:r>
          </w:p>
        </w:tc>
        <w:tc>
          <w:tcPr>
            <w:tcW w:w="8100" w:type="dxa"/>
            <w:noWrap/>
            <w:hideMark/>
          </w:tcPr>
          <w:p w14:paraId="02276FDA" w14:textId="77777777" w:rsidR="00172DB8" w:rsidRPr="009A5060" w:rsidRDefault="00172DB8" w:rsidP="00C179E5">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Applicable.  Description of policy for Coordinated Vulnerability Disclosure must be provided.</w:t>
            </w:r>
          </w:p>
        </w:tc>
      </w:tr>
      <w:tr w:rsidR="00172DB8" w:rsidRPr="009A5060" w14:paraId="2DD940E2" w14:textId="77777777" w:rsidTr="00172DB8">
        <w:trPr>
          <w:trHeight w:val="49"/>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53FAD69E"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GSHRC-37</w:t>
            </w:r>
          </w:p>
        </w:tc>
        <w:tc>
          <w:tcPr>
            <w:tcW w:w="8100" w:type="dxa"/>
            <w:noWrap/>
            <w:hideMark/>
          </w:tcPr>
          <w:p w14:paraId="590848AF" w14:textId="77777777" w:rsidR="00172DB8" w:rsidRPr="009A5060" w:rsidRDefault="00172DB8" w:rsidP="00C179E5">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Applicable.  Known Vulnerabilities must be listed in Release Notes.</w:t>
            </w:r>
          </w:p>
        </w:tc>
      </w:tr>
      <w:tr w:rsidR="00172DB8" w:rsidRPr="009A5060" w14:paraId="52F71379"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029AF9BE"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GSHRC-38</w:t>
            </w:r>
          </w:p>
        </w:tc>
        <w:tc>
          <w:tcPr>
            <w:tcW w:w="8100" w:type="dxa"/>
            <w:noWrap/>
            <w:hideMark/>
          </w:tcPr>
          <w:p w14:paraId="0E6BA71F" w14:textId="77777777" w:rsidR="00172DB8" w:rsidRPr="009A5060" w:rsidRDefault="00172DB8" w:rsidP="00C179E5">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Applicable.  Distribution of patches/updates to mitigate Vulnerabilities is required.</w:t>
            </w:r>
          </w:p>
        </w:tc>
      </w:tr>
      <w:tr w:rsidR="00172DB8" w:rsidRPr="009A5060" w14:paraId="53BDBD74"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6BB2F72D"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GSHRC-39</w:t>
            </w:r>
          </w:p>
        </w:tc>
        <w:tc>
          <w:tcPr>
            <w:tcW w:w="8100" w:type="dxa"/>
            <w:noWrap/>
            <w:hideMark/>
          </w:tcPr>
          <w:p w14:paraId="4BC15A9B" w14:textId="77777777" w:rsidR="00172DB8" w:rsidRPr="009A5060" w:rsidRDefault="00172DB8" w:rsidP="00C179E5">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Applicable.  Description of software defects process must be provided.</w:t>
            </w:r>
          </w:p>
        </w:tc>
      </w:tr>
      <w:tr w:rsidR="00172DB8" w:rsidRPr="009A5060" w14:paraId="566D72D2"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tcPr>
          <w:p w14:paraId="311A007B"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GSHRC-40</w:t>
            </w:r>
          </w:p>
        </w:tc>
        <w:tc>
          <w:tcPr>
            <w:tcW w:w="8100" w:type="dxa"/>
            <w:noWrap/>
          </w:tcPr>
          <w:p w14:paraId="4D913364" w14:textId="77777777" w:rsidR="00172DB8" w:rsidRPr="009A5060" w:rsidRDefault="00172DB8" w:rsidP="00C179E5">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Applicable.  Known software defects must be listed in Release Notes.</w:t>
            </w:r>
          </w:p>
        </w:tc>
      </w:tr>
      <w:tr w:rsidR="00172DB8" w:rsidRPr="009A5060" w14:paraId="7EB13009"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tcPr>
          <w:p w14:paraId="3FDAC6EB" w14:textId="77777777" w:rsidR="00172DB8" w:rsidRPr="009A5060" w:rsidRDefault="00172DB8" w:rsidP="00C179E5">
            <w:pPr>
              <w:rPr>
                <w:rFonts w:ascii="Aptos" w:hAnsi="Aptos"/>
                <w:b w:val="0"/>
                <w:bCs w:val="0"/>
                <w:sz w:val="18"/>
                <w:szCs w:val="18"/>
              </w:rPr>
            </w:pPr>
            <w:r w:rsidRPr="009A5060">
              <w:rPr>
                <w:rFonts w:ascii="Aptos" w:hAnsi="Aptos"/>
                <w:b w:val="0"/>
                <w:bCs w:val="0"/>
                <w:sz w:val="18"/>
                <w:szCs w:val="18"/>
              </w:rPr>
              <w:t>GSHRC-41</w:t>
            </w:r>
          </w:p>
        </w:tc>
        <w:tc>
          <w:tcPr>
            <w:tcW w:w="8100" w:type="dxa"/>
            <w:noWrap/>
          </w:tcPr>
          <w:p w14:paraId="470DFD09" w14:textId="77777777" w:rsidR="00172DB8" w:rsidRPr="009A5060" w:rsidRDefault="00172DB8" w:rsidP="00C179E5">
            <w:pPr>
              <w:keepNext/>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9A5060">
              <w:rPr>
                <w:rFonts w:ascii="Aptos" w:hAnsi="Aptos"/>
                <w:sz w:val="18"/>
                <w:szCs w:val="18"/>
              </w:rPr>
              <w:t>Applicable.  Distribution of patches/updates to address software defects is required.</w:t>
            </w:r>
          </w:p>
        </w:tc>
      </w:tr>
    </w:tbl>
    <w:p w14:paraId="6E8CCD71" w14:textId="77777777" w:rsidR="00172DB8" w:rsidRPr="009A5060" w:rsidRDefault="00172DB8" w:rsidP="00C179E5">
      <w:pPr>
        <w:spacing w:line="240" w:lineRule="auto"/>
      </w:pPr>
    </w:p>
    <w:p w14:paraId="5CE22B7B" w14:textId="2AC907A9" w:rsidR="0039425B" w:rsidRPr="009A5060" w:rsidRDefault="0039425B" w:rsidP="00C179E5">
      <w:pPr>
        <w:pStyle w:val="Heading3numbered"/>
        <w:spacing w:line="240" w:lineRule="auto"/>
      </w:pPr>
      <w:bookmarkStart w:id="5951" w:name="_Ref212036407"/>
      <w:bookmarkStart w:id="5952" w:name="_Toc216341031"/>
      <w:r w:rsidRPr="009A5060">
        <w:t>Control Architecture details</w:t>
      </w:r>
      <w:bookmarkEnd w:id="5951"/>
      <w:bookmarkEnd w:id="5952"/>
    </w:p>
    <w:p w14:paraId="649D2397" w14:textId="0E9B39BD" w:rsidR="0039425B" w:rsidRPr="009A5060" w:rsidRDefault="0039425B" w:rsidP="00C179E5">
      <w:pPr>
        <w:spacing w:line="240" w:lineRule="auto"/>
      </w:pPr>
      <w:r w:rsidRPr="009A5060">
        <w:t xml:space="preserve">The following table expands on details as per </w:t>
      </w:r>
      <w:r w:rsidR="0050495F" w:rsidRPr="009A5060">
        <w:fldChar w:fldCharType="begin"/>
      </w:r>
      <w:r w:rsidR="0050495F" w:rsidRPr="009A5060">
        <w:instrText xml:space="preserve"> REF _Ref210826960 \h </w:instrText>
      </w:r>
      <w:r w:rsidR="00C179E5">
        <w:instrText xml:space="preserve"> \* MERGEFORMAT </w:instrText>
      </w:r>
      <w:r w:rsidR="0050495F" w:rsidRPr="009A5060">
        <w:fldChar w:fldCharType="separate"/>
      </w:r>
      <w:r w:rsidR="00041F61" w:rsidRPr="009A5060">
        <w:t xml:space="preserve">Figure </w:t>
      </w:r>
      <w:r w:rsidR="00041F61">
        <w:rPr>
          <w:noProof/>
        </w:rPr>
        <w:t>9</w:t>
      </w:r>
      <w:r w:rsidR="0050495F" w:rsidRPr="009A5060">
        <w:fldChar w:fldCharType="end"/>
      </w:r>
      <w:r w:rsidR="0050495F" w:rsidRPr="009A5060">
        <w:t>.</w:t>
      </w:r>
    </w:p>
    <w:p w14:paraId="55A8666E" w14:textId="7A0E8900" w:rsidR="00172DB8" w:rsidRPr="009A5060" w:rsidRDefault="00172DB8" w:rsidP="00C179E5">
      <w:pPr>
        <w:pStyle w:val="Caption"/>
        <w:keepNext/>
        <w:spacing w:line="240" w:lineRule="auto"/>
      </w:pPr>
      <w:bookmarkStart w:id="5953" w:name="_Ref211488897"/>
      <w:bookmarkStart w:id="5954" w:name="_Ref211488887"/>
      <w:bookmarkStart w:id="5955" w:name="_Toc212194984"/>
      <w:r w:rsidRPr="009A5060">
        <w:t xml:space="preserve">Table </w:t>
      </w:r>
      <w:r w:rsidRPr="009A5060">
        <w:fldChar w:fldCharType="begin"/>
      </w:r>
      <w:r w:rsidRPr="009A5060">
        <w:instrText xml:space="preserve"> SEQ Table \* ARABIC </w:instrText>
      </w:r>
      <w:r w:rsidRPr="009A5060">
        <w:fldChar w:fldCharType="separate"/>
      </w:r>
      <w:r w:rsidR="00041F61">
        <w:rPr>
          <w:noProof/>
        </w:rPr>
        <w:t>27</w:t>
      </w:r>
      <w:r w:rsidRPr="009A5060">
        <w:fldChar w:fldCharType="end"/>
      </w:r>
      <w:bookmarkEnd w:id="5953"/>
      <w:r w:rsidRPr="009A5060">
        <w:t xml:space="preserve"> Control Architecture details</w:t>
      </w:r>
      <w:bookmarkEnd w:id="5954"/>
      <w:bookmarkEnd w:id="5955"/>
    </w:p>
    <w:tbl>
      <w:tblPr>
        <w:tblStyle w:val="TableGrid"/>
        <w:tblW w:w="0" w:type="auto"/>
        <w:tblLook w:val="04A0" w:firstRow="1" w:lastRow="0" w:firstColumn="1" w:lastColumn="0" w:noHBand="0" w:noVBand="1"/>
      </w:tblPr>
      <w:tblGrid>
        <w:gridCol w:w="1074"/>
        <w:gridCol w:w="3091"/>
        <w:gridCol w:w="5565"/>
      </w:tblGrid>
      <w:tr w:rsidR="00172DB8" w:rsidRPr="009A5060" w14:paraId="54C8C787" w14:textId="77777777" w:rsidTr="00172DB8">
        <w:tc>
          <w:tcPr>
            <w:tcW w:w="1129" w:type="dxa"/>
            <w:tcBorders>
              <w:top w:val="single" w:sz="4" w:space="0" w:color="562873"/>
              <w:left w:val="single" w:sz="4" w:space="0" w:color="562873"/>
              <w:bottom w:val="single" w:sz="4" w:space="0" w:color="562873"/>
              <w:right w:val="single" w:sz="4" w:space="0" w:color="562873"/>
            </w:tcBorders>
            <w:shd w:val="clear" w:color="auto" w:fill="EBD9ED"/>
          </w:tcPr>
          <w:p w14:paraId="39626395" w14:textId="77777777" w:rsidR="00172DB8" w:rsidRPr="009A5060" w:rsidRDefault="00172DB8" w:rsidP="00C179E5">
            <w:pPr>
              <w:rPr>
                <w:rFonts w:ascii="Aptos" w:hAnsi="Aptos"/>
                <w:sz w:val="18"/>
                <w:szCs w:val="18"/>
              </w:rPr>
            </w:pPr>
            <w:r w:rsidRPr="009A5060">
              <w:rPr>
                <w:rFonts w:ascii="Aptos" w:hAnsi="Aptos"/>
                <w:b/>
                <w:color w:val="7030A0"/>
                <w:sz w:val="18"/>
                <w:szCs w:val="18"/>
              </w:rPr>
              <w:t>No.</w:t>
            </w:r>
          </w:p>
        </w:tc>
        <w:tc>
          <w:tcPr>
            <w:tcW w:w="3261" w:type="dxa"/>
            <w:tcBorders>
              <w:top w:val="single" w:sz="4" w:space="0" w:color="562873"/>
              <w:left w:val="single" w:sz="4" w:space="0" w:color="562873"/>
              <w:bottom w:val="single" w:sz="4" w:space="0" w:color="562873"/>
              <w:right w:val="single" w:sz="4" w:space="0" w:color="562873"/>
            </w:tcBorders>
            <w:shd w:val="clear" w:color="auto" w:fill="EBD9ED"/>
          </w:tcPr>
          <w:p w14:paraId="0E932246" w14:textId="77777777" w:rsidR="00172DB8" w:rsidRPr="009A5060" w:rsidRDefault="00172DB8" w:rsidP="00C179E5">
            <w:pPr>
              <w:rPr>
                <w:rFonts w:ascii="Aptos" w:hAnsi="Aptos"/>
                <w:sz w:val="18"/>
                <w:szCs w:val="18"/>
              </w:rPr>
            </w:pPr>
            <w:r w:rsidRPr="009A5060">
              <w:rPr>
                <w:rFonts w:ascii="Aptos" w:hAnsi="Aptos"/>
                <w:b/>
                <w:color w:val="7030A0"/>
                <w:sz w:val="18"/>
                <w:szCs w:val="18"/>
              </w:rPr>
              <w:t>Name</w:t>
            </w:r>
          </w:p>
        </w:tc>
        <w:tc>
          <w:tcPr>
            <w:tcW w:w="6066" w:type="dxa"/>
            <w:tcBorders>
              <w:top w:val="single" w:sz="4" w:space="0" w:color="562873"/>
              <w:left w:val="single" w:sz="4" w:space="0" w:color="562873"/>
              <w:bottom w:val="single" w:sz="4" w:space="0" w:color="562873"/>
              <w:right w:val="single" w:sz="4" w:space="0" w:color="562873"/>
            </w:tcBorders>
            <w:shd w:val="clear" w:color="auto" w:fill="EBD9ED"/>
          </w:tcPr>
          <w:p w14:paraId="3D96946C" w14:textId="77777777" w:rsidR="00172DB8" w:rsidRPr="009A5060" w:rsidRDefault="00172DB8" w:rsidP="00C179E5">
            <w:pPr>
              <w:rPr>
                <w:rFonts w:ascii="Aptos" w:hAnsi="Aptos"/>
                <w:sz w:val="18"/>
                <w:szCs w:val="18"/>
              </w:rPr>
            </w:pPr>
            <w:r w:rsidRPr="009A5060">
              <w:rPr>
                <w:rFonts w:ascii="Aptos" w:hAnsi="Aptos"/>
                <w:b/>
                <w:color w:val="7030A0"/>
                <w:sz w:val="18"/>
                <w:szCs w:val="18"/>
              </w:rPr>
              <w:t>Description</w:t>
            </w:r>
          </w:p>
        </w:tc>
      </w:tr>
      <w:tr w:rsidR="00172DB8" w:rsidRPr="009A5060" w14:paraId="26B6FBE2" w14:textId="77777777" w:rsidTr="00172DB8">
        <w:tc>
          <w:tcPr>
            <w:tcW w:w="10456" w:type="dxa"/>
            <w:gridSpan w:val="3"/>
            <w:shd w:val="clear" w:color="auto" w:fill="EBD9ED"/>
          </w:tcPr>
          <w:p w14:paraId="359B6D25" w14:textId="77777777" w:rsidR="00172DB8" w:rsidRPr="009A5060" w:rsidRDefault="00172DB8" w:rsidP="00C179E5">
            <w:pPr>
              <w:rPr>
                <w:rFonts w:ascii="Aptos" w:hAnsi="Aptos"/>
                <w:sz w:val="18"/>
                <w:szCs w:val="18"/>
              </w:rPr>
            </w:pPr>
            <w:r w:rsidRPr="009A5060">
              <w:rPr>
                <w:rFonts w:ascii="Aptos" w:hAnsi="Aptos"/>
                <w:b/>
                <w:color w:val="7030A0"/>
                <w:sz w:val="18"/>
                <w:szCs w:val="18"/>
              </w:rPr>
              <w:t>11–19: Local Engineering and Control Stations</w:t>
            </w:r>
          </w:p>
        </w:tc>
      </w:tr>
      <w:tr w:rsidR="00172DB8" w:rsidRPr="009A5060" w14:paraId="34EDF3AC"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54E9E5F7" w14:textId="77777777" w:rsidR="00172DB8" w:rsidRPr="009A5060" w:rsidRDefault="00172DB8" w:rsidP="00C179E5">
            <w:pPr>
              <w:jc w:val="center"/>
              <w:rPr>
                <w:rFonts w:ascii="Aptos" w:hAnsi="Aptos"/>
                <w:sz w:val="18"/>
                <w:szCs w:val="18"/>
              </w:rPr>
            </w:pPr>
            <w:r w:rsidRPr="009A5060">
              <w:rPr>
                <w:rFonts w:ascii="Aptos" w:hAnsi="Aptos"/>
                <w:sz w:val="18"/>
                <w:szCs w:val="18"/>
              </w:rPr>
              <w:t>11</w:t>
            </w:r>
          </w:p>
        </w:tc>
        <w:tc>
          <w:tcPr>
            <w:tcW w:w="3261" w:type="dxa"/>
            <w:tcBorders>
              <w:top w:val="single" w:sz="4" w:space="0" w:color="562873"/>
              <w:left w:val="single" w:sz="4" w:space="0" w:color="562873"/>
              <w:bottom w:val="single" w:sz="4" w:space="0" w:color="562873"/>
              <w:right w:val="single" w:sz="4" w:space="0" w:color="562873"/>
            </w:tcBorders>
          </w:tcPr>
          <w:p w14:paraId="2C281EE8" w14:textId="77777777" w:rsidR="00172DB8" w:rsidRPr="009A5060" w:rsidRDefault="00172DB8" w:rsidP="00C179E5">
            <w:pPr>
              <w:rPr>
                <w:rFonts w:ascii="Aptos" w:hAnsi="Aptos"/>
                <w:sz w:val="18"/>
                <w:szCs w:val="18"/>
              </w:rPr>
            </w:pPr>
            <w:r w:rsidRPr="009A5060">
              <w:rPr>
                <w:rFonts w:ascii="Aptos" w:hAnsi="Aptos"/>
                <w:sz w:val="18"/>
                <w:szCs w:val="18"/>
              </w:rPr>
              <w:t>Engineering Station</w:t>
            </w:r>
          </w:p>
        </w:tc>
        <w:tc>
          <w:tcPr>
            <w:tcW w:w="6066" w:type="dxa"/>
            <w:tcBorders>
              <w:top w:val="single" w:sz="4" w:space="0" w:color="562873"/>
              <w:left w:val="single" w:sz="4" w:space="0" w:color="562873"/>
              <w:bottom w:val="single" w:sz="4" w:space="0" w:color="562873"/>
              <w:right w:val="single" w:sz="4" w:space="0" w:color="562873"/>
            </w:tcBorders>
          </w:tcPr>
          <w:p w14:paraId="1A366C85" w14:textId="77777777" w:rsidR="00172DB8" w:rsidRPr="009A5060" w:rsidRDefault="00172DB8" w:rsidP="00C179E5">
            <w:pPr>
              <w:rPr>
                <w:rFonts w:ascii="Aptos" w:hAnsi="Aptos"/>
                <w:sz w:val="18"/>
                <w:szCs w:val="18"/>
              </w:rPr>
            </w:pPr>
            <w:r w:rsidRPr="009A5060">
              <w:rPr>
                <w:rFonts w:ascii="Aptos" w:hAnsi="Aptos"/>
                <w:sz w:val="18"/>
                <w:szCs w:val="18"/>
              </w:rPr>
              <w:t>A dedicated workstation for running the engineering tools in commissioning stage.</w:t>
            </w:r>
          </w:p>
        </w:tc>
      </w:tr>
      <w:tr w:rsidR="00172DB8" w:rsidRPr="009A5060" w14:paraId="4118B62D"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27A9E0A8" w14:textId="77777777" w:rsidR="00172DB8" w:rsidRPr="009A5060" w:rsidRDefault="00172DB8" w:rsidP="00C179E5">
            <w:pPr>
              <w:jc w:val="center"/>
              <w:rPr>
                <w:rFonts w:ascii="Aptos" w:hAnsi="Aptos"/>
                <w:sz w:val="18"/>
                <w:szCs w:val="18"/>
              </w:rPr>
            </w:pPr>
            <w:r w:rsidRPr="009A5060">
              <w:rPr>
                <w:rFonts w:ascii="Aptos" w:hAnsi="Aptos"/>
                <w:sz w:val="18"/>
                <w:szCs w:val="18"/>
              </w:rPr>
              <w:t>111</w:t>
            </w:r>
          </w:p>
        </w:tc>
        <w:tc>
          <w:tcPr>
            <w:tcW w:w="3261" w:type="dxa"/>
            <w:tcBorders>
              <w:top w:val="single" w:sz="4" w:space="0" w:color="562873"/>
              <w:left w:val="single" w:sz="4" w:space="0" w:color="562873"/>
              <w:bottom w:val="single" w:sz="4" w:space="0" w:color="562873"/>
              <w:right w:val="single" w:sz="4" w:space="0" w:color="562873"/>
            </w:tcBorders>
          </w:tcPr>
          <w:p w14:paraId="3B1C5856" w14:textId="77777777" w:rsidR="00172DB8" w:rsidRPr="009A5060" w:rsidRDefault="00172DB8" w:rsidP="00C179E5">
            <w:pPr>
              <w:rPr>
                <w:rFonts w:ascii="Aptos" w:hAnsi="Aptos"/>
                <w:sz w:val="18"/>
                <w:szCs w:val="18"/>
              </w:rPr>
            </w:pPr>
            <w:r w:rsidRPr="009A5060">
              <w:rPr>
                <w:rFonts w:ascii="Aptos" w:hAnsi="Aptos"/>
                <w:sz w:val="18"/>
                <w:szCs w:val="18"/>
              </w:rPr>
              <w:t xml:space="preserve">   Engineering Tool</w:t>
            </w:r>
          </w:p>
        </w:tc>
        <w:tc>
          <w:tcPr>
            <w:tcW w:w="6066" w:type="dxa"/>
            <w:tcBorders>
              <w:top w:val="single" w:sz="4" w:space="0" w:color="562873"/>
              <w:left w:val="single" w:sz="4" w:space="0" w:color="562873"/>
              <w:bottom w:val="single" w:sz="4" w:space="0" w:color="562873"/>
              <w:right w:val="single" w:sz="4" w:space="0" w:color="562873"/>
            </w:tcBorders>
          </w:tcPr>
          <w:p w14:paraId="4975A3C6" w14:textId="77777777" w:rsidR="00172DB8" w:rsidRPr="009A5060" w:rsidRDefault="00172DB8" w:rsidP="00C179E5">
            <w:pPr>
              <w:rPr>
                <w:rFonts w:ascii="Aptos" w:hAnsi="Aptos"/>
                <w:sz w:val="18"/>
                <w:szCs w:val="18"/>
              </w:rPr>
            </w:pPr>
            <w:r w:rsidRPr="009A5060">
              <w:rPr>
                <w:rFonts w:ascii="Aptos" w:hAnsi="Aptos"/>
                <w:sz w:val="18"/>
                <w:szCs w:val="18"/>
              </w:rPr>
              <w:t>A dedicated engineering software for configuring, troubleshooting, or programming the QPLANT:CIS during commissioning phase.</w:t>
            </w:r>
          </w:p>
        </w:tc>
      </w:tr>
      <w:tr w:rsidR="00172DB8" w:rsidRPr="009A5060" w14:paraId="65528600"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6C11AE9E" w14:textId="77777777" w:rsidR="00172DB8" w:rsidRPr="009A5060" w:rsidRDefault="00172DB8" w:rsidP="00C179E5">
            <w:pPr>
              <w:jc w:val="center"/>
              <w:rPr>
                <w:rFonts w:ascii="Aptos" w:hAnsi="Aptos"/>
                <w:sz w:val="18"/>
                <w:szCs w:val="18"/>
              </w:rPr>
            </w:pPr>
            <w:r w:rsidRPr="009A5060">
              <w:rPr>
                <w:rFonts w:ascii="Aptos" w:hAnsi="Aptos"/>
                <w:sz w:val="18"/>
                <w:szCs w:val="18"/>
              </w:rPr>
              <w:t>12</w:t>
            </w:r>
          </w:p>
        </w:tc>
        <w:tc>
          <w:tcPr>
            <w:tcW w:w="3261" w:type="dxa"/>
            <w:tcBorders>
              <w:top w:val="single" w:sz="4" w:space="0" w:color="562873"/>
              <w:left w:val="single" w:sz="4" w:space="0" w:color="562873"/>
              <w:bottom w:val="single" w:sz="4" w:space="0" w:color="562873"/>
              <w:right w:val="single" w:sz="4" w:space="0" w:color="562873"/>
            </w:tcBorders>
          </w:tcPr>
          <w:p w14:paraId="7D64CE2B" w14:textId="77777777" w:rsidR="00172DB8" w:rsidRPr="009A5060" w:rsidRDefault="00172DB8" w:rsidP="00C179E5">
            <w:pPr>
              <w:rPr>
                <w:rFonts w:ascii="Aptos" w:hAnsi="Aptos"/>
                <w:sz w:val="18"/>
                <w:szCs w:val="18"/>
              </w:rPr>
            </w:pPr>
            <w:r w:rsidRPr="009A5060">
              <w:rPr>
                <w:rFonts w:ascii="Aptos" w:hAnsi="Aptos"/>
                <w:sz w:val="18"/>
                <w:szCs w:val="18"/>
              </w:rPr>
              <w:t>Local Operator Station (HMI)</w:t>
            </w:r>
          </w:p>
        </w:tc>
        <w:tc>
          <w:tcPr>
            <w:tcW w:w="6066" w:type="dxa"/>
            <w:tcBorders>
              <w:top w:val="single" w:sz="4" w:space="0" w:color="562873"/>
              <w:left w:val="single" w:sz="4" w:space="0" w:color="562873"/>
              <w:bottom w:val="single" w:sz="4" w:space="0" w:color="562873"/>
              <w:right w:val="single" w:sz="4" w:space="0" w:color="562873"/>
            </w:tcBorders>
          </w:tcPr>
          <w:p w14:paraId="1F4641AE" w14:textId="77777777" w:rsidR="00172DB8" w:rsidRPr="009A5060" w:rsidRDefault="00172DB8" w:rsidP="00C179E5">
            <w:pPr>
              <w:rPr>
                <w:rFonts w:ascii="Aptos" w:hAnsi="Aptos"/>
                <w:sz w:val="18"/>
                <w:szCs w:val="18"/>
              </w:rPr>
            </w:pPr>
            <w:r w:rsidRPr="009A5060">
              <w:rPr>
                <w:rFonts w:ascii="Aptos" w:hAnsi="Aptos"/>
                <w:sz w:val="18"/>
                <w:szCs w:val="18"/>
              </w:rPr>
              <w:t>A touchscreen placed near the cryogenic plant for direct operator interactions, real-time control, and monitoring.</w:t>
            </w:r>
          </w:p>
        </w:tc>
      </w:tr>
      <w:tr w:rsidR="00172DB8" w:rsidRPr="009A5060" w14:paraId="2874D063"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29EBAD61" w14:textId="77777777" w:rsidR="00172DB8" w:rsidRPr="009A5060" w:rsidRDefault="00172DB8" w:rsidP="00C179E5">
            <w:pPr>
              <w:jc w:val="center"/>
              <w:rPr>
                <w:rFonts w:ascii="Aptos" w:hAnsi="Aptos"/>
                <w:sz w:val="18"/>
                <w:szCs w:val="18"/>
              </w:rPr>
            </w:pPr>
            <w:r w:rsidRPr="009A5060">
              <w:rPr>
                <w:rFonts w:ascii="Aptos" w:hAnsi="Aptos"/>
                <w:sz w:val="18"/>
                <w:szCs w:val="18"/>
              </w:rPr>
              <w:t>121</w:t>
            </w:r>
          </w:p>
        </w:tc>
        <w:tc>
          <w:tcPr>
            <w:tcW w:w="3261" w:type="dxa"/>
            <w:tcBorders>
              <w:top w:val="single" w:sz="4" w:space="0" w:color="562873"/>
              <w:left w:val="single" w:sz="4" w:space="0" w:color="562873"/>
              <w:bottom w:val="single" w:sz="4" w:space="0" w:color="562873"/>
              <w:right w:val="single" w:sz="4" w:space="0" w:color="562873"/>
            </w:tcBorders>
          </w:tcPr>
          <w:p w14:paraId="516733FC" w14:textId="77777777" w:rsidR="00172DB8" w:rsidRPr="009A5060" w:rsidRDefault="00172DB8" w:rsidP="00C179E5">
            <w:pPr>
              <w:rPr>
                <w:rFonts w:ascii="Aptos" w:hAnsi="Aptos"/>
                <w:sz w:val="18"/>
                <w:szCs w:val="18"/>
              </w:rPr>
            </w:pPr>
            <w:r w:rsidRPr="009A5060">
              <w:rPr>
                <w:rFonts w:ascii="Aptos" w:hAnsi="Aptos"/>
                <w:sz w:val="18"/>
                <w:szCs w:val="18"/>
              </w:rPr>
              <w:t xml:space="preserve">   QPLANT HMI</w:t>
            </w:r>
          </w:p>
        </w:tc>
        <w:tc>
          <w:tcPr>
            <w:tcW w:w="6066" w:type="dxa"/>
            <w:tcBorders>
              <w:top w:val="single" w:sz="4" w:space="0" w:color="562873"/>
              <w:left w:val="single" w:sz="4" w:space="0" w:color="562873"/>
              <w:bottom w:val="single" w:sz="4" w:space="0" w:color="562873"/>
              <w:right w:val="single" w:sz="4" w:space="0" w:color="562873"/>
            </w:tcBorders>
          </w:tcPr>
          <w:p w14:paraId="7F422AE7" w14:textId="77777777" w:rsidR="00172DB8" w:rsidRPr="009A5060" w:rsidRDefault="00172DB8" w:rsidP="00C179E5">
            <w:pPr>
              <w:rPr>
                <w:rFonts w:ascii="Aptos" w:hAnsi="Aptos"/>
                <w:sz w:val="18"/>
                <w:szCs w:val="18"/>
              </w:rPr>
            </w:pPr>
            <w:r w:rsidRPr="009A5060">
              <w:rPr>
                <w:rFonts w:ascii="Aptos" w:hAnsi="Aptos"/>
                <w:sz w:val="18"/>
                <w:szCs w:val="18"/>
              </w:rPr>
              <w:t>Local HMI</w:t>
            </w:r>
          </w:p>
        </w:tc>
      </w:tr>
      <w:tr w:rsidR="00172DB8" w:rsidRPr="009A5060" w14:paraId="3CA765B8"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246B322B" w14:textId="77777777" w:rsidR="00172DB8" w:rsidRPr="009A5060" w:rsidRDefault="00172DB8" w:rsidP="00C179E5">
            <w:pPr>
              <w:jc w:val="center"/>
              <w:rPr>
                <w:rFonts w:ascii="Aptos" w:hAnsi="Aptos"/>
                <w:sz w:val="18"/>
                <w:szCs w:val="18"/>
              </w:rPr>
            </w:pPr>
            <w:r w:rsidRPr="009A5060">
              <w:rPr>
                <w:rFonts w:ascii="Aptos" w:hAnsi="Aptos"/>
                <w:sz w:val="18"/>
                <w:szCs w:val="18"/>
              </w:rPr>
              <w:t>13</w:t>
            </w:r>
          </w:p>
        </w:tc>
        <w:tc>
          <w:tcPr>
            <w:tcW w:w="3261" w:type="dxa"/>
            <w:tcBorders>
              <w:top w:val="single" w:sz="4" w:space="0" w:color="562873"/>
              <w:left w:val="single" w:sz="4" w:space="0" w:color="562873"/>
              <w:bottom w:val="single" w:sz="4" w:space="0" w:color="562873"/>
              <w:right w:val="single" w:sz="4" w:space="0" w:color="562873"/>
            </w:tcBorders>
          </w:tcPr>
          <w:p w14:paraId="3F706B0C" w14:textId="77777777" w:rsidR="00172DB8" w:rsidRPr="009A5060" w:rsidRDefault="00172DB8" w:rsidP="00C179E5">
            <w:pPr>
              <w:rPr>
                <w:rFonts w:ascii="Aptos" w:hAnsi="Aptos"/>
                <w:sz w:val="18"/>
                <w:szCs w:val="18"/>
              </w:rPr>
            </w:pPr>
            <w:r w:rsidRPr="009A5060">
              <w:rPr>
                <w:rFonts w:ascii="Aptos" w:hAnsi="Aptos"/>
                <w:sz w:val="18"/>
                <w:szCs w:val="18"/>
              </w:rPr>
              <w:t>Warm Compressor Station PLC</w:t>
            </w:r>
          </w:p>
        </w:tc>
        <w:tc>
          <w:tcPr>
            <w:tcW w:w="6066" w:type="dxa"/>
            <w:tcBorders>
              <w:top w:val="single" w:sz="4" w:space="0" w:color="562873"/>
              <w:left w:val="single" w:sz="4" w:space="0" w:color="562873"/>
              <w:bottom w:val="single" w:sz="4" w:space="0" w:color="562873"/>
              <w:right w:val="single" w:sz="4" w:space="0" w:color="562873"/>
            </w:tcBorders>
          </w:tcPr>
          <w:p w14:paraId="56C77384" w14:textId="77777777" w:rsidR="00172DB8" w:rsidRPr="009A5060" w:rsidRDefault="00172DB8" w:rsidP="00C179E5">
            <w:pPr>
              <w:rPr>
                <w:rFonts w:ascii="Aptos" w:hAnsi="Aptos"/>
                <w:sz w:val="18"/>
                <w:szCs w:val="18"/>
              </w:rPr>
            </w:pPr>
            <w:r w:rsidRPr="009A5060">
              <w:rPr>
                <w:rFonts w:ascii="Aptos" w:hAnsi="Aptos"/>
                <w:sz w:val="18"/>
                <w:szCs w:val="18"/>
              </w:rPr>
              <w:t>A PLC in charge of warm compressor processes and associated subsystems in the cryogenic plant.</w:t>
            </w:r>
          </w:p>
        </w:tc>
      </w:tr>
      <w:tr w:rsidR="00172DB8" w:rsidRPr="009A5060" w14:paraId="77480B4C"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7CF62AB8" w14:textId="77777777" w:rsidR="00172DB8" w:rsidRPr="009A5060" w:rsidRDefault="00172DB8" w:rsidP="00C179E5">
            <w:pPr>
              <w:jc w:val="center"/>
              <w:rPr>
                <w:rFonts w:ascii="Aptos" w:hAnsi="Aptos"/>
                <w:sz w:val="18"/>
                <w:szCs w:val="18"/>
              </w:rPr>
            </w:pPr>
            <w:r w:rsidRPr="009A5060">
              <w:rPr>
                <w:rFonts w:ascii="Aptos" w:hAnsi="Aptos"/>
                <w:sz w:val="18"/>
                <w:szCs w:val="18"/>
              </w:rPr>
              <w:t>131</w:t>
            </w:r>
          </w:p>
        </w:tc>
        <w:tc>
          <w:tcPr>
            <w:tcW w:w="3261" w:type="dxa"/>
            <w:tcBorders>
              <w:top w:val="single" w:sz="4" w:space="0" w:color="562873"/>
              <w:left w:val="single" w:sz="4" w:space="0" w:color="562873"/>
              <w:bottom w:val="single" w:sz="4" w:space="0" w:color="562873"/>
              <w:right w:val="single" w:sz="4" w:space="0" w:color="562873"/>
            </w:tcBorders>
          </w:tcPr>
          <w:p w14:paraId="0AD1BDBF" w14:textId="77777777" w:rsidR="00172DB8" w:rsidRPr="009A5060" w:rsidRDefault="00172DB8" w:rsidP="00C179E5">
            <w:pPr>
              <w:rPr>
                <w:rFonts w:ascii="Aptos" w:hAnsi="Aptos"/>
                <w:sz w:val="18"/>
                <w:szCs w:val="18"/>
              </w:rPr>
            </w:pPr>
            <w:r w:rsidRPr="009A5060">
              <w:rPr>
                <w:rFonts w:ascii="Aptos" w:hAnsi="Aptos"/>
                <w:sz w:val="18"/>
                <w:szCs w:val="18"/>
              </w:rPr>
              <w:t xml:space="preserve">   WCS Software</w:t>
            </w:r>
          </w:p>
        </w:tc>
        <w:tc>
          <w:tcPr>
            <w:tcW w:w="6066" w:type="dxa"/>
            <w:tcBorders>
              <w:top w:val="single" w:sz="4" w:space="0" w:color="562873"/>
              <w:left w:val="single" w:sz="4" w:space="0" w:color="562873"/>
              <w:bottom w:val="single" w:sz="4" w:space="0" w:color="562873"/>
              <w:right w:val="single" w:sz="4" w:space="0" w:color="562873"/>
            </w:tcBorders>
          </w:tcPr>
          <w:p w14:paraId="2B690741" w14:textId="77777777" w:rsidR="00172DB8" w:rsidRPr="009A5060" w:rsidRDefault="00172DB8" w:rsidP="00C179E5">
            <w:pPr>
              <w:rPr>
                <w:rFonts w:ascii="Aptos" w:hAnsi="Aptos"/>
                <w:sz w:val="18"/>
                <w:szCs w:val="18"/>
              </w:rPr>
            </w:pPr>
            <w:r w:rsidRPr="009A5060">
              <w:rPr>
                <w:rFonts w:ascii="Aptos" w:hAnsi="Aptos"/>
                <w:sz w:val="18"/>
                <w:szCs w:val="18"/>
              </w:rPr>
              <w:t>The software component or logic running on the Warm Compressor Station PLC.</w:t>
            </w:r>
          </w:p>
        </w:tc>
      </w:tr>
      <w:tr w:rsidR="00172DB8" w:rsidRPr="009A5060" w14:paraId="5EB79045"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21E655C7" w14:textId="77777777" w:rsidR="00172DB8" w:rsidRPr="009A5060" w:rsidRDefault="00172DB8" w:rsidP="00C179E5">
            <w:pPr>
              <w:jc w:val="center"/>
              <w:rPr>
                <w:rFonts w:ascii="Aptos" w:hAnsi="Aptos"/>
                <w:sz w:val="18"/>
                <w:szCs w:val="18"/>
              </w:rPr>
            </w:pPr>
            <w:r w:rsidRPr="009A5060">
              <w:rPr>
                <w:rFonts w:ascii="Aptos" w:hAnsi="Aptos"/>
                <w:sz w:val="18"/>
                <w:szCs w:val="18"/>
              </w:rPr>
              <w:t>14</w:t>
            </w:r>
          </w:p>
        </w:tc>
        <w:tc>
          <w:tcPr>
            <w:tcW w:w="3261" w:type="dxa"/>
            <w:tcBorders>
              <w:top w:val="single" w:sz="4" w:space="0" w:color="562873"/>
              <w:left w:val="single" w:sz="4" w:space="0" w:color="562873"/>
              <w:bottom w:val="single" w:sz="4" w:space="0" w:color="562873"/>
              <w:right w:val="single" w:sz="4" w:space="0" w:color="562873"/>
            </w:tcBorders>
          </w:tcPr>
          <w:p w14:paraId="1C756DD1" w14:textId="77777777" w:rsidR="00172DB8" w:rsidRPr="009A5060" w:rsidRDefault="00172DB8" w:rsidP="00C179E5">
            <w:pPr>
              <w:rPr>
                <w:rFonts w:ascii="Aptos" w:hAnsi="Aptos"/>
                <w:sz w:val="18"/>
                <w:szCs w:val="18"/>
              </w:rPr>
            </w:pPr>
            <w:r w:rsidRPr="009A5060">
              <w:rPr>
                <w:rFonts w:ascii="Aptos" w:hAnsi="Aptos"/>
                <w:sz w:val="18"/>
                <w:szCs w:val="18"/>
              </w:rPr>
              <w:t>ColdBox PLC</w:t>
            </w:r>
          </w:p>
        </w:tc>
        <w:tc>
          <w:tcPr>
            <w:tcW w:w="6066" w:type="dxa"/>
            <w:tcBorders>
              <w:top w:val="single" w:sz="4" w:space="0" w:color="562873"/>
              <w:left w:val="single" w:sz="4" w:space="0" w:color="562873"/>
              <w:bottom w:val="single" w:sz="4" w:space="0" w:color="562873"/>
              <w:right w:val="single" w:sz="4" w:space="0" w:color="562873"/>
            </w:tcBorders>
          </w:tcPr>
          <w:p w14:paraId="60029914" w14:textId="77777777" w:rsidR="00172DB8" w:rsidRPr="009A5060" w:rsidRDefault="00172DB8" w:rsidP="00C179E5">
            <w:pPr>
              <w:rPr>
                <w:rFonts w:ascii="Aptos" w:hAnsi="Aptos"/>
                <w:sz w:val="18"/>
                <w:szCs w:val="18"/>
              </w:rPr>
            </w:pPr>
            <w:r w:rsidRPr="009A5060">
              <w:rPr>
                <w:rFonts w:ascii="Aptos" w:hAnsi="Aptos"/>
                <w:sz w:val="18"/>
                <w:szCs w:val="18"/>
              </w:rPr>
              <w:t>A PLC handling cold-related processes (cold box, vacuum insulation, other sub-circuits) in the QPLANT.</w:t>
            </w:r>
          </w:p>
        </w:tc>
      </w:tr>
      <w:tr w:rsidR="00172DB8" w:rsidRPr="009A5060" w14:paraId="68C1B000"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43269882" w14:textId="77777777" w:rsidR="00172DB8" w:rsidRPr="009A5060" w:rsidRDefault="00172DB8" w:rsidP="00C179E5">
            <w:pPr>
              <w:jc w:val="center"/>
              <w:rPr>
                <w:rFonts w:ascii="Aptos" w:hAnsi="Aptos"/>
                <w:sz w:val="18"/>
                <w:szCs w:val="18"/>
              </w:rPr>
            </w:pPr>
            <w:r w:rsidRPr="009A5060">
              <w:rPr>
                <w:rFonts w:ascii="Aptos" w:hAnsi="Aptos"/>
                <w:sz w:val="18"/>
                <w:szCs w:val="18"/>
              </w:rPr>
              <w:t>141</w:t>
            </w:r>
          </w:p>
        </w:tc>
        <w:tc>
          <w:tcPr>
            <w:tcW w:w="3261" w:type="dxa"/>
            <w:tcBorders>
              <w:top w:val="single" w:sz="4" w:space="0" w:color="562873"/>
              <w:left w:val="single" w:sz="4" w:space="0" w:color="562873"/>
              <w:bottom w:val="single" w:sz="4" w:space="0" w:color="562873"/>
              <w:right w:val="single" w:sz="4" w:space="0" w:color="562873"/>
            </w:tcBorders>
          </w:tcPr>
          <w:p w14:paraId="3AB58D37" w14:textId="77777777" w:rsidR="00172DB8" w:rsidRPr="009A5060" w:rsidRDefault="00172DB8" w:rsidP="00C179E5">
            <w:pPr>
              <w:rPr>
                <w:rFonts w:ascii="Aptos" w:hAnsi="Aptos"/>
                <w:sz w:val="18"/>
                <w:szCs w:val="18"/>
              </w:rPr>
            </w:pPr>
            <w:r w:rsidRPr="009A5060">
              <w:rPr>
                <w:rFonts w:ascii="Aptos" w:hAnsi="Aptos"/>
                <w:sz w:val="18"/>
                <w:szCs w:val="18"/>
              </w:rPr>
              <w:t xml:space="preserve">   CB Software</w:t>
            </w:r>
          </w:p>
        </w:tc>
        <w:tc>
          <w:tcPr>
            <w:tcW w:w="6066" w:type="dxa"/>
            <w:tcBorders>
              <w:top w:val="single" w:sz="4" w:space="0" w:color="562873"/>
              <w:left w:val="single" w:sz="4" w:space="0" w:color="562873"/>
              <w:bottom w:val="single" w:sz="4" w:space="0" w:color="562873"/>
              <w:right w:val="single" w:sz="4" w:space="0" w:color="562873"/>
            </w:tcBorders>
          </w:tcPr>
          <w:p w14:paraId="61F75696" w14:textId="77777777" w:rsidR="00172DB8" w:rsidRPr="009A5060" w:rsidRDefault="00172DB8" w:rsidP="00C179E5">
            <w:pPr>
              <w:rPr>
                <w:rFonts w:ascii="Aptos" w:hAnsi="Aptos"/>
                <w:sz w:val="18"/>
                <w:szCs w:val="18"/>
              </w:rPr>
            </w:pPr>
            <w:r w:rsidRPr="009A5060">
              <w:rPr>
                <w:rFonts w:ascii="Aptos" w:hAnsi="Aptos"/>
                <w:sz w:val="18"/>
                <w:szCs w:val="18"/>
              </w:rPr>
              <w:t>The software controlling the cold box, vacuum insulation, ...</w:t>
            </w:r>
          </w:p>
        </w:tc>
      </w:tr>
      <w:tr w:rsidR="00172DB8" w:rsidRPr="009A5060" w14:paraId="362A1F37"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6989E556" w14:textId="77777777" w:rsidR="00172DB8" w:rsidRPr="009A5060" w:rsidRDefault="00172DB8" w:rsidP="00C179E5">
            <w:pPr>
              <w:jc w:val="center"/>
              <w:rPr>
                <w:rFonts w:ascii="Aptos" w:hAnsi="Aptos"/>
                <w:sz w:val="18"/>
                <w:szCs w:val="18"/>
              </w:rPr>
            </w:pPr>
            <w:r w:rsidRPr="009A5060">
              <w:rPr>
                <w:rFonts w:ascii="Aptos" w:hAnsi="Aptos"/>
                <w:sz w:val="18"/>
                <w:szCs w:val="18"/>
              </w:rPr>
              <w:t>143</w:t>
            </w:r>
          </w:p>
        </w:tc>
        <w:tc>
          <w:tcPr>
            <w:tcW w:w="3261" w:type="dxa"/>
            <w:tcBorders>
              <w:top w:val="single" w:sz="4" w:space="0" w:color="562873"/>
              <w:left w:val="single" w:sz="4" w:space="0" w:color="562873"/>
              <w:bottom w:val="single" w:sz="4" w:space="0" w:color="562873"/>
              <w:right w:val="single" w:sz="4" w:space="0" w:color="562873"/>
            </w:tcBorders>
          </w:tcPr>
          <w:p w14:paraId="6A2FFF50" w14:textId="77777777" w:rsidR="00172DB8" w:rsidRPr="009A5060" w:rsidRDefault="00172DB8" w:rsidP="00C179E5">
            <w:pPr>
              <w:rPr>
                <w:rFonts w:ascii="Aptos" w:hAnsi="Aptos"/>
                <w:sz w:val="18"/>
                <w:szCs w:val="18"/>
              </w:rPr>
            </w:pPr>
            <w:r w:rsidRPr="009A5060">
              <w:rPr>
                <w:rFonts w:ascii="Aptos" w:hAnsi="Aptos"/>
                <w:sz w:val="18"/>
                <w:szCs w:val="18"/>
              </w:rPr>
              <w:t xml:space="preserve">   IVAC Software</w:t>
            </w:r>
          </w:p>
        </w:tc>
        <w:tc>
          <w:tcPr>
            <w:tcW w:w="6066" w:type="dxa"/>
            <w:tcBorders>
              <w:top w:val="single" w:sz="4" w:space="0" w:color="562873"/>
              <w:left w:val="single" w:sz="4" w:space="0" w:color="562873"/>
              <w:bottom w:val="single" w:sz="4" w:space="0" w:color="562873"/>
              <w:right w:val="single" w:sz="4" w:space="0" w:color="562873"/>
            </w:tcBorders>
          </w:tcPr>
          <w:p w14:paraId="4E628F8E" w14:textId="77777777" w:rsidR="00172DB8" w:rsidRPr="009A5060" w:rsidRDefault="00172DB8" w:rsidP="00C179E5">
            <w:pPr>
              <w:rPr>
                <w:rFonts w:ascii="Aptos" w:hAnsi="Aptos"/>
                <w:sz w:val="18"/>
                <w:szCs w:val="18"/>
              </w:rPr>
            </w:pPr>
            <w:r w:rsidRPr="009A5060">
              <w:rPr>
                <w:rFonts w:ascii="Aptos" w:hAnsi="Aptos"/>
                <w:sz w:val="18"/>
                <w:szCs w:val="18"/>
              </w:rPr>
              <w:t>The software dedicated to insulation vacuum, or auxiliary cold systems.</w:t>
            </w:r>
          </w:p>
        </w:tc>
      </w:tr>
      <w:tr w:rsidR="00172DB8" w:rsidRPr="009A5060" w14:paraId="7D7FFBD1"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08FC58A6" w14:textId="77777777" w:rsidR="00172DB8" w:rsidRPr="009A5060" w:rsidRDefault="00172DB8" w:rsidP="00C179E5">
            <w:pPr>
              <w:jc w:val="center"/>
              <w:rPr>
                <w:rFonts w:ascii="Aptos" w:hAnsi="Aptos"/>
                <w:sz w:val="18"/>
                <w:szCs w:val="18"/>
              </w:rPr>
            </w:pPr>
            <w:r w:rsidRPr="009A5060">
              <w:rPr>
                <w:rFonts w:ascii="Aptos" w:hAnsi="Aptos"/>
                <w:sz w:val="18"/>
                <w:szCs w:val="18"/>
              </w:rPr>
              <w:lastRenderedPageBreak/>
              <w:t>15</w:t>
            </w:r>
          </w:p>
        </w:tc>
        <w:tc>
          <w:tcPr>
            <w:tcW w:w="3261" w:type="dxa"/>
            <w:tcBorders>
              <w:top w:val="single" w:sz="4" w:space="0" w:color="562873"/>
              <w:left w:val="single" w:sz="4" w:space="0" w:color="562873"/>
              <w:bottom w:val="single" w:sz="4" w:space="0" w:color="562873"/>
              <w:right w:val="single" w:sz="4" w:space="0" w:color="562873"/>
            </w:tcBorders>
          </w:tcPr>
          <w:p w14:paraId="53E19FB6" w14:textId="77777777" w:rsidR="00172DB8" w:rsidRPr="009A5060" w:rsidRDefault="00172DB8" w:rsidP="00C179E5">
            <w:pPr>
              <w:rPr>
                <w:rFonts w:ascii="Aptos" w:hAnsi="Aptos"/>
                <w:sz w:val="18"/>
                <w:szCs w:val="18"/>
              </w:rPr>
            </w:pPr>
            <w:r w:rsidRPr="009A5060">
              <w:rPr>
                <w:rFonts w:ascii="Aptos" w:hAnsi="Aptos"/>
                <w:sz w:val="18"/>
                <w:szCs w:val="18"/>
              </w:rPr>
              <w:t>PN-PN Coupler</w:t>
            </w:r>
          </w:p>
        </w:tc>
        <w:tc>
          <w:tcPr>
            <w:tcW w:w="6066" w:type="dxa"/>
            <w:tcBorders>
              <w:top w:val="single" w:sz="4" w:space="0" w:color="562873"/>
              <w:left w:val="single" w:sz="4" w:space="0" w:color="562873"/>
              <w:bottom w:val="single" w:sz="4" w:space="0" w:color="562873"/>
              <w:right w:val="single" w:sz="4" w:space="0" w:color="562873"/>
            </w:tcBorders>
          </w:tcPr>
          <w:p w14:paraId="11B8E6EE" w14:textId="77777777" w:rsidR="00172DB8" w:rsidRPr="009A5060" w:rsidRDefault="00172DB8" w:rsidP="00C179E5">
            <w:pPr>
              <w:rPr>
                <w:rFonts w:ascii="Aptos" w:hAnsi="Aptos"/>
                <w:sz w:val="18"/>
                <w:szCs w:val="18"/>
              </w:rPr>
            </w:pPr>
            <w:r w:rsidRPr="009A5060">
              <w:rPr>
                <w:rFonts w:ascii="Aptos" w:hAnsi="Aptos"/>
                <w:sz w:val="18"/>
                <w:szCs w:val="18"/>
              </w:rPr>
              <w:t>A Profinet-to-Profinet coupler device bridging two separate PN networks or segments in ICS/plant architecture.</w:t>
            </w:r>
          </w:p>
        </w:tc>
      </w:tr>
      <w:tr w:rsidR="00172DB8" w:rsidRPr="009A5060" w14:paraId="5D70ABA4"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31EC8C72" w14:textId="77777777" w:rsidR="00172DB8" w:rsidRPr="009A5060" w:rsidRDefault="00172DB8" w:rsidP="00C179E5">
            <w:pPr>
              <w:jc w:val="center"/>
              <w:rPr>
                <w:rFonts w:ascii="Aptos" w:hAnsi="Aptos"/>
                <w:sz w:val="18"/>
                <w:szCs w:val="18"/>
              </w:rPr>
            </w:pPr>
            <w:r w:rsidRPr="009A5060">
              <w:rPr>
                <w:rFonts w:ascii="Aptos" w:hAnsi="Aptos"/>
                <w:sz w:val="18"/>
                <w:szCs w:val="18"/>
              </w:rPr>
              <w:t>151</w:t>
            </w:r>
          </w:p>
        </w:tc>
        <w:tc>
          <w:tcPr>
            <w:tcW w:w="3261" w:type="dxa"/>
            <w:tcBorders>
              <w:top w:val="single" w:sz="4" w:space="0" w:color="562873"/>
              <w:left w:val="single" w:sz="4" w:space="0" w:color="562873"/>
              <w:bottom w:val="single" w:sz="4" w:space="0" w:color="562873"/>
              <w:right w:val="single" w:sz="4" w:space="0" w:color="562873"/>
            </w:tcBorders>
          </w:tcPr>
          <w:p w14:paraId="5AD4AD48" w14:textId="77777777" w:rsidR="00172DB8" w:rsidRPr="009A5060" w:rsidRDefault="00172DB8" w:rsidP="00C179E5">
            <w:pPr>
              <w:rPr>
                <w:rFonts w:ascii="Aptos" w:hAnsi="Aptos"/>
                <w:sz w:val="18"/>
                <w:szCs w:val="18"/>
              </w:rPr>
            </w:pPr>
            <w:r w:rsidRPr="009A5060">
              <w:rPr>
                <w:rFonts w:ascii="Aptos" w:hAnsi="Aptos"/>
                <w:sz w:val="18"/>
                <w:szCs w:val="18"/>
              </w:rPr>
              <w:t xml:space="preserve">   Interface Definition</w:t>
            </w:r>
          </w:p>
        </w:tc>
        <w:tc>
          <w:tcPr>
            <w:tcW w:w="6066" w:type="dxa"/>
            <w:tcBorders>
              <w:top w:val="single" w:sz="4" w:space="0" w:color="562873"/>
              <w:left w:val="single" w:sz="4" w:space="0" w:color="562873"/>
              <w:bottom w:val="single" w:sz="4" w:space="0" w:color="562873"/>
              <w:right w:val="single" w:sz="4" w:space="0" w:color="562873"/>
            </w:tcBorders>
          </w:tcPr>
          <w:p w14:paraId="2C088204" w14:textId="77777777" w:rsidR="00172DB8" w:rsidRPr="009A5060" w:rsidRDefault="00172DB8" w:rsidP="00C179E5">
            <w:pPr>
              <w:rPr>
                <w:rFonts w:ascii="Aptos" w:hAnsi="Aptos"/>
                <w:sz w:val="18"/>
                <w:szCs w:val="18"/>
              </w:rPr>
            </w:pPr>
            <w:r w:rsidRPr="009A5060">
              <w:rPr>
                <w:rFonts w:ascii="Aptos" w:hAnsi="Aptos"/>
                <w:sz w:val="18"/>
                <w:szCs w:val="18"/>
              </w:rPr>
              <w:t>The definition of the interface used for controlling and monitoring the QPLANT.</w:t>
            </w:r>
          </w:p>
        </w:tc>
      </w:tr>
      <w:tr w:rsidR="00172DB8" w:rsidRPr="009A5060" w14:paraId="2B24E22B" w14:textId="77777777" w:rsidTr="00172DB8">
        <w:tc>
          <w:tcPr>
            <w:tcW w:w="10456" w:type="dxa"/>
            <w:gridSpan w:val="3"/>
            <w:shd w:val="clear" w:color="auto" w:fill="EBD9ED"/>
          </w:tcPr>
          <w:p w14:paraId="4675AAC3" w14:textId="77777777" w:rsidR="00172DB8" w:rsidRPr="009A5060" w:rsidRDefault="00172DB8" w:rsidP="00C179E5">
            <w:pPr>
              <w:rPr>
                <w:rFonts w:ascii="Aptos" w:hAnsi="Aptos"/>
                <w:sz w:val="18"/>
                <w:szCs w:val="18"/>
              </w:rPr>
            </w:pPr>
            <w:r w:rsidRPr="009A5060">
              <w:rPr>
                <w:rFonts w:ascii="Aptos" w:hAnsi="Aptos"/>
                <w:b/>
                <w:color w:val="7030A0"/>
                <w:sz w:val="18"/>
                <w:szCs w:val="18"/>
              </w:rPr>
              <w:t>20–29: Aggregation and System PLCs</w:t>
            </w:r>
          </w:p>
        </w:tc>
      </w:tr>
      <w:tr w:rsidR="00172DB8" w:rsidRPr="009A5060" w14:paraId="10CF612D"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4105519B" w14:textId="77777777" w:rsidR="00172DB8" w:rsidRPr="009A5060" w:rsidRDefault="00172DB8" w:rsidP="00C179E5">
            <w:pPr>
              <w:jc w:val="center"/>
              <w:rPr>
                <w:rFonts w:ascii="Aptos" w:hAnsi="Aptos"/>
                <w:sz w:val="18"/>
                <w:szCs w:val="18"/>
              </w:rPr>
            </w:pPr>
            <w:r w:rsidRPr="009A5060">
              <w:rPr>
                <w:rFonts w:ascii="Aptos" w:hAnsi="Aptos"/>
                <w:sz w:val="18"/>
                <w:szCs w:val="18"/>
              </w:rPr>
              <w:t>20</w:t>
            </w:r>
          </w:p>
        </w:tc>
        <w:tc>
          <w:tcPr>
            <w:tcW w:w="3261" w:type="dxa"/>
            <w:tcBorders>
              <w:top w:val="single" w:sz="4" w:space="0" w:color="562873"/>
              <w:left w:val="single" w:sz="4" w:space="0" w:color="562873"/>
              <w:bottom w:val="single" w:sz="4" w:space="0" w:color="562873"/>
              <w:right w:val="single" w:sz="4" w:space="0" w:color="562873"/>
            </w:tcBorders>
          </w:tcPr>
          <w:p w14:paraId="041873D0" w14:textId="77777777" w:rsidR="00172DB8" w:rsidRPr="009A5060" w:rsidRDefault="00172DB8" w:rsidP="00C179E5">
            <w:pPr>
              <w:rPr>
                <w:rFonts w:ascii="Aptos" w:hAnsi="Aptos"/>
                <w:sz w:val="18"/>
                <w:szCs w:val="18"/>
              </w:rPr>
            </w:pPr>
            <w:r w:rsidRPr="009A5060">
              <w:rPr>
                <w:rFonts w:ascii="Aptos" w:hAnsi="Aptos"/>
                <w:sz w:val="18"/>
                <w:szCs w:val="18"/>
              </w:rPr>
              <w:t>Concentrator PLC</w:t>
            </w:r>
          </w:p>
        </w:tc>
        <w:tc>
          <w:tcPr>
            <w:tcW w:w="6066" w:type="dxa"/>
            <w:tcBorders>
              <w:top w:val="single" w:sz="4" w:space="0" w:color="562873"/>
              <w:left w:val="single" w:sz="4" w:space="0" w:color="562873"/>
              <w:bottom w:val="single" w:sz="4" w:space="0" w:color="562873"/>
              <w:right w:val="single" w:sz="4" w:space="0" w:color="562873"/>
            </w:tcBorders>
          </w:tcPr>
          <w:p w14:paraId="391FB77F" w14:textId="77777777" w:rsidR="00172DB8" w:rsidRPr="009A5060" w:rsidRDefault="00172DB8" w:rsidP="00C179E5">
            <w:pPr>
              <w:rPr>
                <w:rFonts w:ascii="Aptos" w:hAnsi="Aptos"/>
                <w:sz w:val="18"/>
                <w:szCs w:val="18"/>
              </w:rPr>
            </w:pPr>
            <w:r w:rsidRPr="009A5060">
              <w:rPr>
                <w:rFonts w:ascii="Aptos" w:hAnsi="Aptos"/>
                <w:sz w:val="18"/>
                <w:szCs w:val="18"/>
              </w:rPr>
              <w:t>A PLC responsible for system level control, integrating the QPLANT with the MCS Navigator and aligning consumers with production plant.</w:t>
            </w:r>
          </w:p>
        </w:tc>
      </w:tr>
      <w:tr w:rsidR="00172DB8" w:rsidRPr="009A5060" w14:paraId="4779C956"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7ECFAD3F" w14:textId="77777777" w:rsidR="00172DB8" w:rsidRPr="009A5060" w:rsidRDefault="00172DB8" w:rsidP="00C179E5">
            <w:pPr>
              <w:jc w:val="center"/>
              <w:rPr>
                <w:rFonts w:ascii="Aptos" w:hAnsi="Aptos"/>
                <w:sz w:val="18"/>
                <w:szCs w:val="18"/>
              </w:rPr>
            </w:pPr>
            <w:r w:rsidRPr="009A5060">
              <w:rPr>
                <w:rFonts w:ascii="Aptos" w:hAnsi="Aptos"/>
                <w:sz w:val="18"/>
                <w:szCs w:val="18"/>
              </w:rPr>
              <w:t>201</w:t>
            </w:r>
          </w:p>
        </w:tc>
        <w:tc>
          <w:tcPr>
            <w:tcW w:w="3261" w:type="dxa"/>
            <w:tcBorders>
              <w:top w:val="single" w:sz="4" w:space="0" w:color="562873"/>
              <w:left w:val="single" w:sz="4" w:space="0" w:color="562873"/>
              <w:bottom w:val="single" w:sz="4" w:space="0" w:color="562873"/>
              <w:right w:val="single" w:sz="4" w:space="0" w:color="562873"/>
            </w:tcBorders>
          </w:tcPr>
          <w:p w14:paraId="0036490B" w14:textId="77777777" w:rsidR="00172DB8" w:rsidRPr="009A5060" w:rsidRDefault="00172DB8" w:rsidP="00C179E5">
            <w:pPr>
              <w:rPr>
                <w:rFonts w:ascii="Aptos" w:hAnsi="Aptos"/>
                <w:sz w:val="18"/>
                <w:szCs w:val="18"/>
              </w:rPr>
            </w:pPr>
            <w:r w:rsidRPr="009A5060">
              <w:rPr>
                <w:rFonts w:ascii="Aptos" w:hAnsi="Aptos"/>
                <w:sz w:val="18"/>
                <w:szCs w:val="18"/>
              </w:rPr>
              <w:t xml:space="preserve">   QCELL_BROKER Software</w:t>
            </w:r>
          </w:p>
        </w:tc>
        <w:tc>
          <w:tcPr>
            <w:tcW w:w="6066" w:type="dxa"/>
            <w:tcBorders>
              <w:top w:val="single" w:sz="4" w:space="0" w:color="562873"/>
              <w:left w:val="single" w:sz="4" w:space="0" w:color="562873"/>
              <w:bottom w:val="single" w:sz="4" w:space="0" w:color="562873"/>
              <w:right w:val="single" w:sz="4" w:space="0" w:color="562873"/>
            </w:tcBorders>
          </w:tcPr>
          <w:p w14:paraId="3D9CE7EA" w14:textId="77777777" w:rsidR="00172DB8" w:rsidRPr="009A5060" w:rsidRDefault="00172DB8" w:rsidP="00C179E5">
            <w:pPr>
              <w:rPr>
                <w:rFonts w:ascii="Aptos" w:hAnsi="Aptos"/>
                <w:sz w:val="18"/>
                <w:szCs w:val="18"/>
              </w:rPr>
            </w:pPr>
            <w:r w:rsidRPr="009A5060">
              <w:rPr>
                <w:rFonts w:ascii="Aptos" w:hAnsi="Aptos"/>
                <w:sz w:val="18"/>
                <w:szCs w:val="18"/>
              </w:rPr>
              <w:t>A software component that mediates the QCELL consumers with the QPLANT production.</w:t>
            </w:r>
          </w:p>
        </w:tc>
      </w:tr>
      <w:tr w:rsidR="00172DB8" w:rsidRPr="009A5060" w14:paraId="25C5DC2B"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262DBB7D" w14:textId="77777777" w:rsidR="00172DB8" w:rsidRPr="009A5060" w:rsidRDefault="00172DB8" w:rsidP="00C179E5">
            <w:pPr>
              <w:jc w:val="center"/>
              <w:rPr>
                <w:rFonts w:ascii="Aptos" w:hAnsi="Aptos"/>
                <w:sz w:val="18"/>
                <w:szCs w:val="18"/>
              </w:rPr>
            </w:pPr>
            <w:r w:rsidRPr="009A5060">
              <w:rPr>
                <w:rFonts w:ascii="Aptos" w:hAnsi="Aptos"/>
                <w:sz w:val="18"/>
                <w:szCs w:val="18"/>
              </w:rPr>
              <w:t>202</w:t>
            </w:r>
          </w:p>
        </w:tc>
        <w:tc>
          <w:tcPr>
            <w:tcW w:w="3261" w:type="dxa"/>
            <w:tcBorders>
              <w:top w:val="single" w:sz="4" w:space="0" w:color="562873"/>
              <w:left w:val="single" w:sz="4" w:space="0" w:color="562873"/>
              <w:bottom w:val="single" w:sz="4" w:space="0" w:color="562873"/>
              <w:right w:val="single" w:sz="4" w:space="0" w:color="562873"/>
            </w:tcBorders>
          </w:tcPr>
          <w:p w14:paraId="437E7CAE" w14:textId="77777777" w:rsidR="00172DB8" w:rsidRPr="009A5060" w:rsidRDefault="00172DB8" w:rsidP="00C179E5">
            <w:pPr>
              <w:rPr>
                <w:rFonts w:ascii="Aptos" w:hAnsi="Aptos"/>
                <w:sz w:val="18"/>
                <w:szCs w:val="18"/>
              </w:rPr>
            </w:pPr>
            <w:r w:rsidRPr="009A5060">
              <w:rPr>
                <w:rFonts w:ascii="Aptos" w:hAnsi="Aptos"/>
                <w:sz w:val="18"/>
                <w:szCs w:val="18"/>
              </w:rPr>
              <w:t xml:space="preserve">   Plant Control and Monitoring</w:t>
            </w:r>
          </w:p>
        </w:tc>
        <w:tc>
          <w:tcPr>
            <w:tcW w:w="6066" w:type="dxa"/>
            <w:tcBorders>
              <w:top w:val="single" w:sz="4" w:space="0" w:color="562873"/>
              <w:left w:val="single" w:sz="4" w:space="0" w:color="562873"/>
              <w:bottom w:val="single" w:sz="4" w:space="0" w:color="562873"/>
              <w:right w:val="single" w:sz="4" w:space="0" w:color="562873"/>
            </w:tcBorders>
          </w:tcPr>
          <w:p w14:paraId="668209FB" w14:textId="77777777" w:rsidR="00172DB8" w:rsidRPr="009A5060" w:rsidRDefault="00172DB8" w:rsidP="00C179E5">
            <w:pPr>
              <w:rPr>
                <w:rFonts w:ascii="Aptos" w:hAnsi="Aptos"/>
                <w:sz w:val="18"/>
                <w:szCs w:val="18"/>
              </w:rPr>
            </w:pPr>
            <w:r w:rsidRPr="009A5060">
              <w:rPr>
                <w:rFonts w:ascii="Aptos" w:hAnsi="Aptos"/>
                <w:sz w:val="18"/>
                <w:szCs w:val="18"/>
              </w:rPr>
              <w:t>A software component that instructs the QPLANT operation to align with the accelerator needs.</w:t>
            </w:r>
          </w:p>
        </w:tc>
      </w:tr>
      <w:tr w:rsidR="00172DB8" w:rsidRPr="009A5060" w14:paraId="34B222E5"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329C2C5F" w14:textId="77777777" w:rsidR="00172DB8" w:rsidRPr="009A5060" w:rsidRDefault="00172DB8" w:rsidP="00C179E5">
            <w:pPr>
              <w:jc w:val="center"/>
              <w:rPr>
                <w:rFonts w:ascii="Aptos" w:hAnsi="Aptos"/>
                <w:sz w:val="18"/>
                <w:szCs w:val="18"/>
              </w:rPr>
            </w:pPr>
            <w:r w:rsidRPr="009A5060">
              <w:rPr>
                <w:rFonts w:ascii="Aptos" w:hAnsi="Aptos"/>
                <w:sz w:val="18"/>
                <w:szCs w:val="18"/>
              </w:rPr>
              <w:t>204</w:t>
            </w:r>
          </w:p>
        </w:tc>
        <w:tc>
          <w:tcPr>
            <w:tcW w:w="3261" w:type="dxa"/>
            <w:tcBorders>
              <w:top w:val="single" w:sz="4" w:space="0" w:color="562873"/>
              <w:left w:val="single" w:sz="4" w:space="0" w:color="562873"/>
              <w:bottom w:val="single" w:sz="4" w:space="0" w:color="562873"/>
              <w:right w:val="single" w:sz="4" w:space="0" w:color="562873"/>
            </w:tcBorders>
          </w:tcPr>
          <w:p w14:paraId="2C5F0EAE" w14:textId="77777777" w:rsidR="00172DB8" w:rsidRPr="009A5060" w:rsidRDefault="00172DB8" w:rsidP="00C179E5">
            <w:pPr>
              <w:rPr>
                <w:rFonts w:ascii="Aptos" w:hAnsi="Aptos"/>
                <w:sz w:val="18"/>
                <w:szCs w:val="18"/>
              </w:rPr>
            </w:pPr>
            <w:r w:rsidRPr="009A5060">
              <w:rPr>
                <w:rFonts w:ascii="Aptos" w:hAnsi="Aptos"/>
                <w:sz w:val="18"/>
                <w:szCs w:val="18"/>
              </w:rPr>
              <w:t xml:space="preserve">   OPC-UA Server</w:t>
            </w:r>
          </w:p>
        </w:tc>
        <w:tc>
          <w:tcPr>
            <w:tcW w:w="6066" w:type="dxa"/>
            <w:tcBorders>
              <w:top w:val="single" w:sz="4" w:space="0" w:color="562873"/>
              <w:left w:val="single" w:sz="4" w:space="0" w:color="562873"/>
              <w:bottom w:val="single" w:sz="4" w:space="0" w:color="562873"/>
              <w:right w:val="single" w:sz="4" w:space="0" w:color="562873"/>
            </w:tcBorders>
          </w:tcPr>
          <w:p w14:paraId="55C2FEB4" w14:textId="77777777" w:rsidR="00172DB8" w:rsidRPr="009A5060" w:rsidRDefault="00172DB8" w:rsidP="00C179E5">
            <w:pPr>
              <w:rPr>
                <w:rFonts w:ascii="Aptos" w:hAnsi="Aptos"/>
                <w:sz w:val="18"/>
                <w:szCs w:val="18"/>
              </w:rPr>
            </w:pPr>
            <w:r w:rsidRPr="009A5060">
              <w:rPr>
                <w:rFonts w:ascii="Aptos" w:hAnsi="Aptos"/>
                <w:sz w:val="18"/>
                <w:szCs w:val="18"/>
              </w:rPr>
              <w:t>A server implementing OPC-UA for data exchange with MCS Navigator.</w:t>
            </w:r>
          </w:p>
        </w:tc>
      </w:tr>
      <w:tr w:rsidR="00172DB8" w:rsidRPr="009A5060" w14:paraId="71CE2B77"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30F18D6C" w14:textId="77777777" w:rsidR="00172DB8" w:rsidRPr="009A5060" w:rsidRDefault="00172DB8" w:rsidP="00C179E5">
            <w:pPr>
              <w:jc w:val="center"/>
              <w:rPr>
                <w:rFonts w:ascii="Aptos" w:hAnsi="Aptos"/>
                <w:sz w:val="18"/>
                <w:szCs w:val="18"/>
              </w:rPr>
            </w:pPr>
            <w:r w:rsidRPr="009A5060">
              <w:rPr>
                <w:rFonts w:ascii="Aptos" w:hAnsi="Aptos"/>
                <w:sz w:val="18"/>
                <w:szCs w:val="18"/>
              </w:rPr>
              <w:t>21</w:t>
            </w:r>
          </w:p>
        </w:tc>
        <w:tc>
          <w:tcPr>
            <w:tcW w:w="3261" w:type="dxa"/>
            <w:tcBorders>
              <w:top w:val="single" w:sz="4" w:space="0" w:color="562873"/>
              <w:left w:val="single" w:sz="4" w:space="0" w:color="562873"/>
              <w:bottom w:val="single" w:sz="4" w:space="0" w:color="562873"/>
              <w:right w:val="single" w:sz="4" w:space="0" w:color="562873"/>
            </w:tcBorders>
          </w:tcPr>
          <w:p w14:paraId="3DCB4718" w14:textId="77777777" w:rsidR="00172DB8" w:rsidRPr="009A5060" w:rsidRDefault="00172DB8" w:rsidP="00C179E5">
            <w:pPr>
              <w:rPr>
                <w:rFonts w:ascii="Aptos" w:hAnsi="Aptos"/>
                <w:sz w:val="18"/>
                <w:szCs w:val="18"/>
              </w:rPr>
            </w:pPr>
            <w:r w:rsidRPr="009A5060">
              <w:rPr>
                <w:rFonts w:ascii="Aptos" w:hAnsi="Aptos"/>
                <w:sz w:val="18"/>
                <w:szCs w:val="18"/>
              </w:rPr>
              <w:t>QVE Local Controller</w:t>
            </w:r>
          </w:p>
        </w:tc>
        <w:tc>
          <w:tcPr>
            <w:tcW w:w="6066" w:type="dxa"/>
            <w:tcBorders>
              <w:top w:val="single" w:sz="4" w:space="0" w:color="562873"/>
              <w:left w:val="single" w:sz="4" w:space="0" w:color="562873"/>
              <w:bottom w:val="single" w:sz="4" w:space="0" w:color="562873"/>
              <w:right w:val="single" w:sz="4" w:space="0" w:color="562873"/>
            </w:tcBorders>
          </w:tcPr>
          <w:p w14:paraId="3A733BE9" w14:textId="77777777" w:rsidR="00172DB8" w:rsidRPr="009A5060" w:rsidRDefault="00172DB8" w:rsidP="00C179E5">
            <w:pPr>
              <w:rPr>
                <w:rFonts w:ascii="Aptos" w:hAnsi="Aptos"/>
                <w:sz w:val="18"/>
                <w:szCs w:val="18"/>
              </w:rPr>
            </w:pPr>
            <w:r w:rsidRPr="009A5060">
              <w:rPr>
                <w:rFonts w:ascii="Aptos" w:hAnsi="Aptos"/>
                <w:sz w:val="18"/>
                <w:szCs w:val="18"/>
              </w:rPr>
              <w:t>A PLC for controlling and monitoring the end valvebox.</w:t>
            </w:r>
          </w:p>
        </w:tc>
      </w:tr>
      <w:tr w:rsidR="00172DB8" w:rsidRPr="009A5060" w14:paraId="76EFA056"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0D665B8F" w14:textId="77777777" w:rsidR="00172DB8" w:rsidRPr="009A5060" w:rsidRDefault="00172DB8" w:rsidP="00C179E5">
            <w:pPr>
              <w:jc w:val="center"/>
              <w:rPr>
                <w:rFonts w:ascii="Aptos" w:hAnsi="Aptos"/>
                <w:sz w:val="18"/>
                <w:szCs w:val="18"/>
              </w:rPr>
            </w:pPr>
            <w:r w:rsidRPr="009A5060">
              <w:rPr>
                <w:rFonts w:ascii="Aptos" w:hAnsi="Aptos"/>
                <w:sz w:val="18"/>
                <w:szCs w:val="18"/>
              </w:rPr>
              <w:t>211</w:t>
            </w:r>
          </w:p>
        </w:tc>
        <w:tc>
          <w:tcPr>
            <w:tcW w:w="3261" w:type="dxa"/>
            <w:tcBorders>
              <w:top w:val="single" w:sz="4" w:space="0" w:color="562873"/>
              <w:left w:val="single" w:sz="4" w:space="0" w:color="562873"/>
              <w:bottom w:val="single" w:sz="4" w:space="0" w:color="562873"/>
              <w:right w:val="single" w:sz="4" w:space="0" w:color="562873"/>
            </w:tcBorders>
          </w:tcPr>
          <w:p w14:paraId="2AD34302" w14:textId="77777777" w:rsidR="00172DB8" w:rsidRPr="009A5060" w:rsidRDefault="00172DB8" w:rsidP="00C179E5">
            <w:pPr>
              <w:rPr>
                <w:rFonts w:ascii="Aptos" w:hAnsi="Aptos"/>
                <w:sz w:val="18"/>
                <w:szCs w:val="18"/>
              </w:rPr>
            </w:pPr>
            <w:r w:rsidRPr="009A5060">
              <w:rPr>
                <w:rFonts w:ascii="Aptos" w:hAnsi="Aptos"/>
                <w:sz w:val="18"/>
                <w:szCs w:val="18"/>
              </w:rPr>
              <w:t xml:space="preserve">   QVE Control Logic</w:t>
            </w:r>
          </w:p>
        </w:tc>
        <w:tc>
          <w:tcPr>
            <w:tcW w:w="6066" w:type="dxa"/>
            <w:tcBorders>
              <w:top w:val="single" w:sz="4" w:space="0" w:color="562873"/>
              <w:left w:val="single" w:sz="4" w:space="0" w:color="562873"/>
              <w:bottom w:val="single" w:sz="4" w:space="0" w:color="562873"/>
              <w:right w:val="single" w:sz="4" w:space="0" w:color="562873"/>
            </w:tcBorders>
          </w:tcPr>
          <w:p w14:paraId="05BE7733" w14:textId="77777777" w:rsidR="00172DB8" w:rsidRPr="009A5060" w:rsidRDefault="00172DB8" w:rsidP="00C179E5">
            <w:pPr>
              <w:rPr>
                <w:rFonts w:ascii="Aptos" w:hAnsi="Aptos"/>
                <w:sz w:val="18"/>
                <w:szCs w:val="18"/>
              </w:rPr>
            </w:pPr>
            <w:r w:rsidRPr="009A5060">
              <w:rPr>
                <w:rFonts w:ascii="Aptos" w:hAnsi="Aptos"/>
                <w:sz w:val="18"/>
                <w:szCs w:val="18"/>
              </w:rPr>
              <w:t>Logic for controlling the end valvebox.</w:t>
            </w:r>
          </w:p>
        </w:tc>
      </w:tr>
      <w:tr w:rsidR="00172DB8" w:rsidRPr="009A5060" w14:paraId="32867959"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61E70803" w14:textId="77777777" w:rsidR="00172DB8" w:rsidRPr="009A5060" w:rsidRDefault="00172DB8" w:rsidP="00C179E5">
            <w:pPr>
              <w:jc w:val="center"/>
              <w:rPr>
                <w:rFonts w:ascii="Aptos" w:hAnsi="Aptos"/>
                <w:sz w:val="18"/>
                <w:szCs w:val="18"/>
              </w:rPr>
            </w:pPr>
            <w:r w:rsidRPr="009A5060">
              <w:rPr>
                <w:rFonts w:ascii="Aptos" w:hAnsi="Aptos"/>
                <w:sz w:val="18"/>
                <w:szCs w:val="18"/>
              </w:rPr>
              <w:t>22</w:t>
            </w:r>
          </w:p>
        </w:tc>
        <w:tc>
          <w:tcPr>
            <w:tcW w:w="3261" w:type="dxa"/>
            <w:tcBorders>
              <w:top w:val="single" w:sz="4" w:space="0" w:color="562873"/>
              <w:left w:val="single" w:sz="4" w:space="0" w:color="562873"/>
              <w:bottom w:val="single" w:sz="4" w:space="0" w:color="562873"/>
              <w:right w:val="single" w:sz="4" w:space="0" w:color="562873"/>
            </w:tcBorders>
          </w:tcPr>
          <w:p w14:paraId="772B5632" w14:textId="77777777" w:rsidR="00172DB8" w:rsidRPr="009A5060" w:rsidRDefault="00172DB8" w:rsidP="00C179E5">
            <w:pPr>
              <w:rPr>
                <w:rFonts w:ascii="Aptos" w:hAnsi="Aptos"/>
                <w:sz w:val="18"/>
                <w:szCs w:val="18"/>
              </w:rPr>
            </w:pPr>
            <w:r w:rsidRPr="009A5060">
              <w:rPr>
                <w:rFonts w:ascii="Aptos" w:hAnsi="Aptos"/>
                <w:sz w:val="18"/>
                <w:szCs w:val="18"/>
              </w:rPr>
              <w:t>QCELL_Controller</w:t>
            </w:r>
          </w:p>
        </w:tc>
        <w:tc>
          <w:tcPr>
            <w:tcW w:w="6066" w:type="dxa"/>
            <w:tcBorders>
              <w:top w:val="single" w:sz="4" w:space="0" w:color="562873"/>
              <w:left w:val="single" w:sz="4" w:space="0" w:color="562873"/>
              <w:bottom w:val="single" w:sz="4" w:space="0" w:color="562873"/>
              <w:right w:val="single" w:sz="4" w:space="0" w:color="562873"/>
            </w:tcBorders>
          </w:tcPr>
          <w:p w14:paraId="5496A6B6" w14:textId="77777777" w:rsidR="00172DB8" w:rsidRPr="009A5060" w:rsidRDefault="00172DB8" w:rsidP="00C179E5">
            <w:pPr>
              <w:rPr>
                <w:rFonts w:ascii="Aptos" w:hAnsi="Aptos"/>
                <w:sz w:val="18"/>
                <w:szCs w:val="18"/>
              </w:rPr>
            </w:pPr>
            <w:r w:rsidRPr="009A5060">
              <w:rPr>
                <w:rFonts w:ascii="Aptos" w:hAnsi="Aptos"/>
                <w:sz w:val="18"/>
                <w:szCs w:val="18"/>
              </w:rPr>
              <w:t>A PLC for controlling and monitoring cryogenic cells.</w:t>
            </w:r>
          </w:p>
        </w:tc>
      </w:tr>
      <w:tr w:rsidR="00172DB8" w:rsidRPr="009A5060" w14:paraId="16F466AE"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6BEA0E04" w14:textId="77777777" w:rsidR="00172DB8" w:rsidRPr="009A5060" w:rsidRDefault="00172DB8" w:rsidP="00C179E5">
            <w:pPr>
              <w:jc w:val="center"/>
              <w:rPr>
                <w:rFonts w:ascii="Aptos" w:hAnsi="Aptos"/>
                <w:sz w:val="18"/>
                <w:szCs w:val="18"/>
              </w:rPr>
            </w:pPr>
            <w:r w:rsidRPr="009A5060">
              <w:rPr>
                <w:rFonts w:ascii="Aptos" w:hAnsi="Aptos"/>
                <w:sz w:val="18"/>
                <w:szCs w:val="18"/>
              </w:rPr>
              <w:t>221</w:t>
            </w:r>
          </w:p>
        </w:tc>
        <w:tc>
          <w:tcPr>
            <w:tcW w:w="3261" w:type="dxa"/>
            <w:tcBorders>
              <w:top w:val="single" w:sz="4" w:space="0" w:color="562873"/>
              <w:left w:val="single" w:sz="4" w:space="0" w:color="562873"/>
              <w:bottom w:val="single" w:sz="4" w:space="0" w:color="562873"/>
              <w:right w:val="single" w:sz="4" w:space="0" w:color="562873"/>
            </w:tcBorders>
          </w:tcPr>
          <w:p w14:paraId="0D28A29F" w14:textId="77777777" w:rsidR="00172DB8" w:rsidRPr="009A5060" w:rsidRDefault="00172DB8" w:rsidP="00C179E5">
            <w:pPr>
              <w:rPr>
                <w:rFonts w:ascii="Aptos" w:hAnsi="Aptos"/>
                <w:sz w:val="18"/>
                <w:szCs w:val="18"/>
              </w:rPr>
            </w:pPr>
            <w:r w:rsidRPr="009A5060">
              <w:rPr>
                <w:rFonts w:ascii="Aptos" w:hAnsi="Aptos"/>
                <w:sz w:val="18"/>
                <w:szCs w:val="18"/>
              </w:rPr>
              <w:t xml:space="preserve">   QCELL Control Logic</w:t>
            </w:r>
          </w:p>
        </w:tc>
        <w:tc>
          <w:tcPr>
            <w:tcW w:w="6066" w:type="dxa"/>
            <w:tcBorders>
              <w:top w:val="single" w:sz="4" w:space="0" w:color="562873"/>
              <w:left w:val="single" w:sz="4" w:space="0" w:color="562873"/>
              <w:bottom w:val="single" w:sz="4" w:space="0" w:color="562873"/>
              <w:right w:val="single" w:sz="4" w:space="0" w:color="562873"/>
            </w:tcBorders>
          </w:tcPr>
          <w:p w14:paraId="6AF36847" w14:textId="77777777" w:rsidR="00172DB8" w:rsidRPr="009A5060" w:rsidRDefault="00172DB8" w:rsidP="00C179E5">
            <w:pPr>
              <w:rPr>
                <w:rFonts w:ascii="Aptos" w:hAnsi="Aptos"/>
                <w:sz w:val="18"/>
                <w:szCs w:val="18"/>
              </w:rPr>
            </w:pPr>
            <w:r w:rsidRPr="009A5060">
              <w:rPr>
                <w:rFonts w:ascii="Aptos" w:hAnsi="Aptos"/>
                <w:sz w:val="18"/>
                <w:szCs w:val="18"/>
              </w:rPr>
              <w:t>A software component implementing the logic for the QCELL control.</w:t>
            </w:r>
          </w:p>
        </w:tc>
      </w:tr>
      <w:tr w:rsidR="00172DB8" w:rsidRPr="009A5060" w14:paraId="48323CDA" w14:textId="77777777" w:rsidTr="00172DB8">
        <w:tc>
          <w:tcPr>
            <w:tcW w:w="10456" w:type="dxa"/>
            <w:gridSpan w:val="3"/>
            <w:shd w:val="clear" w:color="auto" w:fill="EBD9ED"/>
          </w:tcPr>
          <w:p w14:paraId="3913D07E" w14:textId="77777777" w:rsidR="00172DB8" w:rsidRPr="009A5060" w:rsidRDefault="00172DB8" w:rsidP="00C179E5">
            <w:pPr>
              <w:rPr>
                <w:rFonts w:ascii="Aptos" w:hAnsi="Aptos"/>
                <w:sz w:val="18"/>
                <w:szCs w:val="18"/>
              </w:rPr>
            </w:pPr>
            <w:r w:rsidRPr="009A5060">
              <w:rPr>
                <w:rFonts w:ascii="Aptos" w:hAnsi="Aptos"/>
                <w:b/>
                <w:color w:val="7030A0"/>
                <w:sz w:val="18"/>
                <w:szCs w:val="18"/>
              </w:rPr>
              <w:t>30–39: Networks and Communication</w:t>
            </w:r>
          </w:p>
        </w:tc>
      </w:tr>
      <w:tr w:rsidR="00172DB8" w:rsidRPr="009A5060" w14:paraId="2E2A792F"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4A55512F" w14:textId="77777777" w:rsidR="00172DB8" w:rsidRPr="009A5060" w:rsidRDefault="00172DB8" w:rsidP="00C179E5">
            <w:pPr>
              <w:jc w:val="center"/>
              <w:rPr>
                <w:rFonts w:ascii="Aptos" w:hAnsi="Aptos"/>
                <w:sz w:val="18"/>
                <w:szCs w:val="18"/>
              </w:rPr>
            </w:pPr>
            <w:r w:rsidRPr="009A5060">
              <w:rPr>
                <w:rFonts w:ascii="Aptos" w:hAnsi="Aptos"/>
                <w:sz w:val="18"/>
                <w:szCs w:val="18"/>
              </w:rPr>
              <w:t>30</w:t>
            </w:r>
          </w:p>
        </w:tc>
        <w:tc>
          <w:tcPr>
            <w:tcW w:w="3261" w:type="dxa"/>
            <w:tcBorders>
              <w:top w:val="single" w:sz="4" w:space="0" w:color="562873"/>
              <w:left w:val="single" w:sz="4" w:space="0" w:color="562873"/>
              <w:bottom w:val="single" w:sz="4" w:space="0" w:color="562873"/>
              <w:right w:val="single" w:sz="4" w:space="0" w:color="562873"/>
            </w:tcBorders>
          </w:tcPr>
          <w:p w14:paraId="461857AF" w14:textId="77777777" w:rsidR="00172DB8" w:rsidRPr="009A5060" w:rsidRDefault="00172DB8" w:rsidP="00C179E5">
            <w:pPr>
              <w:rPr>
                <w:rFonts w:ascii="Aptos" w:hAnsi="Aptos"/>
                <w:sz w:val="18"/>
                <w:szCs w:val="18"/>
              </w:rPr>
            </w:pPr>
            <w:r w:rsidRPr="009A5060">
              <w:rPr>
                <w:rFonts w:ascii="Aptos" w:hAnsi="Aptos"/>
                <w:sz w:val="18"/>
                <w:szCs w:val="18"/>
              </w:rPr>
              <w:t>MIT Network</w:t>
            </w:r>
          </w:p>
        </w:tc>
        <w:tc>
          <w:tcPr>
            <w:tcW w:w="6066" w:type="dxa"/>
            <w:tcBorders>
              <w:top w:val="single" w:sz="4" w:space="0" w:color="562873"/>
              <w:left w:val="single" w:sz="4" w:space="0" w:color="562873"/>
              <w:bottom w:val="single" w:sz="4" w:space="0" w:color="562873"/>
              <w:right w:val="single" w:sz="4" w:space="0" w:color="562873"/>
            </w:tcBorders>
          </w:tcPr>
          <w:p w14:paraId="2EE8A5B9" w14:textId="77777777" w:rsidR="00172DB8" w:rsidRPr="009A5060" w:rsidRDefault="00172DB8" w:rsidP="00C179E5">
            <w:pPr>
              <w:rPr>
                <w:rFonts w:ascii="Aptos" w:hAnsi="Aptos"/>
                <w:sz w:val="18"/>
                <w:szCs w:val="18"/>
              </w:rPr>
            </w:pPr>
            <w:r w:rsidRPr="009A5060">
              <w:rPr>
                <w:rFonts w:ascii="Aptos" w:hAnsi="Aptos"/>
                <w:sz w:val="18"/>
                <w:szCs w:val="18"/>
              </w:rPr>
              <w:t>Networks</w:t>
            </w:r>
          </w:p>
        </w:tc>
      </w:tr>
      <w:tr w:rsidR="00172DB8" w:rsidRPr="009A5060" w14:paraId="5290F3FD"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2E77C4C9" w14:textId="77777777" w:rsidR="00172DB8" w:rsidRPr="009A5060" w:rsidRDefault="00172DB8" w:rsidP="00C179E5">
            <w:pPr>
              <w:jc w:val="center"/>
              <w:rPr>
                <w:rFonts w:ascii="Aptos" w:hAnsi="Aptos"/>
                <w:sz w:val="18"/>
                <w:szCs w:val="18"/>
              </w:rPr>
            </w:pPr>
            <w:r w:rsidRPr="009A5060">
              <w:rPr>
                <w:rFonts w:ascii="Aptos" w:hAnsi="Aptos"/>
                <w:sz w:val="18"/>
                <w:szCs w:val="18"/>
              </w:rPr>
              <w:t>31</w:t>
            </w:r>
          </w:p>
        </w:tc>
        <w:tc>
          <w:tcPr>
            <w:tcW w:w="3261" w:type="dxa"/>
            <w:tcBorders>
              <w:top w:val="single" w:sz="4" w:space="0" w:color="562873"/>
              <w:left w:val="single" w:sz="4" w:space="0" w:color="562873"/>
              <w:bottom w:val="single" w:sz="4" w:space="0" w:color="562873"/>
              <w:right w:val="single" w:sz="4" w:space="0" w:color="562873"/>
            </w:tcBorders>
          </w:tcPr>
          <w:p w14:paraId="43C51C26" w14:textId="77777777" w:rsidR="00172DB8" w:rsidRPr="009A5060" w:rsidRDefault="00172DB8" w:rsidP="00C179E5">
            <w:pPr>
              <w:rPr>
                <w:rFonts w:ascii="Aptos" w:hAnsi="Aptos"/>
                <w:sz w:val="18"/>
                <w:szCs w:val="18"/>
              </w:rPr>
            </w:pPr>
            <w:r w:rsidRPr="009A5060">
              <w:rPr>
                <w:rFonts w:ascii="Aptos" w:hAnsi="Aptos"/>
                <w:sz w:val="18"/>
                <w:szCs w:val="18"/>
              </w:rPr>
              <w:t>MIS Network</w:t>
            </w:r>
          </w:p>
        </w:tc>
        <w:tc>
          <w:tcPr>
            <w:tcW w:w="6066" w:type="dxa"/>
            <w:tcBorders>
              <w:top w:val="single" w:sz="4" w:space="0" w:color="562873"/>
              <w:left w:val="single" w:sz="4" w:space="0" w:color="562873"/>
              <w:bottom w:val="single" w:sz="4" w:space="0" w:color="562873"/>
              <w:right w:val="single" w:sz="4" w:space="0" w:color="562873"/>
            </w:tcBorders>
          </w:tcPr>
          <w:p w14:paraId="7BD5C26E" w14:textId="77777777" w:rsidR="00172DB8" w:rsidRPr="009A5060" w:rsidRDefault="00172DB8" w:rsidP="00C179E5">
            <w:pPr>
              <w:rPr>
                <w:rFonts w:ascii="Aptos" w:hAnsi="Aptos"/>
                <w:sz w:val="18"/>
                <w:szCs w:val="18"/>
              </w:rPr>
            </w:pPr>
            <w:r w:rsidRPr="009A5060">
              <w:rPr>
                <w:rFonts w:ascii="Aptos" w:hAnsi="Aptos"/>
                <w:sz w:val="18"/>
                <w:szCs w:val="18"/>
              </w:rPr>
              <w:t>A dedicated fieldbus network for safety related communication.</w:t>
            </w:r>
          </w:p>
        </w:tc>
      </w:tr>
      <w:tr w:rsidR="00172DB8" w:rsidRPr="009A5060" w14:paraId="6C5867B0"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1DED1ED5" w14:textId="77777777" w:rsidR="00172DB8" w:rsidRPr="009A5060" w:rsidRDefault="00172DB8" w:rsidP="00C179E5">
            <w:pPr>
              <w:jc w:val="center"/>
              <w:rPr>
                <w:rFonts w:ascii="Aptos" w:hAnsi="Aptos"/>
                <w:sz w:val="18"/>
                <w:szCs w:val="18"/>
              </w:rPr>
            </w:pPr>
            <w:r w:rsidRPr="009A5060">
              <w:rPr>
                <w:rFonts w:ascii="Aptos" w:hAnsi="Aptos"/>
                <w:sz w:val="18"/>
                <w:szCs w:val="18"/>
              </w:rPr>
              <w:t>32</w:t>
            </w:r>
          </w:p>
        </w:tc>
        <w:tc>
          <w:tcPr>
            <w:tcW w:w="3261" w:type="dxa"/>
            <w:tcBorders>
              <w:top w:val="single" w:sz="4" w:space="0" w:color="562873"/>
              <w:left w:val="single" w:sz="4" w:space="0" w:color="562873"/>
              <w:bottom w:val="single" w:sz="4" w:space="0" w:color="562873"/>
              <w:right w:val="single" w:sz="4" w:space="0" w:color="562873"/>
            </w:tcBorders>
          </w:tcPr>
          <w:p w14:paraId="2CC496C4" w14:textId="77777777" w:rsidR="00172DB8" w:rsidRPr="009A5060" w:rsidRDefault="00172DB8" w:rsidP="00C179E5">
            <w:pPr>
              <w:rPr>
                <w:rFonts w:ascii="Aptos" w:hAnsi="Aptos"/>
                <w:sz w:val="18"/>
                <w:szCs w:val="18"/>
              </w:rPr>
            </w:pPr>
            <w:r w:rsidRPr="009A5060">
              <w:rPr>
                <w:rFonts w:ascii="Aptos" w:hAnsi="Aptos"/>
                <w:sz w:val="18"/>
                <w:szCs w:val="18"/>
              </w:rPr>
              <w:t>Local Fieldbus Network</w:t>
            </w:r>
          </w:p>
        </w:tc>
        <w:tc>
          <w:tcPr>
            <w:tcW w:w="6066" w:type="dxa"/>
            <w:tcBorders>
              <w:top w:val="single" w:sz="4" w:space="0" w:color="562873"/>
              <w:left w:val="single" w:sz="4" w:space="0" w:color="562873"/>
              <w:bottom w:val="single" w:sz="4" w:space="0" w:color="562873"/>
              <w:right w:val="single" w:sz="4" w:space="0" w:color="562873"/>
            </w:tcBorders>
          </w:tcPr>
          <w:p w14:paraId="0CD89853" w14:textId="77777777" w:rsidR="00172DB8" w:rsidRPr="009A5060" w:rsidRDefault="00172DB8" w:rsidP="00C179E5">
            <w:pPr>
              <w:rPr>
                <w:rFonts w:ascii="Aptos" w:hAnsi="Aptos"/>
                <w:sz w:val="18"/>
                <w:szCs w:val="18"/>
              </w:rPr>
            </w:pPr>
            <w:r w:rsidRPr="009A5060">
              <w:rPr>
                <w:rFonts w:ascii="Aptos" w:hAnsi="Aptos"/>
                <w:sz w:val="18"/>
                <w:szCs w:val="18"/>
              </w:rPr>
              <w:t>A fieldbus network in scope of Contractor for interconnecting local devices (PLCs, sensors, ...)</w:t>
            </w:r>
          </w:p>
        </w:tc>
      </w:tr>
      <w:tr w:rsidR="00172DB8" w:rsidRPr="009A5060" w14:paraId="1762C097"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168ECC57" w14:textId="77777777" w:rsidR="00172DB8" w:rsidRPr="009A5060" w:rsidRDefault="00172DB8" w:rsidP="00C179E5">
            <w:pPr>
              <w:jc w:val="center"/>
              <w:rPr>
                <w:rFonts w:ascii="Aptos" w:hAnsi="Aptos"/>
                <w:sz w:val="18"/>
                <w:szCs w:val="18"/>
              </w:rPr>
            </w:pPr>
            <w:r w:rsidRPr="009A5060">
              <w:rPr>
                <w:rFonts w:ascii="Aptos" w:hAnsi="Aptos"/>
                <w:sz w:val="18"/>
                <w:szCs w:val="18"/>
              </w:rPr>
              <w:t>33</w:t>
            </w:r>
          </w:p>
        </w:tc>
        <w:tc>
          <w:tcPr>
            <w:tcW w:w="3261" w:type="dxa"/>
            <w:tcBorders>
              <w:top w:val="single" w:sz="4" w:space="0" w:color="562873"/>
              <w:left w:val="single" w:sz="4" w:space="0" w:color="562873"/>
              <w:bottom w:val="single" w:sz="4" w:space="0" w:color="562873"/>
              <w:right w:val="single" w:sz="4" w:space="0" w:color="562873"/>
            </w:tcBorders>
          </w:tcPr>
          <w:p w14:paraId="7F41F3C1" w14:textId="77777777" w:rsidR="00172DB8" w:rsidRPr="009A5060" w:rsidRDefault="00172DB8" w:rsidP="00C179E5">
            <w:pPr>
              <w:rPr>
                <w:rFonts w:ascii="Aptos" w:hAnsi="Aptos"/>
                <w:sz w:val="18"/>
                <w:szCs w:val="18"/>
              </w:rPr>
            </w:pPr>
            <w:r w:rsidRPr="009A5060">
              <w:rPr>
                <w:rFonts w:ascii="Aptos" w:hAnsi="Aptos"/>
                <w:sz w:val="18"/>
                <w:szCs w:val="18"/>
              </w:rPr>
              <w:t>Local Fieldbus Network</w:t>
            </w:r>
          </w:p>
        </w:tc>
        <w:tc>
          <w:tcPr>
            <w:tcW w:w="6066" w:type="dxa"/>
            <w:tcBorders>
              <w:top w:val="single" w:sz="4" w:space="0" w:color="562873"/>
              <w:left w:val="single" w:sz="4" w:space="0" w:color="562873"/>
              <w:bottom w:val="single" w:sz="4" w:space="0" w:color="562873"/>
              <w:right w:val="single" w:sz="4" w:space="0" w:color="562873"/>
            </w:tcBorders>
          </w:tcPr>
          <w:p w14:paraId="20311E43" w14:textId="77777777" w:rsidR="00172DB8" w:rsidRPr="009A5060" w:rsidRDefault="00172DB8" w:rsidP="00C179E5">
            <w:pPr>
              <w:rPr>
                <w:rFonts w:ascii="Aptos" w:hAnsi="Aptos"/>
                <w:sz w:val="18"/>
                <w:szCs w:val="18"/>
              </w:rPr>
            </w:pPr>
            <w:r w:rsidRPr="009A5060">
              <w:rPr>
                <w:rFonts w:ascii="Aptos" w:hAnsi="Aptos"/>
                <w:sz w:val="18"/>
                <w:szCs w:val="18"/>
              </w:rPr>
              <w:t>A fieldbus network in scope of ICS for interconnecting local devices (PLCs, sensors, ...).</w:t>
            </w:r>
          </w:p>
        </w:tc>
      </w:tr>
      <w:tr w:rsidR="00172DB8" w:rsidRPr="009A5060" w14:paraId="53A83105"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428328F0" w14:textId="77777777" w:rsidR="00172DB8" w:rsidRPr="009A5060" w:rsidRDefault="00172DB8" w:rsidP="00C179E5">
            <w:pPr>
              <w:jc w:val="center"/>
              <w:rPr>
                <w:rFonts w:ascii="Aptos" w:hAnsi="Aptos"/>
                <w:sz w:val="18"/>
                <w:szCs w:val="18"/>
              </w:rPr>
            </w:pPr>
            <w:r w:rsidRPr="009A5060">
              <w:rPr>
                <w:rFonts w:ascii="Aptos" w:hAnsi="Aptos"/>
                <w:sz w:val="18"/>
                <w:szCs w:val="18"/>
              </w:rPr>
              <w:t>34</w:t>
            </w:r>
          </w:p>
        </w:tc>
        <w:tc>
          <w:tcPr>
            <w:tcW w:w="3261" w:type="dxa"/>
            <w:tcBorders>
              <w:top w:val="single" w:sz="4" w:space="0" w:color="562873"/>
              <w:left w:val="single" w:sz="4" w:space="0" w:color="562873"/>
              <w:bottom w:val="single" w:sz="4" w:space="0" w:color="562873"/>
              <w:right w:val="single" w:sz="4" w:space="0" w:color="562873"/>
            </w:tcBorders>
          </w:tcPr>
          <w:p w14:paraId="3CC64EFD" w14:textId="77777777" w:rsidR="00172DB8" w:rsidRPr="009A5060" w:rsidRDefault="00172DB8" w:rsidP="00C179E5">
            <w:pPr>
              <w:rPr>
                <w:rFonts w:ascii="Aptos" w:hAnsi="Aptos"/>
                <w:sz w:val="18"/>
                <w:szCs w:val="18"/>
              </w:rPr>
            </w:pPr>
            <w:r w:rsidRPr="009A5060">
              <w:rPr>
                <w:rFonts w:ascii="Aptos" w:hAnsi="Aptos"/>
                <w:sz w:val="18"/>
                <w:szCs w:val="18"/>
              </w:rPr>
              <w:t>QPLANT Aggregation Ntw</w:t>
            </w:r>
          </w:p>
        </w:tc>
        <w:tc>
          <w:tcPr>
            <w:tcW w:w="6066" w:type="dxa"/>
            <w:tcBorders>
              <w:top w:val="single" w:sz="4" w:space="0" w:color="562873"/>
              <w:left w:val="single" w:sz="4" w:space="0" w:color="562873"/>
              <w:bottom w:val="single" w:sz="4" w:space="0" w:color="562873"/>
              <w:right w:val="single" w:sz="4" w:space="0" w:color="562873"/>
            </w:tcBorders>
          </w:tcPr>
          <w:p w14:paraId="1ED1048C" w14:textId="77777777" w:rsidR="00172DB8" w:rsidRPr="009A5060" w:rsidRDefault="00172DB8" w:rsidP="00C179E5">
            <w:pPr>
              <w:rPr>
                <w:rFonts w:ascii="Aptos" w:hAnsi="Aptos"/>
                <w:sz w:val="18"/>
                <w:szCs w:val="18"/>
              </w:rPr>
            </w:pPr>
            <w:r w:rsidRPr="009A5060">
              <w:rPr>
                <w:rFonts w:ascii="Aptos" w:hAnsi="Aptos"/>
                <w:sz w:val="18"/>
                <w:szCs w:val="18"/>
              </w:rPr>
              <w:t>The aggregation network serves as an intermediary between the MIT backbone and the Plant.</w:t>
            </w:r>
          </w:p>
        </w:tc>
      </w:tr>
      <w:tr w:rsidR="00172DB8" w:rsidRPr="009A5060" w14:paraId="604412F7" w14:textId="77777777" w:rsidTr="00172DB8">
        <w:tc>
          <w:tcPr>
            <w:tcW w:w="10456" w:type="dxa"/>
            <w:gridSpan w:val="3"/>
            <w:shd w:val="clear" w:color="auto" w:fill="EBD9ED"/>
          </w:tcPr>
          <w:p w14:paraId="766D7590" w14:textId="77777777" w:rsidR="00172DB8" w:rsidRPr="009A5060" w:rsidRDefault="00172DB8" w:rsidP="00C179E5">
            <w:pPr>
              <w:rPr>
                <w:rFonts w:ascii="Aptos" w:hAnsi="Aptos"/>
                <w:sz w:val="18"/>
                <w:szCs w:val="18"/>
              </w:rPr>
            </w:pPr>
            <w:r w:rsidRPr="009A5060">
              <w:rPr>
                <w:rFonts w:ascii="Aptos" w:hAnsi="Aptos"/>
                <w:b/>
                <w:color w:val="7030A0"/>
                <w:sz w:val="18"/>
                <w:szCs w:val="18"/>
              </w:rPr>
              <w:t>40–49: Clients</w:t>
            </w:r>
          </w:p>
        </w:tc>
      </w:tr>
      <w:tr w:rsidR="00172DB8" w:rsidRPr="009A5060" w14:paraId="1101B120"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2E987F19" w14:textId="77777777" w:rsidR="00172DB8" w:rsidRPr="009A5060" w:rsidRDefault="00172DB8" w:rsidP="00C179E5">
            <w:pPr>
              <w:jc w:val="center"/>
              <w:rPr>
                <w:rFonts w:ascii="Aptos" w:hAnsi="Aptos"/>
                <w:sz w:val="18"/>
                <w:szCs w:val="18"/>
              </w:rPr>
            </w:pPr>
            <w:r w:rsidRPr="009A5060">
              <w:rPr>
                <w:rFonts w:ascii="Aptos" w:hAnsi="Aptos"/>
                <w:sz w:val="18"/>
                <w:szCs w:val="18"/>
              </w:rPr>
              <w:t>41</w:t>
            </w:r>
          </w:p>
        </w:tc>
        <w:tc>
          <w:tcPr>
            <w:tcW w:w="3261" w:type="dxa"/>
            <w:tcBorders>
              <w:top w:val="single" w:sz="4" w:space="0" w:color="562873"/>
              <w:left w:val="single" w:sz="4" w:space="0" w:color="562873"/>
              <w:bottom w:val="single" w:sz="4" w:space="0" w:color="562873"/>
              <w:right w:val="single" w:sz="4" w:space="0" w:color="562873"/>
            </w:tcBorders>
          </w:tcPr>
          <w:p w14:paraId="2B50B51B" w14:textId="77777777" w:rsidR="00172DB8" w:rsidRPr="009A5060" w:rsidRDefault="00172DB8" w:rsidP="00C179E5">
            <w:pPr>
              <w:rPr>
                <w:rFonts w:ascii="Aptos" w:hAnsi="Aptos"/>
                <w:sz w:val="18"/>
                <w:szCs w:val="18"/>
              </w:rPr>
            </w:pPr>
            <w:r w:rsidRPr="009A5060">
              <w:rPr>
                <w:rFonts w:ascii="Aptos" w:hAnsi="Aptos"/>
                <w:sz w:val="18"/>
                <w:szCs w:val="18"/>
              </w:rPr>
              <w:t>Zero Client</w:t>
            </w:r>
          </w:p>
        </w:tc>
        <w:tc>
          <w:tcPr>
            <w:tcW w:w="6066" w:type="dxa"/>
            <w:tcBorders>
              <w:top w:val="single" w:sz="4" w:space="0" w:color="562873"/>
              <w:left w:val="single" w:sz="4" w:space="0" w:color="562873"/>
              <w:bottom w:val="single" w:sz="4" w:space="0" w:color="562873"/>
              <w:right w:val="single" w:sz="4" w:space="0" w:color="562873"/>
            </w:tcBorders>
          </w:tcPr>
          <w:p w14:paraId="52408A2D" w14:textId="77777777" w:rsidR="00172DB8" w:rsidRPr="009A5060" w:rsidRDefault="00172DB8" w:rsidP="00C179E5">
            <w:pPr>
              <w:rPr>
                <w:rFonts w:ascii="Aptos" w:hAnsi="Aptos"/>
                <w:sz w:val="18"/>
                <w:szCs w:val="18"/>
              </w:rPr>
            </w:pPr>
            <w:r w:rsidRPr="009A5060">
              <w:rPr>
                <w:rFonts w:ascii="Aptos" w:hAnsi="Aptos"/>
                <w:sz w:val="18"/>
                <w:szCs w:val="18"/>
              </w:rPr>
              <w:t>MIT backbone upper-level network.</w:t>
            </w:r>
          </w:p>
        </w:tc>
      </w:tr>
      <w:tr w:rsidR="00172DB8" w:rsidRPr="009A5060" w14:paraId="312D1FCB" w14:textId="77777777" w:rsidTr="00172DB8">
        <w:tc>
          <w:tcPr>
            <w:tcW w:w="10456" w:type="dxa"/>
            <w:gridSpan w:val="3"/>
            <w:shd w:val="clear" w:color="auto" w:fill="EBD9ED"/>
          </w:tcPr>
          <w:p w14:paraId="08F4C4C3" w14:textId="77777777" w:rsidR="00172DB8" w:rsidRPr="009A5060" w:rsidRDefault="00172DB8" w:rsidP="00C179E5">
            <w:pPr>
              <w:rPr>
                <w:rFonts w:ascii="Aptos" w:hAnsi="Aptos"/>
                <w:sz w:val="18"/>
                <w:szCs w:val="18"/>
              </w:rPr>
            </w:pPr>
            <w:r w:rsidRPr="009A5060">
              <w:rPr>
                <w:rFonts w:ascii="Aptos" w:hAnsi="Aptos"/>
                <w:b/>
                <w:color w:val="7030A0"/>
                <w:sz w:val="18"/>
                <w:szCs w:val="18"/>
              </w:rPr>
              <w:t>50–59: Interlocks and Safety</w:t>
            </w:r>
          </w:p>
        </w:tc>
      </w:tr>
      <w:tr w:rsidR="00172DB8" w:rsidRPr="009A5060" w14:paraId="0A666453"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2B297601" w14:textId="77777777" w:rsidR="00172DB8" w:rsidRPr="009A5060" w:rsidRDefault="00172DB8" w:rsidP="00C179E5">
            <w:pPr>
              <w:jc w:val="center"/>
              <w:rPr>
                <w:rFonts w:ascii="Aptos" w:hAnsi="Aptos"/>
                <w:sz w:val="18"/>
                <w:szCs w:val="18"/>
              </w:rPr>
            </w:pPr>
            <w:r w:rsidRPr="009A5060">
              <w:rPr>
                <w:rFonts w:ascii="Aptos" w:hAnsi="Aptos"/>
                <w:sz w:val="18"/>
                <w:szCs w:val="18"/>
              </w:rPr>
              <w:t>50</w:t>
            </w:r>
          </w:p>
        </w:tc>
        <w:tc>
          <w:tcPr>
            <w:tcW w:w="3261" w:type="dxa"/>
            <w:tcBorders>
              <w:top w:val="single" w:sz="4" w:space="0" w:color="562873"/>
              <w:left w:val="single" w:sz="4" w:space="0" w:color="562873"/>
              <w:bottom w:val="single" w:sz="4" w:space="0" w:color="562873"/>
              <w:right w:val="single" w:sz="4" w:space="0" w:color="562873"/>
            </w:tcBorders>
          </w:tcPr>
          <w:p w14:paraId="70A0D43C" w14:textId="77777777" w:rsidR="00172DB8" w:rsidRPr="009A5060" w:rsidRDefault="00172DB8" w:rsidP="00C179E5">
            <w:pPr>
              <w:rPr>
                <w:rFonts w:ascii="Aptos" w:hAnsi="Aptos"/>
                <w:sz w:val="18"/>
                <w:szCs w:val="18"/>
              </w:rPr>
            </w:pPr>
            <w:r w:rsidRPr="009A5060">
              <w:rPr>
                <w:rFonts w:ascii="Aptos" w:hAnsi="Aptos"/>
                <w:sz w:val="18"/>
                <w:szCs w:val="18"/>
              </w:rPr>
              <w:t>MIS Interlock System</w:t>
            </w:r>
          </w:p>
        </w:tc>
        <w:tc>
          <w:tcPr>
            <w:tcW w:w="6066" w:type="dxa"/>
            <w:tcBorders>
              <w:top w:val="single" w:sz="4" w:space="0" w:color="562873"/>
              <w:left w:val="single" w:sz="4" w:space="0" w:color="562873"/>
              <w:bottom w:val="single" w:sz="4" w:space="0" w:color="562873"/>
              <w:right w:val="single" w:sz="4" w:space="0" w:color="562873"/>
            </w:tcBorders>
          </w:tcPr>
          <w:p w14:paraId="64FAF3C3" w14:textId="77777777" w:rsidR="00172DB8" w:rsidRPr="009A5060" w:rsidRDefault="00172DB8" w:rsidP="00C179E5">
            <w:pPr>
              <w:rPr>
                <w:rFonts w:ascii="Aptos" w:hAnsi="Aptos"/>
                <w:sz w:val="18"/>
                <w:szCs w:val="18"/>
              </w:rPr>
            </w:pPr>
            <w:r w:rsidRPr="009A5060">
              <w:rPr>
                <w:rFonts w:ascii="Aptos" w:hAnsi="Aptos"/>
                <w:sz w:val="18"/>
                <w:szCs w:val="18"/>
              </w:rPr>
              <w:t>A system responsible for global personal and machine protection.</w:t>
            </w:r>
          </w:p>
        </w:tc>
      </w:tr>
      <w:tr w:rsidR="00172DB8" w:rsidRPr="009A5060" w14:paraId="55EFFE26"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15236785" w14:textId="77777777" w:rsidR="00172DB8" w:rsidRPr="009A5060" w:rsidRDefault="00172DB8" w:rsidP="00C179E5">
            <w:pPr>
              <w:jc w:val="center"/>
              <w:rPr>
                <w:rFonts w:ascii="Aptos" w:hAnsi="Aptos"/>
                <w:sz w:val="18"/>
                <w:szCs w:val="18"/>
              </w:rPr>
            </w:pPr>
            <w:r w:rsidRPr="009A5060">
              <w:rPr>
                <w:rFonts w:ascii="Aptos" w:hAnsi="Aptos"/>
                <w:sz w:val="18"/>
                <w:szCs w:val="18"/>
              </w:rPr>
              <w:t>501</w:t>
            </w:r>
          </w:p>
        </w:tc>
        <w:tc>
          <w:tcPr>
            <w:tcW w:w="3261" w:type="dxa"/>
            <w:tcBorders>
              <w:top w:val="single" w:sz="4" w:space="0" w:color="562873"/>
              <w:left w:val="single" w:sz="4" w:space="0" w:color="562873"/>
              <w:bottom w:val="single" w:sz="4" w:space="0" w:color="562873"/>
              <w:right w:val="single" w:sz="4" w:space="0" w:color="562873"/>
            </w:tcBorders>
          </w:tcPr>
          <w:p w14:paraId="0A4728F8" w14:textId="77777777" w:rsidR="00172DB8" w:rsidRPr="009A5060" w:rsidRDefault="00172DB8" w:rsidP="00C179E5">
            <w:pPr>
              <w:rPr>
                <w:rFonts w:ascii="Aptos" w:hAnsi="Aptos"/>
                <w:sz w:val="18"/>
                <w:szCs w:val="18"/>
              </w:rPr>
            </w:pPr>
            <w:r w:rsidRPr="009A5060">
              <w:rPr>
                <w:rFonts w:ascii="Aptos" w:hAnsi="Aptos"/>
                <w:sz w:val="18"/>
                <w:szCs w:val="18"/>
              </w:rPr>
              <w:t xml:space="preserve">   Interlock Controller</w:t>
            </w:r>
          </w:p>
        </w:tc>
        <w:tc>
          <w:tcPr>
            <w:tcW w:w="6066" w:type="dxa"/>
            <w:tcBorders>
              <w:top w:val="single" w:sz="4" w:space="0" w:color="562873"/>
              <w:left w:val="single" w:sz="4" w:space="0" w:color="562873"/>
              <w:bottom w:val="single" w:sz="4" w:space="0" w:color="562873"/>
              <w:right w:val="single" w:sz="4" w:space="0" w:color="562873"/>
            </w:tcBorders>
          </w:tcPr>
          <w:p w14:paraId="66FB68CA" w14:textId="77777777" w:rsidR="00172DB8" w:rsidRPr="009A5060" w:rsidRDefault="00172DB8" w:rsidP="00C179E5">
            <w:pPr>
              <w:rPr>
                <w:rFonts w:ascii="Aptos" w:hAnsi="Aptos"/>
                <w:sz w:val="18"/>
                <w:szCs w:val="18"/>
              </w:rPr>
            </w:pPr>
            <w:r w:rsidRPr="009A5060">
              <w:rPr>
                <w:rFonts w:ascii="Aptos" w:hAnsi="Aptos"/>
                <w:sz w:val="18"/>
                <w:szCs w:val="18"/>
              </w:rPr>
              <w:t>A PLC controller responsible for integrating relevant QPLANT interlocks with the MIS system.</w:t>
            </w:r>
          </w:p>
        </w:tc>
      </w:tr>
      <w:tr w:rsidR="00172DB8" w:rsidRPr="009A5060" w14:paraId="5D97C02B" w14:textId="77777777" w:rsidTr="00172DB8">
        <w:tc>
          <w:tcPr>
            <w:tcW w:w="10456" w:type="dxa"/>
            <w:gridSpan w:val="3"/>
            <w:shd w:val="clear" w:color="auto" w:fill="EBD9ED"/>
          </w:tcPr>
          <w:p w14:paraId="72F5DFCD" w14:textId="77777777" w:rsidR="00172DB8" w:rsidRPr="009A5060" w:rsidRDefault="00172DB8" w:rsidP="00C179E5">
            <w:pPr>
              <w:rPr>
                <w:rFonts w:ascii="Aptos" w:hAnsi="Aptos"/>
                <w:sz w:val="18"/>
                <w:szCs w:val="18"/>
              </w:rPr>
            </w:pPr>
            <w:r w:rsidRPr="009A5060">
              <w:rPr>
                <w:rFonts w:ascii="Aptos" w:hAnsi="Aptos"/>
                <w:b/>
                <w:color w:val="7030A0"/>
                <w:sz w:val="18"/>
                <w:szCs w:val="18"/>
              </w:rPr>
              <w:t>70–79: Deployment and Services</w:t>
            </w:r>
          </w:p>
        </w:tc>
      </w:tr>
      <w:tr w:rsidR="00172DB8" w:rsidRPr="009A5060" w14:paraId="2AD5EC48"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21B425D6" w14:textId="77777777" w:rsidR="00172DB8" w:rsidRPr="009A5060" w:rsidRDefault="00172DB8" w:rsidP="00C179E5">
            <w:pPr>
              <w:jc w:val="center"/>
              <w:rPr>
                <w:rFonts w:ascii="Aptos" w:hAnsi="Aptos"/>
                <w:sz w:val="18"/>
                <w:szCs w:val="18"/>
              </w:rPr>
            </w:pPr>
            <w:r w:rsidRPr="009A5060">
              <w:rPr>
                <w:rFonts w:ascii="Aptos" w:hAnsi="Aptos"/>
                <w:sz w:val="18"/>
                <w:szCs w:val="18"/>
              </w:rPr>
              <w:t>70</w:t>
            </w:r>
          </w:p>
        </w:tc>
        <w:tc>
          <w:tcPr>
            <w:tcW w:w="3261" w:type="dxa"/>
            <w:tcBorders>
              <w:top w:val="single" w:sz="4" w:space="0" w:color="562873"/>
              <w:left w:val="single" w:sz="4" w:space="0" w:color="562873"/>
              <w:bottom w:val="single" w:sz="4" w:space="0" w:color="562873"/>
              <w:right w:val="single" w:sz="4" w:space="0" w:color="562873"/>
            </w:tcBorders>
          </w:tcPr>
          <w:p w14:paraId="171C5205" w14:textId="77777777" w:rsidR="00172DB8" w:rsidRPr="009A5060" w:rsidRDefault="00172DB8" w:rsidP="00C179E5">
            <w:pPr>
              <w:rPr>
                <w:rFonts w:ascii="Aptos" w:hAnsi="Aptos"/>
                <w:sz w:val="18"/>
                <w:szCs w:val="18"/>
              </w:rPr>
            </w:pPr>
            <w:r w:rsidRPr="009A5060">
              <w:rPr>
                <w:rFonts w:ascii="Aptos" w:hAnsi="Aptos"/>
                <w:sz w:val="18"/>
                <w:szCs w:val="18"/>
              </w:rPr>
              <w:t>MCS Deployment Service</w:t>
            </w:r>
          </w:p>
        </w:tc>
        <w:tc>
          <w:tcPr>
            <w:tcW w:w="6066" w:type="dxa"/>
            <w:tcBorders>
              <w:top w:val="single" w:sz="4" w:space="0" w:color="562873"/>
              <w:left w:val="single" w:sz="4" w:space="0" w:color="562873"/>
              <w:bottom w:val="single" w:sz="4" w:space="0" w:color="562873"/>
              <w:right w:val="single" w:sz="4" w:space="0" w:color="562873"/>
            </w:tcBorders>
          </w:tcPr>
          <w:p w14:paraId="34834409" w14:textId="77777777" w:rsidR="00172DB8" w:rsidRPr="009A5060" w:rsidRDefault="00172DB8" w:rsidP="00C179E5">
            <w:pPr>
              <w:rPr>
                <w:rFonts w:ascii="Aptos" w:hAnsi="Aptos"/>
                <w:sz w:val="18"/>
                <w:szCs w:val="18"/>
              </w:rPr>
            </w:pPr>
            <w:r w:rsidRPr="009A5060">
              <w:rPr>
                <w:rFonts w:ascii="Aptos" w:hAnsi="Aptos"/>
                <w:sz w:val="18"/>
                <w:szCs w:val="18"/>
              </w:rPr>
              <w:t>A deployment service for QPLANT, used to distribute or update software components.</w:t>
            </w:r>
          </w:p>
        </w:tc>
      </w:tr>
      <w:tr w:rsidR="00172DB8" w:rsidRPr="009A5060" w14:paraId="03D20CC3"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6BD645EB" w14:textId="77777777" w:rsidR="00172DB8" w:rsidRPr="009A5060" w:rsidRDefault="00172DB8" w:rsidP="00C179E5">
            <w:pPr>
              <w:jc w:val="center"/>
              <w:rPr>
                <w:rFonts w:ascii="Aptos" w:hAnsi="Aptos"/>
                <w:sz w:val="18"/>
                <w:szCs w:val="18"/>
              </w:rPr>
            </w:pPr>
            <w:r w:rsidRPr="009A5060">
              <w:rPr>
                <w:rFonts w:ascii="Aptos" w:hAnsi="Aptos"/>
                <w:sz w:val="18"/>
                <w:szCs w:val="18"/>
              </w:rPr>
              <w:t>701</w:t>
            </w:r>
          </w:p>
        </w:tc>
        <w:tc>
          <w:tcPr>
            <w:tcW w:w="3261" w:type="dxa"/>
            <w:tcBorders>
              <w:top w:val="single" w:sz="4" w:space="0" w:color="562873"/>
              <w:left w:val="single" w:sz="4" w:space="0" w:color="562873"/>
              <w:bottom w:val="single" w:sz="4" w:space="0" w:color="562873"/>
              <w:right w:val="single" w:sz="4" w:space="0" w:color="562873"/>
            </w:tcBorders>
          </w:tcPr>
          <w:p w14:paraId="16453851" w14:textId="77777777" w:rsidR="00172DB8" w:rsidRPr="009A5060" w:rsidRDefault="00172DB8" w:rsidP="00C179E5">
            <w:pPr>
              <w:rPr>
                <w:rFonts w:ascii="Aptos" w:hAnsi="Aptos"/>
                <w:sz w:val="18"/>
                <w:szCs w:val="18"/>
              </w:rPr>
            </w:pPr>
            <w:r w:rsidRPr="009A5060">
              <w:rPr>
                <w:rFonts w:ascii="Aptos" w:hAnsi="Aptos"/>
                <w:sz w:val="18"/>
                <w:szCs w:val="18"/>
              </w:rPr>
              <w:t xml:space="preserve">   Deployment Tool</w:t>
            </w:r>
          </w:p>
        </w:tc>
        <w:tc>
          <w:tcPr>
            <w:tcW w:w="6066" w:type="dxa"/>
            <w:tcBorders>
              <w:top w:val="single" w:sz="4" w:space="0" w:color="562873"/>
              <w:left w:val="single" w:sz="4" w:space="0" w:color="562873"/>
              <w:bottom w:val="single" w:sz="4" w:space="0" w:color="562873"/>
              <w:right w:val="single" w:sz="4" w:space="0" w:color="562873"/>
            </w:tcBorders>
          </w:tcPr>
          <w:p w14:paraId="788E3D49" w14:textId="77777777" w:rsidR="00172DB8" w:rsidRPr="009A5060" w:rsidRDefault="00172DB8" w:rsidP="00C179E5">
            <w:pPr>
              <w:rPr>
                <w:rFonts w:ascii="Aptos" w:hAnsi="Aptos"/>
                <w:sz w:val="18"/>
                <w:szCs w:val="18"/>
              </w:rPr>
            </w:pPr>
            <w:r w:rsidRPr="009A5060">
              <w:rPr>
                <w:rFonts w:ascii="Aptos" w:hAnsi="Aptos"/>
                <w:sz w:val="18"/>
                <w:szCs w:val="18"/>
              </w:rPr>
              <w:t>Tool used for deploying new software versions to the QPLANT:CIS.</w:t>
            </w:r>
          </w:p>
        </w:tc>
      </w:tr>
      <w:tr w:rsidR="00172DB8" w:rsidRPr="009A5060" w14:paraId="3EBBD34D"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2C405667" w14:textId="77777777" w:rsidR="00172DB8" w:rsidRPr="009A5060" w:rsidRDefault="00172DB8" w:rsidP="00C179E5">
            <w:pPr>
              <w:jc w:val="center"/>
              <w:rPr>
                <w:rFonts w:ascii="Aptos" w:hAnsi="Aptos"/>
                <w:sz w:val="18"/>
                <w:szCs w:val="18"/>
              </w:rPr>
            </w:pPr>
            <w:r w:rsidRPr="009A5060">
              <w:rPr>
                <w:rFonts w:ascii="Aptos" w:hAnsi="Aptos"/>
                <w:sz w:val="18"/>
                <w:szCs w:val="18"/>
              </w:rPr>
              <w:t>72</w:t>
            </w:r>
          </w:p>
        </w:tc>
        <w:tc>
          <w:tcPr>
            <w:tcW w:w="3261" w:type="dxa"/>
            <w:tcBorders>
              <w:top w:val="single" w:sz="4" w:space="0" w:color="562873"/>
              <w:left w:val="single" w:sz="4" w:space="0" w:color="562873"/>
              <w:bottom w:val="single" w:sz="4" w:space="0" w:color="562873"/>
              <w:right w:val="single" w:sz="4" w:space="0" w:color="562873"/>
            </w:tcBorders>
          </w:tcPr>
          <w:p w14:paraId="3B3F84C9" w14:textId="77777777" w:rsidR="00172DB8" w:rsidRPr="009A5060" w:rsidRDefault="00172DB8" w:rsidP="00C179E5">
            <w:pPr>
              <w:rPr>
                <w:rFonts w:ascii="Aptos" w:hAnsi="Aptos"/>
                <w:sz w:val="18"/>
                <w:szCs w:val="18"/>
              </w:rPr>
            </w:pPr>
            <w:r w:rsidRPr="009A5060">
              <w:rPr>
                <w:rFonts w:ascii="Aptos" w:hAnsi="Aptos"/>
                <w:sz w:val="18"/>
                <w:szCs w:val="18"/>
              </w:rPr>
              <w:t>MIT Services</w:t>
            </w:r>
          </w:p>
        </w:tc>
        <w:tc>
          <w:tcPr>
            <w:tcW w:w="6066" w:type="dxa"/>
            <w:tcBorders>
              <w:top w:val="single" w:sz="4" w:space="0" w:color="562873"/>
              <w:left w:val="single" w:sz="4" w:space="0" w:color="562873"/>
              <w:bottom w:val="single" w:sz="4" w:space="0" w:color="562873"/>
              <w:right w:val="single" w:sz="4" w:space="0" w:color="562873"/>
            </w:tcBorders>
          </w:tcPr>
          <w:p w14:paraId="0ED5E4EB" w14:textId="77777777" w:rsidR="00172DB8" w:rsidRPr="009A5060" w:rsidRDefault="00172DB8" w:rsidP="00C179E5">
            <w:pPr>
              <w:rPr>
                <w:rFonts w:ascii="Aptos" w:hAnsi="Aptos"/>
                <w:sz w:val="18"/>
                <w:szCs w:val="18"/>
              </w:rPr>
            </w:pPr>
            <w:r w:rsidRPr="009A5060">
              <w:rPr>
                <w:rFonts w:ascii="Aptos" w:hAnsi="Aptos"/>
                <w:sz w:val="18"/>
                <w:szCs w:val="18"/>
              </w:rPr>
              <w:t>Global IT services like NTP, Authentication, etc.</w:t>
            </w:r>
          </w:p>
        </w:tc>
      </w:tr>
      <w:tr w:rsidR="00172DB8" w:rsidRPr="009A5060" w14:paraId="128A18AC"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46A61933" w14:textId="77777777" w:rsidR="00172DB8" w:rsidRPr="009A5060" w:rsidRDefault="00172DB8" w:rsidP="00C179E5">
            <w:pPr>
              <w:jc w:val="center"/>
              <w:rPr>
                <w:rFonts w:ascii="Aptos" w:hAnsi="Aptos"/>
                <w:sz w:val="18"/>
                <w:szCs w:val="18"/>
              </w:rPr>
            </w:pPr>
            <w:r w:rsidRPr="009A5060">
              <w:rPr>
                <w:rFonts w:ascii="Aptos" w:hAnsi="Aptos"/>
                <w:sz w:val="18"/>
                <w:szCs w:val="18"/>
              </w:rPr>
              <w:t>721</w:t>
            </w:r>
          </w:p>
        </w:tc>
        <w:tc>
          <w:tcPr>
            <w:tcW w:w="3261" w:type="dxa"/>
            <w:tcBorders>
              <w:top w:val="single" w:sz="4" w:space="0" w:color="562873"/>
              <w:left w:val="single" w:sz="4" w:space="0" w:color="562873"/>
              <w:bottom w:val="single" w:sz="4" w:space="0" w:color="562873"/>
              <w:right w:val="single" w:sz="4" w:space="0" w:color="562873"/>
            </w:tcBorders>
          </w:tcPr>
          <w:p w14:paraId="6D218667" w14:textId="77777777" w:rsidR="00172DB8" w:rsidRPr="009A5060" w:rsidRDefault="00172DB8" w:rsidP="00C179E5">
            <w:pPr>
              <w:rPr>
                <w:rFonts w:ascii="Aptos" w:hAnsi="Aptos"/>
                <w:sz w:val="18"/>
                <w:szCs w:val="18"/>
              </w:rPr>
            </w:pPr>
            <w:r w:rsidRPr="009A5060">
              <w:rPr>
                <w:rFonts w:ascii="Aptos" w:hAnsi="Aptos"/>
                <w:sz w:val="18"/>
                <w:szCs w:val="18"/>
              </w:rPr>
              <w:t xml:space="preserve">   NTP Service</w:t>
            </w:r>
          </w:p>
        </w:tc>
        <w:tc>
          <w:tcPr>
            <w:tcW w:w="6066" w:type="dxa"/>
            <w:tcBorders>
              <w:top w:val="single" w:sz="4" w:space="0" w:color="562873"/>
              <w:left w:val="single" w:sz="4" w:space="0" w:color="562873"/>
              <w:bottom w:val="single" w:sz="4" w:space="0" w:color="562873"/>
              <w:right w:val="single" w:sz="4" w:space="0" w:color="562873"/>
            </w:tcBorders>
          </w:tcPr>
          <w:p w14:paraId="3A2E0532" w14:textId="77777777" w:rsidR="00172DB8" w:rsidRPr="009A5060" w:rsidRDefault="00172DB8" w:rsidP="00C179E5">
            <w:pPr>
              <w:rPr>
                <w:rFonts w:ascii="Aptos" w:hAnsi="Aptos"/>
                <w:sz w:val="18"/>
                <w:szCs w:val="18"/>
              </w:rPr>
            </w:pPr>
            <w:r w:rsidRPr="009A5060">
              <w:rPr>
                <w:rFonts w:ascii="Aptos" w:hAnsi="Aptos"/>
                <w:sz w:val="18"/>
                <w:szCs w:val="18"/>
              </w:rPr>
              <w:t>A network time protocol service for time synchronization across ICS or QPLANT systems.</w:t>
            </w:r>
          </w:p>
        </w:tc>
      </w:tr>
      <w:tr w:rsidR="00172DB8" w:rsidRPr="009A5060" w14:paraId="6D47C912"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56E1393A" w14:textId="77777777" w:rsidR="00172DB8" w:rsidRPr="009A5060" w:rsidRDefault="00172DB8" w:rsidP="00C179E5">
            <w:pPr>
              <w:jc w:val="center"/>
              <w:rPr>
                <w:rFonts w:ascii="Aptos" w:hAnsi="Aptos"/>
                <w:sz w:val="18"/>
                <w:szCs w:val="18"/>
              </w:rPr>
            </w:pPr>
            <w:r w:rsidRPr="009A5060">
              <w:rPr>
                <w:rFonts w:ascii="Aptos" w:hAnsi="Aptos"/>
                <w:sz w:val="18"/>
                <w:szCs w:val="18"/>
              </w:rPr>
              <w:t>73</w:t>
            </w:r>
          </w:p>
        </w:tc>
        <w:tc>
          <w:tcPr>
            <w:tcW w:w="3261" w:type="dxa"/>
            <w:tcBorders>
              <w:top w:val="single" w:sz="4" w:space="0" w:color="562873"/>
              <w:left w:val="single" w:sz="4" w:space="0" w:color="562873"/>
              <w:bottom w:val="single" w:sz="4" w:space="0" w:color="562873"/>
              <w:right w:val="single" w:sz="4" w:space="0" w:color="562873"/>
            </w:tcBorders>
          </w:tcPr>
          <w:p w14:paraId="195D4F7F" w14:textId="77777777" w:rsidR="00172DB8" w:rsidRPr="009A5060" w:rsidRDefault="00172DB8" w:rsidP="00C179E5">
            <w:pPr>
              <w:rPr>
                <w:rFonts w:ascii="Aptos" w:hAnsi="Aptos"/>
                <w:sz w:val="18"/>
                <w:szCs w:val="18"/>
              </w:rPr>
            </w:pPr>
            <w:r w:rsidRPr="009A5060">
              <w:rPr>
                <w:rFonts w:ascii="Aptos" w:hAnsi="Aptos"/>
                <w:sz w:val="18"/>
                <w:szCs w:val="18"/>
              </w:rPr>
              <w:t>MCS Services</w:t>
            </w:r>
          </w:p>
        </w:tc>
        <w:tc>
          <w:tcPr>
            <w:tcW w:w="6066" w:type="dxa"/>
            <w:tcBorders>
              <w:top w:val="single" w:sz="4" w:space="0" w:color="562873"/>
              <w:left w:val="single" w:sz="4" w:space="0" w:color="562873"/>
              <w:bottom w:val="single" w:sz="4" w:space="0" w:color="562873"/>
              <w:right w:val="single" w:sz="4" w:space="0" w:color="562873"/>
            </w:tcBorders>
          </w:tcPr>
          <w:p w14:paraId="2BBF846B" w14:textId="77777777" w:rsidR="00172DB8" w:rsidRPr="009A5060" w:rsidRDefault="00172DB8" w:rsidP="00C179E5">
            <w:pPr>
              <w:rPr>
                <w:rFonts w:ascii="Aptos" w:hAnsi="Aptos"/>
                <w:sz w:val="18"/>
                <w:szCs w:val="18"/>
              </w:rPr>
            </w:pPr>
            <w:r w:rsidRPr="009A5060">
              <w:rPr>
                <w:rFonts w:ascii="Aptos" w:hAnsi="Aptos"/>
                <w:sz w:val="18"/>
                <w:szCs w:val="18"/>
              </w:rPr>
              <w:t>Control System shared services like the Navigator, Archiving etc.</w:t>
            </w:r>
          </w:p>
        </w:tc>
      </w:tr>
      <w:tr w:rsidR="00172DB8" w:rsidRPr="009A5060" w14:paraId="4AC795FF"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75F9AD53" w14:textId="77777777" w:rsidR="00172DB8" w:rsidRPr="009A5060" w:rsidRDefault="00172DB8" w:rsidP="00C179E5">
            <w:pPr>
              <w:jc w:val="center"/>
              <w:rPr>
                <w:rFonts w:ascii="Aptos" w:hAnsi="Aptos"/>
                <w:sz w:val="18"/>
                <w:szCs w:val="18"/>
              </w:rPr>
            </w:pPr>
            <w:r w:rsidRPr="009A5060">
              <w:rPr>
                <w:rFonts w:ascii="Aptos" w:hAnsi="Aptos"/>
                <w:sz w:val="18"/>
                <w:szCs w:val="18"/>
              </w:rPr>
              <w:lastRenderedPageBreak/>
              <w:t>731</w:t>
            </w:r>
          </w:p>
        </w:tc>
        <w:tc>
          <w:tcPr>
            <w:tcW w:w="3261" w:type="dxa"/>
            <w:tcBorders>
              <w:top w:val="single" w:sz="4" w:space="0" w:color="562873"/>
              <w:left w:val="single" w:sz="4" w:space="0" w:color="562873"/>
              <w:bottom w:val="single" w:sz="4" w:space="0" w:color="562873"/>
              <w:right w:val="single" w:sz="4" w:space="0" w:color="562873"/>
            </w:tcBorders>
          </w:tcPr>
          <w:p w14:paraId="067B37AD" w14:textId="77777777" w:rsidR="00172DB8" w:rsidRPr="009A5060" w:rsidRDefault="00172DB8" w:rsidP="00C179E5">
            <w:pPr>
              <w:rPr>
                <w:rFonts w:ascii="Aptos" w:hAnsi="Aptos"/>
                <w:sz w:val="18"/>
                <w:szCs w:val="18"/>
              </w:rPr>
            </w:pPr>
            <w:r w:rsidRPr="009A5060">
              <w:rPr>
                <w:rFonts w:ascii="Aptos" w:hAnsi="Aptos"/>
                <w:sz w:val="18"/>
                <w:szCs w:val="18"/>
              </w:rPr>
              <w:t xml:space="preserve">   Archiver</w:t>
            </w:r>
          </w:p>
        </w:tc>
        <w:tc>
          <w:tcPr>
            <w:tcW w:w="6066" w:type="dxa"/>
            <w:tcBorders>
              <w:top w:val="single" w:sz="4" w:space="0" w:color="562873"/>
              <w:left w:val="single" w:sz="4" w:space="0" w:color="562873"/>
              <w:bottom w:val="single" w:sz="4" w:space="0" w:color="562873"/>
              <w:right w:val="single" w:sz="4" w:space="0" w:color="562873"/>
            </w:tcBorders>
          </w:tcPr>
          <w:p w14:paraId="40139854" w14:textId="77777777" w:rsidR="00172DB8" w:rsidRPr="009A5060" w:rsidRDefault="00172DB8" w:rsidP="00C179E5">
            <w:pPr>
              <w:rPr>
                <w:rFonts w:ascii="Aptos" w:hAnsi="Aptos"/>
                <w:sz w:val="18"/>
                <w:szCs w:val="18"/>
              </w:rPr>
            </w:pPr>
            <w:r w:rsidRPr="009A5060">
              <w:rPr>
                <w:rFonts w:ascii="Aptos" w:hAnsi="Aptos"/>
                <w:sz w:val="18"/>
                <w:szCs w:val="18"/>
              </w:rPr>
              <w:t>A data historian or archiving service used to record historical process data for the accelerator and the QPLANT.</w:t>
            </w:r>
          </w:p>
        </w:tc>
      </w:tr>
      <w:tr w:rsidR="00172DB8" w:rsidRPr="009A5060" w14:paraId="4D64941C" w14:textId="77777777" w:rsidTr="00172DB8">
        <w:tc>
          <w:tcPr>
            <w:tcW w:w="10456" w:type="dxa"/>
            <w:gridSpan w:val="3"/>
            <w:shd w:val="clear" w:color="auto" w:fill="EBD9ED"/>
          </w:tcPr>
          <w:p w14:paraId="65D23C6A" w14:textId="77777777" w:rsidR="00172DB8" w:rsidRPr="009A5060" w:rsidRDefault="00172DB8" w:rsidP="00C179E5">
            <w:pPr>
              <w:rPr>
                <w:rFonts w:ascii="Aptos" w:hAnsi="Aptos"/>
                <w:sz w:val="18"/>
                <w:szCs w:val="18"/>
              </w:rPr>
            </w:pPr>
            <w:r w:rsidRPr="009A5060">
              <w:rPr>
                <w:rFonts w:ascii="Aptos" w:hAnsi="Aptos"/>
                <w:b/>
                <w:color w:val="7030A0"/>
                <w:sz w:val="18"/>
                <w:szCs w:val="18"/>
              </w:rPr>
              <w:t>80–89: Visualization and Clients</w:t>
            </w:r>
          </w:p>
        </w:tc>
      </w:tr>
      <w:tr w:rsidR="00172DB8" w:rsidRPr="009A5060" w14:paraId="6287835D"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2692DBB4" w14:textId="77777777" w:rsidR="00172DB8" w:rsidRPr="009A5060" w:rsidRDefault="00172DB8" w:rsidP="00C179E5">
            <w:pPr>
              <w:jc w:val="center"/>
              <w:rPr>
                <w:rFonts w:ascii="Aptos" w:hAnsi="Aptos"/>
                <w:sz w:val="18"/>
                <w:szCs w:val="18"/>
              </w:rPr>
            </w:pPr>
            <w:r w:rsidRPr="009A5060">
              <w:rPr>
                <w:rFonts w:ascii="Aptos" w:hAnsi="Aptos"/>
                <w:sz w:val="18"/>
                <w:szCs w:val="18"/>
              </w:rPr>
              <w:t>80</w:t>
            </w:r>
          </w:p>
        </w:tc>
        <w:tc>
          <w:tcPr>
            <w:tcW w:w="3261" w:type="dxa"/>
            <w:tcBorders>
              <w:top w:val="single" w:sz="4" w:space="0" w:color="562873"/>
              <w:left w:val="single" w:sz="4" w:space="0" w:color="562873"/>
              <w:bottom w:val="single" w:sz="4" w:space="0" w:color="562873"/>
              <w:right w:val="single" w:sz="4" w:space="0" w:color="562873"/>
            </w:tcBorders>
          </w:tcPr>
          <w:p w14:paraId="6B034096" w14:textId="77777777" w:rsidR="00172DB8" w:rsidRPr="009A5060" w:rsidRDefault="00172DB8" w:rsidP="00C179E5">
            <w:pPr>
              <w:rPr>
                <w:rFonts w:ascii="Aptos" w:hAnsi="Aptos"/>
                <w:sz w:val="18"/>
                <w:szCs w:val="18"/>
              </w:rPr>
            </w:pPr>
            <w:r w:rsidRPr="009A5060">
              <w:rPr>
                <w:rFonts w:ascii="Aptos" w:hAnsi="Aptos"/>
                <w:sz w:val="18"/>
                <w:szCs w:val="18"/>
              </w:rPr>
              <w:t>Zero Client</w:t>
            </w:r>
          </w:p>
        </w:tc>
        <w:tc>
          <w:tcPr>
            <w:tcW w:w="6066" w:type="dxa"/>
            <w:tcBorders>
              <w:top w:val="single" w:sz="4" w:space="0" w:color="562873"/>
              <w:left w:val="single" w:sz="4" w:space="0" w:color="562873"/>
              <w:bottom w:val="single" w:sz="4" w:space="0" w:color="562873"/>
              <w:right w:val="single" w:sz="4" w:space="0" w:color="562873"/>
            </w:tcBorders>
          </w:tcPr>
          <w:p w14:paraId="76D19D2B" w14:textId="7397DEEC" w:rsidR="00172DB8" w:rsidRPr="009A5060" w:rsidRDefault="00172DB8" w:rsidP="00C179E5">
            <w:pPr>
              <w:rPr>
                <w:rFonts w:ascii="Aptos" w:hAnsi="Aptos"/>
                <w:sz w:val="18"/>
                <w:szCs w:val="18"/>
              </w:rPr>
            </w:pPr>
            <w:r w:rsidRPr="009A5060">
              <w:rPr>
                <w:rFonts w:ascii="Aptos" w:hAnsi="Aptos"/>
                <w:sz w:val="18"/>
                <w:szCs w:val="18"/>
              </w:rPr>
              <w:t xml:space="preserve">Used for visualizing MCS Navigator, the zero client displays the user interface generated by the server. </w:t>
            </w:r>
            <w:r w:rsidR="009C7980" w:rsidRPr="009A5060">
              <w:rPr>
                <w:rFonts w:ascii="Aptos" w:hAnsi="Aptos"/>
                <w:sz w:val="18"/>
                <w:szCs w:val="18"/>
              </w:rPr>
              <w:t xml:space="preserve"> </w:t>
            </w:r>
            <w:r w:rsidRPr="009A5060">
              <w:rPr>
                <w:rFonts w:ascii="Aptos" w:hAnsi="Aptos"/>
                <w:sz w:val="18"/>
                <w:szCs w:val="18"/>
              </w:rPr>
              <w:t>All processing, data storage, and updates occur centrally.</w:t>
            </w:r>
          </w:p>
        </w:tc>
      </w:tr>
      <w:tr w:rsidR="00172DB8" w:rsidRPr="009A5060" w14:paraId="15ACCAF3" w14:textId="77777777" w:rsidTr="00172DB8">
        <w:tc>
          <w:tcPr>
            <w:tcW w:w="10456" w:type="dxa"/>
            <w:gridSpan w:val="3"/>
            <w:shd w:val="clear" w:color="auto" w:fill="EBD9ED"/>
          </w:tcPr>
          <w:p w14:paraId="03C773A9" w14:textId="77777777" w:rsidR="00172DB8" w:rsidRPr="009A5060" w:rsidRDefault="00172DB8" w:rsidP="00C179E5">
            <w:pPr>
              <w:rPr>
                <w:rFonts w:ascii="Aptos" w:hAnsi="Aptos"/>
                <w:sz w:val="18"/>
                <w:szCs w:val="18"/>
              </w:rPr>
            </w:pPr>
            <w:r w:rsidRPr="009A5060">
              <w:rPr>
                <w:rFonts w:ascii="Aptos" w:hAnsi="Aptos"/>
                <w:b/>
                <w:color w:val="7030A0"/>
                <w:sz w:val="18"/>
                <w:szCs w:val="18"/>
              </w:rPr>
              <w:t>90–99: Servers and Supervisory Systems</w:t>
            </w:r>
          </w:p>
        </w:tc>
      </w:tr>
      <w:tr w:rsidR="00172DB8" w:rsidRPr="009A5060" w14:paraId="6A1C4B5D"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20F29ABB" w14:textId="77777777" w:rsidR="00172DB8" w:rsidRPr="009A5060" w:rsidRDefault="00172DB8" w:rsidP="00C179E5">
            <w:pPr>
              <w:jc w:val="center"/>
              <w:rPr>
                <w:rFonts w:ascii="Aptos" w:hAnsi="Aptos"/>
                <w:sz w:val="18"/>
                <w:szCs w:val="18"/>
              </w:rPr>
            </w:pPr>
            <w:r w:rsidRPr="009A5060">
              <w:rPr>
                <w:rFonts w:ascii="Aptos" w:hAnsi="Aptos"/>
                <w:sz w:val="18"/>
                <w:szCs w:val="18"/>
              </w:rPr>
              <w:t>90</w:t>
            </w:r>
          </w:p>
        </w:tc>
        <w:tc>
          <w:tcPr>
            <w:tcW w:w="3261" w:type="dxa"/>
            <w:tcBorders>
              <w:top w:val="single" w:sz="4" w:space="0" w:color="562873"/>
              <w:left w:val="single" w:sz="4" w:space="0" w:color="562873"/>
              <w:bottom w:val="single" w:sz="4" w:space="0" w:color="562873"/>
              <w:right w:val="single" w:sz="4" w:space="0" w:color="562873"/>
            </w:tcBorders>
          </w:tcPr>
          <w:p w14:paraId="1626B23B" w14:textId="77777777" w:rsidR="00172DB8" w:rsidRPr="009A5060" w:rsidRDefault="00172DB8" w:rsidP="00C179E5">
            <w:pPr>
              <w:rPr>
                <w:rFonts w:ascii="Aptos" w:hAnsi="Aptos"/>
                <w:sz w:val="18"/>
                <w:szCs w:val="18"/>
              </w:rPr>
            </w:pPr>
            <w:r w:rsidRPr="009A5060">
              <w:rPr>
                <w:rFonts w:ascii="Aptos" w:hAnsi="Aptos"/>
                <w:sz w:val="18"/>
                <w:szCs w:val="18"/>
              </w:rPr>
              <w:t>Server (Cluster)</w:t>
            </w:r>
          </w:p>
        </w:tc>
        <w:tc>
          <w:tcPr>
            <w:tcW w:w="6066" w:type="dxa"/>
            <w:tcBorders>
              <w:top w:val="single" w:sz="4" w:space="0" w:color="562873"/>
              <w:left w:val="single" w:sz="4" w:space="0" w:color="562873"/>
              <w:bottom w:val="single" w:sz="4" w:space="0" w:color="562873"/>
              <w:right w:val="single" w:sz="4" w:space="0" w:color="562873"/>
            </w:tcBorders>
          </w:tcPr>
          <w:p w14:paraId="6590410C" w14:textId="77777777" w:rsidR="00172DB8" w:rsidRPr="009A5060" w:rsidRDefault="00172DB8" w:rsidP="00C179E5">
            <w:pPr>
              <w:rPr>
                <w:rFonts w:ascii="Aptos" w:hAnsi="Aptos"/>
                <w:sz w:val="18"/>
                <w:szCs w:val="18"/>
              </w:rPr>
            </w:pPr>
            <w:r w:rsidRPr="009A5060">
              <w:rPr>
                <w:rFonts w:ascii="Aptos" w:hAnsi="Aptos"/>
                <w:sz w:val="18"/>
                <w:szCs w:val="18"/>
              </w:rPr>
              <w:t>Server cluster based on KVM (for Kernel-based Virtual Machine) full virtualization solution for Linux on x86 hardware.</w:t>
            </w:r>
          </w:p>
        </w:tc>
      </w:tr>
      <w:tr w:rsidR="00172DB8" w:rsidRPr="009A5060" w14:paraId="3ACC638E"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5A841F1A" w14:textId="77777777" w:rsidR="00172DB8" w:rsidRPr="009A5060" w:rsidRDefault="00172DB8" w:rsidP="00C179E5">
            <w:pPr>
              <w:jc w:val="center"/>
              <w:rPr>
                <w:rFonts w:ascii="Aptos" w:hAnsi="Aptos"/>
                <w:sz w:val="18"/>
                <w:szCs w:val="18"/>
              </w:rPr>
            </w:pPr>
            <w:r w:rsidRPr="009A5060">
              <w:rPr>
                <w:rFonts w:ascii="Aptos" w:hAnsi="Aptos"/>
                <w:sz w:val="18"/>
                <w:szCs w:val="18"/>
              </w:rPr>
              <w:t>711</w:t>
            </w:r>
          </w:p>
        </w:tc>
        <w:tc>
          <w:tcPr>
            <w:tcW w:w="3261" w:type="dxa"/>
            <w:tcBorders>
              <w:top w:val="single" w:sz="4" w:space="0" w:color="562873"/>
              <w:left w:val="single" w:sz="4" w:space="0" w:color="562873"/>
              <w:bottom w:val="single" w:sz="4" w:space="0" w:color="562873"/>
              <w:right w:val="single" w:sz="4" w:space="0" w:color="562873"/>
            </w:tcBorders>
          </w:tcPr>
          <w:p w14:paraId="19AA0D00" w14:textId="77777777" w:rsidR="00172DB8" w:rsidRPr="009A5060" w:rsidRDefault="00172DB8" w:rsidP="00C179E5">
            <w:pPr>
              <w:rPr>
                <w:rFonts w:ascii="Aptos" w:hAnsi="Aptos"/>
                <w:sz w:val="18"/>
                <w:szCs w:val="18"/>
              </w:rPr>
            </w:pPr>
            <w:r w:rsidRPr="009A5060">
              <w:rPr>
                <w:rFonts w:ascii="Aptos" w:hAnsi="Aptos"/>
                <w:sz w:val="18"/>
                <w:szCs w:val="18"/>
              </w:rPr>
              <w:t xml:space="preserve">   Navigator</w:t>
            </w:r>
          </w:p>
        </w:tc>
        <w:tc>
          <w:tcPr>
            <w:tcW w:w="6066" w:type="dxa"/>
            <w:tcBorders>
              <w:top w:val="single" w:sz="4" w:space="0" w:color="562873"/>
              <w:left w:val="single" w:sz="4" w:space="0" w:color="562873"/>
              <w:bottom w:val="single" w:sz="4" w:space="0" w:color="562873"/>
              <w:right w:val="single" w:sz="4" w:space="0" w:color="562873"/>
            </w:tcBorders>
          </w:tcPr>
          <w:p w14:paraId="2BC189B3" w14:textId="77777777" w:rsidR="00172DB8" w:rsidRPr="009A5060" w:rsidRDefault="00172DB8" w:rsidP="00C179E5">
            <w:pPr>
              <w:rPr>
                <w:rFonts w:ascii="Aptos" w:hAnsi="Aptos"/>
                <w:sz w:val="18"/>
                <w:szCs w:val="18"/>
              </w:rPr>
            </w:pPr>
            <w:r w:rsidRPr="009A5060">
              <w:rPr>
                <w:rFonts w:ascii="Aptos" w:hAnsi="Aptos"/>
                <w:sz w:val="18"/>
                <w:szCs w:val="18"/>
              </w:rPr>
              <w:t>The project wide SCADA system for controlling/monitoring the accelerator and the cryogenic processes at a higher supervisory level.</w:t>
            </w:r>
          </w:p>
        </w:tc>
      </w:tr>
      <w:tr w:rsidR="00172DB8" w:rsidRPr="009A5060" w14:paraId="6BCCE789"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4E141C05" w14:textId="77777777" w:rsidR="00172DB8" w:rsidRPr="009A5060" w:rsidRDefault="00172DB8" w:rsidP="00C179E5">
            <w:pPr>
              <w:jc w:val="center"/>
              <w:rPr>
                <w:rFonts w:ascii="Aptos" w:hAnsi="Aptos"/>
                <w:sz w:val="18"/>
                <w:szCs w:val="18"/>
              </w:rPr>
            </w:pPr>
            <w:r w:rsidRPr="009A5060">
              <w:rPr>
                <w:rFonts w:ascii="Aptos" w:hAnsi="Aptos"/>
                <w:sz w:val="18"/>
                <w:szCs w:val="18"/>
              </w:rPr>
              <w:t>7111</w:t>
            </w:r>
          </w:p>
        </w:tc>
        <w:tc>
          <w:tcPr>
            <w:tcW w:w="3261" w:type="dxa"/>
            <w:tcBorders>
              <w:top w:val="single" w:sz="4" w:space="0" w:color="562873"/>
              <w:left w:val="single" w:sz="4" w:space="0" w:color="562873"/>
              <w:bottom w:val="single" w:sz="4" w:space="0" w:color="562873"/>
              <w:right w:val="single" w:sz="4" w:space="0" w:color="562873"/>
            </w:tcBorders>
          </w:tcPr>
          <w:p w14:paraId="7483D90F" w14:textId="77777777" w:rsidR="00172DB8" w:rsidRPr="009A5060" w:rsidRDefault="00172DB8" w:rsidP="00C179E5">
            <w:pPr>
              <w:rPr>
                <w:rFonts w:ascii="Aptos" w:hAnsi="Aptos"/>
                <w:sz w:val="18"/>
                <w:szCs w:val="18"/>
              </w:rPr>
            </w:pPr>
            <w:r w:rsidRPr="009A5060">
              <w:rPr>
                <w:rFonts w:ascii="Aptos" w:hAnsi="Aptos"/>
                <w:sz w:val="18"/>
                <w:szCs w:val="18"/>
              </w:rPr>
              <w:t xml:space="preserve">   QPLANT</w:t>
            </w:r>
          </w:p>
        </w:tc>
        <w:tc>
          <w:tcPr>
            <w:tcW w:w="6066" w:type="dxa"/>
            <w:tcBorders>
              <w:top w:val="single" w:sz="4" w:space="0" w:color="562873"/>
              <w:left w:val="single" w:sz="4" w:space="0" w:color="562873"/>
              <w:bottom w:val="single" w:sz="4" w:space="0" w:color="562873"/>
              <w:right w:val="single" w:sz="4" w:space="0" w:color="562873"/>
            </w:tcBorders>
          </w:tcPr>
          <w:p w14:paraId="012B0E36" w14:textId="77777777" w:rsidR="00172DB8" w:rsidRPr="009A5060" w:rsidRDefault="00172DB8" w:rsidP="00C179E5">
            <w:pPr>
              <w:rPr>
                <w:rFonts w:ascii="Aptos" w:hAnsi="Aptos"/>
                <w:sz w:val="18"/>
                <w:szCs w:val="18"/>
              </w:rPr>
            </w:pPr>
            <w:r w:rsidRPr="009A5060">
              <w:rPr>
                <w:rFonts w:ascii="Aptos" w:hAnsi="Aptos"/>
                <w:sz w:val="18"/>
                <w:szCs w:val="18"/>
              </w:rPr>
              <w:t>A control panel or interface for the QPLANT.</w:t>
            </w:r>
          </w:p>
        </w:tc>
      </w:tr>
      <w:tr w:rsidR="00172DB8" w:rsidRPr="009A5060" w14:paraId="108CC831"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2EDB5C45" w14:textId="77777777" w:rsidR="00172DB8" w:rsidRPr="009A5060" w:rsidRDefault="00172DB8" w:rsidP="00C179E5">
            <w:pPr>
              <w:jc w:val="center"/>
              <w:rPr>
                <w:rFonts w:ascii="Aptos" w:hAnsi="Aptos"/>
                <w:sz w:val="18"/>
                <w:szCs w:val="18"/>
              </w:rPr>
            </w:pPr>
            <w:r w:rsidRPr="009A5060">
              <w:rPr>
                <w:rFonts w:ascii="Aptos" w:hAnsi="Aptos"/>
                <w:sz w:val="18"/>
                <w:szCs w:val="18"/>
              </w:rPr>
              <w:t>7112</w:t>
            </w:r>
          </w:p>
        </w:tc>
        <w:tc>
          <w:tcPr>
            <w:tcW w:w="3261" w:type="dxa"/>
            <w:tcBorders>
              <w:top w:val="single" w:sz="4" w:space="0" w:color="562873"/>
              <w:left w:val="single" w:sz="4" w:space="0" w:color="562873"/>
              <w:bottom w:val="single" w:sz="4" w:space="0" w:color="562873"/>
              <w:right w:val="single" w:sz="4" w:space="0" w:color="562873"/>
            </w:tcBorders>
          </w:tcPr>
          <w:p w14:paraId="306F9EDB" w14:textId="77777777" w:rsidR="00172DB8" w:rsidRPr="009A5060" w:rsidRDefault="00172DB8" w:rsidP="00C179E5">
            <w:pPr>
              <w:rPr>
                <w:rFonts w:ascii="Aptos" w:hAnsi="Aptos"/>
                <w:sz w:val="18"/>
                <w:szCs w:val="18"/>
              </w:rPr>
            </w:pPr>
            <w:r w:rsidRPr="009A5060">
              <w:rPr>
                <w:rFonts w:ascii="Aptos" w:hAnsi="Aptos"/>
                <w:sz w:val="18"/>
                <w:szCs w:val="18"/>
              </w:rPr>
              <w:t xml:space="preserve">   QCELLPanel</w:t>
            </w:r>
          </w:p>
        </w:tc>
        <w:tc>
          <w:tcPr>
            <w:tcW w:w="6066" w:type="dxa"/>
            <w:tcBorders>
              <w:top w:val="single" w:sz="4" w:space="0" w:color="562873"/>
              <w:left w:val="single" w:sz="4" w:space="0" w:color="562873"/>
              <w:bottom w:val="single" w:sz="4" w:space="0" w:color="562873"/>
              <w:right w:val="single" w:sz="4" w:space="0" w:color="562873"/>
            </w:tcBorders>
          </w:tcPr>
          <w:p w14:paraId="452DFE97" w14:textId="77777777" w:rsidR="00172DB8" w:rsidRPr="009A5060" w:rsidRDefault="00172DB8" w:rsidP="00C179E5">
            <w:pPr>
              <w:rPr>
                <w:rFonts w:ascii="Aptos" w:hAnsi="Aptos"/>
                <w:sz w:val="18"/>
                <w:szCs w:val="18"/>
              </w:rPr>
            </w:pPr>
            <w:r w:rsidRPr="009A5060">
              <w:rPr>
                <w:rFonts w:ascii="Aptos" w:hAnsi="Aptos"/>
                <w:sz w:val="18"/>
                <w:szCs w:val="18"/>
              </w:rPr>
              <w:t>A control panel or interface for a cryogenic cell.</w:t>
            </w:r>
          </w:p>
        </w:tc>
      </w:tr>
    </w:tbl>
    <w:p w14:paraId="5F2CD4E8" w14:textId="77777777" w:rsidR="00D47B98" w:rsidRPr="009A5060" w:rsidRDefault="00D47B98" w:rsidP="00C179E5">
      <w:pPr>
        <w:spacing w:line="240" w:lineRule="auto"/>
      </w:pPr>
    </w:p>
    <w:p w14:paraId="07BE9B6B" w14:textId="7C9B1903" w:rsidR="001D3C59" w:rsidRPr="009A5060" w:rsidRDefault="00BE12A9" w:rsidP="00C179E5">
      <w:pPr>
        <w:pStyle w:val="Heading1numbered"/>
      </w:pPr>
      <w:bookmarkStart w:id="5956" w:name="_Toc216341032"/>
      <w:r w:rsidRPr="009A5060">
        <w:lastRenderedPageBreak/>
        <w:t>Applicable Documents</w:t>
      </w:r>
      <w:bookmarkEnd w:id="5956"/>
    </w:p>
    <w:p w14:paraId="308BDE50" w14:textId="46038704" w:rsidR="001D3C59" w:rsidRPr="009A5060" w:rsidRDefault="001D3C59" w:rsidP="00C179E5">
      <w:pPr>
        <w:pStyle w:val="regular"/>
        <w:spacing w:line="240" w:lineRule="auto"/>
      </w:pPr>
      <w:bookmarkStart w:id="5957" w:name="_Toc200492702"/>
      <w:r w:rsidRPr="009A5060">
        <w:t xml:space="preserve">SCK CEN </w:t>
      </w:r>
      <w:r w:rsidR="00BE12A9" w:rsidRPr="009A5060">
        <w:t xml:space="preserve">is </w:t>
      </w:r>
      <w:r w:rsidRPr="009A5060">
        <w:t>provid</w:t>
      </w:r>
      <w:r w:rsidR="00BE12A9" w:rsidRPr="009A5060">
        <w:t>ing</w:t>
      </w:r>
      <w:r w:rsidRPr="009A5060">
        <w:t xml:space="preserve"> the required information necessary for the performance of the Contract as outlined </w:t>
      </w:r>
      <w:r w:rsidR="00BE12A9" w:rsidRPr="009A5060">
        <w:t>in this Addendum</w:t>
      </w:r>
      <w:r w:rsidRPr="009A5060">
        <w:t>.  The level of maturity provided is th</w:t>
      </w:r>
      <w:r w:rsidR="00BE12A9" w:rsidRPr="009A5060">
        <w:t>at</w:t>
      </w:r>
      <w:r w:rsidRPr="009A5060">
        <w:t xml:space="preserve"> necessary for the Applicant to </w:t>
      </w:r>
      <w:r w:rsidR="00946115" w:rsidRPr="009A5060">
        <w:t>provide and offer</w:t>
      </w:r>
      <w:r w:rsidRPr="009A5060">
        <w:t xml:space="preserve">.  Within Contract </w:t>
      </w:r>
      <w:r w:rsidR="00BE12A9" w:rsidRPr="009A5060">
        <w:t>execution</w:t>
      </w:r>
      <w:r w:rsidR="00946115" w:rsidRPr="009A5060">
        <w:t xml:space="preserve">, </w:t>
      </w:r>
      <w:r w:rsidRPr="009A5060">
        <w:t>SCK CEN</w:t>
      </w:r>
      <w:r w:rsidR="00946115" w:rsidRPr="009A5060">
        <w:t xml:space="preserve"> may provide updated versions of the applicable documents listed below</w:t>
      </w:r>
      <w:r w:rsidRPr="009A5060">
        <w:t>.</w:t>
      </w:r>
      <w:bookmarkEnd w:id="5957"/>
    </w:p>
    <w:p w14:paraId="00DC689A" w14:textId="2B30D528" w:rsidR="001D3C59" w:rsidRPr="009A5060" w:rsidRDefault="001D3C59" w:rsidP="00C179E5">
      <w:pPr>
        <w:pStyle w:val="Caption"/>
        <w:spacing w:line="240" w:lineRule="auto"/>
        <w:jc w:val="left"/>
      </w:pPr>
      <w:bookmarkStart w:id="5958" w:name="_Toc201310432"/>
      <w:bookmarkStart w:id="5959" w:name="_Toc212194985"/>
      <w:r w:rsidRPr="009A5060">
        <w:t xml:space="preserve">Table </w:t>
      </w:r>
      <w:r w:rsidRPr="009A5060">
        <w:fldChar w:fldCharType="begin"/>
      </w:r>
      <w:r w:rsidRPr="009A5060">
        <w:instrText xml:space="preserve"> SEQ Table \* ARABIC </w:instrText>
      </w:r>
      <w:r w:rsidRPr="009A5060">
        <w:fldChar w:fldCharType="separate"/>
      </w:r>
      <w:r w:rsidR="00041F61">
        <w:rPr>
          <w:noProof/>
        </w:rPr>
        <w:t>28</w:t>
      </w:r>
      <w:r w:rsidRPr="009A5060">
        <w:fldChar w:fldCharType="end"/>
      </w:r>
      <w:r w:rsidRPr="009A5060">
        <w:t xml:space="preserve"> Applicable Documents (AD)</w:t>
      </w:r>
      <w:bookmarkEnd w:id="5958"/>
      <w:bookmarkEnd w:id="5959"/>
    </w:p>
    <w:tbl>
      <w:tblPr>
        <w:tblW w:w="9270" w:type="dxa"/>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CellMar>
          <w:left w:w="70" w:type="dxa"/>
          <w:right w:w="70" w:type="dxa"/>
        </w:tblCellMar>
        <w:tblLook w:val="0000" w:firstRow="0" w:lastRow="0" w:firstColumn="0" w:lastColumn="0" w:noHBand="0" w:noVBand="0"/>
      </w:tblPr>
      <w:tblGrid>
        <w:gridCol w:w="7110"/>
        <w:gridCol w:w="2160"/>
      </w:tblGrid>
      <w:tr w:rsidR="007C27AF" w:rsidRPr="009A5060" w:rsidDel="0067541D" w14:paraId="394D0873" w14:textId="77777777" w:rsidTr="00B34630">
        <w:trPr>
          <w:trHeight w:hRule="exact" w:val="851"/>
        </w:trPr>
        <w:tc>
          <w:tcPr>
            <w:tcW w:w="7110" w:type="dxa"/>
            <w:tcBorders>
              <w:top w:val="single" w:sz="4" w:space="0" w:color="auto"/>
            </w:tcBorders>
            <w:shd w:val="clear" w:color="auto" w:fill="DFCAEC" w:themeFill="accent1" w:themeFillTint="33"/>
            <w:vAlign w:val="center"/>
          </w:tcPr>
          <w:p w14:paraId="43768056" w14:textId="6A258FCD" w:rsidR="007C27AF" w:rsidRPr="009A5060" w:rsidRDefault="00187AC2" w:rsidP="00C179E5">
            <w:pPr>
              <w:spacing w:line="240" w:lineRule="auto"/>
              <w:jc w:val="center"/>
              <w:rPr>
                <w:b/>
                <w:bCs/>
                <w:color w:val="7030A0"/>
              </w:rPr>
            </w:pPr>
            <w:r w:rsidRPr="009A5060">
              <w:rPr>
                <w:b/>
                <w:bCs/>
                <w:color w:val="7030A0"/>
              </w:rPr>
              <w:t>Document name</w:t>
            </w:r>
          </w:p>
        </w:tc>
        <w:tc>
          <w:tcPr>
            <w:tcW w:w="2160" w:type="dxa"/>
            <w:tcBorders>
              <w:top w:val="single" w:sz="4" w:space="0" w:color="auto"/>
            </w:tcBorders>
            <w:shd w:val="clear" w:color="auto" w:fill="DFCAEC" w:themeFill="accent1" w:themeFillTint="33"/>
            <w:vAlign w:val="center"/>
          </w:tcPr>
          <w:p w14:paraId="3426385D" w14:textId="77777777" w:rsidR="007C27AF" w:rsidRPr="009A5060" w:rsidRDefault="007C27AF" w:rsidP="00C179E5">
            <w:pPr>
              <w:spacing w:line="240" w:lineRule="auto"/>
              <w:jc w:val="center"/>
              <w:rPr>
                <w:b/>
                <w:bCs/>
                <w:color w:val="7030A0"/>
              </w:rPr>
            </w:pPr>
            <w:bookmarkStart w:id="5960" w:name="_Toc200492704"/>
            <w:bookmarkStart w:id="5961" w:name="_Toc202536302"/>
            <w:bookmarkStart w:id="5962" w:name="_Toc202536984"/>
            <w:bookmarkStart w:id="5963" w:name="_Toc202537735"/>
            <w:r w:rsidRPr="009A5060">
              <w:rPr>
                <w:b/>
                <w:bCs/>
                <w:color w:val="7030A0"/>
              </w:rPr>
              <w:t>Reference</w:t>
            </w:r>
            <w:bookmarkEnd w:id="5960"/>
            <w:bookmarkEnd w:id="5961"/>
            <w:bookmarkEnd w:id="5962"/>
            <w:bookmarkEnd w:id="5963"/>
          </w:p>
        </w:tc>
      </w:tr>
      <w:tr w:rsidR="00676971" w:rsidRPr="009A5060" w:rsidDel="0067541D" w14:paraId="2E898523" w14:textId="77777777" w:rsidTr="0003012A">
        <w:trPr>
          <w:trHeight w:val="567"/>
        </w:trPr>
        <w:tc>
          <w:tcPr>
            <w:tcW w:w="7110" w:type="dxa"/>
            <w:vAlign w:val="center"/>
          </w:tcPr>
          <w:p w14:paraId="266E0E6F" w14:textId="2A7C7CAB" w:rsidR="00676971" w:rsidRPr="009A5060" w:rsidRDefault="00676971" w:rsidP="00C179E5">
            <w:pPr>
              <w:pStyle w:val="ReferenceList"/>
              <w:spacing w:line="240" w:lineRule="auto"/>
              <w:rPr>
                <w:rFonts w:ascii="Aptos" w:hAnsi="Aptos"/>
                <w:sz w:val="18"/>
                <w:szCs w:val="18"/>
              </w:rPr>
            </w:pPr>
            <w:bookmarkStart w:id="5964" w:name="_Ref215573295"/>
            <w:r w:rsidRPr="009A5060">
              <w:rPr>
                <w:rFonts w:ascii="Aptos" w:hAnsi="Aptos"/>
                <w:sz w:val="18"/>
                <w:szCs w:val="18"/>
              </w:rPr>
              <w:t>D2.1 Preliminary Design</w:t>
            </w:r>
            <w:bookmarkEnd w:id="5964"/>
          </w:p>
        </w:tc>
        <w:tc>
          <w:tcPr>
            <w:tcW w:w="2160" w:type="dxa"/>
            <w:vAlign w:val="center"/>
          </w:tcPr>
          <w:p w14:paraId="672C6E1F" w14:textId="7A577E34" w:rsidR="00676971" w:rsidRPr="009A5060" w:rsidRDefault="00676971" w:rsidP="00C179E5">
            <w:pPr>
              <w:pStyle w:val="Subtitle"/>
            </w:pPr>
            <w:hyperlink r:id="rId43" w:history="1">
              <w:bookmarkStart w:id="5965" w:name="_Toc200492711"/>
              <w:bookmarkStart w:id="5966" w:name="_Toc202536305"/>
              <w:bookmarkStart w:id="5967" w:name="_Toc202536987"/>
              <w:bookmarkStart w:id="5968" w:name="_Toc202537738"/>
              <w:r w:rsidRPr="009A5060">
                <w:rPr>
                  <w:rFonts w:ascii="Aptos" w:hAnsi="Aptos"/>
                  <w:sz w:val="18"/>
                  <w:szCs w:val="18"/>
                  <w:highlight w:val="yellow"/>
                </w:rPr>
                <w:t>SCK CEN/81777062</w:t>
              </w:r>
              <w:bookmarkEnd w:id="5965"/>
              <w:bookmarkEnd w:id="5966"/>
              <w:bookmarkEnd w:id="5967"/>
              <w:bookmarkEnd w:id="5968"/>
            </w:hyperlink>
          </w:p>
        </w:tc>
      </w:tr>
      <w:tr w:rsidR="00676971" w:rsidRPr="009A5060" w:rsidDel="0067541D" w14:paraId="4611595F" w14:textId="77777777" w:rsidTr="0003012A">
        <w:trPr>
          <w:trHeight w:val="567"/>
        </w:trPr>
        <w:tc>
          <w:tcPr>
            <w:tcW w:w="7110" w:type="dxa"/>
            <w:vAlign w:val="center"/>
          </w:tcPr>
          <w:p w14:paraId="02FDC592" w14:textId="79990A0C" w:rsidR="00676971" w:rsidRPr="009A5060" w:rsidRDefault="00676971" w:rsidP="00C179E5">
            <w:pPr>
              <w:pStyle w:val="ReferenceList"/>
              <w:spacing w:line="240" w:lineRule="auto"/>
              <w:rPr>
                <w:rFonts w:ascii="Aptos" w:hAnsi="Aptos"/>
                <w:sz w:val="18"/>
                <w:szCs w:val="18"/>
              </w:rPr>
            </w:pPr>
            <w:bookmarkStart w:id="5969" w:name="_Toc200492705"/>
            <w:bookmarkStart w:id="5970" w:name="_Ref211261456"/>
            <w:bookmarkStart w:id="5971" w:name="_Ref211261464"/>
            <w:bookmarkStart w:id="5972" w:name="_Ref212191875"/>
            <w:bookmarkStart w:id="5973" w:name="_Ref212191882"/>
            <w:r w:rsidRPr="009A5060">
              <w:rPr>
                <w:rFonts w:ascii="Aptos" w:hAnsi="Aptos"/>
                <w:sz w:val="18"/>
                <w:szCs w:val="18"/>
              </w:rPr>
              <w:t>SCK CEN Auxiliary Building</w:t>
            </w:r>
            <w:bookmarkEnd w:id="5969"/>
            <w:bookmarkEnd w:id="5970"/>
            <w:bookmarkEnd w:id="5971"/>
            <w:bookmarkEnd w:id="5972"/>
            <w:bookmarkEnd w:id="5973"/>
          </w:p>
        </w:tc>
        <w:tc>
          <w:tcPr>
            <w:tcW w:w="2160" w:type="dxa"/>
            <w:vAlign w:val="center"/>
          </w:tcPr>
          <w:p w14:paraId="5C911CF9" w14:textId="2CC0A233" w:rsidR="00676971" w:rsidRPr="009A5060" w:rsidRDefault="00676971" w:rsidP="00C179E5">
            <w:pPr>
              <w:pStyle w:val="Subtitle"/>
              <w:rPr>
                <w:rFonts w:ascii="Aptos" w:hAnsi="Aptos"/>
                <w:sz w:val="18"/>
                <w:szCs w:val="18"/>
              </w:rPr>
            </w:pPr>
            <w:hyperlink r:id="rId44" w:history="1">
              <w:bookmarkStart w:id="5974" w:name="_Toc200492707"/>
              <w:bookmarkStart w:id="5975" w:name="_Toc202536303"/>
              <w:bookmarkStart w:id="5976" w:name="_Toc202536985"/>
              <w:bookmarkStart w:id="5977" w:name="_Toc202537736"/>
              <w:r w:rsidRPr="009A5060">
                <w:rPr>
                  <w:rFonts w:ascii="Aptos" w:hAnsi="Aptos"/>
                  <w:sz w:val="18"/>
                  <w:szCs w:val="18"/>
                </w:rPr>
                <w:t>SCK CEN/89811518</w:t>
              </w:r>
              <w:bookmarkEnd w:id="5974"/>
              <w:bookmarkEnd w:id="5975"/>
              <w:bookmarkEnd w:id="5976"/>
              <w:bookmarkEnd w:id="5977"/>
            </w:hyperlink>
          </w:p>
        </w:tc>
      </w:tr>
      <w:tr w:rsidR="00676971" w:rsidRPr="009A5060" w:rsidDel="0067541D" w14:paraId="363D1FD5" w14:textId="77777777" w:rsidTr="0003012A">
        <w:trPr>
          <w:trHeight w:val="567"/>
        </w:trPr>
        <w:tc>
          <w:tcPr>
            <w:tcW w:w="7110" w:type="dxa"/>
            <w:vAlign w:val="center"/>
          </w:tcPr>
          <w:p w14:paraId="229E64FC" w14:textId="77777777" w:rsidR="00676971" w:rsidRPr="009A5060" w:rsidRDefault="00676971" w:rsidP="00C179E5">
            <w:pPr>
              <w:pStyle w:val="ReferenceList"/>
              <w:spacing w:line="240" w:lineRule="auto"/>
              <w:rPr>
                <w:rFonts w:ascii="Aptos" w:hAnsi="Aptos"/>
                <w:sz w:val="18"/>
                <w:szCs w:val="18"/>
              </w:rPr>
            </w:pPr>
            <w:bookmarkStart w:id="5978" w:name="_Toc200492708"/>
            <w:r w:rsidRPr="009A5060">
              <w:rPr>
                <w:rFonts w:ascii="Aptos" w:hAnsi="Aptos"/>
                <w:sz w:val="18"/>
                <w:szCs w:val="18"/>
              </w:rPr>
              <w:t>S</w:t>
            </w:r>
            <w:bookmarkEnd w:id="5978"/>
            <w:r w:rsidRPr="009A5060">
              <w:rPr>
                <w:rFonts w:ascii="Aptos" w:hAnsi="Aptos"/>
                <w:sz w:val="18"/>
                <w:szCs w:val="18"/>
              </w:rPr>
              <w:t>afety Plan (for LCP4 onwards)</w:t>
            </w:r>
            <w:r w:rsidRPr="009A5060">
              <w:rPr>
                <w:rFonts w:ascii="Aptos" w:hAnsi="Aptos"/>
                <w:sz w:val="18"/>
                <w:szCs w:val="18"/>
              </w:rPr>
              <w:br/>
            </w:r>
          </w:p>
        </w:tc>
        <w:tc>
          <w:tcPr>
            <w:tcW w:w="2160" w:type="dxa"/>
            <w:vAlign w:val="center"/>
          </w:tcPr>
          <w:p w14:paraId="3194D85C" w14:textId="327C1DF4" w:rsidR="00676971" w:rsidRPr="009A5060" w:rsidRDefault="00676971" w:rsidP="00C179E5">
            <w:pPr>
              <w:pStyle w:val="Subtitle"/>
              <w:rPr>
                <w:rFonts w:ascii="Aptos" w:hAnsi="Aptos"/>
                <w:sz w:val="18"/>
                <w:szCs w:val="18"/>
              </w:rPr>
            </w:pPr>
            <w:hyperlink r:id="rId45" w:history="1">
              <w:bookmarkStart w:id="5979" w:name="_Toc200492709"/>
              <w:bookmarkStart w:id="5980" w:name="_Toc202536304"/>
              <w:bookmarkStart w:id="5981" w:name="_Toc202536986"/>
              <w:bookmarkStart w:id="5982" w:name="_Toc202537737"/>
              <w:r w:rsidRPr="009A5060">
                <w:rPr>
                  <w:rFonts w:ascii="Aptos" w:hAnsi="Aptos"/>
                  <w:sz w:val="18"/>
                  <w:szCs w:val="18"/>
                </w:rPr>
                <w:t>SCK CEN/56057080</w:t>
              </w:r>
              <w:bookmarkEnd w:id="5979"/>
              <w:bookmarkEnd w:id="5980"/>
              <w:bookmarkEnd w:id="5981"/>
              <w:bookmarkEnd w:id="5982"/>
            </w:hyperlink>
          </w:p>
        </w:tc>
      </w:tr>
      <w:tr w:rsidR="00676971" w:rsidRPr="009A5060" w:rsidDel="0067541D" w14:paraId="6DF85519" w14:textId="77777777" w:rsidTr="0003012A">
        <w:trPr>
          <w:trHeight w:val="567"/>
        </w:trPr>
        <w:tc>
          <w:tcPr>
            <w:tcW w:w="7110" w:type="dxa"/>
            <w:vAlign w:val="center"/>
          </w:tcPr>
          <w:p w14:paraId="6462D6FB" w14:textId="77777777" w:rsidR="00676971" w:rsidRPr="009A5060" w:rsidRDefault="00676971" w:rsidP="00C179E5">
            <w:pPr>
              <w:pStyle w:val="ReferenceList"/>
              <w:spacing w:line="240" w:lineRule="auto"/>
              <w:rPr>
                <w:rFonts w:ascii="Aptos" w:hAnsi="Aptos"/>
                <w:sz w:val="18"/>
                <w:szCs w:val="18"/>
              </w:rPr>
            </w:pPr>
            <w:bookmarkStart w:id="5983" w:name="_Toc200492712"/>
            <w:r w:rsidRPr="009A5060">
              <w:rPr>
                <w:rFonts w:ascii="Aptos" w:hAnsi="Aptos"/>
                <w:sz w:val="18"/>
                <w:szCs w:val="18"/>
              </w:rPr>
              <w:t>General Specification for Steel Piping Materials</w:t>
            </w:r>
            <w:bookmarkEnd w:id="5983"/>
          </w:p>
        </w:tc>
        <w:tc>
          <w:tcPr>
            <w:tcW w:w="2160" w:type="dxa"/>
            <w:vAlign w:val="center"/>
          </w:tcPr>
          <w:p w14:paraId="3EDE3732" w14:textId="39C74610" w:rsidR="00676971" w:rsidRPr="009A5060" w:rsidRDefault="00676971" w:rsidP="00C179E5">
            <w:pPr>
              <w:pStyle w:val="Subtitle"/>
              <w:rPr>
                <w:rFonts w:ascii="Aptos" w:hAnsi="Aptos"/>
                <w:sz w:val="18"/>
                <w:szCs w:val="18"/>
              </w:rPr>
            </w:pPr>
            <w:hyperlink r:id="rId46" w:history="1">
              <w:bookmarkStart w:id="5984" w:name="_Toc200492713"/>
              <w:bookmarkStart w:id="5985" w:name="_Toc202536306"/>
              <w:bookmarkStart w:id="5986" w:name="_Toc202536988"/>
              <w:bookmarkStart w:id="5987" w:name="_Toc202537739"/>
              <w:r w:rsidRPr="009A5060">
                <w:rPr>
                  <w:rFonts w:ascii="Aptos" w:hAnsi="Aptos"/>
                  <w:sz w:val="18"/>
                  <w:szCs w:val="18"/>
                </w:rPr>
                <w:t>SCK CEN/81912295</w:t>
              </w:r>
              <w:bookmarkEnd w:id="5984"/>
              <w:bookmarkEnd w:id="5985"/>
              <w:bookmarkEnd w:id="5986"/>
              <w:bookmarkEnd w:id="5987"/>
            </w:hyperlink>
          </w:p>
        </w:tc>
      </w:tr>
      <w:tr w:rsidR="00676971" w:rsidRPr="009A5060" w:rsidDel="0067541D" w14:paraId="4F11281D" w14:textId="77777777" w:rsidTr="0003012A">
        <w:trPr>
          <w:trHeight w:val="567"/>
        </w:trPr>
        <w:tc>
          <w:tcPr>
            <w:tcW w:w="7110" w:type="dxa"/>
            <w:vAlign w:val="center"/>
          </w:tcPr>
          <w:p w14:paraId="6AE59B69" w14:textId="77777777" w:rsidR="00676971" w:rsidRPr="009A5060" w:rsidRDefault="00676971" w:rsidP="00C179E5">
            <w:pPr>
              <w:pStyle w:val="ReferenceList"/>
              <w:spacing w:line="240" w:lineRule="auto"/>
              <w:rPr>
                <w:rFonts w:ascii="Aptos" w:hAnsi="Aptos"/>
                <w:sz w:val="18"/>
                <w:szCs w:val="18"/>
              </w:rPr>
            </w:pPr>
            <w:r w:rsidRPr="009A5060">
              <w:rPr>
                <w:rFonts w:ascii="Aptos" w:hAnsi="Aptos"/>
                <w:sz w:val="18"/>
                <w:szCs w:val="18"/>
              </w:rPr>
              <w:t>General Software and Hardware Requirements for Contractors</w:t>
            </w:r>
          </w:p>
        </w:tc>
        <w:tc>
          <w:tcPr>
            <w:tcW w:w="2160" w:type="dxa"/>
            <w:vAlign w:val="center"/>
          </w:tcPr>
          <w:p w14:paraId="05880AC0" w14:textId="77777777" w:rsidR="00676971" w:rsidRPr="009A5060" w:rsidRDefault="00676971" w:rsidP="00C179E5">
            <w:pPr>
              <w:pStyle w:val="Subtitle"/>
              <w:rPr>
                <w:rFonts w:ascii="Aptos" w:hAnsi="Aptos"/>
                <w:sz w:val="18"/>
                <w:szCs w:val="18"/>
              </w:rPr>
            </w:pPr>
            <w:r w:rsidRPr="009A5060">
              <w:rPr>
                <w:rFonts w:ascii="Aptos" w:hAnsi="Aptos"/>
                <w:sz w:val="18"/>
                <w:szCs w:val="18"/>
              </w:rPr>
              <w:t>SCK CEN/55310227</w:t>
            </w:r>
          </w:p>
        </w:tc>
      </w:tr>
      <w:tr w:rsidR="00676971" w:rsidRPr="009A5060" w:rsidDel="0067541D" w14:paraId="1EDBF69C" w14:textId="77777777" w:rsidTr="0003012A">
        <w:trPr>
          <w:trHeight w:val="567"/>
        </w:trPr>
        <w:tc>
          <w:tcPr>
            <w:tcW w:w="7110" w:type="dxa"/>
            <w:vAlign w:val="center"/>
          </w:tcPr>
          <w:p w14:paraId="603CBB7F" w14:textId="77777777" w:rsidR="00676971" w:rsidRPr="009A5060" w:rsidRDefault="00676971" w:rsidP="00C179E5">
            <w:pPr>
              <w:pStyle w:val="ReferenceList"/>
              <w:spacing w:line="240" w:lineRule="auto"/>
              <w:rPr>
                <w:rFonts w:ascii="Aptos" w:hAnsi="Aptos"/>
                <w:sz w:val="18"/>
                <w:szCs w:val="18"/>
              </w:rPr>
            </w:pPr>
            <w:bookmarkStart w:id="5988" w:name="_Toc200492716"/>
            <w:r w:rsidRPr="009A5060">
              <w:rPr>
                <w:rFonts w:ascii="Aptos" w:hAnsi="Aptos"/>
                <w:sz w:val="18"/>
                <w:szCs w:val="18"/>
              </w:rPr>
              <w:t>Requirements for Electrical Equipment Included in Package Plants</w:t>
            </w:r>
            <w:bookmarkEnd w:id="5988"/>
          </w:p>
        </w:tc>
        <w:tc>
          <w:tcPr>
            <w:tcW w:w="2160" w:type="dxa"/>
            <w:vAlign w:val="center"/>
          </w:tcPr>
          <w:p w14:paraId="14F1E49C" w14:textId="68AF3707" w:rsidR="00676971" w:rsidRPr="009A5060" w:rsidRDefault="00676971" w:rsidP="00C179E5">
            <w:pPr>
              <w:pStyle w:val="Subtitle"/>
              <w:rPr>
                <w:rFonts w:ascii="Aptos" w:hAnsi="Aptos"/>
                <w:sz w:val="18"/>
                <w:szCs w:val="18"/>
              </w:rPr>
            </w:pPr>
            <w:hyperlink r:id="rId47" w:history="1">
              <w:bookmarkStart w:id="5989" w:name="_Toc200492717"/>
              <w:bookmarkStart w:id="5990" w:name="_Toc202536308"/>
              <w:bookmarkStart w:id="5991" w:name="_Toc202536990"/>
              <w:bookmarkStart w:id="5992" w:name="_Toc202537741"/>
              <w:r w:rsidRPr="009A5060">
                <w:rPr>
                  <w:rFonts w:ascii="Aptos" w:hAnsi="Aptos"/>
                  <w:sz w:val="18"/>
                  <w:szCs w:val="18"/>
                </w:rPr>
                <w:t>SCK CEN/81913364</w:t>
              </w:r>
              <w:bookmarkEnd w:id="5989"/>
              <w:bookmarkEnd w:id="5990"/>
              <w:bookmarkEnd w:id="5991"/>
              <w:bookmarkEnd w:id="5992"/>
            </w:hyperlink>
          </w:p>
        </w:tc>
      </w:tr>
      <w:tr w:rsidR="00676971" w:rsidRPr="009A5060" w:rsidDel="0067541D" w14:paraId="59B0EBA0" w14:textId="77777777" w:rsidTr="0003012A">
        <w:trPr>
          <w:trHeight w:val="567"/>
        </w:trPr>
        <w:tc>
          <w:tcPr>
            <w:tcW w:w="7110" w:type="dxa"/>
            <w:vAlign w:val="center"/>
          </w:tcPr>
          <w:p w14:paraId="77909283" w14:textId="77777777" w:rsidR="00676971" w:rsidRPr="009A5060" w:rsidRDefault="00676971" w:rsidP="00C179E5">
            <w:pPr>
              <w:pStyle w:val="ReferenceList"/>
              <w:spacing w:line="240" w:lineRule="auto"/>
              <w:rPr>
                <w:rFonts w:ascii="Aptos" w:hAnsi="Aptos"/>
                <w:sz w:val="18"/>
                <w:szCs w:val="18"/>
              </w:rPr>
            </w:pPr>
            <w:bookmarkStart w:id="5993" w:name="_Toc200492718"/>
            <w:r w:rsidRPr="009A5060">
              <w:rPr>
                <w:rFonts w:ascii="Aptos" w:hAnsi="Aptos"/>
                <w:sz w:val="18"/>
                <w:szCs w:val="18"/>
              </w:rPr>
              <w:t>EMC Guidelines</w:t>
            </w:r>
            <w:bookmarkEnd w:id="5993"/>
          </w:p>
        </w:tc>
        <w:tc>
          <w:tcPr>
            <w:tcW w:w="2160" w:type="dxa"/>
            <w:vAlign w:val="center"/>
          </w:tcPr>
          <w:p w14:paraId="0051B59D" w14:textId="19954EF1" w:rsidR="00676971" w:rsidRPr="009A5060" w:rsidRDefault="00676971" w:rsidP="00C179E5">
            <w:pPr>
              <w:pStyle w:val="Subtitle"/>
              <w:rPr>
                <w:rFonts w:ascii="Aptos" w:hAnsi="Aptos"/>
                <w:sz w:val="18"/>
                <w:szCs w:val="18"/>
              </w:rPr>
            </w:pPr>
            <w:hyperlink r:id="rId48" w:history="1">
              <w:bookmarkStart w:id="5994" w:name="_Toc200492719"/>
              <w:bookmarkStart w:id="5995" w:name="_Toc202536309"/>
              <w:bookmarkStart w:id="5996" w:name="_Toc202536991"/>
              <w:bookmarkStart w:id="5997" w:name="_Toc202537742"/>
              <w:r w:rsidRPr="009A5060">
                <w:rPr>
                  <w:rFonts w:ascii="Aptos" w:hAnsi="Aptos"/>
                  <w:sz w:val="18"/>
                  <w:szCs w:val="18"/>
                </w:rPr>
                <w:t>SCK CEN/81913579</w:t>
              </w:r>
              <w:bookmarkEnd w:id="5994"/>
              <w:bookmarkEnd w:id="5995"/>
              <w:bookmarkEnd w:id="5996"/>
              <w:bookmarkEnd w:id="5997"/>
            </w:hyperlink>
          </w:p>
        </w:tc>
      </w:tr>
      <w:tr w:rsidR="00676971" w:rsidRPr="009A5060" w:rsidDel="0067541D" w14:paraId="130EF96B" w14:textId="77777777" w:rsidTr="0003012A">
        <w:trPr>
          <w:trHeight w:val="567"/>
        </w:trPr>
        <w:tc>
          <w:tcPr>
            <w:tcW w:w="7110" w:type="dxa"/>
            <w:vAlign w:val="center"/>
          </w:tcPr>
          <w:p w14:paraId="734C3DAD" w14:textId="77777777" w:rsidR="00676971" w:rsidRPr="009A5060" w:rsidRDefault="00676971" w:rsidP="00C179E5">
            <w:pPr>
              <w:pStyle w:val="ReferenceList"/>
              <w:spacing w:line="240" w:lineRule="auto"/>
              <w:rPr>
                <w:rFonts w:ascii="Aptos" w:hAnsi="Aptos"/>
                <w:sz w:val="18"/>
                <w:szCs w:val="18"/>
              </w:rPr>
            </w:pPr>
            <w:bookmarkStart w:id="5998" w:name="_Toc200492720"/>
            <w:r w:rsidRPr="009A5060">
              <w:rPr>
                <w:rFonts w:ascii="Aptos" w:hAnsi="Aptos"/>
                <w:sz w:val="18"/>
                <w:szCs w:val="18"/>
              </w:rPr>
              <w:t>SCADA HMI Guideline</w:t>
            </w:r>
            <w:bookmarkEnd w:id="5998"/>
          </w:p>
        </w:tc>
        <w:tc>
          <w:tcPr>
            <w:tcW w:w="2160" w:type="dxa"/>
            <w:vAlign w:val="center"/>
          </w:tcPr>
          <w:p w14:paraId="4EE71B4B" w14:textId="417CDCBA" w:rsidR="00676971" w:rsidRPr="009A5060" w:rsidRDefault="00676971" w:rsidP="00C179E5">
            <w:pPr>
              <w:pStyle w:val="Subtitle"/>
              <w:rPr>
                <w:rFonts w:ascii="Aptos" w:hAnsi="Aptos"/>
                <w:sz w:val="18"/>
                <w:szCs w:val="18"/>
              </w:rPr>
            </w:pPr>
            <w:hyperlink r:id="rId49" w:history="1">
              <w:bookmarkStart w:id="5999" w:name="_Toc200492721"/>
              <w:bookmarkStart w:id="6000" w:name="_Toc202536310"/>
              <w:bookmarkStart w:id="6001" w:name="_Toc202536992"/>
              <w:bookmarkStart w:id="6002" w:name="_Toc202537743"/>
              <w:r w:rsidRPr="009A5060">
                <w:rPr>
                  <w:rFonts w:ascii="Aptos" w:hAnsi="Aptos"/>
                  <w:sz w:val="18"/>
                  <w:szCs w:val="18"/>
                </w:rPr>
                <w:t>SCK CEN/53012565</w:t>
              </w:r>
              <w:bookmarkEnd w:id="5999"/>
              <w:bookmarkEnd w:id="6000"/>
              <w:bookmarkEnd w:id="6001"/>
              <w:bookmarkEnd w:id="6002"/>
            </w:hyperlink>
          </w:p>
        </w:tc>
      </w:tr>
      <w:tr w:rsidR="00676971" w:rsidRPr="009A5060" w:rsidDel="0067541D" w14:paraId="5843BE58" w14:textId="77777777" w:rsidTr="0003012A">
        <w:trPr>
          <w:trHeight w:val="567"/>
        </w:trPr>
        <w:tc>
          <w:tcPr>
            <w:tcW w:w="7110" w:type="dxa"/>
            <w:vAlign w:val="center"/>
          </w:tcPr>
          <w:p w14:paraId="40834A4C" w14:textId="57D9FFC7" w:rsidR="00676971" w:rsidRPr="009A5060" w:rsidRDefault="00676971" w:rsidP="00C179E5">
            <w:pPr>
              <w:pStyle w:val="ReferenceList"/>
              <w:spacing w:line="240" w:lineRule="auto"/>
              <w:rPr>
                <w:rFonts w:ascii="Aptos" w:hAnsi="Aptos"/>
                <w:sz w:val="18"/>
                <w:szCs w:val="18"/>
              </w:rPr>
            </w:pPr>
            <w:bookmarkStart w:id="6003" w:name="_Toc200492722"/>
            <w:r w:rsidRPr="009A5060">
              <w:rPr>
                <w:rFonts w:ascii="Aptos" w:hAnsi="Aptos"/>
                <w:sz w:val="18"/>
                <w:szCs w:val="18"/>
              </w:rPr>
              <w:t>Technical Specification for Control Valves</w:t>
            </w:r>
            <w:bookmarkEnd w:id="6003"/>
          </w:p>
        </w:tc>
        <w:tc>
          <w:tcPr>
            <w:tcW w:w="2160" w:type="dxa"/>
            <w:vAlign w:val="center"/>
          </w:tcPr>
          <w:p w14:paraId="07C629F1" w14:textId="42063C7D" w:rsidR="00676971" w:rsidRPr="009A5060" w:rsidRDefault="00676971" w:rsidP="00C179E5">
            <w:pPr>
              <w:pStyle w:val="Subtitle"/>
              <w:rPr>
                <w:rFonts w:ascii="Aptos" w:hAnsi="Aptos"/>
                <w:sz w:val="18"/>
                <w:szCs w:val="18"/>
              </w:rPr>
            </w:pPr>
            <w:hyperlink r:id="rId50" w:history="1">
              <w:bookmarkStart w:id="6004" w:name="_Toc200492723"/>
              <w:bookmarkStart w:id="6005" w:name="_Toc202536311"/>
              <w:bookmarkStart w:id="6006" w:name="_Toc202536993"/>
              <w:bookmarkStart w:id="6007" w:name="_Toc202537744"/>
              <w:r w:rsidRPr="009A5060">
                <w:rPr>
                  <w:rFonts w:ascii="Aptos" w:hAnsi="Aptos"/>
                  <w:sz w:val="18"/>
                  <w:szCs w:val="18"/>
                </w:rPr>
                <w:t>SCK CEN/81912936</w:t>
              </w:r>
              <w:bookmarkEnd w:id="6004"/>
              <w:bookmarkEnd w:id="6005"/>
              <w:bookmarkEnd w:id="6006"/>
              <w:bookmarkEnd w:id="6007"/>
            </w:hyperlink>
          </w:p>
        </w:tc>
      </w:tr>
      <w:tr w:rsidR="00676971" w:rsidRPr="009A5060" w:rsidDel="0067541D" w14:paraId="3F91083F" w14:textId="77777777" w:rsidTr="0003012A">
        <w:trPr>
          <w:trHeight w:val="567"/>
        </w:trPr>
        <w:tc>
          <w:tcPr>
            <w:tcW w:w="7110" w:type="dxa"/>
            <w:vAlign w:val="center"/>
          </w:tcPr>
          <w:p w14:paraId="39EA0DDC" w14:textId="77777777" w:rsidR="00676971" w:rsidRPr="009A5060" w:rsidRDefault="00676971" w:rsidP="00C179E5">
            <w:pPr>
              <w:pStyle w:val="ReferenceList"/>
              <w:spacing w:line="240" w:lineRule="auto"/>
              <w:rPr>
                <w:rFonts w:ascii="Aptos" w:hAnsi="Aptos"/>
                <w:sz w:val="18"/>
                <w:szCs w:val="18"/>
              </w:rPr>
            </w:pPr>
            <w:bookmarkStart w:id="6008" w:name="_Toc200492724"/>
            <w:r w:rsidRPr="009A5060">
              <w:rPr>
                <w:rFonts w:ascii="Aptos" w:hAnsi="Aptos"/>
                <w:sz w:val="18"/>
                <w:szCs w:val="18"/>
              </w:rPr>
              <w:t>Technical Specification for Instruments</w:t>
            </w:r>
            <w:bookmarkEnd w:id="6008"/>
          </w:p>
        </w:tc>
        <w:tc>
          <w:tcPr>
            <w:tcW w:w="2160" w:type="dxa"/>
            <w:vAlign w:val="center"/>
          </w:tcPr>
          <w:p w14:paraId="63228D3B" w14:textId="5B2F224D" w:rsidR="00676971" w:rsidRPr="009A5060" w:rsidRDefault="00676971" w:rsidP="00C179E5">
            <w:pPr>
              <w:pStyle w:val="Subtitle"/>
              <w:rPr>
                <w:rFonts w:ascii="Aptos" w:hAnsi="Aptos"/>
                <w:sz w:val="18"/>
                <w:szCs w:val="18"/>
              </w:rPr>
            </w:pPr>
            <w:hyperlink r:id="rId51" w:history="1">
              <w:bookmarkStart w:id="6009" w:name="_Toc200492725"/>
              <w:bookmarkStart w:id="6010" w:name="_Toc202536312"/>
              <w:bookmarkStart w:id="6011" w:name="_Toc202536994"/>
              <w:bookmarkStart w:id="6012" w:name="_Toc202537745"/>
              <w:r w:rsidRPr="009A5060">
                <w:rPr>
                  <w:rFonts w:ascii="Aptos" w:hAnsi="Aptos"/>
                  <w:sz w:val="18"/>
                  <w:szCs w:val="18"/>
                </w:rPr>
                <w:t>SCK CEN/89816164</w:t>
              </w:r>
              <w:bookmarkEnd w:id="6009"/>
              <w:bookmarkEnd w:id="6010"/>
              <w:bookmarkEnd w:id="6011"/>
              <w:bookmarkEnd w:id="6012"/>
            </w:hyperlink>
          </w:p>
        </w:tc>
      </w:tr>
      <w:tr w:rsidR="00676971" w:rsidRPr="009A5060" w:rsidDel="0067541D" w14:paraId="51F7D013" w14:textId="77777777" w:rsidTr="0003012A">
        <w:trPr>
          <w:trHeight w:val="567"/>
        </w:trPr>
        <w:tc>
          <w:tcPr>
            <w:tcW w:w="7110" w:type="dxa"/>
            <w:vAlign w:val="center"/>
          </w:tcPr>
          <w:p w14:paraId="39F61D5F" w14:textId="77777777" w:rsidR="00676971" w:rsidRPr="009A5060" w:rsidRDefault="00676971" w:rsidP="00C179E5">
            <w:pPr>
              <w:pStyle w:val="ReferenceList"/>
              <w:spacing w:line="240" w:lineRule="auto"/>
              <w:rPr>
                <w:rFonts w:ascii="Aptos" w:hAnsi="Aptos"/>
                <w:sz w:val="18"/>
                <w:szCs w:val="18"/>
              </w:rPr>
            </w:pPr>
            <w:bookmarkStart w:id="6013" w:name="_Toc200492726"/>
            <w:r w:rsidRPr="009A5060">
              <w:rPr>
                <w:rFonts w:ascii="Aptos" w:hAnsi="Aptos"/>
                <w:sz w:val="18"/>
                <w:szCs w:val="18"/>
              </w:rPr>
              <w:t>Painting and coating specification</w:t>
            </w:r>
            <w:bookmarkEnd w:id="6013"/>
          </w:p>
        </w:tc>
        <w:tc>
          <w:tcPr>
            <w:tcW w:w="2160" w:type="dxa"/>
            <w:vAlign w:val="center"/>
          </w:tcPr>
          <w:p w14:paraId="31D1A01A" w14:textId="53B8E787" w:rsidR="00676971" w:rsidRPr="009A5060" w:rsidRDefault="00676971" w:rsidP="00C179E5">
            <w:pPr>
              <w:pStyle w:val="Subtitle"/>
              <w:rPr>
                <w:rFonts w:ascii="Aptos" w:hAnsi="Aptos"/>
                <w:sz w:val="18"/>
                <w:szCs w:val="18"/>
              </w:rPr>
            </w:pPr>
            <w:hyperlink r:id="rId52" w:history="1">
              <w:bookmarkStart w:id="6014" w:name="_Toc200492727"/>
              <w:bookmarkStart w:id="6015" w:name="_Toc202536313"/>
              <w:bookmarkStart w:id="6016" w:name="_Toc202536995"/>
              <w:bookmarkStart w:id="6017" w:name="_Toc202537746"/>
              <w:r w:rsidRPr="009A5060">
                <w:rPr>
                  <w:rFonts w:ascii="Aptos" w:hAnsi="Aptos"/>
                  <w:sz w:val="18"/>
                  <w:szCs w:val="18"/>
                </w:rPr>
                <w:t>SCK CEN/81913862</w:t>
              </w:r>
              <w:bookmarkEnd w:id="6014"/>
              <w:bookmarkEnd w:id="6015"/>
              <w:bookmarkEnd w:id="6016"/>
              <w:bookmarkEnd w:id="6017"/>
            </w:hyperlink>
          </w:p>
        </w:tc>
      </w:tr>
      <w:tr w:rsidR="00676971" w:rsidRPr="009A5060" w:rsidDel="0067541D" w14:paraId="6E1D06DD" w14:textId="77777777" w:rsidTr="0003012A">
        <w:trPr>
          <w:trHeight w:val="567"/>
        </w:trPr>
        <w:tc>
          <w:tcPr>
            <w:tcW w:w="7110" w:type="dxa"/>
            <w:vAlign w:val="center"/>
          </w:tcPr>
          <w:p w14:paraId="2AF63F72" w14:textId="77777777" w:rsidR="00676971" w:rsidRPr="009A5060" w:rsidRDefault="00676971" w:rsidP="00C179E5">
            <w:pPr>
              <w:pStyle w:val="ReferenceList"/>
              <w:spacing w:line="240" w:lineRule="auto"/>
              <w:rPr>
                <w:rFonts w:ascii="Aptos" w:hAnsi="Aptos"/>
                <w:sz w:val="18"/>
                <w:szCs w:val="18"/>
              </w:rPr>
            </w:pPr>
            <w:bookmarkStart w:id="6018" w:name="_Toc200492728"/>
            <w:r w:rsidRPr="009A5060">
              <w:rPr>
                <w:rFonts w:ascii="Aptos" w:hAnsi="Aptos"/>
                <w:sz w:val="18"/>
                <w:szCs w:val="18"/>
              </w:rPr>
              <w:t>Technical Specification for Plate Heat Exchangers</w:t>
            </w:r>
            <w:bookmarkEnd w:id="6018"/>
          </w:p>
        </w:tc>
        <w:tc>
          <w:tcPr>
            <w:tcW w:w="2160" w:type="dxa"/>
            <w:vAlign w:val="center"/>
          </w:tcPr>
          <w:p w14:paraId="43ECCA63" w14:textId="773F4EA2" w:rsidR="00676971" w:rsidRPr="009A5060" w:rsidRDefault="00676971" w:rsidP="00C179E5">
            <w:pPr>
              <w:pStyle w:val="Subtitle"/>
              <w:rPr>
                <w:rFonts w:ascii="Aptos" w:hAnsi="Aptos"/>
                <w:sz w:val="18"/>
                <w:szCs w:val="18"/>
              </w:rPr>
            </w:pPr>
            <w:hyperlink r:id="rId53" w:history="1">
              <w:bookmarkStart w:id="6019" w:name="_Toc200492729"/>
              <w:bookmarkStart w:id="6020" w:name="_Toc202536314"/>
              <w:bookmarkStart w:id="6021" w:name="_Toc202536996"/>
              <w:bookmarkStart w:id="6022" w:name="_Toc202537747"/>
              <w:r w:rsidRPr="009A5060">
                <w:rPr>
                  <w:rFonts w:ascii="Aptos" w:hAnsi="Aptos"/>
                  <w:sz w:val="18"/>
                  <w:szCs w:val="18"/>
                </w:rPr>
                <w:t>SCK CEN/81912893</w:t>
              </w:r>
              <w:bookmarkEnd w:id="6019"/>
              <w:bookmarkEnd w:id="6020"/>
              <w:bookmarkEnd w:id="6021"/>
              <w:bookmarkEnd w:id="6022"/>
            </w:hyperlink>
          </w:p>
        </w:tc>
      </w:tr>
      <w:tr w:rsidR="00676971" w:rsidRPr="009A5060" w:rsidDel="0067541D" w14:paraId="25EBC706" w14:textId="77777777" w:rsidTr="0003012A">
        <w:trPr>
          <w:trHeight w:val="567"/>
        </w:trPr>
        <w:tc>
          <w:tcPr>
            <w:tcW w:w="7110" w:type="dxa"/>
            <w:vAlign w:val="center"/>
          </w:tcPr>
          <w:p w14:paraId="6A9D3063" w14:textId="77777777" w:rsidR="00676971" w:rsidRPr="009A5060" w:rsidRDefault="00676971" w:rsidP="00C179E5">
            <w:pPr>
              <w:pStyle w:val="ReferenceList"/>
              <w:spacing w:line="240" w:lineRule="auto"/>
              <w:rPr>
                <w:rFonts w:ascii="Aptos" w:hAnsi="Aptos"/>
                <w:b/>
                <w:bCs/>
                <w:sz w:val="18"/>
                <w:szCs w:val="18"/>
              </w:rPr>
            </w:pPr>
            <w:bookmarkStart w:id="6023" w:name="_Ref191380254"/>
            <w:bookmarkStart w:id="6024" w:name="_Toc200492730"/>
            <w:r w:rsidRPr="009A5060">
              <w:rPr>
                <w:rFonts w:ascii="Aptos" w:hAnsi="Aptos"/>
                <w:sz w:val="18"/>
                <w:szCs w:val="18"/>
              </w:rPr>
              <w:t xml:space="preserve"> </w:t>
            </w:r>
            <w:bookmarkEnd w:id="6023"/>
            <w:bookmarkEnd w:id="6024"/>
            <w:r w:rsidRPr="009A5060">
              <w:rPr>
                <w:rFonts w:ascii="Aptos" w:hAnsi="Aptos"/>
                <w:sz w:val="18"/>
                <w:szCs w:val="18"/>
              </w:rPr>
              <w:t>MIT Interface Catalogue</w:t>
            </w:r>
          </w:p>
        </w:tc>
        <w:tc>
          <w:tcPr>
            <w:tcW w:w="2160" w:type="dxa"/>
            <w:vAlign w:val="center"/>
          </w:tcPr>
          <w:p w14:paraId="2B563995" w14:textId="0CDE9153" w:rsidR="00676971" w:rsidRPr="009A5060" w:rsidRDefault="00676971" w:rsidP="00C179E5">
            <w:pPr>
              <w:pStyle w:val="Subtitle"/>
              <w:rPr>
                <w:rFonts w:ascii="Aptos" w:hAnsi="Aptos"/>
                <w:sz w:val="18"/>
                <w:szCs w:val="18"/>
              </w:rPr>
            </w:pPr>
            <w:hyperlink r:id="rId54" w:history="1">
              <w:bookmarkStart w:id="6025" w:name="_Toc202536315"/>
              <w:bookmarkStart w:id="6026" w:name="_Toc202536997"/>
              <w:bookmarkStart w:id="6027" w:name="_Toc202537748"/>
              <w:r w:rsidRPr="009A5060">
                <w:rPr>
                  <w:rFonts w:ascii="Aptos" w:hAnsi="Aptos"/>
                  <w:sz w:val="18"/>
                  <w:szCs w:val="18"/>
                </w:rPr>
                <w:t>SCK CEN/81912045</w:t>
              </w:r>
              <w:bookmarkEnd w:id="6025"/>
              <w:bookmarkEnd w:id="6026"/>
              <w:bookmarkEnd w:id="6027"/>
            </w:hyperlink>
          </w:p>
        </w:tc>
      </w:tr>
      <w:tr w:rsidR="00676971" w:rsidRPr="009A5060" w:rsidDel="0067541D" w14:paraId="41518ED0" w14:textId="77777777" w:rsidTr="0003012A">
        <w:trPr>
          <w:trHeight w:val="567"/>
        </w:trPr>
        <w:tc>
          <w:tcPr>
            <w:tcW w:w="7110" w:type="dxa"/>
            <w:vAlign w:val="center"/>
          </w:tcPr>
          <w:p w14:paraId="613EE601" w14:textId="77777777" w:rsidR="00676971" w:rsidRPr="009A5060" w:rsidRDefault="00676971" w:rsidP="00C179E5">
            <w:pPr>
              <w:pStyle w:val="ReferenceList"/>
              <w:spacing w:line="240" w:lineRule="auto"/>
              <w:rPr>
                <w:rFonts w:ascii="Aptos" w:hAnsi="Aptos"/>
                <w:sz w:val="18"/>
                <w:szCs w:val="18"/>
              </w:rPr>
            </w:pPr>
            <w:bookmarkStart w:id="6028" w:name="_Toc200492732"/>
            <w:bookmarkStart w:id="6029" w:name="_Ref212191915"/>
            <w:r w:rsidRPr="009A5060">
              <w:rPr>
                <w:rFonts w:ascii="Aptos" w:hAnsi="Aptos"/>
                <w:sz w:val="18"/>
                <w:szCs w:val="18"/>
              </w:rPr>
              <w:t>Technical Specification for Shop Fabricated Tanks</w:t>
            </w:r>
            <w:bookmarkEnd w:id="6028"/>
            <w:bookmarkEnd w:id="6029"/>
          </w:p>
        </w:tc>
        <w:tc>
          <w:tcPr>
            <w:tcW w:w="2160" w:type="dxa"/>
            <w:vAlign w:val="center"/>
          </w:tcPr>
          <w:p w14:paraId="450A9060" w14:textId="47543889" w:rsidR="00676971" w:rsidRPr="009A5060" w:rsidRDefault="00676971" w:rsidP="00C179E5">
            <w:pPr>
              <w:pStyle w:val="Subtitle"/>
              <w:rPr>
                <w:rFonts w:ascii="Aptos" w:hAnsi="Aptos"/>
                <w:sz w:val="18"/>
                <w:szCs w:val="18"/>
              </w:rPr>
            </w:pPr>
            <w:hyperlink r:id="rId55" w:history="1">
              <w:bookmarkStart w:id="6030" w:name="_Toc200492733"/>
              <w:bookmarkStart w:id="6031" w:name="_Toc202536316"/>
              <w:bookmarkStart w:id="6032" w:name="_Toc202536998"/>
              <w:bookmarkStart w:id="6033" w:name="_Toc202537749"/>
              <w:r w:rsidRPr="009A5060">
                <w:rPr>
                  <w:rFonts w:ascii="Aptos" w:hAnsi="Aptos"/>
                  <w:sz w:val="18"/>
                  <w:szCs w:val="18"/>
                </w:rPr>
                <w:t>SCK CEN/81913369</w:t>
              </w:r>
              <w:bookmarkEnd w:id="6030"/>
              <w:bookmarkEnd w:id="6031"/>
              <w:bookmarkEnd w:id="6032"/>
              <w:bookmarkEnd w:id="6033"/>
            </w:hyperlink>
          </w:p>
        </w:tc>
      </w:tr>
      <w:tr w:rsidR="00676971" w:rsidRPr="009A5060" w:rsidDel="0067541D" w14:paraId="3DE1B8ED" w14:textId="77777777" w:rsidTr="0003012A">
        <w:trPr>
          <w:trHeight w:val="567"/>
        </w:trPr>
        <w:tc>
          <w:tcPr>
            <w:tcW w:w="7110" w:type="dxa"/>
            <w:vAlign w:val="center"/>
          </w:tcPr>
          <w:p w14:paraId="70E09687" w14:textId="77777777" w:rsidR="00676971" w:rsidRPr="009A5060" w:rsidRDefault="00676971" w:rsidP="00C179E5">
            <w:pPr>
              <w:pStyle w:val="ReferenceList"/>
              <w:spacing w:line="240" w:lineRule="auto"/>
              <w:rPr>
                <w:rFonts w:ascii="Aptos" w:hAnsi="Aptos"/>
                <w:sz w:val="18"/>
                <w:szCs w:val="18"/>
              </w:rPr>
            </w:pPr>
            <w:bookmarkStart w:id="6034" w:name="_Toc200492734"/>
            <w:r w:rsidRPr="009A5060">
              <w:rPr>
                <w:rFonts w:ascii="Aptos" w:hAnsi="Aptos"/>
                <w:sz w:val="18"/>
                <w:szCs w:val="18"/>
              </w:rPr>
              <w:t xml:space="preserve"> TS Of Manual and Motor Operated Metallic Valves</w:t>
            </w:r>
            <w:bookmarkEnd w:id="6034"/>
          </w:p>
        </w:tc>
        <w:tc>
          <w:tcPr>
            <w:tcW w:w="2160" w:type="dxa"/>
            <w:vAlign w:val="center"/>
          </w:tcPr>
          <w:p w14:paraId="72FBB87E" w14:textId="5EACE3AA" w:rsidR="00676971" w:rsidRPr="009A5060" w:rsidRDefault="00676971" w:rsidP="00C179E5">
            <w:pPr>
              <w:pStyle w:val="Subtitle"/>
              <w:rPr>
                <w:rFonts w:ascii="Aptos" w:hAnsi="Aptos"/>
                <w:sz w:val="18"/>
                <w:szCs w:val="18"/>
              </w:rPr>
            </w:pPr>
            <w:hyperlink r:id="rId56" w:history="1">
              <w:bookmarkStart w:id="6035" w:name="_Toc200492735"/>
              <w:bookmarkStart w:id="6036" w:name="_Toc202536317"/>
              <w:bookmarkStart w:id="6037" w:name="_Toc202536999"/>
              <w:bookmarkStart w:id="6038" w:name="_Toc202537750"/>
              <w:r w:rsidRPr="009A5060">
                <w:rPr>
                  <w:rFonts w:ascii="Aptos" w:hAnsi="Aptos"/>
                  <w:sz w:val="18"/>
                  <w:szCs w:val="18"/>
                </w:rPr>
                <w:t>SCK CEN/81912050</w:t>
              </w:r>
              <w:bookmarkEnd w:id="6035"/>
              <w:bookmarkEnd w:id="6036"/>
              <w:bookmarkEnd w:id="6037"/>
              <w:bookmarkEnd w:id="6038"/>
            </w:hyperlink>
          </w:p>
        </w:tc>
      </w:tr>
      <w:tr w:rsidR="00676971" w:rsidRPr="009A5060" w:rsidDel="0067541D" w14:paraId="4A3142D6" w14:textId="77777777" w:rsidTr="0003012A">
        <w:trPr>
          <w:trHeight w:val="567"/>
        </w:trPr>
        <w:tc>
          <w:tcPr>
            <w:tcW w:w="7110" w:type="dxa"/>
            <w:vAlign w:val="center"/>
          </w:tcPr>
          <w:p w14:paraId="17803F61" w14:textId="77777777" w:rsidR="00676971" w:rsidRPr="009A5060" w:rsidRDefault="00676971" w:rsidP="00C179E5">
            <w:pPr>
              <w:pStyle w:val="ReferenceList"/>
              <w:spacing w:line="240" w:lineRule="auto"/>
              <w:rPr>
                <w:rFonts w:ascii="Aptos" w:hAnsi="Aptos"/>
                <w:sz w:val="18"/>
                <w:szCs w:val="18"/>
              </w:rPr>
            </w:pPr>
            <w:bookmarkStart w:id="6039" w:name="_Toc200492736"/>
            <w:bookmarkStart w:id="6040" w:name="_Toc202185053"/>
            <w:r w:rsidRPr="009A5060">
              <w:rPr>
                <w:rFonts w:ascii="Aptos" w:hAnsi="Aptos"/>
                <w:sz w:val="18"/>
                <w:szCs w:val="18"/>
              </w:rPr>
              <w:t>MIS Slow Interlock interface</w:t>
            </w:r>
            <w:bookmarkEnd w:id="6039"/>
            <w:bookmarkEnd w:id="6040"/>
          </w:p>
          <w:p w14:paraId="2E0C3991" w14:textId="77777777" w:rsidR="00676971" w:rsidRPr="009A5060" w:rsidRDefault="00676971" w:rsidP="00C179E5">
            <w:pPr>
              <w:pStyle w:val="ReferenceList"/>
              <w:numPr>
                <w:ilvl w:val="0"/>
                <w:numId w:val="0"/>
              </w:numPr>
              <w:spacing w:line="240" w:lineRule="auto"/>
              <w:ind w:left="360"/>
              <w:rPr>
                <w:rFonts w:ascii="Aptos" w:hAnsi="Aptos"/>
                <w:sz w:val="18"/>
                <w:szCs w:val="18"/>
              </w:rPr>
            </w:pPr>
            <w:bookmarkStart w:id="6041" w:name="_Toc200492737"/>
            <w:bookmarkStart w:id="6042" w:name="_Toc202185054"/>
            <w:r w:rsidRPr="009A5060">
              <w:rPr>
                <w:rFonts w:ascii="Aptos" w:hAnsi="Aptos"/>
                <w:sz w:val="18"/>
                <w:szCs w:val="18"/>
              </w:rPr>
              <w:t>(applies also to non-safety digital communication)</w:t>
            </w:r>
            <w:bookmarkEnd w:id="6041"/>
            <w:bookmarkEnd w:id="6042"/>
          </w:p>
        </w:tc>
        <w:tc>
          <w:tcPr>
            <w:tcW w:w="2160" w:type="dxa"/>
            <w:vAlign w:val="center"/>
          </w:tcPr>
          <w:p w14:paraId="26093489" w14:textId="77777777" w:rsidR="00676971" w:rsidRPr="009A5060" w:rsidRDefault="00676971" w:rsidP="00C179E5">
            <w:pPr>
              <w:pStyle w:val="Subtitle"/>
              <w:rPr>
                <w:rFonts w:ascii="Aptos" w:hAnsi="Aptos"/>
                <w:sz w:val="18"/>
                <w:szCs w:val="18"/>
              </w:rPr>
            </w:pPr>
            <w:bookmarkStart w:id="6043" w:name="_Toc200492738"/>
            <w:bookmarkStart w:id="6044" w:name="_Toc202185055"/>
            <w:bookmarkStart w:id="6045" w:name="_Toc202536318"/>
            <w:bookmarkStart w:id="6046" w:name="_Toc202537000"/>
            <w:bookmarkStart w:id="6047" w:name="_Toc202537751"/>
            <w:r w:rsidRPr="009A5060">
              <w:rPr>
                <w:rFonts w:ascii="Aptos" w:hAnsi="Aptos"/>
                <w:sz w:val="18"/>
                <w:szCs w:val="18"/>
              </w:rPr>
              <w:t>SCK CEN/48282970</w:t>
            </w:r>
            <w:bookmarkEnd w:id="6043"/>
            <w:bookmarkEnd w:id="6044"/>
            <w:bookmarkEnd w:id="6045"/>
            <w:bookmarkEnd w:id="6046"/>
            <w:bookmarkEnd w:id="6047"/>
          </w:p>
        </w:tc>
      </w:tr>
      <w:tr w:rsidR="00676971" w:rsidRPr="009A5060" w:rsidDel="0067541D" w14:paraId="7D11E024" w14:textId="77777777" w:rsidTr="0003012A">
        <w:trPr>
          <w:trHeight w:val="567"/>
        </w:trPr>
        <w:tc>
          <w:tcPr>
            <w:tcW w:w="7110" w:type="dxa"/>
            <w:vAlign w:val="center"/>
          </w:tcPr>
          <w:p w14:paraId="5EDDE821" w14:textId="77777777" w:rsidR="00676971" w:rsidRPr="009A5060" w:rsidRDefault="00676971" w:rsidP="00C179E5">
            <w:pPr>
              <w:pStyle w:val="ReferenceList"/>
              <w:spacing w:line="240" w:lineRule="auto"/>
              <w:rPr>
                <w:rFonts w:ascii="Aptos" w:hAnsi="Aptos"/>
                <w:sz w:val="18"/>
                <w:szCs w:val="18"/>
              </w:rPr>
            </w:pPr>
            <w:bookmarkStart w:id="6048" w:name="_Toc200492739"/>
            <w:bookmarkStart w:id="6049" w:name="_Toc202185056"/>
            <w:r w:rsidRPr="009A5060">
              <w:rPr>
                <w:rFonts w:ascii="Aptos" w:hAnsi="Aptos"/>
                <w:sz w:val="18"/>
                <w:szCs w:val="18"/>
              </w:rPr>
              <w:t>Analog Signals: 4-20mA (NAMUR NE43)</w:t>
            </w:r>
            <w:bookmarkEnd w:id="6048"/>
            <w:bookmarkEnd w:id="6049"/>
          </w:p>
        </w:tc>
        <w:tc>
          <w:tcPr>
            <w:tcW w:w="2160" w:type="dxa"/>
            <w:vAlign w:val="center"/>
          </w:tcPr>
          <w:p w14:paraId="021F1268" w14:textId="77777777" w:rsidR="00676971" w:rsidRPr="009A5060" w:rsidRDefault="00676971" w:rsidP="00C179E5">
            <w:pPr>
              <w:pStyle w:val="Subtitle"/>
              <w:rPr>
                <w:rFonts w:ascii="Aptos" w:hAnsi="Aptos"/>
                <w:sz w:val="18"/>
                <w:szCs w:val="18"/>
              </w:rPr>
            </w:pPr>
          </w:p>
        </w:tc>
      </w:tr>
      <w:tr w:rsidR="00676971" w:rsidRPr="009A5060" w:rsidDel="0067541D" w14:paraId="26B326EF" w14:textId="77777777" w:rsidTr="0003012A">
        <w:trPr>
          <w:trHeight w:val="567"/>
        </w:trPr>
        <w:tc>
          <w:tcPr>
            <w:tcW w:w="7110" w:type="dxa"/>
          </w:tcPr>
          <w:p w14:paraId="31D0C668" w14:textId="77777777" w:rsidR="00676971" w:rsidRPr="009A5060" w:rsidRDefault="00676971" w:rsidP="00C179E5">
            <w:pPr>
              <w:pStyle w:val="ReferenceList"/>
              <w:spacing w:line="240" w:lineRule="auto"/>
              <w:rPr>
                <w:rFonts w:ascii="Aptos" w:hAnsi="Aptos"/>
                <w:sz w:val="18"/>
                <w:szCs w:val="18"/>
              </w:rPr>
            </w:pPr>
            <w:bookmarkStart w:id="6050" w:name="_Ref215473580"/>
            <w:r w:rsidRPr="009A5060">
              <w:rPr>
                <w:rFonts w:ascii="Aptos" w:hAnsi="Aptos"/>
                <w:sz w:val="18"/>
                <w:szCs w:val="18"/>
              </w:rPr>
              <w:t>MCS architecture</w:t>
            </w:r>
            <w:bookmarkEnd w:id="6050"/>
          </w:p>
        </w:tc>
        <w:tc>
          <w:tcPr>
            <w:tcW w:w="2160" w:type="dxa"/>
          </w:tcPr>
          <w:p w14:paraId="315861F8" w14:textId="77777777" w:rsidR="00676971" w:rsidRPr="009A5060" w:rsidRDefault="00676971" w:rsidP="00C179E5">
            <w:pPr>
              <w:pStyle w:val="Subtitle"/>
              <w:rPr>
                <w:rFonts w:ascii="Aptos" w:hAnsi="Aptos"/>
                <w:sz w:val="18"/>
                <w:szCs w:val="18"/>
              </w:rPr>
            </w:pPr>
            <w:bookmarkStart w:id="6051" w:name="_Toc202536319"/>
            <w:bookmarkStart w:id="6052" w:name="_Toc202537001"/>
            <w:bookmarkStart w:id="6053" w:name="_Toc202537752"/>
            <w:r w:rsidRPr="009A5060">
              <w:rPr>
                <w:rFonts w:ascii="Aptos" w:hAnsi="Aptos"/>
                <w:sz w:val="18"/>
                <w:szCs w:val="18"/>
              </w:rPr>
              <w:t>SCK CEN/38585071</w:t>
            </w:r>
            <w:bookmarkEnd w:id="6051"/>
            <w:bookmarkEnd w:id="6052"/>
            <w:bookmarkEnd w:id="6053"/>
          </w:p>
        </w:tc>
      </w:tr>
      <w:tr w:rsidR="00676971" w:rsidRPr="009A5060" w:rsidDel="0067541D" w14:paraId="62F481E8" w14:textId="77777777" w:rsidTr="0003012A">
        <w:trPr>
          <w:trHeight w:val="567"/>
        </w:trPr>
        <w:tc>
          <w:tcPr>
            <w:tcW w:w="7110" w:type="dxa"/>
          </w:tcPr>
          <w:p w14:paraId="41E96F5F" w14:textId="77777777" w:rsidR="00676971" w:rsidRPr="009A5060" w:rsidRDefault="00676971" w:rsidP="00C179E5">
            <w:pPr>
              <w:pStyle w:val="ReferenceList"/>
              <w:spacing w:line="240" w:lineRule="auto"/>
              <w:rPr>
                <w:rFonts w:ascii="Aptos" w:hAnsi="Aptos"/>
                <w:sz w:val="18"/>
                <w:szCs w:val="18"/>
              </w:rPr>
            </w:pPr>
            <w:bookmarkStart w:id="6054" w:name="_Ref215473731"/>
            <w:r w:rsidRPr="009A5060">
              <w:rPr>
                <w:rFonts w:ascii="Aptos" w:hAnsi="Aptos"/>
                <w:sz w:val="18"/>
                <w:szCs w:val="18"/>
              </w:rPr>
              <w:t>MIS architecture</w:t>
            </w:r>
            <w:bookmarkEnd w:id="6054"/>
          </w:p>
        </w:tc>
        <w:tc>
          <w:tcPr>
            <w:tcW w:w="2160" w:type="dxa"/>
          </w:tcPr>
          <w:p w14:paraId="33627378" w14:textId="77777777" w:rsidR="00676971" w:rsidRPr="009A5060" w:rsidRDefault="00676971" w:rsidP="00C179E5">
            <w:pPr>
              <w:pStyle w:val="Subtitle"/>
              <w:rPr>
                <w:rFonts w:ascii="Aptos" w:hAnsi="Aptos"/>
                <w:sz w:val="18"/>
                <w:szCs w:val="18"/>
              </w:rPr>
            </w:pPr>
            <w:bookmarkStart w:id="6055" w:name="_Toc202536320"/>
            <w:bookmarkStart w:id="6056" w:name="_Toc202537002"/>
            <w:bookmarkStart w:id="6057" w:name="_Toc202537753"/>
            <w:r w:rsidRPr="009A5060">
              <w:rPr>
                <w:rFonts w:ascii="Aptos" w:hAnsi="Aptos"/>
                <w:sz w:val="18"/>
                <w:szCs w:val="18"/>
              </w:rPr>
              <w:t>SCK CEN/39550252</w:t>
            </w:r>
            <w:bookmarkEnd w:id="6055"/>
            <w:bookmarkEnd w:id="6056"/>
            <w:bookmarkEnd w:id="6057"/>
          </w:p>
        </w:tc>
      </w:tr>
      <w:tr w:rsidR="00676971" w:rsidRPr="009A5060" w:rsidDel="0067541D" w14:paraId="732119FC" w14:textId="77777777" w:rsidTr="0003012A">
        <w:trPr>
          <w:trHeight w:val="567"/>
        </w:trPr>
        <w:tc>
          <w:tcPr>
            <w:tcW w:w="7110" w:type="dxa"/>
          </w:tcPr>
          <w:p w14:paraId="59288DC7" w14:textId="7853C0ED" w:rsidR="00676971" w:rsidRPr="009A5060" w:rsidRDefault="00676971" w:rsidP="00C179E5">
            <w:pPr>
              <w:pStyle w:val="ReferenceList"/>
              <w:spacing w:line="240" w:lineRule="auto"/>
              <w:rPr>
                <w:rFonts w:ascii="Aptos" w:hAnsi="Aptos"/>
                <w:sz w:val="18"/>
                <w:szCs w:val="18"/>
              </w:rPr>
            </w:pPr>
            <w:bookmarkStart w:id="6058" w:name="_Ref215473524"/>
            <w:r w:rsidRPr="009A5060">
              <w:rPr>
                <w:rFonts w:ascii="Aptos" w:hAnsi="Aptos"/>
                <w:sz w:val="18"/>
                <w:szCs w:val="18"/>
              </w:rPr>
              <w:lastRenderedPageBreak/>
              <w:t>MIT architecture</w:t>
            </w:r>
            <w:bookmarkEnd w:id="6058"/>
          </w:p>
        </w:tc>
        <w:tc>
          <w:tcPr>
            <w:tcW w:w="2160" w:type="dxa"/>
          </w:tcPr>
          <w:p w14:paraId="03D3E5BC" w14:textId="77777777" w:rsidR="00676971" w:rsidRPr="009A5060" w:rsidRDefault="00676971" w:rsidP="00C179E5">
            <w:pPr>
              <w:pStyle w:val="Subtitle"/>
              <w:rPr>
                <w:rFonts w:ascii="Aptos" w:hAnsi="Aptos"/>
                <w:sz w:val="18"/>
                <w:szCs w:val="18"/>
              </w:rPr>
            </w:pPr>
            <w:bookmarkStart w:id="6059" w:name="_Toc202536321"/>
            <w:bookmarkStart w:id="6060" w:name="_Toc202537003"/>
            <w:bookmarkStart w:id="6061" w:name="_Toc202537754"/>
            <w:r w:rsidRPr="009A5060">
              <w:rPr>
                <w:rFonts w:ascii="Aptos" w:hAnsi="Aptos"/>
                <w:sz w:val="18"/>
                <w:szCs w:val="18"/>
              </w:rPr>
              <w:t>SCK CEN/39553304</w:t>
            </w:r>
            <w:bookmarkEnd w:id="6059"/>
            <w:bookmarkEnd w:id="6060"/>
            <w:bookmarkEnd w:id="6061"/>
          </w:p>
        </w:tc>
      </w:tr>
      <w:tr w:rsidR="00676971" w:rsidRPr="009A5060" w:rsidDel="0067541D" w14:paraId="1BCCA848" w14:textId="77777777" w:rsidTr="0003012A">
        <w:trPr>
          <w:trHeight w:val="567"/>
        </w:trPr>
        <w:tc>
          <w:tcPr>
            <w:tcW w:w="7110" w:type="dxa"/>
          </w:tcPr>
          <w:p w14:paraId="57EEDDB1" w14:textId="7A59CE0E" w:rsidR="00676971" w:rsidRPr="009A5060" w:rsidRDefault="00676971" w:rsidP="00C179E5">
            <w:pPr>
              <w:pStyle w:val="ReferenceList"/>
              <w:spacing w:line="240" w:lineRule="auto"/>
              <w:rPr>
                <w:rFonts w:ascii="Aptos" w:hAnsi="Aptos"/>
                <w:sz w:val="18"/>
                <w:szCs w:val="18"/>
              </w:rPr>
            </w:pPr>
            <w:r w:rsidRPr="009A5060">
              <w:rPr>
                <w:rFonts w:ascii="Aptos" w:hAnsi="Aptos"/>
                <w:sz w:val="18"/>
                <w:szCs w:val="18"/>
              </w:rPr>
              <w:t>MCS Interface Catalogue</w:t>
            </w:r>
          </w:p>
        </w:tc>
        <w:tc>
          <w:tcPr>
            <w:tcW w:w="2160" w:type="dxa"/>
          </w:tcPr>
          <w:p w14:paraId="01BBC6F7" w14:textId="77777777" w:rsidR="00676971" w:rsidRPr="009A5060" w:rsidRDefault="00676971" w:rsidP="00C179E5">
            <w:pPr>
              <w:pStyle w:val="Subtitle"/>
              <w:rPr>
                <w:rFonts w:ascii="Aptos" w:hAnsi="Aptos"/>
                <w:sz w:val="18"/>
                <w:szCs w:val="18"/>
              </w:rPr>
            </w:pPr>
            <w:bookmarkStart w:id="6062" w:name="_Toc202536322"/>
            <w:bookmarkStart w:id="6063" w:name="_Toc202537004"/>
            <w:bookmarkStart w:id="6064" w:name="_Toc202537755"/>
            <w:r w:rsidRPr="009A5060">
              <w:rPr>
                <w:rFonts w:ascii="Aptos" w:hAnsi="Aptos"/>
                <w:sz w:val="18"/>
                <w:szCs w:val="18"/>
              </w:rPr>
              <w:t>SCK CEN/48276492</w:t>
            </w:r>
            <w:bookmarkEnd w:id="6062"/>
            <w:bookmarkEnd w:id="6063"/>
            <w:bookmarkEnd w:id="6064"/>
          </w:p>
        </w:tc>
      </w:tr>
      <w:tr w:rsidR="00676971" w:rsidRPr="009A5060" w:rsidDel="0067541D" w14:paraId="73982E3E" w14:textId="77777777" w:rsidTr="0003012A">
        <w:trPr>
          <w:trHeight w:val="567"/>
        </w:trPr>
        <w:tc>
          <w:tcPr>
            <w:tcW w:w="7110" w:type="dxa"/>
          </w:tcPr>
          <w:p w14:paraId="15608EA1" w14:textId="3CA2D85E" w:rsidR="00676971" w:rsidRPr="009A5060" w:rsidRDefault="00676971" w:rsidP="00C179E5">
            <w:pPr>
              <w:pStyle w:val="ReferenceList"/>
              <w:spacing w:line="240" w:lineRule="auto"/>
              <w:rPr>
                <w:rFonts w:ascii="Aptos" w:hAnsi="Aptos"/>
                <w:sz w:val="18"/>
                <w:szCs w:val="18"/>
              </w:rPr>
            </w:pPr>
            <w:bookmarkStart w:id="6065" w:name="_Ref215473777"/>
            <w:r w:rsidRPr="009A5060">
              <w:rPr>
                <w:rFonts w:ascii="Aptos" w:hAnsi="Aptos"/>
                <w:sz w:val="18"/>
                <w:szCs w:val="18"/>
              </w:rPr>
              <w:t>Slow interlock interface document</w:t>
            </w:r>
            <w:bookmarkEnd w:id="6065"/>
          </w:p>
        </w:tc>
        <w:tc>
          <w:tcPr>
            <w:tcW w:w="2160" w:type="dxa"/>
          </w:tcPr>
          <w:p w14:paraId="344C7102" w14:textId="77777777" w:rsidR="00676971" w:rsidRPr="009A5060" w:rsidRDefault="00676971" w:rsidP="00C179E5">
            <w:pPr>
              <w:pStyle w:val="Subtitle"/>
              <w:rPr>
                <w:rFonts w:ascii="Aptos" w:hAnsi="Aptos"/>
                <w:sz w:val="18"/>
                <w:szCs w:val="18"/>
              </w:rPr>
            </w:pPr>
            <w:bookmarkStart w:id="6066" w:name="_Toc202536323"/>
            <w:bookmarkStart w:id="6067" w:name="_Toc202537005"/>
            <w:bookmarkStart w:id="6068" w:name="_Toc202537756"/>
            <w:r w:rsidRPr="009A5060">
              <w:rPr>
                <w:rFonts w:ascii="Aptos" w:hAnsi="Aptos"/>
                <w:sz w:val="18"/>
                <w:szCs w:val="18"/>
              </w:rPr>
              <w:t>SCK CEN/48282970</w:t>
            </w:r>
            <w:bookmarkEnd w:id="6066"/>
            <w:bookmarkEnd w:id="6067"/>
            <w:bookmarkEnd w:id="6068"/>
          </w:p>
        </w:tc>
      </w:tr>
      <w:tr w:rsidR="00676971" w:rsidRPr="009A5060" w:rsidDel="0067541D" w14:paraId="62CB26E8" w14:textId="77777777" w:rsidTr="0003012A">
        <w:trPr>
          <w:trHeight w:val="567"/>
        </w:trPr>
        <w:tc>
          <w:tcPr>
            <w:tcW w:w="7110" w:type="dxa"/>
          </w:tcPr>
          <w:p w14:paraId="3032FC88" w14:textId="20213087" w:rsidR="00676971" w:rsidRPr="009A5060" w:rsidRDefault="00676971" w:rsidP="00C179E5">
            <w:pPr>
              <w:pStyle w:val="ReferenceList"/>
              <w:spacing w:line="240" w:lineRule="auto"/>
              <w:rPr>
                <w:rFonts w:ascii="Aptos" w:hAnsi="Aptos"/>
                <w:sz w:val="18"/>
                <w:szCs w:val="18"/>
              </w:rPr>
            </w:pPr>
            <w:bookmarkStart w:id="6069" w:name="_Ref215473822"/>
            <w:r w:rsidRPr="009A5060">
              <w:rPr>
                <w:rFonts w:ascii="Aptos" w:hAnsi="Aptos"/>
                <w:sz w:val="18"/>
                <w:szCs w:val="18"/>
              </w:rPr>
              <w:t>MIT Interface Catalogue</w:t>
            </w:r>
            <w:bookmarkEnd w:id="6069"/>
          </w:p>
        </w:tc>
        <w:tc>
          <w:tcPr>
            <w:tcW w:w="2160" w:type="dxa"/>
          </w:tcPr>
          <w:p w14:paraId="2F0EB890" w14:textId="77777777" w:rsidR="00676971" w:rsidRPr="009A5060" w:rsidRDefault="00676971" w:rsidP="00C179E5">
            <w:pPr>
              <w:pStyle w:val="Subtitle"/>
              <w:rPr>
                <w:rFonts w:ascii="Aptos" w:hAnsi="Aptos"/>
                <w:sz w:val="18"/>
                <w:szCs w:val="18"/>
              </w:rPr>
            </w:pPr>
            <w:bookmarkStart w:id="6070" w:name="_Toc202536324"/>
            <w:bookmarkStart w:id="6071" w:name="_Toc202537006"/>
            <w:bookmarkStart w:id="6072" w:name="_Toc202537757"/>
            <w:r w:rsidRPr="009A5060">
              <w:rPr>
                <w:rFonts w:ascii="Aptos" w:hAnsi="Aptos"/>
                <w:sz w:val="18"/>
                <w:szCs w:val="18"/>
              </w:rPr>
              <w:t>SCK CEN/55564083</w:t>
            </w:r>
            <w:bookmarkEnd w:id="6070"/>
            <w:bookmarkEnd w:id="6071"/>
            <w:bookmarkEnd w:id="6072"/>
          </w:p>
        </w:tc>
      </w:tr>
      <w:tr w:rsidR="00676971" w:rsidRPr="009A5060" w:rsidDel="0067541D" w14:paraId="59CA6DCF" w14:textId="77777777" w:rsidTr="0003012A">
        <w:trPr>
          <w:trHeight w:val="567"/>
        </w:trPr>
        <w:tc>
          <w:tcPr>
            <w:tcW w:w="7110" w:type="dxa"/>
            <w:vAlign w:val="center"/>
          </w:tcPr>
          <w:p w14:paraId="26A06DC5" w14:textId="5D303BE3" w:rsidR="00676971" w:rsidRPr="009A5060" w:rsidRDefault="00676971" w:rsidP="00C179E5">
            <w:pPr>
              <w:pStyle w:val="ReferenceList"/>
              <w:spacing w:line="240" w:lineRule="auto"/>
              <w:rPr>
                <w:rFonts w:ascii="Aptos" w:hAnsi="Aptos"/>
                <w:sz w:val="18"/>
                <w:szCs w:val="18"/>
              </w:rPr>
            </w:pPr>
            <w:bookmarkStart w:id="6073" w:name="_Toc200492740"/>
            <w:bookmarkStart w:id="6074" w:name="_Toc202185057"/>
            <w:r w:rsidRPr="009A5060">
              <w:rPr>
                <w:rFonts w:ascii="Aptos" w:hAnsi="Aptos"/>
                <w:sz w:val="18"/>
                <w:szCs w:val="18"/>
              </w:rPr>
              <w:t>MCS Secondary Interface Catalogue: Profibus DP</w:t>
            </w:r>
            <w:bookmarkEnd w:id="6073"/>
            <w:bookmarkEnd w:id="6074"/>
          </w:p>
        </w:tc>
        <w:tc>
          <w:tcPr>
            <w:tcW w:w="2160" w:type="dxa"/>
            <w:vAlign w:val="center"/>
          </w:tcPr>
          <w:p w14:paraId="739FF016" w14:textId="77777777" w:rsidR="00676971" w:rsidRPr="009A5060" w:rsidRDefault="00676971" w:rsidP="00C179E5">
            <w:pPr>
              <w:pStyle w:val="Subtitle"/>
              <w:rPr>
                <w:rFonts w:ascii="Aptos" w:hAnsi="Aptos"/>
                <w:sz w:val="18"/>
                <w:szCs w:val="18"/>
              </w:rPr>
            </w:pPr>
            <w:bookmarkStart w:id="6075" w:name="_Toc200492741"/>
            <w:bookmarkStart w:id="6076" w:name="_Toc202185058"/>
            <w:bookmarkStart w:id="6077" w:name="_Toc202536325"/>
            <w:bookmarkStart w:id="6078" w:name="_Toc202537007"/>
            <w:bookmarkStart w:id="6079" w:name="_Toc202537758"/>
            <w:r w:rsidRPr="009A5060">
              <w:rPr>
                <w:rFonts w:ascii="Aptos" w:hAnsi="Aptos"/>
                <w:sz w:val="18"/>
                <w:szCs w:val="18"/>
              </w:rPr>
              <w:t>SCK CEN/48483448</w:t>
            </w:r>
            <w:bookmarkEnd w:id="6075"/>
            <w:bookmarkEnd w:id="6076"/>
            <w:bookmarkEnd w:id="6077"/>
            <w:bookmarkEnd w:id="6078"/>
            <w:bookmarkEnd w:id="6079"/>
          </w:p>
        </w:tc>
      </w:tr>
      <w:tr w:rsidR="00676971" w:rsidRPr="009A5060" w:rsidDel="0067541D" w14:paraId="7268FB89" w14:textId="77777777" w:rsidTr="0003012A">
        <w:trPr>
          <w:trHeight w:val="567"/>
        </w:trPr>
        <w:tc>
          <w:tcPr>
            <w:tcW w:w="7110" w:type="dxa"/>
            <w:vAlign w:val="center"/>
          </w:tcPr>
          <w:p w14:paraId="45E374BE" w14:textId="24271130" w:rsidR="00676971" w:rsidRPr="009A5060" w:rsidRDefault="00676971" w:rsidP="00C179E5">
            <w:pPr>
              <w:pStyle w:val="ReferenceList"/>
              <w:spacing w:line="240" w:lineRule="auto"/>
              <w:rPr>
                <w:rFonts w:ascii="Aptos" w:hAnsi="Aptos"/>
                <w:sz w:val="18"/>
                <w:szCs w:val="18"/>
              </w:rPr>
            </w:pPr>
            <w:bookmarkStart w:id="6080" w:name="_Toc200492742"/>
            <w:bookmarkStart w:id="6081" w:name="_Toc202185059"/>
            <w:r w:rsidRPr="009A5060">
              <w:rPr>
                <w:rFonts w:ascii="Aptos" w:hAnsi="Aptos"/>
                <w:sz w:val="18"/>
                <w:szCs w:val="18"/>
              </w:rPr>
              <w:t>MCS Slow Control OPC UA Interface</w:t>
            </w:r>
            <w:bookmarkEnd w:id="6080"/>
            <w:bookmarkEnd w:id="6081"/>
          </w:p>
        </w:tc>
        <w:tc>
          <w:tcPr>
            <w:tcW w:w="2160" w:type="dxa"/>
            <w:vAlign w:val="center"/>
          </w:tcPr>
          <w:p w14:paraId="42026EFF" w14:textId="77777777" w:rsidR="00676971" w:rsidRPr="009A5060" w:rsidRDefault="00676971" w:rsidP="00C179E5">
            <w:pPr>
              <w:pStyle w:val="Subtitle"/>
              <w:rPr>
                <w:rFonts w:ascii="Aptos" w:hAnsi="Aptos"/>
                <w:sz w:val="18"/>
                <w:szCs w:val="18"/>
              </w:rPr>
            </w:pPr>
            <w:bookmarkStart w:id="6082" w:name="_Toc200492743"/>
            <w:bookmarkStart w:id="6083" w:name="_Toc202185060"/>
            <w:bookmarkStart w:id="6084" w:name="_Toc202536326"/>
            <w:bookmarkStart w:id="6085" w:name="_Toc202537008"/>
            <w:bookmarkStart w:id="6086" w:name="_Toc202537759"/>
            <w:r w:rsidRPr="009A5060">
              <w:rPr>
                <w:rFonts w:ascii="Aptos" w:hAnsi="Aptos"/>
                <w:sz w:val="18"/>
                <w:szCs w:val="18"/>
              </w:rPr>
              <w:t>SCK CEN/56163474</w:t>
            </w:r>
            <w:bookmarkEnd w:id="6082"/>
            <w:bookmarkEnd w:id="6083"/>
            <w:bookmarkEnd w:id="6084"/>
            <w:bookmarkEnd w:id="6085"/>
            <w:bookmarkEnd w:id="6086"/>
          </w:p>
        </w:tc>
      </w:tr>
      <w:tr w:rsidR="00676971" w:rsidRPr="009A5060" w:rsidDel="0067541D" w14:paraId="4C51EE61" w14:textId="77777777" w:rsidTr="0003012A">
        <w:trPr>
          <w:trHeight w:val="567"/>
        </w:trPr>
        <w:tc>
          <w:tcPr>
            <w:tcW w:w="7110" w:type="dxa"/>
            <w:vAlign w:val="center"/>
          </w:tcPr>
          <w:p w14:paraId="40869AE0" w14:textId="79196FF3" w:rsidR="00676971" w:rsidRPr="009A5060" w:rsidRDefault="00676971" w:rsidP="00C179E5">
            <w:pPr>
              <w:pStyle w:val="ReferenceList"/>
              <w:spacing w:line="240" w:lineRule="auto"/>
              <w:rPr>
                <w:rFonts w:ascii="Aptos" w:hAnsi="Aptos"/>
                <w:sz w:val="18"/>
                <w:szCs w:val="18"/>
              </w:rPr>
            </w:pPr>
            <w:bookmarkStart w:id="6087" w:name="_Toc200492744"/>
            <w:bookmarkStart w:id="6088" w:name="_Toc202185061"/>
            <w:r w:rsidRPr="009A5060">
              <w:rPr>
                <w:rFonts w:ascii="Aptos" w:hAnsi="Aptos"/>
                <w:sz w:val="18"/>
                <w:szCs w:val="18"/>
              </w:rPr>
              <w:t>MCS Slow Control PROFINET Interface</w:t>
            </w:r>
            <w:bookmarkEnd w:id="6087"/>
            <w:bookmarkEnd w:id="6088"/>
          </w:p>
        </w:tc>
        <w:tc>
          <w:tcPr>
            <w:tcW w:w="2160" w:type="dxa"/>
            <w:vAlign w:val="center"/>
          </w:tcPr>
          <w:p w14:paraId="06F050A1" w14:textId="77777777" w:rsidR="00676971" w:rsidRPr="009A5060" w:rsidRDefault="00676971" w:rsidP="00C179E5">
            <w:pPr>
              <w:pStyle w:val="Subtitle"/>
              <w:rPr>
                <w:rFonts w:ascii="Aptos" w:hAnsi="Aptos"/>
                <w:sz w:val="18"/>
                <w:szCs w:val="18"/>
              </w:rPr>
            </w:pPr>
            <w:bookmarkStart w:id="6089" w:name="_Toc200492745"/>
            <w:bookmarkStart w:id="6090" w:name="_Toc202185062"/>
            <w:bookmarkStart w:id="6091" w:name="_Toc202536327"/>
            <w:bookmarkStart w:id="6092" w:name="_Toc202537009"/>
            <w:bookmarkStart w:id="6093" w:name="_Toc202537760"/>
            <w:r w:rsidRPr="009A5060">
              <w:rPr>
                <w:rFonts w:ascii="Aptos" w:hAnsi="Aptos"/>
                <w:sz w:val="18"/>
                <w:szCs w:val="18"/>
              </w:rPr>
              <w:t>SCK CEN/55190851</w:t>
            </w:r>
            <w:bookmarkEnd w:id="6089"/>
            <w:bookmarkEnd w:id="6090"/>
            <w:bookmarkEnd w:id="6091"/>
            <w:bookmarkEnd w:id="6092"/>
            <w:bookmarkEnd w:id="6093"/>
          </w:p>
        </w:tc>
      </w:tr>
      <w:tr w:rsidR="00676971" w:rsidRPr="009A5060" w:rsidDel="0067541D" w14:paraId="10E4339D" w14:textId="77777777" w:rsidTr="0003012A">
        <w:trPr>
          <w:trHeight w:val="567"/>
        </w:trPr>
        <w:tc>
          <w:tcPr>
            <w:tcW w:w="7110" w:type="dxa"/>
            <w:vAlign w:val="center"/>
          </w:tcPr>
          <w:p w14:paraId="7E32DA6C" w14:textId="5C7800AB" w:rsidR="00676971" w:rsidRPr="009A5060" w:rsidRDefault="00676971" w:rsidP="00C179E5">
            <w:pPr>
              <w:pStyle w:val="ReferenceList"/>
              <w:spacing w:line="240" w:lineRule="auto"/>
              <w:rPr>
                <w:rFonts w:ascii="Aptos" w:hAnsi="Aptos"/>
                <w:sz w:val="18"/>
                <w:szCs w:val="18"/>
              </w:rPr>
            </w:pPr>
            <w:bookmarkStart w:id="6094" w:name="_Toc200492746"/>
            <w:bookmarkStart w:id="6095" w:name="_Toc202185063"/>
            <w:r w:rsidRPr="009A5060">
              <w:rPr>
                <w:rFonts w:ascii="Aptos" w:hAnsi="Aptos"/>
                <w:sz w:val="18"/>
                <w:szCs w:val="18"/>
              </w:rPr>
              <w:t>General Software and Hardware Requirements for Contractors</w:t>
            </w:r>
            <w:bookmarkEnd w:id="6094"/>
            <w:bookmarkEnd w:id="6095"/>
          </w:p>
        </w:tc>
        <w:tc>
          <w:tcPr>
            <w:tcW w:w="2160" w:type="dxa"/>
            <w:vAlign w:val="center"/>
          </w:tcPr>
          <w:p w14:paraId="7FF2639B" w14:textId="77777777" w:rsidR="00676971" w:rsidRPr="009A5060" w:rsidRDefault="00676971" w:rsidP="00C179E5">
            <w:pPr>
              <w:pStyle w:val="Subtitle"/>
              <w:rPr>
                <w:rFonts w:ascii="Aptos" w:hAnsi="Aptos"/>
                <w:sz w:val="18"/>
                <w:szCs w:val="18"/>
              </w:rPr>
            </w:pPr>
            <w:bookmarkStart w:id="6096" w:name="_Toc200492747"/>
            <w:bookmarkStart w:id="6097" w:name="_Toc202185064"/>
            <w:bookmarkStart w:id="6098" w:name="_Toc202536328"/>
            <w:bookmarkStart w:id="6099" w:name="_Toc202537010"/>
            <w:bookmarkStart w:id="6100" w:name="_Toc202537761"/>
            <w:r w:rsidRPr="009A5060">
              <w:rPr>
                <w:rFonts w:ascii="Aptos" w:hAnsi="Aptos"/>
                <w:sz w:val="18"/>
                <w:szCs w:val="18"/>
              </w:rPr>
              <w:t>SCK CEN/55310227</w:t>
            </w:r>
            <w:bookmarkEnd w:id="6096"/>
            <w:bookmarkEnd w:id="6097"/>
            <w:bookmarkEnd w:id="6098"/>
            <w:bookmarkEnd w:id="6099"/>
            <w:bookmarkEnd w:id="6100"/>
          </w:p>
        </w:tc>
      </w:tr>
      <w:tr w:rsidR="00676971" w:rsidRPr="009A5060" w:rsidDel="0067541D" w14:paraId="2EE8BABA" w14:textId="77777777" w:rsidTr="0003012A">
        <w:trPr>
          <w:trHeight w:val="567"/>
        </w:trPr>
        <w:tc>
          <w:tcPr>
            <w:tcW w:w="7110" w:type="dxa"/>
          </w:tcPr>
          <w:p w14:paraId="1D9CBCB8" w14:textId="77777777" w:rsidR="00676971" w:rsidRPr="009A5060" w:rsidRDefault="00676971" w:rsidP="00C179E5">
            <w:pPr>
              <w:pStyle w:val="Heading2"/>
              <w:numPr>
                <w:ilvl w:val="0"/>
                <w:numId w:val="0"/>
              </w:numPr>
              <w:spacing w:line="240" w:lineRule="auto"/>
              <w:rPr>
                <w:rFonts w:ascii="Aptos" w:hAnsi="Aptos"/>
                <w:sz w:val="18"/>
                <w:szCs w:val="18"/>
              </w:rPr>
            </w:pPr>
          </w:p>
        </w:tc>
        <w:tc>
          <w:tcPr>
            <w:tcW w:w="2160" w:type="dxa"/>
          </w:tcPr>
          <w:p w14:paraId="2100988A" w14:textId="77777777" w:rsidR="00676971" w:rsidRPr="009A5060" w:rsidRDefault="00676971" w:rsidP="00C179E5">
            <w:pPr>
              <w:pStyle w:val="Subtitle"/>
              <w:rPr>
                <w:rFonts w:ascii="Aptos" w:hAnsi="Aptos"/>
                <w:sz w:val="18"/>
                <w:szCs w:val="18"/>
              </w:rPr>
            </w:pPr>
          </w:p>
        </w:tc>
      </w:tr>
    </w:tbl>
    <w:p w14:paraId="1BE4D59C" w14:textId="77777777" w:rsidR="001D3C59" w:rsidRPr="009A5060" w:rsidRDefault="001D3C59" w:rsidP="00C179E5">
      <w:pPr>
        <w:spacing w:line="240" w:lineRule="auto"/>
      </w:pPr>
      <w:r w:rsidRPr="009A5060">
        <w:br w:type="page"/>
      </w:r>
    </w:p>
    <w:p w14:paraId="34E37EAA" w14:textId="77777777" w:rsidR="001D3C59" w:rsidRPr="009A5060" w:rsidRDefault="001D3C59" w:rsidP="00C179E5">
      <w:pPr>
        <w:pStyle w:val="regular"/>
        <w:spacing w:line="240" w:lineRule="auto"/>
      </w:pPr>
    </w:p>
    <w:p w14:paraId="5CA75D4F" w14:textId="77777777" w:rsidR="001F30BC" w:rsidRPr="009A5060" w:rsidRDefault="001F30BC" w:rsidP="00C179E5">
      <w:pPr>
        <w:spacing w:line="240" w:lineRule="auto"/>
      </w:pPr>
    </w:p>
    <w:p w14:paraId="4821B161" w14:textId="77777777" w:rsidR="001D3C59" w:rsidRPr="009A5060" w:rsidRDefault="001D3C59" w:rsidP="00C179E5">
      <w:pPr>
        <w:spacing w:after="160" w:line="240" w:lineRule="auto"/>
      </w:pPr>
      <w:r w:rsidRPr="009A5060">
        <w:br w:type="page"/>
      </w:r>
    </w:p>
    <w:p w14:paraId="4F9EC282" w14:textId="77777777" w:rsidR="001D3C59" w:rsidRPr="009A5060" w:rsidRDefault="001D3C59" w:rsidP="00C179E5">
      <w:pPr>
        <w:pStyle w:val="BulletListNormal"/>
        <w:spacing w:line="240" w:lineRule="auto"/>
        <w:rPr>
          <w:rStyle w:val="AASemiBoldChar"/>
          <w:rFonts w:ascii="Segoe UI" w:eastAsia="MS Mincho" w:hAnsi="Segoe UI" w:cs="Segoe UI"/>
          <w:color w:val="auto"/>
          <w:szCs w:val="20"/>
          <w:highlight w:val="yellow"/>
        </w:rPr>
      </w:pPr>
    </w:p>
    <w:p w14:paraId="1898E120" w14:textId="77777777" w:rsidR="001D3C59" w:rsidRPr="009A5060" w:rsidRDefault="001D3C59" w:rsidP="00C179E5">
      <w:pPr>
        <w:pStyle w:val="BulletListNormal"/>
        <w:numPr>
          <w:ilvl w:val="0"/>
          <w:numId w:val="0"/>
        </w:numPr>
        <w:spacing w:before="0" w:line="240" w:lineRule="auto"/>
        <w:ind w:left="720" w:firstLine="360"/>
        <w:rPr>
          <w:rStyle w:val="AASemiBoldChar"/>
          <w:rFonts w:ascii="Segoe UI" w:eastAsia="MS Mincho" w:hAnsi="Segoe UI" w:cs="Segoe UI"/>
          <w:color w:val="auto"/>
          <w:szCs w:val="20"/>
          <w:highlight w:val="yellow"/>
        </w:rPr>
      </w:pPr>
      <w:r w:rsidRPr="009A5060">
        <w:rPr>
          <w:rStyle w:val="AASemiBoldChar"/>
          <w:rFonts w:ascii="Segoe UI" w:eastAsia="MS Mincho" w:hAnsi="Segoe UI" w:cs="Segoe UI"/>
          <w:color w:val="auto"/>
          <w:szCs w:val="20"/>
          <w:highlight w:val="yellow"/>
        </w:rPr>
        <w:t>Operational and maintenance expected needs over a defined period of 5 years including:</w:t>
      </w:r>
    </w:p>
    <w:p w14:paraId="3C0151AE" w14:textId="11321580" w:rsidR="001D3C59" w:rsidRPr="009A5060" w:rsidRDefault="001D3C59" w:rsidP="00C179E5">
      <w:pPr>
        <w:pStyle w:val="BulletListNormal"/>
        <w:numPr>
          <w:ilvl w:val="1"/>
          <w:numId w:val="4"/>
        </w:numPr>
        <w:spacing w:line="240" w:lineRule="auto"/>
        <w:ind w:left="1620"/>
        <w:rPr>
          <w:rStyle w:val="AASemiBoldChar"/>
          <w:rFonts w:ascii="Segoe UI" w:eastAsia="MS Mincho" w:hAnsi="Segoe UI" w:cs="Segoe UI"/>
          <w:color w:val="auto"/>
          <w:szCs w:val="20"/>
          <w:highlight w:val="yellow"/>
        </w:rPr>
      </w:pPr>
      <w:r w:rsidRPr="009A5060">
        <w:rPr>
          <w:rStyle w:val="AASemiBoldChar"/>
          <w:rFonts w:ascii="Segoe UI" w:eastAsia="MS Mincho" w:hAnsi="Segoe UI" w:cs="Segoe UI"/>
          <w:color w:val="auto"/>
          <w:szCs w:val="20"/>
          <w:highlight w:val="yellow"/>
        </w:rPr>
        <w:t>Preventive and corrective maintenance activities</w:t>
      </w:r>
      <w:r w:rsidR="00DE249A">
        <w:rPr>
          <w:rStyle w:val="AASemiBoldChar"/>
          <w:rFonts w:ascii="Segoe UI" w:eastAsia="MS Mincho" w:hAnsi="Segoe UI" w:cs="Segoe UI"/>
          <w:color w:val="auto"/>
          <w:szCs w:val="20"/>
          <w:highlight w:val="yellow"/>
        </w:rPr>
        <w:t xml:space="preserve"> (including planned replacements based on LRU lifetime and respective component MTBF and reliability data</w:t>
      </w:r>
      <w:r w:rsidRPr="009A5060">
        <w:rPr>
          <w:rStyle w:val="AASemiBoldChar"/>
          <w:rFonts w:ascii="Segoe UI" w:eastAsia="MS Mincho" w:hAnsi="Segoe UI" w:cs="Segoe UI"/>
          <w:color w:val="auto"/>
          <w:szCs w:val="20"/>
          <w:highlight w:val="yellow"/>
        </w:rPr>
        <w:t>, software updates, calibration, compliance re-certifications, and energy efficiency optimization.  Specific assumptions apply for forecasted OPEX:</w:t>
      </w:r>
    </w:p>
    <w:p w14:paraId="19A75DE0" w14:textId="77777777" w:rsidR="001D3C59" w:rsidRPr="009A5060" w:rsidRDefault="001D3C59" w:rsidP="00C179E5">
      <w:pPr>
        <w:pStyle w:val="ListParagraph"/>
        <w:numPr>
          <w:ilvl w:val="0"/>
          <w:numId w:val="6"/>
        </w:numPr>
        <w:tabs>
          <w:tab w:val="left" w:pos="180"/>
        </w:tabs>
        <w:spacing w:before="120" w:line="240" w:lineRule="auto"/>
        <w:ind w:left="2250" w:hanging="180"/>
        <w:contextualSpacing w:val="0"/>
        <w:rPr>
          <w:rStyle w:val="AASemiBoldChar"/>
          <w:rFonts w:ascii="Segoe UI" w:eastAsia="MS Mincho" w:hAnsi="Segoe UI" w:cs="Segoe UI"/>
          <w:color w:val="auto"/>
          <w:szCs w:val="20"/>
          <w:highlight w:val="yellow"/>
        </w:rPr>
      </w:pPr>
      <w:r w:rsidRPr="009A5060">
        <w:rPr>
          <w:rStyle w:val="AASemiBoldChar"/>
          <w:rFonts w:ascii="Segoe UI" w:eastAsia="MS Mincho" w:hAnsi="Segoe UI" w:cs="Segoe UI"/>
          <w:color w:val="auto"/>
          <w:szCs w:val="20"/>
          <w:highlight w:val="yellow"/>
        </w:rPr>
        <w:t>Nitrogen cost: 250€/ton</w:t>
      </w:r>
    </w:p>
    <w:p w14:paraId="44C90FCD" w14:textId="77777777" w:rsidR="001D3C59" w:rsidRPr="009A5060" w:rsidRDefault="001D3C59" w:rsidP="00C179E5">
      <w:pPr>
        <w:pStyle w:val="ListParagraph"/>
        <w:numPr>
          <w:ilvl w:val="0"/>
          <w:numId w:val="6"/>
        </w:numPr>
        <w:tabs>
          <w:tab w:val="left" w:pos="180"/>
        </w:tabs>
        <w:spacing w:before="120" w:line="240" w:lineRule="auto"/>
        <w:ind w:left="2250" w:hanging="180"/>
        <w:contextualSpacing w:val="0"/>
        <w:rPr>
          <w:rStyle w:val="AASemiBoldChar"/>
          <w:rFonts w:ascii="Segoe UI" w:eastAsia="MS Mincho" w:hAnsi="Segoe UI" w:cs="Segoe UI"/>
          <w:color w:val="auto"/>
          <w:szCs w:val="20"/>
          <w:highlight w:val="yellow"/>
        </w:rPr>
      </w:pPr>
      <w:r w:rsidRPr="009A5060">
        <w:rPr>
          <w:rStyle w:val="AASemiBoldChar"/>
          <w:rFonts w:ascii="Segoe UI" w:eastAsia="MS Mincho" w:hAnsi="Segoe UI" w:cs="Segoe UI"/>
          <w:color w:val="auto"/>
          <w:szCs w:val="20"/>
          <w:highlight w:val="yellow"/>
        </w:rPr>
        <w:t>Electricity cost: 142 €/MWh</w:t>
      </w:r>
    </w:p>
    <w:p w14:paraId="706FF281" w14:textId="77777777" w:rsidR="001D3C59" w:rsidRPr="009A5060" w:rsidRDefault="001D3C59" w:rsidP="00C179E5">
      <w:pPr>
        <w:pStyle w:val="ListParagraph"/>
        <w:numPr>
          <w:ilvl w:val="0"/>
          <w:numId w:val="6"/>
        </w:numPr>
        <w:tabs>
          <w:tab w:val="left" w:pos="180"/>
        </w:tabs>
        <w:spacing w:before="120" w:line="240" w:lineRule="auto"/>
        <w:ind w:left="2250" w:hanging="180"/>
        <w:contextualSpacing w:val="0"/>
        <w:rPr>
          <w:rStyle w:val="AASemiBoldChar"/>
          <w:rFonts w:ascii="Segoe UI" w:eastAsia="MS Mincho" w:hAnsi="Segoe UI" w:cs="Segoe UI"/>
          <w:color w:val="auto"/>
          <w:szCs w:val="20"/>
          <w:highlight w:val="yellow"/>
        </w:rPr>
      </w:pPr>
      <w:r w:rsidRPr="009A5060">
        <w:rPr>
          <w:rStyle w:val="AASemiBoldChar"/>
          <w:rFonts w:ascii="Segoe UI" w:eastAsia="MS Mincho" w:hAnsi="Segoe UI" w:cs="Segoe UI"/>
          <w:color w:val="auto"/>
          <w:szCs w:val="20"/>
          <w:highlight w:val="yellow"/>
        </w:rPr>
        <w:t>Helium inventory: 250 €/kg (annual losses to be defined the Applicant)</w:t>
      </w:r>
    </w:p>
    <w:p w14:paraId="11B72033" w14:textId="77777777" w:rsidR="001D3C59" w:rsidRPr="009A5060" w:rsidRDefault="001D3C59" w:rsidP="00C179E5">
      <w:pPr>
        <w:spacing w:line="240" w:lineRule="auto"/>
      </w:pPr>
    </w:p>
    <w:p w14:paraId="37D6E862" w14:textId="77777777" w:rsidR="001D3C59" w:rsidRPr="009A5060" w:rsidRDefault="001D3C59" w:rsidP="00C179E5">
      <w:pPr>
        <w:pStyle w:val="regular"/>
        <w:spacing w:line="240" w:lineRule="auto"/>
      </w:pPr>
    </w:p>
    <w:p w14:paraId="246FE29A" w14:textId="77777777" w:rsidR="001D3C59" w:rsidRPr="009A5060" w:rsidRDefault="001D3C59" w:rsidP="00C179E5">
      <w:pPr>
        <w:pStyle w:val="regular"/>
        <w:spacing w:line="240" w:lineRule="auto"/>
      </w:pPr>
    </w:p>
    <w:p w14:paraId="4CE69C40" w14:textId="27C9DED8" w:rsidR="00F92CB1" w:rsidRPr="009A5060" w:rsidRDefault="00F92CB1" w:rsidP="00C179E5">
      <w:pPr>
        <w:pStyle w:val="RequirementList"/>
        <w:numPr>
          <w:ilvl w:val="0"/>
          <w:numId w:val="0"/>
        </w:numPr>
        <w:spacing w:line="240" w:lineRule="auto"/>
        <w:ind w:left="720"/>
        <w:sectPr w:rsidR="00F92CB1" w:rsidRPr="009A5060" w:rsidSect="007D7DE1">
          <w:pgSz w:w="11906" w:h="16838" w:code="9"/>
          <w:pgMar w:top="1083" w:right="1083" w:bottom="1083" w:left="1083" w:header="624" w:footer="147" w:gutter="0"/>
          <w:cols w:space="708"/>
          <w:formProt w:val="0"/>
          <w:docGrid w:linePitch="360"/>
        </w:sectPr>
      </w:pPr>
    </w:p>
    <w:p w14:paraId="5A4B8F99" w14:textId="77777777" w:rsidR="001F30BC" w:rsidRPr="009A5060" w:rsidRDefault="001F30BC" w:rsidP="00C179E5">
      <w:pPr>
        <w:pStyle w:val="regular"/>
        <w:spacing w:line="240" w:lineRule="auto"/>
      </w:pPr>
      <w:bookmarkStart w:id="6101" w:name="_Toc192762751"/>
      <w:bookmarkStart w:id="6102" w:name="_Toc192765325"/>
      <w:bookmarkStart w:id="6103" w:name="_Toc192765936"/>
      <w:bookmarkStart w:id="6104" w:name="_Toc192782488"/>
      <w:bookmarkStart w:id="6105" w:name="_Toc192783096"/>
      <w:bookmarkStart w:id="6106" w:name="_Toc192851015"/>
      <w:bookmarkStart w:id="6107" w:name="_Toc192929502"/>
      <w:bookmarkStart w:id="6108" w:name="_Toc192935190"/>
      <w:bookmarkStart w:id="6109" w:name="_Toc193016538"/>
      <w:bookmarkStart w:id="6110" w:name="_Toc192762752"/>
      <w:bookmarkStart w:id="6111" w:name="_Toc192765326"/>
      <w:bookmarkStart w:id="6112" w:name="_Toc192765937"/>
      <w:bookmarkStart w:id="6113" w:name="_Toc192782489"/>
      <w:bookmarkStart w:id="6114" w:name="_Toc192783097"/>
      <w:bookmarkStart w:id="6115" w:name="_Toc192851016"/>
      <w:bookmarkStart w:id="6116" w:name="_Toc192929503"/>
      <w:bookmarkStart w:id="6117" w:name="_Toc192935191"/>
      <w:bookmarkStart w:id="6118" w:name="_Toc193016539"/>
      <w:bookmarkStart w:id="6119" w:name="_Toc192762822"/>
      <w:bookmarkStart w:id="6120" w:name="_Toc192765396"/>
      <w:bookmarkStart w:id="6121" w:name="_Toc192766007"/>
      <w:bookmarkStart w:id="6122" w:name="_Toc192782559"/>
      <w:bookmarkStart w:id="6123" w:name="_Toc192783167"/>
      <w:bookmarkStart w:id="6124" w:name="_Toc192851086"/>
      <w:bookmarkStart w:id="6125" w:name="_Toc192929573"/>
      <w:bookmarkStart w:id="6126" w:name="_Toc192935261"/>
      <w:bookmarkStart w:id="6127" w:name="_Toc193016609"/>
      <w:bookmarkStart w:id="6128" w:name="_Toc192762823"/>
      <w:bookmarkStart w:id="6129" w:name="_Toc192765397"/>
      <w:bookmarkStart w:id="6130" w:name="_Toc192766008"/>
      <w:bookmarkStart w:id="6131" w:name="_Toc192782560"/>
      <w:bookmarkStart w:id="6132" w:name="_Toc192783168"/>
      <w:bookmarkStart w:id="6133" w:name="_Toc192851087"/>
      <w:bookmarkStart w:id="6134" w:name="_Toc192929574"/>
      <w:bookmarkStart w:id="6135" w:name="_Toc192935262"/>
      <w:bookmarkStart w:id="6136" w:name="_Toc193016610"/>
      <w:bookmarkStart w:id="6137" w:name="_Toc192762824"/>
      <w:bookmarkStart w:id="6138" w:name="_Toc192765398"/>
      <w:bookmarkStart w:id="6139" w:name="_Toc192766009"/>
      <w:bookmarkStart w:id="6140" w:name="_Toc192782561"/>
      <w:bookmarkStart w:id="6141" w:name="_Toc192783169"/>
      <w:bookmarkStart w:id="6142" w:name="_Toc192851088"/>
      <w:bookmarkStart w:id="6143" w:name="_Toc192929575"/>
      <w:bookmarkStart w:id="6144" w:name="_Toc192935263"/>
      <w:bookmarkStart w:id="6145" w:name="_Toc193016611"/>
      <w:bookmarkEnd w:id="3646"/>
      <w:bookmarkEnd w:id="6101"/>
      <w:bookmarkEnd w:id="6102"/>
      <w:bookmarkEnd w:id="6103"/>
      <w:bookmarkEnd w:id="6104"/>
      <w:bookmarkEnd w:id="6105"/>
      <w:bookmarkEnd w:id="6106"/>
      <w:bookmarkEnd w:id="6107"/>
      <w:bookmarkEnd w:id="6108"/>
      <w:bookmarkEnd w:id="6109"/>
      <w:bookmarkEnd w:id="6110"/>
      <w:bookmarkEnd w:id="6111"/>
      <w:bookmarkEnd w:id="6112"/>
      <w:bookmarkEnd w:id="6113"/>
      <w:bookmarkEnd w:id="6114"/>
      <w:bookmarkEnd w:id="6115"/>
      <w:bookmarkEnd w:id="6116"/>
      <w:bookmarkEnd w:id="6117"/>
      <w:bookmarkEnd w:id="6118"/>
      <w:bookmarkEnd w:id="6119"/>
      <w:bookmarkEnd w:id="6120"/>
      <w:bookmarkEnd w:id="6121"/>
      <w:bookmarkEnd w:id="6122"/>
      <w:bookmarkEnd w:id="6123"/>
      <w:bookmarkEnd w:id="6124"/>
      <w:bookmarkEnd w:id="6125"/>
      <w:bookmarkEnd w:id="6126"/>
      <w:bookmarkEnd w:id="6127"/>
      <w:bookmarkEnd w:id="6128"/>
      <w:bookmarkEnd w:id="6129"/>
      <w:bookmarkEnd w:id="6130"/>
      <w:bookmarkEnd w:id="6131"/>
      <w:bookmarkEnd w:id="6132"/>
      <w:bookmarkEnd w:id="6133"/>
      <w:bookmarkEnd w:id="6134"/>
      <w:bookmarkEnd w:id="6135"/>
      <w:bookmarkEnd w:id="6136"/>
      <w:bookmarkEnd w:id="6137"/>
      <w:bookmarkEnd w:id="6138"/>
      <w:bookmarkEnd w:id="6139"/>
      <w:bookmarkEnd w:id="6140"/>
      <w:bookmarkEnd w:id="6141"/>
      <w:bookmarkEnd w:id="6142"/>
      <w:bookmarkEnd w:id="6143"/>
      <w:bookmarkEnd w:id="6144"/>
      <w:bookmarkEnd w:id="6145"/>
    </w:p>
    <w:sectPr w:rsidR="001F30BC" w:rsidRPr="009A5060" w:rsidSect="007D7DE1">
      <w:type w:val="continuous"/>
      <w:pgSz w:w="11906" w:h="16838" w:code="9"/>
      <w:pgMar w:top="1083" w:right="1083" w:bottom="1083" w:left="1083" w:header="624" w:footer="147" w:gutter="0"/>
      <w:cols w:space="708"/>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Dorda Ulrich" w:date="2025-12-05T11:43:00Z" w:initials="UD">
    <w:p w14:paraId="48AE1721" w14:textId="77777777" w:rsidR="00210382" w:rsidRDefault="00CE4E57" w:rsidP="00210382">
      <w:pPr>
        <w:pStyle w:val="CommentText"/>
      </w:pPr>
      <w:r>
        <w:rPr>
          <w:rStyle w:val="CommentReference"/>
        </w:rPr>
        <w:annotationRef/>
      </w:r>
      <w:r w:rsidR="00210382">
        <w:rPr>
          <w:highlight w:val="yellow"/>
        </w:rPr>
        <w:t>Training missing</w:t>
      </w:r>
    </w:p>
    <w:p w14:paraId="59BA2ED8" w14:textId="77777777" w:rsidR="00210382" w:rsidRDefault="00210382" w:rsidP="00210382">
      <w:pPr>
        <w:pStyle w:val="CommentText"/>
      </w:pPr>
      <w:r>
        <w:rPr>
          <w:highlight w:val="yellow"/>
        </w:rPr>
        <w:t xml:space="preserve">  - mention in scope of work &amp; supply (documentation of training)</w:t>
      </w:r>
    </w:p>
    <w:p w14:paraId="56A3F6D9" w14:textId="77777777" w:rsidR="00210382" w:rsidRDefault="00210382" w:rsidP="00210382">
      <w:pPr>
        <w:pStyle w:val="CommentText"/>
      </w:pPr>
      <w:r>
        <w:rPr>
          <w:highlight w:val="yellow"/>
        </w:rPr>
        <w:t xml:space="preserve">  - dedicated section before SAT! see SSA, PRDS?, onsite, nr of persons (background of the persons to be trained)</w:t>
      </w:r>
    </w:p>
    <w:p w14:paraId="19124A4D" w14:textId="77777777" w:rsidR="00210382" w:rsidRDefault="00210382" w:rsidP="00210382">
      <w:pPr>
        <w:pStyle w:val="CommentText"/>
      </w:pPr>
      <w:r>
        <w:rPr>
          <w:highlight w:val="yellow"/>
        </w:rPr>
        <w:t xml:space="preserve">    - they need to the proposed training in offer.</w:t>
      </w:r>
    </w:p>
  </w:comment>
  <w:comment w:id="57" w:author="Dorda Ulrich" w:date="2025-12-02T13:44:00Z" w:initials="UD">
    <w:p w14:paraId="426B4A2F" w14:textId="56C72370" w:rsidR="004B4746" w:rsidRDefault="00574402" w:rsidP="004B4746">
      <w:pPr>
        <w:pStyle w:val="CommentText"/>
      </w:pPr>
      <w:r>
        <w:rPr>
          <w:rStyle w:val="CommentReference"/>
        </w:rPr>
        <w:annotationRef/>
      </w:r>
      <w:r w:rsidR="004B4746">
        <w:t>@MAJ: Figure needs updating as the operator will directly interact with the QPLANT SCADA (also consider interlock interface)</w:t>
      </w:r>
    </w:p>
  </w:comment>
  <w:comment w:id="3045" w:author="Dorda Ulrich" w:date="2025-08-13T11:43:00Z" w:initials="UD">
    <w:p w14:paraId="5927A629" w14:textId="1A0642FC" w:rsidR="000D34C6" w:rsidRPr="001D6005" w:rsidRDefault="000D34C6" w:rsidP="000D34C6">
      <w:pPr>
        <w:pStyle w:val="CommentText"/>
      </w:pPr>
      <w:r w:rsidRPr="001D6005">
        <w:rPr>
          <w:rStyle w:val="CommentReference"/>
        </w:rPr>
        <w:annotationRef/>
      </w:r>
      <w:r w:rsidRPr="001D6005">
        <w:t>@PUR: We allow it but it will be seen as a slight, minor disadvantage in the evaluation compared to an automatic system. Is this clear from this formulation?</w:t>
      </w:r>
    </w:p>
  </w:comment>
  <w:comment w:id="3075" w:author="Dorda Ulrich" w:date="2025-11-25T15:16:00Z" w:initials="UD">
    <w:p w14:paraId="187DA74C" w14:textId="77777777" w:rsidR="00900B24" w:rsidRDefault="00900B24" w:rsidP="00900B24">
      <w:pPr>
        <w:pStyle w:val="CommentText"/>
      </w:pPr>
      <w:r>
        <w:rPr>
          <w:rStyle w:val="CommentReference"/>
        </w:rPr>
        <w:annotationRef/>
      </w:r>
      <w:r>
        <w:rPr>
          <w:lang w:val="en-US"/>
        </w:rPr>
        <w:t xml:space="preserve">Review not done by UDO, GKO to fix </w:t>
      </w:r>
    </w:p>
  </w:comment>
  <w:comment w:id="3077" w:author="Dekempeneer Erik" w:date="2025-07-11T12:00:00Z" w:initials="ED">
    <w:p w14:paraId="2787C9BB" w14:textId="77777777" w:rsidR="00900B24" w:rsidRPr="001D6005" w:rsidRDefault="00900B24" w:rsidP="00900B24">
      <w:pPr>
        <w:pStyle w:val="CommentText"/>
      </w:pPr>
      <w:r w:rsidRPr="001D6005">
        <w:rPr>
          <w:rStyle w:val="CommentReference"/>
        </w:rPr>
        <w:annotationRef/>
      </w:r>
      <w:r w:rsidRPr="001D6005">
        <w:t xml:space="preserve">If you specify this as a requirement, than why do you still specify RTM-030, which is a far lesser requirement ? </w:t>
      </w:r>
    </w:p>
  </w:comment>
  <w:comment w:id="3087" w:author="Dorda Ulrich" w:date="2025-04-16T15:28:00Z" w:initials="UD">
    <w:p w14:paraId="19FB0CD5" w14:textId="509DD392" w:rsidR="00272E66" w:rsidRPr="001D6005" w:rsidRDefault="00272E66" w:rsidP="00272E66">
      <w:pPr>
        <w:pStyle w:val="CommentText"/>
      </w:pPr>
      <w:r w:rsidRPr="001D6005">
        <w:rPr>
          <w:rStyle w:val="CommentReference"/>
        </w:rPr>
        <w:annotationRef/>
      </w:r>
      <w:r w:rsidRPr="001D6005">
        <w:t>Legal / PUR!! - check carefully, change, move etc. This is crucial, as it may have a significant financial impact (our electricity cost) etc.</w:t>
      </w:r>
    </w:p>
  </w:comment>
  <w:comment w:id="3127" w:author="Dorda Ulrich" w:date="2025-10-24T10:24:00Z" w:initials="UD">
    <w:p w14:paraId="2C2EFDFD" w14:textId="77777777" w:rsidR="004240EE" w:rsidRDefault="004240EE" w:rsidP="004240EE">
      <w:pPr>
        <w:pStyle w:val="CommentText"/>
      </w:pPr>
      <w:r>
        <w:rPr>
          <w:rStyle w:val="CommentReference"/>
        </w:rPr>
        <w:annotationRef/>
      </w:r>
      <w:r>
        <w:rPr>
          <w:lang w:val="en-US"/>
        </w:rPr>
        <w:t>Turn requirements into numbered requirements</w:t>
      </w:r>
    </w:p>
  </w:comment>
  <w:comment w:id="3131" w:author="Dorda Ulrich" w:date="2025-10-24T10:33:00Z" w:initials="UD">
    <w:p w14:paraId="21D28F9B" w14:textId="77777777" w:rsidR="004240EE" w:rsidRDefault="004240EE" w:rsidP="004240EE">
      <w:pPr>
        <w:pStyle w:val="CommentText"/>
      </w:pPr>
      <w:r>
        <w:rPr>
          <w:rStyle w:val="CommentReference"/>
        </w:rPr>
        <w:annotationRef/>
      </w:r>
      <w:r>
        <w:rPr>
          <w:lang w:val="en-US"/>
        </w:rPr>
        <w:t>Make a separate requirement (and also delete last in table 10)</w:t>
      </w:r>
    </w:p>
  </w:comment>
  <w:comment w:id="3175" w:author="Dorda Ulrich" w:date="2025-10-13T15:57:00Z" w:initials="UD">
    <w:p w14:paraId="43BB2F68" w14:textId="77777777" w:rsidR="004240EE" w:rsidRDefault="004240EE" w:rsidP="004240EE">
      <w:pPr>
        <w:pStyle w:val="CommentText"/>
      </w:pPr>
      <w:r>
        <w:rPr>
          <w:rStyle w:val="CommentReference"/>
        </w:rPr>
        <w:annotationRef/>
      </w:r>
      <w:r>
        <w:t>Daniel: Isn’t this obvious/clear? Remove? Make more specific?</w:t>
      </w:r>
    </w:p>
  </w:comment>
  <w:comment w:id="3179" w:author="Dorda Ulrich" w:date="2025-10-13T16:08:00Z" w:initials="UD">
    <w:p w14:paraId="7F1692BA" w14:textId="77777777" w:rsidR="004240EE" w:rsidRDefault="004240EE" w:rsidP="004240EE">
      <w:pPr>
        <w:pStyle w:val="CommentText"/>
      </w:pPr>
      <w:r>
        <w:rPr>
          <w:rStyle w:val="CommentReference"/>
        </w:rPr>
        <w:annotationRef/>
      </w:r>
      <w:r>
        <w:rPr>
          <w:lang w:val="en-US"/>
        </w:rPr>
        <w:t>Is this automatic? Do they need to measure? Automatic shutdown? (Or manual?)</w:t>
      </w:r>
    </w:p>
  </w:comment>
  <w:comment w:id="3250" w:author="Dorda Ulrich" w:date="2025-10-17T09:15:00Z" w:initials="UD">
    <w:p w14:paraId="14E5ACD8" w14:textId="77777777" w:rsidR="004240EE" w:rsidRDefault="004240EE" w:rsidP="004240EE">
      <w:pPr>
        <w:pStyle w:val="CommentText"/>
      </w:pPr>
      <w:r>
        <w:rPr>
          <w:rStyle w:val="CommentReference"/>
        </w:rPr>
        <w:annotationRef/>
      </w:r>
      <w:r>
        <w:rPr>
          <w:lang w:val="en-US"/>
        </w:rPr>
        <w:t>Do we already have this covered by a general requirement?</w:t>
      </w:r>
    </w:p>
  </w:comment>
  <w:comment w:id="3281" w:author="Dorda Ulrich" w:date="2025-10-17T10:08:00Z" w:initials="UD">
    <w:p w14:paraId="4A24A77F" w14:textId="77777777" w:rsidR="004240EE" w:rsidRDefault="004240EE" w:rsidP="004240EE">
      <w:pPr>
        <w:pStyle w:val="CommentText"/>
      </w:pPr>
      <w:r>
        <w:rPr>
          <w:rStyle w:val="CommentReference"/>
        </w:rPr>
        <w:annotationRef/>
      </w:r>
      <w:r>
        <w:rPr>
          <w:lang w:val="en-US"/>
        </w:rPr>
        <w:t>To clarify need/meaning. rephrase</w:t>
      </w:r>
    </w:p>
  </w:comment>
  <w:comment w:id="3288" w:author="Dorda Ulrich" w:date="2025-10-17T10:23:00Z" w:initials="UD">
    <w:p w14:paraId="7B3A827C" w14:textId="77777777" w:rsidR="004240EE" w:rsidRDefault="004240EE" w:rsidP="004240EE">
      <w:pPr>
        <w:pStyle w:val="CommentText"/>
      </w:pPr>
      <w:r>
        <w:rPr>
          <w:rStyle w:val="CommentReference"/>
        </w:rPr>
        <w:annotationRef/>
      </w:r>
      <w:r>
        <w:rPr>
          <w:lang w:val="en-US"/>
        </w:rPr>
        <w:t>Obvious?</w:t>
      </w:r>
    </w:p>
  </w:comment>
  <w:comment w:id="3294" w:author="Dorda Ulrich" w:date="2025-10-17T10:28:00Z" w:initials="UD">
    <w:p w14:paraId="0EACB69A" w14:textId="77777777" w:rsidR="004240EE" w:rsidRDefault="004240EE" w:rsidP="004240EE">
      <w:pPr>
        <w:pStyle w:val="CommentText"/>
      </w:pPr>
      <w:r>
        <w:rPr>
          <w:rStyle w:val="CommentReference"/>
        </w:rPr>
        <w:annotationRef/>
      </w:r>
      <w:r>
        <w:rPr>
          <w:lang w:val="en-US"/>
        </w:rPr>
        <w:t>To be clarified if relevant for access.</w:t>
      </w:r>
    </w:p>
  </w:comment>
  <w:comment w:id="3299" w:author="Dorda Ulrich" w:date="2025-10-17T15:13:00Z" w:initials="UD">
    <w:p w14:paraId="12E5E69F" w14:textId="77777777" w:rsidR="004240EE" w:rsidRDefault="004240EE" w:rsidP="004240EE">
      <w:pPr>
        <w:pStyle w:val="CommentText"/>
      </w:pPr>
      <w:r>
        <w:rPr>
          <w:rStyle w:val="CommentReference"/>
        </w:rPr>
        <w:annotationRef/>
      </w:r>
      <w:r>
        <w:rPr>
          <w:lang w:val="en-US"/>
        </w:rPr>
        <w:t>Check for consistency with the heaters in the He seperator section</w:t>
      </w:r>
    </w:p>
  </w:comment>
  <w:comment w:id="3496" w:author="Dorda Ulrich" w:date="2025-11-17T18:05:00Z" w:initials="UD">
    <w:p w14:paraId="6280F08C" w14:textId="77777777" w:rsidR="00DB31E2" w:rsidRDefault="00DB31E2" w:rsidP="00DB31E2">
      <w:pPr>
        <w:pStyle w:val="CommentText"/>
      </w:pPr>
      <w:r>
        <w:rPr>
          <w:rStyle w:val="CommentReference"/>
        </w:rPr>
        <w:annotationRef/>
      </w:r>
      <w:r>
        <w:t>Do we want to get this at the end? (IF we would get it, I guess we would need a lot info)</w:t>
      </w:r>
    </w:p>
  </w:comment>
  <w:comment w:id="3502" w:author="Dorda Ulrich" w:date="2025-11-17T18:08:00Z" w:initials="UD">
    <w:p w14:paraId="079924D9" w14:textId="77777777" w:rsidR="00DB31E2" w:rsidRDefault="00DB31E2" w:rsidP="00DB31E2">
      <w:pPr>
        <w:pStyle w:val="CommentText"/>
      </w:pPr>
      <w:r>
        <w:rPr>
          <w:rStyle w:val="CommentReference"/>
        </w:rPr>
        <w:annotationRef/>
      </w:r>
      <w:r>
        <w:rPr>
          <w:lang w:val="en-US"/>
        </w:rPr>
        <w:t>Version control system (not) accessible to us? Are we telling them how to develop their software?</w:t>
      </w:r>
    </w:p>
  </w:comment>
  <w:comment w:id="3505" w:author="Dorda Ulrich" w:date="2025-11-17T18:08:00Z" w:initials="UD">
    <w:p w14:paraId="19274139" w14:textId="77777777" w:rsidR="00DB31E2" w:rsidRDefault="00DB31E2" w:rsidP="00DB31E2">
      <w:pPr>
        <w:pStyle w:val="CommentText"/>
      </w:pPr>
      <w:r>
        <w:rPr>
          <w:rStyle w:val="CommentReference"/>
        </w:rPr>
        <w:annotationRef/>
      </w:r>
      <w:r>
        <w:rPr>
          <w:lang w:val="en-US"/>
        </w:rPr>
        <w:t>What is this? So far it’s been test environment</w:t>
      </w:r>
    </w:p>
  </w:comment>
  <w:comment w:id="3516" w:author="Dorda Ulrich" w:date="2025-11-17T17:40:00Z" w:initials="UD">
    <w:p w14:paraId="7C76B1D3" w14:textId="77777777" w:rsidR="005945C3" w:rsidRDefault="005945C3" w:rsidP="005945C3">
      <w:pPr>
        <w:pStyle w:val="CommentText"/>
      </w:pPr>
      <w:r>
        <w:rPr>
          <w:rStyle w:val="CommentReference"/>
        </w:rPr>
        <w:annotationRef/>
      </w:r>
      <w:r>
        <w:rPr>
          <w:lang w:val="en-US"/>
        </w:rPr>
        <w:t>We don’t not want to route their internal stuff. They do this via their own local fieldbus network.</w:t>
      </w:r>
    </w:p>
    <w:p w14:paraId="59776234" w14:textId="77777777" w:rsidR="005945C3" w:rsidRDefault="005945C3" w:rsidP="005945C3">
      <w:pPr>
        <w:pStyle w:val="CommentText"/>
      </w:pPr>
      <w:r>
        <w:rPr>
          <w:lang w:val="en-US"/>
        </w:rPr>
        <w:t>We want to be able to also “view” this commands.</w:t>
      </w:r>
    </w:p>
  </w:comment>
  <w:comment w:id="3522" w:author="Dorda Ulrich" w:date="2025-11-17T17:42:00Z" w:initials="UD">
    <w:p w14:paraId="6D5DF2CE" w14:textId="77777777" w:rsidR="00D930F9" w:rsidRDefault="00D930F9" w:rsidP="00D930F9">
      <w:pPr>
        <w:pStyle w:val="CommentText"/>
      </w:pPr>
      <w:r>
        <w:rPr>
          <w:rStyle w:val="CommentReference"/>
        </w:rPr>
        <w:annotationRef/>
      </w:r>
      <w:r>
        <w:rPr>
          <w:lang w:val="en-US"/>
        </w:rPr>
        <w:t>Add reference to document</w:t>
      </w:r>
    </w:p>
  </w:comment>
  <w:comment w:id="3527" w:author="Dorda Ulrich" w:date="2025-11-17T17:45:00Z" w:initials="UD">
    <w:p w14:paraId="102509EA" w14:textId="77777777" w:rsidR="00630A44" w:rsidRDefault="00630A44" w:rsidP="00630A44">
      <w:pPr>
        <w:pStyle w:val="CommentText"/>
      </w:pPr>
      <w:r>
        <w:rPr>
          <w:rStyle w:val="CommentReference"/>
        </w:rPr>
        <w:annotationRef/>
      </w:r>
      <w:r>
        <w:rPr>
          <w:lang w:val="en-US"/>
        </w:rPr>
        <w:t>Still via the control system (take out of automatic operation?)</w:t>
      </w:r>
    </w:p>
  </w:comment>
  <w:comment w:id="3528" w:author="Dorda Ulrich" w:date="2025-11-17T17:46:00Z" w:initials="UD">
    <w:p w14:paraId="2D29D018" w14:textId="77777777" w:rsidR="00630A44" w:rsidRDefault="00630A44" w:rsidP="00630A44">
      <w:pPr>
        <w:pStyle w:val="CommentText"/>
      </w:pPr>
      <w:r>
        <w:rPr>
          <w:rStyle w:val="CommentReference"/>
        </w:rPr>
        <w:annotationRef/>
      </w:r>
      <w:r>
        <w:rPr>
          <w:lang w:val="en-US"/>
        </w:rPr>
        <w:t>Or/and?</w:t>
      </w:r>
    </w:p>
  </w:comment>
  <w:comment w:id="3530" w:author="Dorda Ulrich" w:date="2025-11-17T17:49:00Z" w:initials="UD">
    <w:p w14:paraId="1F7C9152" w14:textId="77777777" w:rsidR="00F0522D" w:rsidRDefault="00F0522D" w:rsidP="00F0522D">
      <w:pPr>
        <w:pStyle w:val="CommentText"/>
      </w:pPr>
      <w:r>
        <w:rPr>
          <w:rStyle w:val="CommentReference"/>
        </w:rPr>
        <w:annotationRef/>
      </w:r>
      <w:r>
        <w:rPr>
          <w:lang w:val="en-US"/>
        </w:rPr>
        <w:t>Let’s discuss</w:t>
      </w:r>
    </w:p>
  </w:comment>
  <w:comment w:id="3532" w:author="Dorda Ulrich" w:date="2025-11-17T17:51:00Z" w:initials="UD">
    <w:p w14:paraId="1BF4CE87" w14:textId="77777777" w:rsidR="00F0522D" w:rsidRDefault="00F0522D" w:rsidP="00F0522D">
      <w:pPr>
        <w:pStyle w:val="CommentText"/>
      </w:pPr>
      <w:r>
        <w:rPr>
          <w:rStyle w:val="CommentReference"/>
        </w:rPr>
        <w:annotationRef/>
      </w:r>
      <w:r>
        <w:rPr>
          <w:lang w:val="en-US"/>
        </w:rPr>
        <w:t>Make clear that the info is stored in MINERVA system. Logbook? Isn’t this fully in our scope?</w:t>
      </w:r>
    </w:p>
  </w:comment>
  <w:comment w:id="3545" w:author="Dorda Ulrich" w:date="2025-11-17T18:02:00Z" w:initials="UD">
    <w:p w14:paraId="12B36685" w14:textId="77777777" w:rsidR="006F2490" w:rsidRDefault="006F2490" w:rsidP="006F2490">
      <w:pPr>
        <w:pStyle w:val="CommentText"/>
      </w:pPr>
      <w:r>
        <w:rPr>
          <w:rStyle w:val="CommentReference"/>
        </w:rPr>
        <w:annotationRef/>
      </w:r>
      <w:r>
        <w:rPr>
          <w:lang w:val="en-US"/>
        </w:rPr>
        <w:t>It’s likely that they use git, but do we inforce this? Why (up to them)</w:t>
      </w:r>
    </w:p>
  </w:comment>
  <w:comment w:id="3552" w:author="Dorda Ulrich" w:date="2025-11-21T10:20:00Z" w:initials="UD">
    <w:p w14:paraId="20E5086C" w14:textId="77777777" w:rsidR="00A24FEC" w:rsidRDefault="00A24FEC" w:rsidP="00A24FEC">
      <w:pPr>
        <w:pStyle w:val="CommentText"/>
      </w:pPr>
      <w:r>
        <w:rPr>
          <w:rStyle w:val="CommentReference"/>
        </w:rPr>
        <w:annotationRef/>
      </w:r>
      <w:r>
        <w:rPr>
          <w:lang w:val="en-US"/>
        </w:rPr>
        <w:t>Heading not suitable. Either change heading or move content</w:t>
      </w:r>
    </w:p>
  </w:comment>
  <w:comment w:id="3556" w:author="Dorda Ulrich" w:date="2025-11-21T10:27:00Z" w:initials="UD">
    <w:p w14:paraId="0D80D3B4" w14:textId="77777777" w:rsidR="00A24FEC" w:rsidRDefault="00A24FEC" w:rsidP="00A24FEC">
      <w:pPr>
        <w:pStyle w:val="CommentText"/>
      </w:pPr>
      <w:r>
        <w:rPr>
          <w:rStyle w:val="CommentReference"/>
        </w:rPr>
        <w:annotationRef/>
      </w:r>
      <w:r>
        <w:rPr>
          <w:lang w:val="en-US"/>
        </w:rPr>
        <w:t>UDO stop review of controls part here</w:t>
      </w:r>
    </w:p>
  </w:comment>
  <w:comment w:id="3555" w:author="Dorda Ulrich" w:date="2025-11-21T10:21:00Z" w:initials="UD">
    <w:p w14:paraId="22466A46" w14:textId="77777777" w:rsidR="00A24FEC" w:rsidRDefault="00A24FEC" w:rsidP="00A24FEC">
      <w:pPr>
        <w:pStyle w:val="CommentText"/>
      </w:pPr>
      <w:r>
        <w:rPr>
          <w:rStyle w:val="CommentReference"/>
        </w:rPr>
        <w:annotationRef/>
      </w:r>
      <w:r>
        <w:rPr>
          <w:lang w:val="en-US"/>
        </w:rPr>
        <w:t>Still the case (this was RMO concept)</w:t>
      </w:r>
    </w:p>
  </w:comment>
  <w:comment w:id="3582" w:author="Dorda Ulrich" w:date="2025-11-21T10:27:00Z" w:initials="UD">
    <w:p w14:paraId="6775CA10" w14:textId="77777777" w:rsidR="005153DA" w:rsidRDefault="005153DA" w:rsidP="005153DA">
      <w:pPr>
        <w:pStyle w:val="CommentText"/>
      </w:pPr>
      <w:r>
        <w:rPr>
          <w:rStyle w:val="CommentReference"/>
        </w:rPr>
        <w:annotationRef/>
      </w:r>
      <w:r>
        <w:rPr>
          <w:lang w:val="en-US"/>
        </w:rPr>
        <w:t>UDO skipped this section review for now</w:t>
      </w:r>
    </w:p>
  </w:comment>
  <w:comment w:id="3614" w:author="Dorda Ulrich" w:date="2025-09-26T15:05:00Z" w:initials="UD">
    <w:p w14:paraId="37DE665B" w14:textId="77777777" w:rsidR="00A24FEC" w:rsidRDefault="00A24FEC" w:rsidP="00A24FEC">
      <w:pPr>
        <w:pStyle w:val="CommentText"/>
      </w:pPr>
      <w:r>
        <w:rPr>
          <w:rStyle w:val="CommentReference"/>
        </w:rPr>
        <w:annotationRef/>
      </w:r>
      <w:r>
        <w:rPr>
          <w:lang w:val="en-US"/>
        </w:rPr>
        <w:t>All this will be replaced by text from NFS, we just keep it here, so we can then check if NFS covered at least all these points.</w:t>
      </w:r>
    </w:p>
  </w:comment>
  <w:comment w:id="3768" w:author="Dorda Ulrich" w:date="2025-11-21T11:00:00Z" w:initials="UD">
    <w:p w14:paraId="5E1B2D74" w14:textId="77777777" w:rsidR="00FC5F43" w:rsidRDefault="00FC5F43" w:rsidP="00FC5F43">
      <w:pPr>
        <w:pStyle w:val="CommentText"/>
      </w:pPr>
      <w:r>
        <w:rPr>
          <w:rStyle w:val="CommentReference"/>
        </w:rPr>
        <w:annotationRef/>
      </w:r>
      <w:r>
        <w:rPr>
          <w:lang w:val="en-US"/>
        </w:rPr>
        <w:t>Check (e.g. with NFS)</w:t>
      </w:r>
    </w:p>
  </w:comment>
  <w:comment w:id="3769" w:author="Dorda Ulrich" w:date="2025-11-21T11:21:00Z" w:initials="UD">
    <w:p w14:paraId="53ABB652" w14:textId="77777777" w:rsidR="00FC5F43" w:rsidRDefault="00FC5F43" w:rsidP="00FC5F43">
      <w:pPr>
        <w:pStyle w:val="CommentText"/>
      </w:pPr>
      <w:r>
        <w:rPr>
          <w:rStyle w:val="CommentReference"/>
        </w:rPr>
        <w:annotationRef/>
      </w:r>
      <w:r>
        <w:rPr>
          <w:lang w:val="en-US"/>
        </w:rPr>
        <w:t>Like this, it seems useless. If you want as part of FAT, write it at FAT.</w:t>
      </w:r>
    </w:p>
  </w:comment>
  <w:comment w:id="3772" w:author="Dorda Ulrich" w:date="2025-11-21T10:55:00Z" w:initials="UD">
    <w:p w14:paraId="7D7E594D" w14:textId="77777777" w:rsidR="00FC5F43" w:rsidRDefault="00FC5F43" w:rsidP="00FC5F43">
      <w:pPr>
        <w:pStyle w:val="CommentText"/>
      </w:pPr>
      <w:r>
        <w:rPr>
          <w:rStyle w:val="CommentReference"/>
        </w:rPr>
        <w:annotationRef/>
      </w:r>
      <w:r>
        <w:rPr>
          <w:lang w:val="en-US"/>
        </w:rPr>
        <w:t>Move to appropriate section (general about certificates, documentation,…?)</w:t>
      </w:r>
    </w:p>
  </w:comment>
  <w:comment w:id="3781" w:author="Dorda Ulrich" w:date="2025-11-21T11:36:00Z" w:initials="UD">
    <w:p w14:paraId="7334E64A" w14:textId="77777777" w:rsidR="00FC5F43" w:rsidRDefault="00FC5F43" w:rsidP="00FC5F43">
      <w:pPr>
        <w:pStyle w:val="CommentText"/>
      </w:pPr>
      <w:r>
        <w:rPr>
          <w:rStyle w:val="CommentReference"/>
        </w:rPr>
        <w:annotationRef/>
      </w:r>
      <w:r>
        <w:rPr>
          <w:lang w:val="en-US"/>
        </w:rPr>
        <w:t>Dicuss with DBE, needed? Their business?</w:t>
      </w:r>
    </w:p>
  </w:comment>
  <w:comment w:id="3784" w:author="Bonthuys Gerkotze" w:date="2025-12-12T16:18:00Z" w:initials="GB">
    <w:p w14:paraId="57A5CE1B" w14:textId="77777777" w:rsidR="00961414" w:rsidRDefault="00961414" w:rsidP="00961414">
      <w:pPr>
        <w:pStyle w:val="CommentText"/>
      </w:pPr>
      <w:r>
        <w:rPr>
          <w:rStyle w:val="CommentReference"/>
        </w:rPr>
        <w:annotationRef/>
      </w:r>
      <w:r>
        <w:rPr>
          <w:lang w:val="en-US"/>
        </w:rPr>
        <w:t>Are these defined? Are these defined?</w:t>
      </w:r>
    </w:p>
  </w:comment>
  <w:comment w:id="3785" w:author="Dorda Ulrich" w:date="2025-12-05T11:08:00Z" w:initials="UD">
    <w:p w14:paraId="7FC9C607" w14:textId="4DCCE7CA" w:rsidR="0098054C" w:rsidRDefault="0098054C" w:rsidP="0098054C">
      <w:pPr>
        <w:pStyle w:val="CommentText"/>
      </w:pPr>
      <w:r>
        <w:rPr>
          <w:rStyle w:val="CommentReference"/>
        </w:rPr>
        <w:annotationRef/>
      </w:r>
      <w:r>
        <w:rPr>
          <w:lang w:val="en-US"/>
        </w:rPr>
        <w:t>Refer to previous mobile vacuum</w:t>
      </w:r>
    </w:p>
  </w:comment>
  <w:comment w:id="3786" w:author="Dorda Ulrich" w:date="2025-12-05T11:11:00Z" w:initials="UD">
    <w:p w14:paraId="7ABEF80C" w14:textId="77777777" w:rsidR="0098054C" w:rsidRDefault="0098054C" w:rsidP="0098054C">
      <w:pPr>
        <w:pStyle w:val="CommentText"/>
      </w:pPr>
      <w:r>
        <w:rPr>
          <w:rStyle w:val="CommentReference"/>
        </w:rPr>
        <w:annotationRef/>
      </w:r>
      <w:r>
        <w:rPr>
          <w:lang w:val="en-US"/>
        </w:rPr>
        <w:t>Only in safety chapter/section, move there</w:t>
      </w:r>
    </w:p>
  </w:comment>
  <w:comment w:id="3788" w:author="Dorda Ulrich" w:date="2025-12-05T11:31:00Z" w:initials="UD">
    <w:p w14:paraId="3423A2DA" w14:textId="77777777" w:rsidR="009B3BFD" w:rsidRDefault="009B3BFD" w:rsidP="009B3BFD">
      <w:pPr>
        <w:pStyle w:val="CommentText"/>
      </w:pPr>
      <w:r>
        <w:rPr>
          <w:rStyle w:val="CommentReference"/>
        </w:rPr>
        <w:annotationRef/>
      </w:r>
      <w:r>
        <w:rPr>
          <w:lang w:val="en-US"/>
        </w:rPr>
        <w:t>Consider to explicitly demand different working schenarios</w:t>
      </w:r>
    </w:p>
  </w:comment>
  <w:comment w:id="3808" w:author="Dorda Ulrich" w:date="2025-12-12T11:21:00Z" w:initials="UD">
    <w:p w14:paraId="205E6281" w14:textId="77777777" w:rsidR="00534A93" w:rsidRDefault="00534A93" w:rsidP="00534A93">
      <w:pPr>
        <w:pStyle w:val="CommentText"/>
      </w:pPr>
      <w:r>
        <w:rPr>
          <w:rStyle w:val="CommentReference"/>
        </w:rPr>
        <w:annotationRef/>
      </w:r>
      <w:r>
        <w:rPr>
          <w:lang w:val="en-US"/>
        </w:rPr>
        <w:t>Terminology - explain or change</w:t>
      </w:r>
    </w:p>
  </w:comment>
  <w:comment w:id="3807" w:author="Dorda Ulrich" w:date="2025-12-12T11:34:00Z" w:initials="UD">
    <w:p w14:paraId="128BD7E4" w14:textId="77777777" w:rsidR="008248BB" w:rsidRDefault="008248BB" w:rsidP="008248BB">
      <w:pPr>
        <w:pStyle w:val="CommentText"/>
      </w:pPr>
      <w:r>
        <w:rPr>
          <w:rStyle w:val="CommentReference"/>
        </w:rPr>
        <w:annotationRef/>
      </w:r>
      <w:r>
        <w:rPr>
          <w:lang w:val="en-US"/>
        </w:rPr>
        <w:t>Move to MIP and Comissioning plan sections</w:t>
      </w:r>
    </w:p>
  </w:comment>
  <w:comment w:id="3820" w:author="Dorda Ulrich" w:date="2025-12-05T11:37:00Z" w:initials="UD">
    <w:p w14:paraId="32A13A8A" w14:textId="26B104E1" w:rsidR="00452979" w:rsidRDefault="00452979" w:rsidP="00452979">
      <w:pPr>
        <w:pStyle w:val="CommentText"/>
      </w:pPr>
      <w:r>
        <w:rPr>
          <w:rStyle w:val="CommentReference"/>
        </w:rPr>
        <w:annotationRef/>
      </w:r>
      <w:r>
        <w:rPr>
          <w:lang w:val="en-US"/>
        </w:rPr>
        <w:t>Reword that this is in view of calibration of compliance with the requirements</w:t>
      </w:r>
    </w:p>
  </w:comment>
  <w:comment w:id="3825" w:author="Dorda Ulrich" w:date="2025-11-25T14:52:00Z" w:initials="UD">
    <w:p w14:paraId="579FD8E8" w14:textId="1A97082D" w:rsidR="00115580" w:rsidRDefault="00115580" w:rsidP="00115580">
      <w:pPr>
        <w:pStyle w:val="CommentText"/>
      </w:pPr>
      <w:r>
        <w:rPr>
          <w:rStyle w:val="CommentReference"/>
        </w:rPr>
        <w:annotationRef/>
      </w:r>
      <w:r>
        <w:rPr>
          <w:lang w:val="en-US"/>
        </w:rPr>
        <w:t>Skipped by UDO until GKO fixed it</w:t>
      </w:r>
    </w:p>
  </w:comment>
  <w:comment w:id="3831" w:author="Dorda Ulrich" w:date="2025-11-25T14:52:00Z" w:initials="UD">
    <w:p w14:paraId="718F37B3" w14:textId="77777777" w:rsidR="005B186B" w:rsidRDefault="005B186B" w:rsidP="005B186B">
      <w:pPr>
        <w:pStyle w:val="CommentText"/>
      </w:pPr>
      <w:r>
        <w:rPr>
          <w:rStyle w:val="CommentReference"/>
        </w:rPr>
        <w:annotationRef/>
      </w:r>
      <w:r>
        <w:rPr>
          <w:lang w:val="en-US"/>
        </w:rPr>
        <w:t>Skipped by UDO review until GKO has cleaned it</w:t>
      </w:r>
    </w:p>
  </w:comment>
  <w:comment w:id="3843" w:author="Dorda Ulrich" w:date="2025-11-25T14:53:00Z" w:initials="UD">
    <w:p w14:paraId="11662668" w14:textId="77777777" w:rsidR="00AA5A72" w:rsidRDefault="00AA5A72" w:rsidP="00AA5A72">
      <w:pPr>
        <w:pStyle w:val="CommentText"/>
      </w:pPr>
      <w:r>
        <w:rPr>
          <w:rStyle w:val="CommentReference"/>
        </w:rPr>
        <w:annotationRef/>
      </w:r>
      <w:r>
        <w:rPr>
          <w:lang w:val="en-US"/>
        </w:rPr>
        <w:t>UDO skipped review until the rest is cleaned</w:t>
      </w:r>
    </w:p>
  </w:comment>
  <w:comment w:id="3889" w:author="Dorda Ulrich" w:date="2025-12-02T15:00:00Z" w:initials="UD">
    <w:p w14:paraId="1F28B4FE" w14:textId="77777777" w:rsidR="004240EE" w:rsidRDefault="004240EE" w:rsidP="004240EE">
      <w:pPr>
        <w:pStyle w:val="CommentText"/>
      </w:pPr>
      <w:r>
        <w:rPr>
          <w:rStyle w:val="CommentReference"/>
        </w:rPr>
        <w:annotationRef/>
      </w:r>
      <w:r>
        <w:rPr>
          <w:lang w:val="en-US"/>
        </w:rPr>
        <w:t>Move to documentation section (3.18)</w:t>
      </w:r>
    </w:p>
  </w:comment>
  <w:comment w:id="3894" w:author="Dorda Ulrich" w:date="2025-12-12T10:58:00Z" w:initials="UD">
    <w:p w14:paraId="3496C34F" w14:textId="77777777" w:rsidR="007F64C3" w:rsidRDefault="007F64C3" w:rsidP="007F64C3">
      <w:pPr>
        <w:pStyle w:val="CommentText"/>
      </w:pPr>
      <w:r>
        <w:rPr>
          <w:rStyle w:val="CommentReference"/>
        </w:rPr>
        <w:annotationRef/>
      </w:r>
      <w:r>
        <w:rPr>
          <w:lang w:val="en-US"/>
        </w:rPr>
        <w:t>Moved here from somewhere, @GKO: integrate</w:t>
      </w:r>
    </w:p>
  </w:comment>
  <w:comment w:id="3926" w:author="Dekempeneer Erik" w:date="2025-07-11T16:25:00Z" w:initials="ED">
    <w:p w14:paraId="6DD42BB2" w14:textId="33CA6BC4" w:rsidR="00CE20A0" w:rsidRPr="001D6005" w:rsidRDefault="00CE20A0" w:rsidP="00CE20A0">
      <w:pPr>
        <w:pStyle w:val="CommentText"/>
      </w:pPr>
      <w:r w:rsidRPr="001D6005">
        <w:rPr>
          <w:rStyle w:val="CommentReference"/>
        </w:rPr>
        <w:annotationRef/>
      </w:r>
      <w:r w:rsidRPr="001D6005">
        <w:t>Where is this defined ?</w:t>
      </w:r>
    </w:p>
  </w:comment>
  <w:comment w:id="3965" w:author="Dorda Ulrich" w:date="2025-11-25T14:54:00Z" w:initials="UD">
    <w:p w14:paraId="4D9BF240" w14:textId="77777777" w:rsidR="002E6835" w:rsidRDefault="002E6835" w:rsidP="002E6835">
      <w:pPr>
        <w:pStyle w:val="CommentText"/>
      </w:pPr>
      <w:r>
        <w:rPr>
          <w:rStyle w:val="CommentReference"/>
        </w:rPr>
        <w:annotationRef/>
      </w:r>
      <w:r>
        <w:rPr>
          <w:lang w:val="en-US"/>
        </w:rPr>
        <w:t>Move to where it fits. This is the documentation section (you can refer to the project phases but not define them here)</w:t>
      </w:r>
    </w:p>
  </w:comment>
  <w:comment w:id="4140" w:author="Dekempeneer Erik" w:date="2025-03-13T10:03:00Z" w:initials="ED">
    <w:p w14:paraId="06EFDD88" w14:textId="5D57BB3D" w:rsidR="001D3C59" w:rsidRPr="001D6005" w:rsidRDefault="001D3C59" w:rsidP="001D3C59">
      <w:pPr>
        <w:pStyle w:val="CommentText"/>
      </w:pPr>
      <w:r w:rsidRPr="001D6005">
        <w:rPr>
          <w:rStyle w:val="CommentReference"/>
        </w:rPr>
        <w:annotationRef/>
      </w:r>
      <w:r w:rsidRPr="001D6005">
        <w:t>FYI (logic behind the table)</w:t>
      </w:r>
    </w:p>
    <w:p w14:paraId="3B126E11" w14:textId="77777777" w:rsidR="001D3C59" w:rsidRPr="001D6005" w:rsidRDefault="001D3C59" w:rsidP="00575005">
      <w:pPr>
        <w:pStyle w:val="CommentText"/>
        <w:numPr>
          <w:ilvl w:val="0"/>
          <w:numId w:val="9"/>
        </w:numPr>
        <w:ind w:left="300"/>
      </w:pPr>
      <w:r w:rsidRPr="001D6005">
        <w:t>MS dates indicated as ‘T</w:t>
      </w:r>
      <w:r w:rsidRPr="001D6005">
        <w:rPr>
          <w:vertAlign w:val="subscript"/>
        </w:rPr>
        <w:t>0</w:t>
      </w:r>
      <w:r w:rsidRPr="001D6005">
        <w:t xml:space="preserve"> + x’ are based on outcome of industrial pre-studies (see DSBT summary report).</w:t>
      </w:r>
    </w:p>
    <w:p w14:paraId="4D155CD7" w14:textId="77777777" w:rsidR="001D3C59" w:rsidRPr="001D6005" w:rsidRDefault="001D3C59" w:rsidP="00575005">
      <w:pPr>
        <w:pStyle w:val="CommentText"/>
        <w:numPr>
          <w:ilvl w:val="0"/>
          <w:numId w:val="9"/>
        </w:numPr>
      </w:pPr>
      <w:r w:rsidRPr="001D6005">
        <w:t>Additional MS dates are limited to what I consider being critical for us (e.g. M22 is critical because we need enough time to prepare start of installation M32).</w:t>
      </w:r>
    </w:p>
    <w:p w14:paraId="479775B4" w14:textId="77777777" w:rsidR="001D3C59" w:rsidRPr="001D6005" w:rsidRDefault="001D3C59" w:rsidP="00575005">
      <w:pPr>
        <w:pStyle w:val="CommentText"/>
        <w:numPr>
          <w:ilvl w:val="0"/>
          <w:numId w:val="9"/>
        </w:numPr>
      </w:pPr>
      <w:r w:rsidRPr="001D6005">
        <w:t>MSs without a date are there because I think we want them to appear in the detailed schedule, but the exact date is to be defined by the Contractor</w:t>
      </w:r>
    </w:p>
    <w:p w14:paraId="188B4CD1" w14:textId="77777777" w:rsidR="001D3C59" w:rsidRPr="001D6005" w:rsidRDefault="001D3C59" w:rsidP="001D3C59">
      <w:pPr>
        <w:pStyle w:val="CommentText"/>
      </w:pPr>
      <w:r w:rsidRPr="001D6005">
        <w:t xml:space="preserve"> </w:t>
      </w:r>
    </w:p>
  </w:comment>
  <w:comment w:id="5542" w:author="Dorda Ulrich" w:date="2025-12-02T14:08:00Z" w:initials="UD">
    <w:p w14:paraId="4B48CFB3" w14:textId="77777777" w:rsidR="005E2190" w:rsidRDefault="005E2190" w:rsidP="005E2190">
      <w:pPr>
        <w:pStyle w:val="CommentText"/>
      </w:pPr>
      <w:r>
        <w:rPr>
          <w:rStyle w:val="CommentReference"/>
        </w:rPr>
        <w:annotationRef/>
      </w:r>
      <w:r>
        <w:rPr>
          <w:lang w:val="en-US"/>
        </w:rPr>
        <w:t>@PUR to update to link correctly to their document</w:t>
      </w:r>
    </w:p>
  </w:comment>
  <w:comment w:id="5543" w:author="Dorda Ulrich" w:date="2025-12-02T14:11:00Z" w:initials="UD">
    <w:p w14:paraId="3639A175" w14:textId="77777777" w:rsidR="0061077F" w:rsidRDefault="0061077F" w:rsidP="0061077F">
      <w:pPr>
        <w:pStyle w:val="CommentText"/>
      </w:pPr>
      <w:r>
        <w:rPr>
          <w:rStyle w:val="CommentReference"/>
        </w:rPr>
        <w:annotationRef/>
      </w:r>
      <w:r>
        <w:rPr>
          <w:lang w:val="en-US"/>
        </w:rPr>
        <w:t>@PUR: Is this strong enough. Should we explicitly mention DSBT?</w:t>
      </w:r>
    </w:p>
  </w:comment>
  <w:comment w:id="5556" w:author="Dorda Ulrich" w:date="2025-12-02T14:16:00Z" w:initials="UD">
    <w:p w14:paraId="1DC46E27" w14:textId="77777777" w:rsidR="005364BB" w:rsidRDefault="005364BB" w:rsidP="005364BB">
      <w:pPr>
        <w:pStyle w:val="CommentText"/>
      </w:pPr>
      <w:r>
        <w:rPr>
          <w:rStyle w:val="CommentReference"/>
        </w:rPr>
        <w:annotationRef/>
      </w:r>
      <w:r>
        <w:rPr>
          <w:lang w:val="en-US"/>
        </w:rPr>
        <w:t>Lost here. Should be generic for all documents (not just for dashboard)</w:t>
      </w:r>
    </w:p>
  </w:comment>
  <w:comment w:id="5589" w:author="Bonthuys Gerkotze" w:date="2025-12-12T13:19:00Z" w:initials="GB">
    <w:p w14:paraId="6D29409F" w14:textId="77777777" w:rsidR="00E37D7A" w:rsidRDefault="00E37D7A" w:rsidP="00E37D7A">
      <w:pPr>
        <w:pStyle w:val="CommentText"/>
      </w:pPr>
      <w:r>
        <w:rPr>
          <w:rStyle w:val="CommentReference"/>
        </w:rPr>
        <w:annotationRef/>
      </w:r>
      <w:r>
        <w:rPr>
          <w:lang w:val="en-US"/>
        </w:rPr>
        <w:t>This standing alone now after moving details to section 3.9-3.12 - seems out of place</w:t>
      </w:r>
    </w:p>
  </w:comment>
  <w:comment w:id="5600" w:author="Bonthuys Gerkotze" w:date="2025-12-12T15:56:00Z" w:initials="GB">
    <w:p w14:paraId="25F2C6D9" w14:textId="77777777" w:rsidR="00937C9B" w:rsidRDefault="00937C9B" w:rsidP="00937C9B">
      <w:pPr>
        <w:pStyle w:val="CommentText"/>
      </w:pPr>
      <w:r>
        <w:rPr>
          <w:rStyle w:val="CommentReference"/>
        </w:rPr>
        <w:annotationRef/>
      </w:r>
      <w:r>
        <w:rPr>
          <w:lang w:val="en-US"/>
        </w:rPr>
        <w:t>Where is conformity assesment?</w:t>
      </w:r>
    </w:p>
  </w:comment>
  <w:comment w:id="5608" w:author="Dorda Ulrich" w:date="2025-04-23T12:49:00Z" w:initials="UD">
    <w:p w14:paraId="330E99E9" w14:textId="3C51C7B2" w:rsidR="001D3C59" w:rsidRPr="001D6005" w:rsidRDefault="001D3C59" w:rsidP="001D3C59">
      <w:pPr>
        <w:pStyle w:val="CommentText"/>
      </w:pPr>
      <w:r w:rsidRPr="001D6005">
        <w:rPr>
          <w:rStyle w:val="CommentReference"/>
        </w:rPr>
        <w:annotationRef/>
      </w:r>
      <w:r w:rsidRPr="001D6005">
        <w:t>@PUR: Did you check this?</w:t>
      </w:r>
    </w:p>
  </w:comment>
  <w:comment w:id="5614" w:author="Dorda Ulrich" w:date="2025-04-23T12:51:00Z" w:initials="UD">
    <w:p w14:paraId="52334B06" w14:textId="77777777" w:rsidR="001D3C59" w:rsidRPr="001D6005" w:rsidRDefault="001D3C59" w:rsidP="001D3C59">
      <w:pPr>
        <w:pStyle w:val="CommentText"/>
      </w:pPr>
      <w:r w:rsidRPr="001D6005">
        <w:rPr>
          <w:rStyle w:val="CommentReference"/>
        </w:rPr>
        <w:annotationRef/>
      </w:r>
      <w:r w:rsidRPr="001D6005">
        <w:t xml:space="preserve">@PUR: Did you check that? </w:t>
      </w:r>
    </w:p>
  </w:comment>
  <w:comment w:id="5634" w:author="Bonthuys Gerkotze" w:date="2025-12-12T13:34:00Z" w:initials="GB">
    <w:p w14:paraId="435C03AF" w14:textId="77777777" w:rsidR="00856D8D" w:rsidRDefault="00856D8D" w:rsidP="00856D8D">
      <w:pPr>
        <w:pStyle w:val="CommentText"/>
      </w:pPr>
      <w:r>
        <w:rPr>
          <w:rStyle w:val="CommentReference"/>
        </w:rPr>
        <w:annotationRef/>
      </w:r>
      <w:r>
        <w:rPr>
          <w:lang w:val="en-US"/>
        </w:rPr>
        <w:t>Sentence needs rewording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124A4D" w15:done="0"/>
  <w15:commentEx w15:paraId="426B4A2F" w15:done="0"/>
  <w15:commentEx w15:paraId="5927A629" w15:done="0"/>
  <w15:commentEx w15:paraId="187DA74C" w15:done="0"/>
  <w15:commentEx w15:paraId="2787C9BB" w15:done="0"/>
  <w15:commentEx w15:paraId="19FB0CD5" w15:done="0"/>
  <w15:commentEx w15:paraId="2C2EFDFD" w15:done="0"/>
  <w15:commentEx w15:paraId="21D28F9B" w15:done="0"/>
  <w15:commentEx w15:paraId="43BB2F68" w15:done="0"/>
  <w15:commentEx w15:paraId="7F1692BA" w15:done="0"/>
  <w15:commentEx w15:paraId="14E5ACD8" w15:done="0"/>
  <w15:commentEx w15:paraId="4A24A77F" w15:done="0"/>
  <w15:commentEx w15:paraId="7B3A827C" w15:done="0"/>
  <w15:commentEx w15:paraId="0EACB69A" w15:done="0"/>
  <w15:commentEx w15:paraId="12E5E69F" w15:done="0"/>
  <w15:commentEx w15:paraId="6280F08C" w15:done="0"/>
  <w15:commentEx w15:paraId="079924D9" w15:done="0"/>
  <w15:commentEx w15:paraId="19274139" w15:done="0"/>
  <w15:commentEx w15:paraId="59776234" w15:done="0"/>
  <w15:commentEx w15:paraId="6D5DF2CE" w15:done="0"/>
  <w15:commentEx w15:paraId="102509EA" w15:done="0"/>
  <w15:commentEx w15:paraId="2D29D018" w15:done="0"/>
  <w15:commentEx w15:paraId="1F7C9152" w15:done="0"/>
  <w15:commentEx w15:paraId="1BF4CE87" w15:done="0"/>
  <w15:commentEx w15:paraId="12B36685" w15:done="0"/>
  <w15:commentEx w15:paraId="20E5086C" w15:done="0"/>
  <w15:commentEx w15:paraId="0D80D3B4" w15:done="0"/>
  <w15:commentEx w15:paraId="22466A46" w15:done="0"/>
  <w15:commentEx w15:paraId="6775CA10" w15:done="0"/>
  <w15:commentEx w15:paraId="37DE665B" w15:done="0"/>
  <w15:commentEx w15:paraId="5E1B2D74" w15:done="0"/>
  <w15:commentEx w15:paraId="53ABB652" w15:done="0"/>
  <w15:commentEx w15:paraId="7D7E594D" w15:done="0"/>
  <w15:commentEx w15:paraId="7334E64A" w15:done="0"/>
  <w15:commentEx w15:paraId="57A5CE1B" w15:done="0"/>
  <w15:commentEx w15:paraId="7FC9C607" w15:done="0"/>
  <w15:commentEx w15:paraId="7ABEF80C" w15:done="0"/>
  <w15:commentEx w15:paraId="3423A2DA" w15:done="0"/>
  <w15:commentEx w15:paraId="205E6281" w15:done="0"/>
  <w15:commentEx w15:paraId="128BD7E4" w15:done="0"/>
  <w15:commentEx w15:paraId="32A13A8A" w15:done="0"/>
  <w15:commentEx w15:paraId="579FD8E8" w15:done="0"/>
  <w15:commentEx w15:paraId="718F37B3" w15:done="0"/>
  <w15:commentEx w15:paraId="11662668" w15:done="0"/>
  <w15:commentEx w15:paraId="1F28B4FE" w15:done="0"/>
  <w15:commentEx w15:paraId="3496C34F" w15:done="0"/>
  <w15:commentEx w15:paraId="6DD42BB2" w15:done="0"/>
  <w15:commentEx w15:paraId="4D9BF240" w15:done="0"/>
  <w15:commentEx w15:paraId="188B4CD1" w15:done="0"/>
  <w15:commentEx w15:paraId="4B48CFB3" w15:done="0"/>
  <w15:commentEx w15:paraId="3639A175" w15:done="0"/>
  <w15:commentEx w15:paraId="1DC46E27" w15:done="0"/>
  <w15:commentEx w15:paraId="6D29409F" w15:done="0"/>
  <w15:commentEx w15:paraId="25F2C6D9" w15:done="0"/>
  <w15:commentEx w15:paraId="330E99E9" w15:done="0"/>
  <w15:commentEx w15:paraId="52334B06" w15:done="0"/>
  <w15:commentEx w15:paraId="435C03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83BE1D" w16cex:dateUtc="2025-12-05T10:43:00Z"/>
  <w16cex:commentExtensible w16cex:durableId="65EEF830" w16cex:dateUtc="2025-12-02T12:44:00Z"/>
  <w16cex:commentExtensible w16cex:durableId="60C86D5A" w16cex:dateUtc="2025-08-13T09:43:00Z"/>
  <w16cex:commentExtensible w16cex:durableId="020D6CE4" w16cex:dateUtc="2025-11-25T14:16:00Z"/>
  <w16cex:commentExtensible w16cex:durableId="3B383C5A" w16cex:dateUtc="2025-07-11T10:00:00Z"/>
  <w16cex:commentExtensible w16cex:durableId="039A3AA8" w16cex:dateUtc="2025-04-16T13:28:00Z"/>
  <w16cex:commentExtensible w16cex:durableId="5C6586F9" w16cex:dateUtc="2025-10-24T08:24:00Z"/>
  <w16cex:commentExtensible w16cex:durableId="74481E8C" w16cex:dateUtc="2025-10-24T08:33:00Z"/>
  <w16cex:commentExtensible w16cex:durableId="56CB31ED" w16cex:dateUtc="2025-10-13T13:57:00Z"/>
  <w16cex:commentExtensible w16cex:durableId="22AB99E4" w16cex:dateUtc="2025-10-13T14:08:00Z"/>
  <w16cex:commentExtensible w16cex:durableId="4526CD5D" w16cex:dateUtc="2025-10-17T07:15:00Z"/>
  <w16cex:commentExtensible w16cex:durableId="5CDA77ED" w16cex:dateUtc="2025-10-17T08:08:00Z"/>
  <w16cex:commentExtensible w16cex:durableId="142099B8" w16cex:dateUtc="2025-10-17T08:23:00Z"/>
  <w16cex:commentExtensible w16cex:durableId="2C8E64E8" w16cex:dateUtc="2025-10-17T08:28:00Z"/>
  <w16cex:commentExtensible w16cex:durableId="6A1DD9D8" w16cex:dateUtc="2025-10-17T13:13:00Z"/>
  <w16cex:commentExtensible w16cex:durableId="25A05BBB" w16cex:dateUtc="2025-11-17T17:05:00Z"/>
  <w16cex:commentExtensible w16cex:durableId="0B279DD8" w16cex:dateUtc="2025-11-17T17:08:00Z"/>
  <w16cex:commentExtensible w16cex:durableId="5142A268" w16cex:dateUtc="2025-11-17T17:08:00Z"/>
  <w16cex:commentExtensible w16cex:durableId="1A75EA96" w16cex:dateUtc="2025-11-17T16:40:00Z"/>
  <w16cex:commentExtensible w16cex:durableId="0CCE7A12" w16cex:dateUtc="2025-11-17T16:42:00Z"/>
  <w16cex:commentExtensible w16cex:durableId="3DFB9C99" w16cex:dateUtc="2025-11-17T16:45:00Z"/>
  <w16cex:commentExtensible w16cex:durableId="59615053" w16cex:dateUtc="2025-11-17T16:46:00Z"/>
  <w16cex:commentExtensible w16cex:durableId="3FB2B841" w16cex:dateUtc="2025-11-17T16:49:00Z"/>
  <w16cex:commentExtensible w16cex:durableId="714611D1" w16cex:dateUtc="2025-11-17T16:51:00Z"/>
  <w16cex:commentExtensible w16cex:durableId="71745A46" w16cex:dateUtc="2025-11-17T17:02:00Z"/>
  <w16cex:commentExtensible w16cex:durableId="4D723199" w16cex:dateUtc="2025-11-21T09:20:00Z"/>
  <w16cex:commentExtensible w16cex:durableId="5C32DEDD" w16cex:dateUtc="2025-11-21T09:27:00Z"/>
  <w16cex:commentExtensible w16cex:durableId="0BB4394E" w16cex:dateUtc="2025-11-21T09:21:00Z"/>
  <w16cex:commentExtensible w16cex:durableId="3A6B7774" w16cex:dateUtc="2025-11-21T09:27:00Z"/>
  <w16cex:commentExtensible w16cex:durableId="428EDCFF" w16cex:dateUtc="2025-09-26T13:05:00Z"/>
  <w16cex:commentExtensible w16cex:durableId="647BDF49" w16cex:dateUtc="2025-11-21T10:00:00Z"/>
  <w16cex:commentExtensible w16cex:durableId="1FBFFB07" w16cex:dateUtc="2025-11-21T10:21:00Z"/>
  <w16cex:commentExtensible w16cex:durableId="5BBAABFC" w16cex:dateUtc="2025-11-21T09:55:00Z"/>
  <w16cex:commentExtensible w16cex:durableId="7DCE3528" w16cex:dateUtc="2025-11-21T10:36:00Z"/>
  <w16cex:commentExtensible w16cex:durableId="717F457A" w16cex:dateUtc="2025-12-12T15:18:00Z"/>
  <w16cex:commentExtensible w16cex:durableId="54961B0E" w16cex:dateUtc="2025-12-05T10:08:00Z"/>
  <w16cex:commentExtensible w16cex:durableId="391F21E1" w16cex:dateUtc="2025-12-05T10:11:00Z"/>
  <w16cex:commentExtensible w16cex:durableId="3E428304" w16cex:dateUtc="2025-12-05T10:31:00Z"/>
  <w16cex:commentExtensible w16cex:durableId="504CAB21" w16cex:dateUtc="2025-12-12T10:21:00Z"/>
  <w16cex:commentExtensible w16cex:durableId="594FF2D6" w16cex:dateUtc="2025-12-12T10:34:00Z"/>
  <w16cex:commentExtensible w16cex:durableId="5FCA9BB8" w16cex:dateUtc="2025-12-05T10:37:00Z"/>
  <w16cex:commentExtensible w16cex:durableId="35987990" w16cex:dateUtc="2025-11-25T13:52:00Z"/>
  <w16cex:commentExtensible w16cex:durableId="13A5C70D" w16cex:dateUtc="2025-11-25T13:52:00Z"/>
  <w16cex:commentExtensible w16cex:durableId="5009389A" w16cex:dateUtc="2025-11-25T13:53:00Z"/>
  <w16cex:commentExtensible w16cex:durableId="604DDE7A" w16cex:dateUtc="2025-12-02T14:00:00Z"/>
  <w16cex:commentExtensible w16cex:durableId="617F4C3F" w16cex:dateUtc="2025-12-12T09:58:00Z"/>
  <w16cex:commentExtensible w16cex:durableId="601557A6" w16cex:dateUtc="2025-07-11T14:25:00Z"/>
  <w16cex:commentExtensible w16cex:durableId="72C90C00" w16cex:dateUtc="2025-11-25T13:54:00Z"/>
  <w16cex:commentExtensible w16cex:durableId="5A034E1A" w16cex:dateUtc="2025-03-13T09:03:00Z"/>
  <w16cex:commentExtensible w16cex:durableId="40D1C2E1" w16cex:dateUtc="2025-12-02T13:08:00Z"/>
  <w16cex:commentExtensible w16cex:durableId="7B5FEA8E" w16cex:dateUtc="2025-12-02T13:11:00Z"/>
  <w16cex:commentExtensible w16cex:durableId="745EEA00" w16cex:dateUtc="2025-12-02T13:16:00Z"/>
  <w16cex:commentExtensible w16cex:durableId="785CB47E" w16cex:dateUtc="2025-12-12T12:19:00Z"/>
  <w16cex:commentExtensible w16cex:durableId="7D69123B" w16cex:dateUtc="2025-12-12T14:56:00Z"/>
  <w16cex:commentExtensible w16cex:durableId="50A9801E" w16cex:dateUtc="2025-04-23T10:49:00Z"/>
  <w16cex:commentExtensible w16cex:durableId="376378F1" w16cex:dateUtc="2025-04-23T10:51:00Z"/>
  <w16cex:commentExtensible w16cex:durableId="7A032FC4" w16cex:dateUtc="2025-12-12T12: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124A4D" w16cid:durableId="5883BE1D"/>
  <w16cid:commentId w16cid:paraId="426B4A2F" w16cid:durableId="65EEF830"/>
  <w16cid:commentId w16cid:paraId="5927A629" w16cid:durableId="60C86D5A"/>
  <w16cid:commentId w16cid:paraId="187DA74C" w16cid:durableId="020D6CE4"/>
  <w16cid:commentId w16cid:paraId="2787C9BB" w16cid:durableId="3B383C5A"/>
  <w16cid:commentId w16cid:paraId="19FB0CD5" w16cid:durableId="039A3AA8"/>
  <w16cid:commentId w16cid:paraId="2C2EFDFD" w16cid:durableId="5C6586F9"/>
  <w16cid:commentId w16cid:paraId="21D28F9B" w16cid:durableId="74481E8C"/>
  <w16cid:commentId w16cid:paraId="43BB2F68" w16cid:durableId="56CB31ED"/>
  <w16cid:commentId w16cid:paraId="7F1692BA" w16cid:durableId="22AB99E4"/>
  <w16cid:commentId w16cid:paraId="14E5ACD8" w16cid:durableId="4526CD5D"/>
  <w16cid:commentId w16cid:paraId="4A24A77F" w16cid:durableId="5CDA77ED"/>
  <w16cid:commentId w16cid:paraId="7B3A827C" w16cid:durableId="142099B8"/>
  <w16cid:commentId w16cid:paraId="0EACB69A" w16cid:durableId="2C8E64E8"/>
  <w16cid:commentId w16cid:paraId="12E5E69F" w16cid:durableId="6A1DD9D8"/>
  <w16cid:commentId w16cid:paraId="6280F08C" w16cid:durableId="25A05BBB"/>
  <w16cid:commentId w16cid:paraId="079924D9" w16cid:durableId="0B279DD8"/>
  <w16cid:commentId w16cid:paraId="19274139" w16cid:durableId="5142A268"/>
  <w16cid:commentId w16cid:paraId="59776234" w16cid:durableId="1A75EA96"/>
  <w16cid:commentId w16cid:paraId="6D5DF2CE" w16cid:durableId="0CCE7A12"/>
  <w16cid:commentId w16cid:paraId="102509EA" w16cid:durableId="3DFB9C99"/>
  <w16cid:commentId w16cid:paraId="2D29D018" w16cid:durableId="59615053"/>
  <w16cid:commentId w16cid:paraId="1F7C9152" w16cid:durableId="3FB2B841"/>
  <w16cid:commentId w16cid:paraId="1BF4CE87" w16cid:durableId="714611D1"/>
  <w16cid:commentId w16cid:paraId="12B36685" w16cid:durableId="71745A46"/>
  <w16cid:commentId w16cid:paraId="20E5086C" w16cid:durableId="4D723199"/>
  <w16cid:commentId w16cid:paraId="0D80D3B4" w16cid:durableId="5C32DEDD"/>
  <w16cid:commentId w16cid:paraId="22466A46" w16cid:durableId="0BB4394E"/>
  <w16cid:commentId w16cid:paraId="6775CA10" w16cid:durableId="3A6B7774"/>
  <w16cid:commentId w16cid:paraId="37DE665B" w16cid:durableId="428EDCFF"/>
  <w16cid:commentId w16cid:paraId="5E1B2D74" w16cid:durableId="647BDF49"/>
  <w16cid:commentId w16cid:paraId="53ABB652" w16cid:durableId="1FBFFB07"/>
  <w16cid:commentId w16cid:paraId="7D7E594D" w16cid:durableId="5BBAABFC"/>
  <w16cid:commentId w16cid:paraId="7334E64A" w16cid:durableId="7DCE3528"/>
  <w16cid:commentId w16cid:paraId="57A5CE1B" w16cid:durableId="717F457A"/>
  <w16cid:commentId w16cid:paraId="7FC9C607" w16cid:durableId="54961B0E"/>
  <w16cid:commentId w16cid:paraId="7ABEF80C" w16cid:durableId="391F21E1"/>
  <w16cid:commentId w16cid:paraId="3423A2DA" w16cid:durableId="3E428304"/>
  <w16cid:commentId w16cid:paraId="205E6281" w16cid:durableId="504CAB21"/>
  <w16cid:commentId w16cid:paraId="128BD7E4" w16cid:durableId="594FF2D6"/>
  <w16cid:commentId w16cid:paraId="32A13A8A" w16cid:durableId="5FCA9BB8"/>
  <w16cid:commentId w16cid:paraId="579FD8E8" w16cid:durableId="35987990"/>
  <w16cid:commentId w16cid:paraId="718F37B3" w16cid:durableId="13A5C70D"/>
  <w16cid:commentId w16cid:paraId="11662668" w16cid:durableId="5009389A"/>
  <w16cid:commentId w16cid:paraId="1F28B4FE" w16cid:durableId="604DDE7A"/>
  <w16cid:commentId w16cid:paraId="3496C34F" w16cid:durableId="617F4C3F"/>
  <w16cid:commentId w16cid:paraId="6DD42BB2" w16cid:durableId="601557A6"/>
  <w16cid:commentId w16cid:paraId="4D9BF240" w16cid:durableId="72C90C00"/>
  <w16cid:commentId w16cid:paraId="188B4CD1" w16cid:durableId="5A034E1A"/>
  <w16cid:commentId w16cid:paraId="4B48CFB3" w16cid:durableId="40D1C2E1"/>
  <w16cid:commentId w16cid:paraId="3639A175" w16cid:durableId="7B5FEA8E"/>
  <w16cid:commentId w16cid:paraId="1DC46E27" w16cid:durableId="745EEA00"/>
  <w16cid:commentId w16cid:paraId="6D29409F" w16cid:durableId="785CB47E"/>
  <w16cid:commentId w16cid:paraId="25F2C6D9" w16cid:durableId="7D69123B"/>
  <w16cid:commentId w16cid:paraId="330E99E9" w16cid:durableId="50A9801E"/>
  <w16cid:commentId w16cid:paraId="52334B06" w16cid:durableId="376378F1"/>
  <w16cid:commentId w16cid:paraId="435C03AF" w16cid:durableId="7A032FC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E8B14" w14:textId="77777777" w:rsidR="00114376" w:rsidRPr="001D6005" w:rsidRDefault="00114376" w:rsidP="00822981">
      <w:r w:rsidRPr="001D6005">
        <w:separator/>
      </w:r>
    </w:p>
  </w:endnote>
  <w:endnote w:type="continuationSeparator" w:id="0">
    <w:p w14:paraId="56705D2F" w14:textId="77777777" w:rsidR="00114376" w:rsidRPr="001D6005" w:rsidRDefault="00114376" w:rsidP="00822981">
      <w:r w:rsidRPr="001D6005">
        <w:continuationSeparator/>
      </w:r>
    </w:p>
  </w:endnote>
  <w:endnote w:type="continuationNotice" w:id="1">
    <w:p w14:paraId="1AF2DDE1" w14:textId="77777777" w:rsidR="00114376" w:rsidRDefault="00114376">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Buxton Sketch">
    <w:charset w:val="00"/>
    <w:family w:val="script"/>
    <w:pitch w:val="variable"/>
    <w:sig w:usb0="A00002AF" w:usb1="400020DB" w:usb2="00000000" w:usb3="00000000" w:csb0="0000009F"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Aparajita">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Microsoft GothicNeo">
    <w:charset w:val="81"/>
    <w:family w:val="swiss"/>
    <w:pitch w:val="variable"/>
    <w:sig w:usb0="800002BF" w:usb1="29D7A47B" w:usb2="00000010" w:usb3="00000000" w:csb0="0029009F" w:csb1="00000000"/>
  </w:font>
  <w:font w:name="Segoe UI Semibold">
    <w:panose1 w:val="020B07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FAADB" w14:textId="77777777" w:rsidR="00041F61" w:rsidRDefault="00041F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CA1A6" w14:textId="7B0934C4" w:rsidR="006436A4" w:rsidRPr="001D6005" w:rsidRDefault="006436A4" w:rsidP="000612F1">
    <w:pPr>
      <w:pStyle w:val="AlexandriaFooter"/>
      <w:pBdr>
        <w:top w:val="none" w:sz="0" w:space="0" w:color="auto"/>
        <w:left w:val="single" w:sz="4" w:space="4" w:color="auto"/>
        <w:right w:val="single" w:sz="4" w:space="4" w:color="auto"/>
      </w:pBdr>
      <w:tabs>
        <w:tab w:val="clear" w:pos="4536"/>
        <w:tab w:val="clear" w:pos="9072"/>
        <w:tab w:val="right" w:pos="15168"/>
      </w:tabs>
      <w:ind w:left="2154" w:right="-510"/>
      <w:rPr>
        <w:b/>
        <w:i w:val="0"/>
        <w:szCs w:val="14"/>
      </w:rPr>
    </w:pPr>
    <w:r w:rsidRPr="001D6005">
      <w:rPr>
        <w:noProof/>
      </w:rPr>
      <w:drawing>
        <wp:anchor distT="0" distB="0" distL="114300" distR="114300" simplePos="0" relativeHeight="251658240" behindDoc="0" locked="0" layoutInCell="1" allowOverlap="1" wp14:anchorId="06AD491A" wp14:editId="40DA19BA">
          <wp:simplePos x="0" y="0"/>
          <wp:positionH relativeFrom="page">
            <wp:posOffset>280670</wp:posOffset>
          </wp:positionH>
          <wp:positionV relativeFrom="paragraph">
            <wp:posOffset>66040</wp:posOffset>
          </wp:positionV>
          <wp:extent cx="720090" cy="165735"/>
          <wp:effectExtent l="0" t="0" r="3810" b="5715"/>
          <wp:wrapNone/>
          <wp:docPr id="1690973335" name="Picture 1690973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0090" cy="165735"/>
                  </a:xfrm>
                  <a:prstGeom prst="rect">
                    <a:avLst/>
                  </a:prstGeom>
                  <a:noFill/>
                </pic:spPr>
              </pic:pic>
            </a:graphicData>
          </a:graphic>
          <wp14:sizeRelH relativeFrom="page">
            <wp14:pctWidth>0</wp14:pctWidth>
          </wp14:sizeRelH>
          <wp14:sizeRelV relativeFrom="page">
            <wp14:pctHeight>0</wp14:pctHeight>
          </wp14:sizeRelV>
        </wp:anchor>
      </w:drawing>
    </w:r>
    <w:r w:rsidRPr="001D6005">
      <w:rPr>
        <w:b/>
        <w:i w:val="0"/>
        <w:szCs w:val="14"/>
      </w:rPr>
      <w:fldChar w:fldCharType="begin"/>
    </w:r>
    <w:r w:rsidRPr="001D6005">
      <w:rPr>
        <w:b/>
        <w:i w:val="0"/>
        <w:szCs w:val="14"/>
      </w:rPr>
      <w:instrText xml:space="preserve"> DOCPROPERTY  Name  \* MERGEFORMAT </w:instrText>
    </w:r>
    <w:r w:rsidRPr="001D6005">
      <w:rPr>
        <w:b/>
        <w:i w:val="0"/>
        <w:szCs w:val="14"/>
      </w:rPr>
      <w:fldChar w:fldCharType="separate"/>
    </w:r>
    <w:r w:rsidR="00041F61" w:rsidRPr="00041F61">
      <w:rPr>
        <w:bCs/>
        <w:i w:val="0"/>
        <w:szCs w:val="14"/>
      </w:rPr>
      <w:t>Addendum II -  Cryoplant Technical Requirements</w:t>
    </w:r>
    <w:r w:rsidRPr="001D6005">
      <w:rPr>
        <w:b/>
        <w:i w:val="0"/>
        <w:szCs w:val="14"/>
      </w:rPr>
      <w:fldChar w:fldCharType="end"/>
    </w:r>
    <w:r w:rsidRPr="001D6005">
      <w:rPr>
        <w:b/>
        <w:i w:val="0"/>
        <w:sz w:val="12"/>
        <w:szCs w:val="14"/>
      </w:rPr>
      <w:tab/>
    </w:r>
    <w:r w:rsidRPr="001D6005">
      <w:rPr>
        <w:b/>
        <w:i w:val="0"/>
        <w:szCs w:val="14"/>
      </w:rPr>
      <w:t xml:space="preserve">p. </w:t>
    </w:r>
    <w:r w:rsidRPr="001D6005">
      <w:rPr>
        <w:b/>
        <w:i w:val="0"/>
        <w:szCs w:val="14"/>
      </w:rPr>
      <w:fldChar w:fldCharType="begin"/>
    </w:r>
    <w:r w:rsidRPr="001D6005">
      <w:rPr>
        <w:b/>
        <w:i w:val="0"/>
        <w:szCs w:val="14"/>
      </w:rPr>
      <w:instrText xml:space="preserve"> PAGE   \* CHARFORMAT </w:instrText>
    </w:r>
    <w:r w:rsidRPr="001D6005">
      <w:rPr>
        <w:b/>
        <w:i w:val="0"/>
        <w:szCs w:val="14"/>
      </w:rPr>
      <w:fldChar w:fldCharType="separate"/>
    </w:r>
    <w:r w:rsidR="0027611E" w:rsidRPr="001D6005">
      <w:rPr>
        <w:b/>
        <w:i w:val="0"/>
        <w:szCs w:val="14"/>
      </w:rPr>
      <w:t>50</w:t>
    </w:r>
    <w:r w:rsidRPr="001D6005">
      <w:rPr>
        <w:b/>
        <w:i w:val="0"/>
        <w:szCs w:val="14"/>
      </w:rPr>
      <w:fldChar w:fldCharType="end"/>
    </w:r>
    <w:r w:rsidRPr="001D6005">
      <w:rPr>
        <w:b/>
        <w:i w:val="0"/>
        <w:szCs w:val="14"/>
      </w:rPr>
      <w:t xml:space="preserve"> / </w:t>
    </w:r>
    <w:r w:rsidRPr="001D6005">
      <w:rPr>
        <w:b/>
        <w:i w:val="0"/>
        <w:szCs w:val="14"/>
      </w:rPr>
      <w:fldChar w:fldCharType="begin"/>
    </w:r>
    <w:r w:rsidRPr="001D6005">
      <w:rPr>
        <w:b/>
        <w:i w:val="0"/>
        <w:szCs w:val="14"/>
      </w:rPr>
      <w:instrText xml:space="preserve"> NUMPAGES  \* Arabic  \* CHARFORMAT </w:instrText>
    </w:r>
    <w:r w:rsidRPr="001D6005">
      <w:rPr>
        <w:b/>
        <w:i w:val="0"/>
        <w:szCs w:val="14"/>
      </w:rPr>
      <w:fldChar w:fldCharType="separate"/>
    </w:r>
    <w:r w:rsidR="0027611E" w:rsidRPr="001D6005">
      <w:rPr>
        <w:b/>
        <w:i w:val="0"/>
        <w:szCs w:val="14"/>
      </w:rPr>
      <w:t>117</w:t>
    </w:r>
    <w:r w:rsidRPr="001D6005">
      <w:rPr>
        <w:b/>
        <w:i w:val="0"/>
        <w:szCs w:val="14"/>
      </w:rPr>
      <w:fldChar w:fldCharType="end"/>
    </w:r>
  </w:p>
  <w:p w14:paraId="02121C19" w14:textId="258FF99D" w:rsidR="006436A4" w:rsidRPr="001D6005" w:rsidRDefault="006436A4" w:rsidP="000612F1">
    <w:pPr>
      <w:pStyle w:val="AlexandriaFooter"/>
      <w:pBdr>
        <w:top w:val="none" w:sz="0" w:space="0" w:color="auto"/>
        <w:left w:val="single" w:sz="4" w:space="4" w:color="auto"/>
        <w:right w:val="single" w:sz="4" w:space="4" w:color="auto"/>
      </w:pBdr>
      <w:tabs>
        <w:tab w:val="clear" w:pos="4536"/>
        <w:tab w:val="clear" w:pos="9072"/>
        <w:tab w:val="right" w:pos="15168"/>
      </w:tabs>
      <w:ind w:left="2154" w:right="-510"/>
      <w:rPr>
        <w:i w:val="0"/>
        <w:sz w:val="12"/>
        <w:szCs w:val="14"/>
      </w:rPr>
    </w:pPr>
    <w:r w:rsidRPr="001D6005">
      <w:rPr>
        <w:i w:val="0"/>
        <w:sz w:val="12"/>
        <w:szCs w:val="14"/>
      </w:rPr>
      <w:fldChar w:fldCharType="begin"/>
    </w:r>
    <w:r w:rsidRPr="001D6005">
      <w:rPr>
        <w:i w:val="0"/>
        <w:sz w:val="12"/>
        <w:szCs w:val="14"/>
      </w:rPr>
      <w:instrText xml:space="preserve"> DOCPROPERTY \* CHARFORMAT "Common Attributes_Short Reference" </w:instrText>
    </w:r>
    <w:r w:rsidRPr="001D6005">
      <w:rPr>
        <w:i w:val="0"/>
        <w:sz w:val="12"/>
        <w:szCs w:val="14"/>
      </w:rPr>
      <w:fldChar w:fldCharType="separate"/>
    </w:r>
    <w:r w:rsidR="00041F61">
      <w:rPr>
        <w:i w:val="0"/>
        <w:sz w:val="12"/>
        <w:szCs w:val="14"/>
      </w:rPr>
      <w:t>SCK CEN/90508872</w:t>
    </w:r>
    <w:r w:rsidRPr="001D6005">
      <w:rPr>
        <w:i w:val="0"/>
        <w:sz w:val="12"/>
        <w:szCs w:val="14"/>
      </w:rPr>
      <w:fldChar w:fldCharType="end"/>
    </w:r>
    <w:r w:rsidR="000612F1" w:rsidRPr="001D6005">
      <w:rPr>
        <w:i w:val="0"/>
        <w:sz w:val="12"/>
        <w:szCs w:val="14"/>
      </w:rPr>
      <w:t xml:space="preserve"> </w:t>
    </w:r>
    <w:r w:rsidRPr="001D6005">
      <w:rPr>
        <w:i w:val="0"/>
        <w:sz w:val="12"/>
        <w:szCs w:val="14"/>
      </w:rPr>
      <w:t xml:space="preserve">ISC: </w:t>
    </w:r>
    <w:r w:rsidRPr="001D6005">
      <w:rPr>
        <w:i w:val="0"/>
        <w:sz w:val="12"/>
        <w:szCs w:val="14"/>
      </w:rPr>
      <w:fldChar w:fldCharType="begin"/>
    </w:r>
    <w:r w:rsidRPr="001D6005">
      <w:rPr>
        <w:i w:val="0"/>
        <w:sz w:val="12"/>
        <w:szCs w:val="14"/>
      </w:rPr>
      <w:instrText xml:space="preserve"> DOCPROPERTY  "Common Attributes_Information Security Classification"  \* CHARFORMAT </w:instrText>
    </w:r>
    <w:r w:rsidRPr="001D6005">
      <w:rPr>
        <w:i w:val="0"/>
        <w:sz w:val="12"/>
        <w:szCs w:val="14"/>
      </w:rPr>
      <w:fldChar w:fldCharType="separate"/>
    </w:r>
    <w:r w:rsidR="00041F61">
      <w:rPr>
        <w:i w:val="0"/>
        <w:sz w:val="12"/>
        <w:szCs w:val="14"/>
      </w:rPr>
      <w:t>Restricted</w:t>
    </w:r>
    <w:r w:rsidRPr="001D6005">
      <w:rPr>
        <w:i w:val="0"/>
        <w:sz w:val="12"/>
        <w:szCs w:val="14"/>
      </w:rPr>
      <w:fldChar w:fldCharType="end"/>
    </w:r>
    <w:r w:rsidR="000612F1" w:rsidRPr="001D6005">
      <w:rPr>
        <w:i w:val="0"/>
        <w:sz w:val="12"/>
        <w:szCs w:val="14"/>
      </w:rPr>
      <w:t xml:space="preserve"> (</w:t>
    </w:r>
    <w:r w:rsidRPr="001D6005">
      <w:rPr>
        <w:sz w:val="12"/>
        <w:szCs w:val="14"/>
      </w:rPr>
      <w:t xml:space="preserve">last saved on </w:t>
    </w:r>
    <w:r w:rsidRPr="001D6005">
      <w:rPr>
        <w:sz w:val="12"/>
        <w:szCs w:val="14"/>
      </w:rPr>
      <w:fldChar w:fldCharType="begin"/>
    </w:r>
    <w:r w:rsidRPr="001D6005">
      <w:rPr>
        <w:sz w:val="12"/>
        <w:szCs w:val="14"/>
      </w:rPr>
      <w:instrText xml:space="preserve"> SAVEDATE  \@ "d-MM-yy"  \* MERGEFORMAT </w:instrText>
    </w:r>
    <w:r w:rsidRPr="001D6005">
      <w:rPr>
        <w:sz w:val="12"/>
        <w:szCs w:val="14"/>
      </w:rPr>
      <w:fldChar w:fldCharType="separate"/>
    </w:r>
    <w:r w:rsidR="00C179E5">
      <w:rPr>
        <w:noProof/>
        <w:sz w:val="12"/>
        <w:szCs w:val="14"/>
      </w:rPr>
      <w:t>12-12-25</w:t>
    </w:r>
    <w:r w:rsidRPr="001D6005">
      <w:rPr>
        <w:sz w:val="12"/>
        <w:szCs w:val="14"/>
      </w:rPr>
      <w:fldChar w:fldCharType="end"/>
    </w:r>
    <w:r w:rsidR="000612F1" w:rsidRPr="001D6005">
      <w:rPr>
        <w:i w:val="0"/>
        <w:iCs/>
        <w:sz w:val="12"/>
        <w:szCs w:val="14"/>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7D766" w14:textId="2CD35E72" w:rsidR="006436A4" w:rsidRPr="001D6005" w:rsidRDefault="006436A4" w:rsidP="00FD141A">
    <w:pPr>
      <w:pStyle w:val="AlexandriaFooter"/>
      <w:pBdr>
        <w:top w:val="none" w:sz="0" w:space="0" w:color="auto"/>
      </w:pBdr>
      <w:tabs>
        <w:tab w:val="clear" w:pos="4536"/>
        <w:tab w:val="clear" w:pos="9072"/>
      </w:tabs>
      <w:ind w:left="-567" w:right="-595"/>
      <w:jc w:val="center"/>
      <w:rPr>
        <w:color w:val="FF0000"/>
        <w:sz w:val="12"/>
        <w:szCs w:val="12"/>
      </w:rPr>
    </w:pPr>
    <w:r w:rsidRPr="001D6005">
      <w:rPr>
        <w:color w:val="FF0000"/>
        <w:sz w:val="12"/>
        <w:szCs w:val="12"/>
      </w:rPr>
      <w:fldChar w:fldCharType="begin"/>
    </w:r>
    <w:r w:rsidRPr="001D6005">
      <w:rPr>
        <w:color w:val="FF0000"/>
        <w:sz w:val="12"/>
        <w:szCs w:val="12"/>
      </w:rPr>
      <w:instrText xml:space="preserve"> IF </w:instrText>
    </w:r>
    <w:r w:rsidRPr="001D6005">
      <w:rPr>
        <w:color w:val="FF0000"/>
        <w:sz w:val="12"/>
        <w:szCs w:val="12"/>
      </w:rPr>
      <w:fldChar w:fldCharType="begin"/>
    </w:r>
    <w:r w:rsidRPr="001D6005">
      <w:rPr>
        <w:color w:val="FF0000"/>
        <w:sz w:val="12"/>
        <w:szCs w:val="12"/>
      </w:rPr>
      <w:instrText xml:space="preserve"> DOCPROPERTY  "Common Attributes_Information Security Classification" </w:instrText>
    </w:r>
    <w:r w:rsidRPr="001D6005">
      <w:rPr>
        <w:color w:val="FF0000"/>
        <w:sz w:val="12"/>
        <w:szCs w:val="12"/>
      </w:rPr>
      <w:fldChar w:fldCharType="separate"/>
    </w:r>
    <w:r w:rsidR="00041F61">
      <w:rPr>
        <w:color w:val="FF0000"/>
        <w:sz w:val="12"/>
        <w:szCs w:val="12"/>
      </w:rPr>
      <w:instrText>Restricted</w:instrText>
    </w:r>
    <w:r w:rsidRPr="001D6005">
      <w:rPr>
        <w:color w:val="FF0000"/>
        <w:sz w:val="12"/>
        <w:szCs w:val="12"/>
      </w:rPr>
      <w:fldChar w:fldCharType="end"/>
    </w:r>
    <w:r w:rsidRPr="001D6005">
      <w:rPr>
        <w:color w:val="FF0000"/>
        <w:sz w:val="12"/>
        <w:szCs w:val="12"/>
      </w:rPr>
      <w:instrText xml:space="preserve">="Secret NUC" "GEHEIM - NUC / SECRET – NUC" </w:instrText>
    </w:r>
    <w:r w:rsidRPr="001D6005">
      <w:rPr>
        <w:color w:val="FF0000"/>
        <w:sz w:val="12"/>
        <w:szCs w:val="12"/>
      </w:rPr>
      <w:fldChar w:fldCharType="begin"/>
    </w:r>
    <w:r w:rsidRPr="001D6005">
      <w:rPr>
        <w:color w:val="FF0000"/>
        <w:sz w:val="12"/>
        <w:szCs w:val="12"/>
      </w:rPr>
      <w:instrText xml:space="preserve"> IF </w:instrText>
    </w:r>
    <w:r w:rsidRPr="001D6005">
      <w:rPr>
        <w:color w:val="FF0000"/>
        <w:sz w:val="12"/>
        <w:szCs w:val="12"/>
      </w:rPr>
      <w:fldChar w:fldCharType="begin"/>
    </w:r>
    <w:r w:rsidRPr="001D6005">
      <w:rPr>
        <w:color w:val="FF0000"/>
        <w:sz w:val="12"/>
        <w:szCs w:val="12"/>
      </w:rPr>
      <w:instrText xml:space="preserve"> DOCPROPERTY  "Common Attributes_Information Security Classification" </w:instrText>
    </w:r>
    <w:r w:rsidRPr="001D6005">
      <w:rPr>
        <w:color w:val="FF0000"/>
        <w:sz w:val="12"/>
        <w:szCs w:val="12"/>
      </w:rPr>
      <w:fldChar w:fldCharType="separate"/>
    </w:r>
    <w:r w:rsidR="00041F61">
      <w:rPr>
        <w:color w:val="FF0000"/>
        <w:sz w:val="12"/>
        <w:szCs w:val="12"/>
      </w:rPr>
      <w:instrText>Restricted</w:instrText>
    </w:r>
    <w:r w:rsidRPr="001D6005">
      <w:rPr>
        <w:color w:val="FF0000"/>
        <w:sz w:val="12"/>
        <w:szCs w:val="12"/>
      </w:rPr>
      <w:fldChar w:fldCharType="end"/>
    </w:r>
    <w:r w:rsidRPr="001D6005">
      <w:rPr>
        <w:color w:val="FF0000"/>
        <w:sz w:val="12"/>
        <w:szCs w:val="12"/>
      </w:rPr>
      <w:instrText xml:space="preserve">="Confidential NUC" "VERTROUWELIJK - NUC / CONFIDENTIEL – NUC" </w:instrText>
    </w:r>
    <w:r w:rsidRPr="001D6005">
      <w:rPr>
        <w:color w:val="FF0000"/>
        <w:sz w:val="12"/>
        <w:szCs w:val="12"/>
      </w:rPr>
      <w:fldChar w:fldCharType="begin"/>
    </w:r>
    <w:r w:rsidRPr="001D6005">
      <w:rPr>
        <w:color w:val="FF0000"/>
        <w:sz w:val="12"/>
        <w:szCs w:val="12"/>
      </w:rPr>
      <w:instrText xml:space="preserve"> IF </w:instrText>
    </w:r>
    <w:r w:rsidRPr="001D6005">
      <w:rPr>
        <w:color w:val="FF0000"/>
        <w:sz w:val="12"/>
        <w:szCs w:val="12"/>
      </w:rPr>
      <w:fldChar w:fldCharType="begin"/>
    </w:r>
    <w:r w:rsidRPr="001D6005">
      <w:rPr>
        <w:color w:val="FF0000"/>
        <w:sz w:val="12"/>
        <w:szCs w:val="12"/>
      </w:rPr>
      <w:instrText xml:space="preserve"> DOCPROPERTY  "Common Attributes_Information Security Classification" </w:instrText>
    </w:r>
    <w:r w:rsidRPr="001D6005">
      <w:rPr>
        <w:color w:val="FF0000"/>
        <w:sz w:val="12"/>
        <w:szCs w:val="12"/>
      </w:rPr>
      <w:fldChar w:fldCharType="separate"/>
    </w:r>
    <w:r w:rsidR="00041F61">
      <w:rPr>
        <w:color w:val="FF0000"/>
        <w:sz w:val="12"/>
        <w:szCs w:val="12"/>
      </w:rPr>
      <w:instrText>Restricted</w:instrText>
    </w:r>
    <w:r w:rsidRPr="001D6005">
      <w:rPr>
        <w:color w:val="FF0000"/>
        <w:sz w:val="12"/>
        <w:szCs w:val="12"/>
      </w:rPr>
      <w:fldChar w:fldCharType="end"/>
    </w:r>
    <w:r w:rsidRPr="001D6005">
      <w:rPr>
        <w:color w:val="FF0000"/>
        <w:sz w:val="12"/>
        <w:szCs w:val="12"/>
      </w:rPr>
      <w:instrText xml:space="preserve">="Restricted NUC" "BEPERKTE VERSPREIDING - NUC / DIFFUSION RESTREINTE - NUC" </w:instrText>
    </w:r>
    <w:r w:rsidRPr="001D6005">
      <w:rPr>
        <w:color w:val="FF0000"/>
        <w:sz w:val="12"/>
        <w:szCs w:val="12"/>
      </w:rPr>
      <w:fldChar w:fldCharType="end"/>
    </w:r>
    <w:r w:rsidRPr="001D6005">
      <w:rPr>
        <w:color w:val="FF0000"/>
        <w:sz w:val="12"/>
        <w:szCs w:val="12"/>
      </w:rPr>
      <w:instrText xml:space="preserve"> </w:instrText>
    </w:r>
    <w:r w:rsidRPr="001D6005">
      <w:rPr>
        <w:color w:val="FF0000"/>
        <w:sz w:val="12"/>
        <w:szCs w:val="12"/>
      </w:rPr>
      <w:fldChar w:fldCharType="end"/>
    </w:r>
    <w:r w:rsidRPr="001D6005">
      <w:rPr>
        <w:color w:val="FF0000"/>
        <w:sz w:val="12"/>
        <w:szCs w:val="12"/>
      </w:rPr>
      <w:instrText xml:space="preserve"> </w:instrText>
    </w:r>
    <w:r w:rsidRPr="001D6005">
      <w:rPr>
        <w:color w:val="FF0000"/>
        <w:sz w:val="12"/>
        <w:szCs w:val="12"/>
      </w:rPr>
      <w:fldChar w:fldCharType="end"/>
    </w:r>
    <w:r w:rsidRPr="001D6005">
      <w:rPr>
        <w:color w:val="FF0000"/>
        <w:sz w:val="12"/>
        <w:szCs w:val="12"/>
      </w:rPr>
      <w:t xml:space="preserve">  </w:t>
    </w:r>
    <w:r w:rsidRPr="001D6005">
      <w:rPr>
        <w:color w:val="FF0000"/>
        <w:sz w:val="12"/>
        <w:szCs w:val="12"/>
      </w:rPr>
      <w:fldChar w:fldCharType="begin"/>
    </w:r>
    <w:r w:rsidRPr="001D6005">
      <w:rPr>
        <w:color w:val="FF0000"/>
        <w:sz w:val="12"/>
        <w:szCs w:val="12"/>
      </w:rPr>
      <w:instrText xml:space="preserve"> IF </w:instrText>
    </w:r>
    <w:r w:rsidRPr="001D6005">
      <w:rPr>
        <w:color w:val="FF0000"/>
        <w:sz w:val="12"/>
        <w:szCs w:val="12"/>
      </w:rPr>
      <w:fldChar w:fldCharType="begin"/>
    </w:r>
    <w:r w:rsidRPr="001D6005">
      <w:rPr>
        <w:color w:val="FF0000"/>
        <w:sz w:val="12"/>
        <w:szCs w:val="12"/>
      </w:rPr>
      <w:instrText xml:space="preserve"> DOCPROPERTY  "Common Attributes_Information Security Classification" </w:instrText>
    </w:r>
    <w:r w:rsidRPr="001D6005">
      <w:rPr>
        <w:color w:val="FF0000"/>
        <w:sz w:val="12"/>
        <w:szCs w:val="12"/>
      </w:rPr>
      <w:fldChar w:fldCharType="separate"/>
    </w:r>
    <w:r w:rsidR="00041F61">
      <w:rPr>
        <w:color w:val="FF0000"/>
        <w:sz w:val="12"/>
        <w:szCs w:val="12"/>
      </w:rPr>
      <w:instrText>Restricted</w:instrText>
    </w:r>
    <w:r w:rsidRPr="001D6005">
      <w:rPr>
        <w:color w:val="FF0000"/>
        <w:sz w:val="12"/>
        <w:szCs w:val="12"/>
      </w:rPr>
      <w:fldChar w:fldCharType="end"/>
    </w:r>
    <w:r w:rsidRPr="001D6005">
      <w:rPr>
        <w:color w:val="FF0000"/>
        <w:sz w:val="12"/>
        <w:szCs w:val="12"/>
      </w:rPr>
      <w:instrText xml:space="preserve">="Secret NUC" "  (Wet van 15 april 1994 / Loi du 15 avril 1994) " </w:instrText>
    </w:r>
    <w:r w:rsidRPr="001D6005">
      <w:rPr>
        <w:color w:val="FF0000"/>
        <w:sz w:val="12"/>
        <w:szCs w:val="12"/>
      </w:rPr>
      <w:fldChar w:fldCharType="begin"/>
    </w:r>
    <w:r w:rsidRPr="001D6005">
      <w:rPr>
        <w:color w:val="FF0000"/>
        <w:sz w:val="12"/>
        <w:szCs w:val="12"/>
      </w:rPr>
      <w:instrText xml:space="preserve"> IF </w:instrText>
    </w:r>
    <w:r w:rsidRPr="001D6005">
      <w:rPr>
        <w:color w:val="FF0000"/>
        <w:sz w:val="12"/>
        <w:szCs w:val="12"/>
      </w:rPr>
      <w:fldChar w:fldCharType="begin"/>
    </w:r>
    <w:r w:rsidRPr="001D6005">
      <w:rPr>
        <w:color w:val="FF0000"/>
        <w:sz w:val="12"/>
        <w:szCs w:val="12"/>
      </w:rPr>
      <w:instrText xml:space="preserve"> DOCPROPERTY  "Common Attributes_Information Security Classification" </w:instrText>
    </w:r>
    <w:r w:rsidRPr="001D6005">
      <w:rPr>
        <w:color w:val="FF0000"/>
        <w:sz w:val="12"/>
        <w:szCs w:val="12"/>
      </w:rPr>
      <w:fldChar w:fldCharType="separate"/>
    </w:r>
    <w:r w:rsidR="00041F61">
      <w:rPr>
        <w:color w:val="FF0000"/>
        <w:sz w:val="12"/>
        <w:szCs w:val="12"/>
      </w:rPr>
      <w:instrText>Restricted</w:instrText>
    </w:r>
    <w:r w:rsidRPr="001D6005">
      <w:rPr>
        <w:color w:val="FF0000"/>
        <w:sz w:val="12"/>
        <w:szCs w:val="12"/>
      </w:rPr>
      <w:fldChar w:fldCharType="end"/>
    </w:r>
    <w:r w:rsidRPr="001D6005">
      <w:rPr>
        <w:color w:val="FF0000"/>
        <w:sz w:val="12"/>
        <w:szCs w:val="12"/>
      </w:rPr>
      <w:instrText xml:space="preserve">="Confidential NUC" "(Wet van 15 april 1994 / Loi du 15 avril 1994)" </w:instrText>
    </w:r>
    <w:r w:rsidRPr="001D6005">
      <w:rPr>
        <w:color w:val="FF0000"/>
        <w:sz w:val="12"/>
        <w:szCs w:val="12"/>
      </w:rPr>
      <w:fldChar w:fldCharType="begin"/>
    </w:r>
    <w:r w:rsidRPr="001D6005">
      <w:rPr>
        <w:color w:val="FF0000"/>
        <w:sz w:val="12"/>
        <w:szCs w:val="12"/>
      </w:rPr>
      <w:instrText xml:space="preserve"> IF </w:instrText>
    </w:r>
    <w:r w:rsidRPr="001D6005">
      <w:rPr>
        <w:color w:val="FF0000"/>
        <w:sz w:val="12"/>
        <w:szCs w:val="12"/>
      </w:rPr>
      <w:fldChar w:fldCharType="begin"/>
    </w:r>
    <w:r w:rsidRPr="001D6005">
      <w:rPr>
        <w:color w:val="FF0000"/>
        <w:sz w:val="12"/>
        <w:szCs w:val="12"/>
      </w:rPr>
      <w:instrText xml:space="preserve"> DOCPROPERTY  "Common Attributes_Information Security Classification" </w:instrText>
    </w:r>
    <w:r w:rsidRPr="001D6005">
      <w:rPr>
        <w:color w:val="FF0000"/>
        <w:sz w:val="12"/>
        <w:szCs w:val="12"/>
      </w:rPr>
      <w:fldChar w:fldCharType="separate"/>
    </w:r>
    <w:r w:rsidR="00041F61">
      <w:rPr>
        <w:color w:val="FF0000"/>
        <w:sz w:val="12"/>
        <w:szCs w:val="12"/>
      </w:rPr>
      <w:instrText>Restricted</w:instrText>
    </w:r>
    <w:r w:rsidRPr="001D6005">
      <w:rPr>
        <w:color w:val="FF0000"/>
        <w:sz w:val="12"/>
        <w:szCs w:val="12"/>
      </w:rPr>
      <w:fldChar w:fldCharType="end"/>
    </w:r>
    <w:r w:rsidRPr="001D6005">
      <w:rPr>
        <w:color w:val="FF0000"/>
        <w:sz w:val="12"/>
        <w:szCs w:val="12"/>
      </w:rPr>
      <w:instrText xml:space="preserve">="Restricted NUC" "(Wet van 15 april 1994 / Loi du 15 avril 1994)" </w:instrText>
    </w:r>
    <w:r w:rsidRPr="001D6005">
      <w:rPr>
        <w:color w:val="FF0000"/>
        <w:sz w:val="12"/>
        <w:szCs w:val="12"/>
      </w:rPr>
      <w:fldChar w:fldCharType="separate"/>
    </w:r>
    <w:r w:rsidRPr="001D6005">
      <w:rPr>
        <w:color w:val="FF0000"/>
        <w:sz w:val="12"/>
        <w:szCs w:val="12"/>
      </w:rPr>
      <w:fldChar w:fldCharType="end"/>
    </w:r>
    <w:r w:rsidRPr="001D6005">
      <w:rPr>
        <w:color w:val="FF0000"/>
        <w:sz w:val="12"/>
        <w:szCs w:val="12"/>
      </w:rPr>
      <w:instrText xml:space="preserve"> </w:instrText>
    </w:r>
    <w:r w:rsidRPr="001D6005">
      <w:rPr>
        <w:color w:val="FF0000"/>
        <w:sz w:val="12"/>
        <w:szCs w:val="12"/>
      </w:rPr>
      <w:fldChar w:fldCharType="separate"/>
    </w:r>
    <w:r w:rsidRPr="001D6005">
      <w:rPr>
        <w:color w:val="FF0000"/>
        <w:sz w:val="12"/>
        <w:szCs w:val="12"/>
      </w:rPr>
      <w:fldChar w:fldCharType="end"/>
    </w:r>
    <w:r w:rsidRPr="001D6005">
      <w:rPr>
        <w:color w:val="FF0000"/>
        <w:sz w:val="12"/>
        <w:szCs w:val="12"/>
      </w:rPr>
      <w:instrText xml:space="preserve"> </w:instrText>
    </w:r>
    <w:r w:rsidRPr="001D6005">
      <w:rPr>
        <w:color w:val="FF0000"/>
        <w:sz w:val="12"/>
        <w:szCs w:val="12"/>
      </w:rPr>
      <w:fldChar w:fldCharType="end"/>
    </w:r>
    <w:r w:rsidRPr="001D6005">
      <w:t xml:space="preserve"> </w:t>
    </w:r>
  </w:p>
  <w:p w14:paraId="247F351F" w14:textId="77777777" w:rsidR="006436A4" w:rsidRPr="001D6005" w:rsidRDefault="006436A4" w:rsidP="00FD141A">
    <w:pPr>
      <w:pStyle w:val="AlexandriaFooter"/>
      <w:pBdr>
        <w:top w:val="none" w:sz="0" w:space="0" w:color="auto"/>
      </w:pBdr>
      <w:tabs>
        <w:tab w:val="clear" w:pos="4536"/>
        <w:tab w:val="clear" w:pos="9072"/>
      </w:tabs>
      <w:ind w:left="-567" w:right="-595"/>
      <w:jc w:val="center"/>
      <w:rPr>
        <w:color w:val="FF0000"/>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01782" w14:textId="77777777" w:rsidR="00114376" w:rsidRPr="001D6005" w:rsidRDefault="00114376" w:rsidP="00822981">
      <w:r w:rsidRPr="001D6005">
        <w:separator/>
      </w:r>
    </w:p>
  </w:footnote>
  <w:footnote w:type="continuationSeparator" w:id="0">
    <w:p w14:paraId="63F57538" w14:textId="77777777" w:rsidR="00114376" w:rsidRPr="001D6005" w:rsidRDefault="00114376" w:rsidP="00822981">
      <w:r w:rsidRPr="001D6005">
        <w:continuationSeparator/>
      </w:r>
    </w:p>
  </w:footnote>
  <w:footnote w:type="continuationNotice" w:id="1">
    <w:p w14:paraId="17BD1861" w14:textId="77777777" w:rsidR="00114376" w:rsidRDefault="00114376">
      <w:pPr>
        <w:spacing w:before="0" w:after="0" w:line="240" w:lineRule="auto"/>
      </w:pPr>
    </w:p>
  </w:footnote>
  <w:footnote w:id="2">
    <w:p w14:paraId="2999188C" w14:textId="77777777" w:rsidR="002F7F72" w:rsidRPr="001D6005" w:rsidRDefault="002F7F72" w:rsidP="0081510C">
      <w:pPr>
        <w:pStyle w:val="Caption"/>
        <w:contextualSpacing/>
        <w:jc w:val="left"/>
        <w:rPr>
          <w:color w:val="000000" w:themeColor="text1"/>
          <w:lang w:eastAsia="fr-FR"/>
        </w:rPr>
      </w:pPr>
      <w:r w:rsidRPr="00B714F6">
        <w:rPr>
          <w:rStyle w:val="FootnoteReference"/>
          <w:b/>
          <w:bCs/>
          <w:color w:val="7030A0"/>
        </w:rPr>
        <w:footnoteRef/>
      </w:r>
      <w:r w:rsidRPr="001D6005">
        <w:rPr>
          <w:color w:val="000000" w:themeColor="text1"/>
        </w:rPr>
        <w:t xml:space="preserve"> </w:t>
      </w:r>
      <w:r w:rsidRPr="001D6005">
        <w:rPr>
          <w:color w:val="000000" w:themeColor="text1"/>
          <w:lang w:eastAsia="fr-FR"/>
        </w:rPr>
        <w:t>“</w:t>
      </w:r>
      <w:r w:rsidRPr="001D6005">
        <w:rPr>
          <w:i/>
          <w:iCs w:val="0"/>
          <w:color w:val="000000" w:themeColor="text1"/>
          <w:lang w:eastAsia="fr-FR"/>
        </w:rPr>
        <w:t>4.5 K Standby</w:t>
      </w:r>
      <w:r w:rsidRPr="001D6005">
        <w:rPr>
          <w:color w:val="000000" w:themeColor="text1"/>
          <w:lang w:eastAsia="fr-FR"/>
        </w:rPr>
        <w:t>” refers to saturated helium near 1 bara (~4.2–4.3 K), not a pressurized 4.5 K supply.  The label is retained for consistency with system mode naming.</w:t>
      </w:r>
    </w:p>
    <w:p w14:paraId="714F7757" w14:textId="77777777" w:rsidR="002F7F72" w:rsidRPr="001D6005" w:rsidRDefault="002F7F72">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F1115" w14:textId="77777777" w:rsidR="00041F61" w:rsidRDefault="00041F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96397" w14:textId="77777777" w:rsidR="00041F61" w:rsidRDefault="00041F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F07B4" w14:textId="77777777" w:rsidR="00041F61" w:rsidRDefault="00041F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3967CA8"/>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7D7202FE"/>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8"/>
    <w:multiLevelType w:val="singleLevel"/>
    <w:tmpl w:val="D6A40B44"/>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71707218"/>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3021C48"/>
    <w:multiLevelType w:val="multilevel"/>
    <w:tmpl w:val="05C2344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egoe UI" w:eastAsia="Calibri" w:hAnsi="Segoe UI" w:cs="Segoe U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74D81"/>
    <w:multiLevelType w:val="multilevel"/>
    <w:tmpl w:val="74AC64CE"/>
    <w:lvl w:ilvl="0">
      <w:start w:val="15"/>
      <w:numFmt w:val="decimal"/>
      <w:pStyle w:val="ARCRYO-REQ"/>
      <w:lvlText w:val="{[%1]}"/>
      <w:lvlJc w:val="right"/>
      <w:pPr>
        <w:ind w:left="1440" w:hanging="360"/>
      </w:pPr>
      <w:rPr>
        <w:rFonts w:hint="default"/>
      </w:rPr>
    </w:lvl>
    <w:lvl w:ilvl="1">
      <w:start w:val="1"/>
      <w:numFmt w:val="none"/>
      <w:lvlText w:val="%2"/>
      <w:lvlJc w:val="left"/>
      <w:pPr>
        <w:ind w:left="1440" w:firstLine="0"/>
      </w:pPr>
      <w:rPr>
        <w:rFonts w:hint="default"/>
      </w:rPr>
    </w:lvl>
    <w:lvl w:ilvl="2">
      <w:start w:val="1"/>
      <w:numFmt w:val="bullet"/>
      <w:lvlText w:val=""/>
      <w:lvlJc w:val="left"/>
      <w:pPr>
        <w:ind w:left="2016" w:hanging="360"/>
      </w:pPr>
      <w:rPr>
        <w:rFonts w:ascii="Symbol" w:hAnsi="Symbol" w:hint="default"/>
        <w:color w:val="562873" w:themeColor="accent1"/>
      </w:rPr>
    </w:lvl>
    <w:lvl w:ilvl="3">
      <w:start w:val="1"/>
      <w:numFmt w:val="lowerRoman"/>
      <w:lvlText w:val="%4."/>
      <w:lvlJc w:val="left"/>
      <w:pPr>
        <w:ind w:left="1944" w:hanging="504"/>
      </w:pPr>
      <w:rPr>
        <w:rFonts w:hint="default"/>
      </w:rPr>
    </w:lvl>
    <w:lvl w:ilvl="4">
      <w:start w:val="1"/>
      <w:numFmt w:val="none"/>
      <w:lvlText w:val="%5"/>
      <w:lvlJc w:val="left"/>
      <w:pPr>
        <w:tabs>
          <w:tab w:val="num" w:pos="1944"/>
        </w:tabs>
        <w:ind w:left="1944" w:firstLine="0"/>
      </w:pPr>
      <w:rPr>
        <w:rFonts w:hint="default"/>
      </w:rPr>
    </w:lvl>
    <w:lvl w:ilvl="5">
      <w:start w:val="1"/>
      <w:numFmt w:val="bullet"/>
      <w:lvlText w:val=""/>
      <w:lvlJc w:val="left"/>
      <w:pPr>
        <w:ind w:left="2520" w:hanging="360"/>
      </w:pPr>
      <w:rPr>
        <w:rFonts w:ascii="Symbol" w:hAnsi="Symbol" w:hint="default"/>
        <w:color w:val="984A9C" w:themeColor="accent2"/>
      </w:rPr>
    </w:lvl>
    <w:lvl w:ilvl="6">
      <w:start w:val="1"/>
      <w:numFmt w:val="bullet"/>
      <w:lvlText w:val="▪"/>
      <w:lvlJc w:val="left"/>
      <w:pPr>
        <w:ind w:left="3384" w:hanging="504"/>
      </w:pPr>
      <w:rPr>
        <w:rFonts w:ascii="Buxton Sketch" w:hAnsi="Buxton Sketch" w:hint="default"/>
        <w:color w:val="984A9C" w:themeColor="accent2"/>
      </w:rPr>
    </w:lvl>
    <w:lvl w:ilvl="7">
      <w:start w:val="1"/>
      <w:numFmt w:val="lowerLetter"/>
      <w:lvlText w:val="%8.x"/>
      <w:lvlJc w:val="left"/>
      <w:pPr>
        <w:ind w:left="6667" w:hanging="360"/>
      </w:pPr>
      <w:rPr>
        <w:rFonts w:hint="default"/>
      </w:rPr>
    </w:lvl>
    <w:lvl w:ilvl="8">
      <w:start w:val="1"/>
      <w:numFmt w:val="lowerRoman"/>
      <w:lvlText w:val="%9.x"/>
      <w:lvlJc w:val="right"/>
      <w:pPr>
        <w:ind w:left="7387" w:hanging="180"/>
      </w:pPr>
      <w:rPr>
        <w:rFonts w:hint="default"/>
      </w:rPr>
    </w:lvl>
  </w:abstractNum>
  <w:abstractNum w:abstractNumId="6" w15:restartNumberingAfterBreak="0">
    <w:nsid w:val="058D2B65"/>
    <w:multiLevelType w:val="multilevel"/>
    <w:tmpl w:val="A56C9776"/>
    <w:lvl w:ilvl="0">
      <w:start w:val="1"/>
      <w:numFmt w:val="lowerRoman"/>
      <w:lvlText w:val="%1."/>
      <w:lvlJc w:val="right"/>
      <w:pPr>
        <w:ind w:left="720" w:hanging="360"/>
      </w:pPr>
      <w:rPr>
        <w:rFonts w:hint="default"/>
        <w:b w:val="0"/>
        <w:i/>
        <w:color w:val="000000" w:themeColor="text1"/>
      </w:rPr>
    </w:lvl>
    <w:lvl w:ilvl="1">
      <w:start w:val="1"/>
      <w:numFmt w:val="lowerLetter"/>
      <w:lvlText w:val="%2."/>
      <w:lvlJc w:val="left"/>
      <w:pPr>
        <w:ind w:left="1440" w:hanging="360"/>
      </w:pPr>
    </w:lvl>
    <w:lvl w:ilvl="2">
      <w:start w:val="1"/>
      <w:numFmt w:val="lowerLetter"/>
      <w:lvlText w:val="%3."/>
      <w:lvlJc w:val="left"/>
      <w:pPr>
        <w:ind w:left="1440" w:hanging="360"/>
      </w:pPr>
      <w:rPr>
        <w:rFonts w:ascii="Segoe UI" w:hAnsi="Segoe UI" w:hint="default"/>
        <w:b w:val="0"/>
        <w:i w:val="0"/>
        <w:color w:val="auto"/>
      </w:rPr>
    </w:lvl>
    <w:lvl w:ilvl="3">
      <w:start w:val="1"/>
      <w:numFmt w:val="bullet"/>
      <w:lvlText w:val=""/>
      <w:lvlJc w:val="left"/>
      <w:pPr>
        <w:ind w:left="1440" w:hanging="288"/>
      </w:pPr>
      <w:rPr>
        <w:rFonts w:ascii="Symbol" w:hAnsi="Symbol" w:hint="default"/>
        <w:color w:val="984A9C" w:themeColor="accent2"/>
      </w:rPr>
    </w:lvl>
    <w:lvl w:ilvl="4">
      <w:start w:val="1"/>
      <w:numFmt w:val="bullet"/>
      <w:lvlText w:val=""/>
      <w:lvlJc w:val="left"/>
      <w:pPr>
        <w:ind w:left="1296" w:hanging="216"/>
      </w:pPr>
      <w:rPr>
        <w:rFonts w:ascii="Symbol" w:hAnsi="Symbol" w:hint="default"/>
        <w:color w:val="7030A0"/>
      </w:rPr>
    </w:lvl>
    <w:lvl w:ilvl="5">
      <w:start w:val="1"/>
      <w:numFmt w:val="lowerRoman"/>
      <w:lvlText w:val="(%6.)"/>
      <w:lvlJc w:val="center"/>
      <w:pPr>
        <w:ind w:left="2016" w:hanging="432"/>
      </w:pPr>
      <w:rPr>
        <w:rFonts w:hint="default"/>
        <w:b w:val="0"/>
        <w:i/>
        <w:color w:val="7030A0"/>
      </w:rPr>
    </w:lvl>
    <w:lvl w:ilvl="6">
      <w:start w:val="1"/>
      <w:numFmt w:val="bullet"/>
      <w:lvlText w:val="▪"/>
      <w:lvlJc w:val="left"/>
      <w:pPr>
        <w:ind w:left="2016" w:hanging="288"/>
      </w:pPr>
      <w:rPr>
        <w:rFonts w:ascii="Buxton Sketch" w:hAnsi="Buxton Sketch" w:hint="default"/>
        <w:color w:val="984A9C" w:themeColor="accent2"/>
      </w:rPr>
    </w:lvl>
    <w:lvl w:ilvl="7">
      <w:start w:val="1"/>
      <w:numFmt w:val="bullet"/>
      <w:lvlText w:val=""/>
      <w:lvlJc w:val="left"/>
      <w:pPr>
        <w:ind w:left="720" w:hanging="360"/>
      </w:pPr>
      <w:rPr>
        <w:rFonts w:ascii="Symbol" w:hAnsi="Symbol" w:hint="default"/>
        <w:color w:val="7030A0"/>
      </w:rPr>
    </w:lvl>
    <w:lvl w:ilvl="8">
      <w:start w:val="1"/>
      <w:numFmt w:val="bullet"/>
      <w:lvlText w:val=""/>
      <w:lvlJc w:val="left"/>
      <w:pPr>
        <w:ind w:left="1080" w:hanging="360"/>
      </w:pPr>
      <w:rPr>
        <w:rFonts w:ascii="Symbol" w:hAnsi="Symbol" w:hint="default"/>
        <w:color w:val="7030A0"/>
      </w:rPr>
    </w:lvl>
  </w:abstractNum>
  <w:abstractNum w:abstractNumId="7" w15:restartNumberingAfterBreak="0">
    <w:nsid w:val="07044AD1"/>
    <w:multiLevelType w:val="multilevel"/>
    <w:tmpl w:val="2716CED2"/>
    <w:lvl w:ilvl="0">
      <w:start w:val="1"/>
      <w:numFmt w:val="bullet"/>
      <w:lvlText w:val=""/>
      <w:lvlJc w:val="left"/>
      <w:pPr>
        <w:tabs>
          <w:tab w:val="num" w:pos="862"/>
        </w:tabs>
        <w:ind w:left="862" w:hanging="360"/>
      </w:pPr>
      <w:rPr>
        <w:rFonts w:ascii="Symbol" w:hAnsi="Symbol" w:hint="default"/>
        <w:sz w:val="20"/>
      </w:rPr>
    </w:lvl>
    <w:lvl w:ilvl="1">
      <w:start w:val="1"/>
      <w:numFmt w:val="lowerLetter"/>
      <w:lvlText w:val="%2)"/>
      <w:lvlJc w:val="left"/>
      <w:pPr>
        <w:ind w:left="1582" w:hanging="360"/>
      </w:pPr>
      <w:rPr>
        <w:rFonts w:hint="default"/>
        <w:sz w:val="20"/>
      </w:rPr>
    </w:lvl>
    <w:lvl w:ilvl="2" w:tentative="1">
      <w:start w:val="1"/>
      <w:numFmt w:val="bullet"/>
      <w:lvlText w:val=""/>
      <w:lvlJc w:val="left"/>
      <w:pPr>
        <w:tabs>
          <w:tab w:val="num" w:pos="2302"/>
        </w:tabs>
        <w:ind w:left="2302" w:hanging="360"/>
      </w:pPr>
      <w:rPr>
        <w:rFonts w:ascii="Wingdings" w:hAnsi="Wingdings" w:hint="default"/>
        <w:sz w:val="20"/>
      </w:rPr>
    </w:lvl>
    <w:lvl w:ilvl="3" w:tentative="1">
      <w:start w:val="1"/>
      <w:numFmt w:val="bullet"/>
      <w:lvlText w:val=""/>
      <w:lvlJc w:val="left"/>
      <w:pPr>
        <w:tabs>
          <w:tab w:val="num" w:pos="3022"/>
        </w:tabs>
        <w:ind w:left="3022" w:hanging="360"/>
      </w:pPr>
      <w:rPr>
        <w:rFonts w:ascii="Wingdings" w:hAnsi="Wingdings" w:hint="default"/>
        <w:sz w:val="20"/>
      </w:rPr>
    </w:lvl>
    <w:lvl w:ilvl="4" w:tentative="1">
      <w:start w:val="1"/>
      <w:numFmt w:val="bullet"/>
      <w:lvlText w:val=""/>
      <w:lvlJc w:val="left"/>
      <w:pPr>
        <w:tabs>
          <w:tab w:val="num" w:pos="3742"/>
        </w:tabs>
        <w:ind w:left="3742" w:hanging="360"/>
      </w:pPr>
      <w:rPr>
        <w:rFonts w:ascii="Wingdings" w:hAnsi="Wingdings" w:hint="default"/>
        <w:sz w:val="20"/>
      </w:rPr>
    </w:lvl>
    <w:lvl w:ilvl="5" w:tentative="1">
      <w:start w:val="1"/>
      <w:numFmt w:val="bullet"/>
      <w:lvlText w:val=""/>
      <w:lvlJc w:val="left"/>
      <w:pPr>
        <w:tabs>
          <w:tab w:val="num" w:pos="4462"/>
        </w:tabs>
        <w:ind w:left="4462" w:hanging="360"/>
      </w:pPr>
      <w:rPr>
        <w:rFonts w:ascii="Wingdings" w:hAnsi="Wingdings" w:hint="default"/>
        <w:sz w:val="20"/>
      </w:rPr>
    </w:lvl>
    <w:lvl w:ilvl="6" w:tentative="1">
      <w:start w:val="1"/>
      <w:numFmt w:val="bullet"/>
      <w:lvlText w:val=""/>
      <w:lvlJc w:val="left"/>
      <w:pPr>
        <w:tabs>
          <w:tab w:val="num" w:pos="5182"/>
        </w:tabs>
        <w:ind w:left="5182" w:hanging="360"/>
      </w:pPr>
      <w:rPr>
        <w:rFonts w:ascii="Wingdings" w:hAnsi="Wingdings" w:hint="default"/>
        <w:sz w:val="20"/>
      </w:rPr>
    </w:lvl>
    <w:lvl w:ilvl="7" w:tentative="1">
      <w:start w:val="1"/>
      <w:numFmt w:val="bullet"/>
      <w:lvlText w:val=""/>
      <w:lvlJc w:val="left"/>
      <w:pPr>
        <w:tabs>
          <w:tab w:val="num" w:pos="5902"/>
        </w:tabs>
        <w:ind w:left="5902" w:hanging="360"/>
      </w:pPr>
      <w:rPr>
        <w:rFonts w:ascii="Wingdings" w:hAnsi="Wingdings" w:hint="default"/>
        <w:sz w:val="20"/>
      </w:rPr>
    </w:lvl>
    <w:lvl w:ilvl="8" w:tentative="1">
      <w:start w:val="1"/>
      <w:numFmt w:val="bullet"/>
      <w:lvlText w:val=""/>
      <w:lvlJc w:val="left"/>
      <w:pPr>
        <w:tabs>
          <w:tab w:val="num" w:pos="6622"/>
        </w:tabs>
        <w:ind w:left="6622" w:hanging="360"/>
      </w:pPr>
      <w:rPr>
        <w:rFonts w:ascii="Wingdings" w:hAnsi="Wingdings" w:hint="default"/>
        <w:sz w:val="20"/>
      </w:rPr>
    </w:lvl>
  </w:abstractNum>
  <w:abstractNum w:abstractNumId="8" w15:restartNumberingAfterBreak="0">
    <w:nsid w:val="07545288"/>
    <w:multiLevelType w:val="multilevel"/>
    <w:tmpl w:val="34EED9E4"/>
    <w:lvl w:ilvl="0">
      <w:start w:val="1"/>
      <w:numFmt w:val="lowerRoman"/>
      <w:lvlText w:val="%1."/>
      <w:lvlJc w:val="right"/>
      <w:pPr>
        <w:ind w:left="720" w:hanging="360"/>
      </w:pPr>
      <w:rPr>
        <w:rFonts w:hint="default"/>
        <w:b w:val="0"/>
        <w:i/>
        <w:color w:val="000000" w:themeColor="text1"/>
      </w:rPr>
    </w:lvl>
    <w:lvl w:ilvl="1">
      <w:start w:val="1"/>
      <w:numFmt w:val="lowerRoman"/>
      <w:lvlText w:val="%2."/>
      <w:lvlJc w:val="center"/>
      <w:pPr>
        <w:ind w:left="1080" w:hanging="288"/>
      </w:pPr>
      <w:rPr>
        <w:rFonts w:ascii="Segoe UI" w:hAnsi="Segoe UI" w:hint="default"/>
        <w:b w:val="0"/>
        <w:i/>
        <w:color w:val="auto"/>
      </w:rPr>
    </w:lvl>
    <w:lvl w:ilvl="2">
      <w:start w:val="1"/>
      <w:numFmt w:val="lowerLetter"/>
      <w:lvlText w:val="%3."/>
      <w:lvlJc w:val="left"/>
      <w:pPr>
        <w:ind w:left="1440" w:hanging="360"/>
      </w:pPr>
      <w:rPr>
        <w:rFonts w:ascii="Segoe UI" w:hAnsi="Segoe UI" w:hint="default"/>
        <w:b w:val="0"/>
        <w:i w:val="0"/>
        <w:color w:val="auto"/>
      </w:rPr>
    </w:lvl>
    <w:lvl w:ilvl="3">
      <w:start w:val="1"/>
      <w:numFmt w:val="bullet"/>
      <w:lvlText w:val=""/>
      <w:lvlJc w:val="left"/>
      <w:pPr>
        <w:ind w:left="1440" w:hanging="288"/>
      </w:pPr>
      <w:rPr>
        <w:rFonts w:ascii="Symbol" w:hAnsi="Symbol" w:hint="default"/>
        <w:color w:val="984A9C" w:themeColor="accent2"/>
      </w:rPr>
    </w:lvl>
    <w:lvl w:ilvl="4">
      <w:start w:val="1"/>
      <w:numFmt w:val="bullet"/>
      <w:lvlText w:val=""/>
      <w:lvlJc w:val="left"/>
      <w:pPr>
        <w:ind w:left="1296" w:hanging="216"/>
      </w:pPr>
      <w:rPr>
        <w:rFonts w:ascii="Symbol" w:hAnsi="Symbol" w:hint="default"/>
        <w:color w:val="7030A0"/>
      </w:rPr>
    </w:lvl>
    <w:lvl w:ilvl="5">
      <w:start w:val="1"/>
      <w:numFmt w:val="lowerRoman"/>
      <w:lvlText w:val="(%6.)"/>
      <w:lvlJc w:val="center"/>
      <w:pPr>
        <w:ind w:left="2016" w:hanging="432"/>
      </w:pPr>
      <w:rPr>
        <w:rFonts w:hint="default"/>
        <w:b w:val="0"/>
        <w:i/>
        <w:color w:val="7030A0"/>
      </w:rPr>
    </w:lvl>
    <w:lvl w:ilvl="6">
      <w:start w:val="1"/>
      <w:numFmt w:val="bullet"/>
      <w:lvlText w:val="▪"/>
      <w:lvlJc w:val="left"/>
      <w:pPr>
        <w:ind w:left="2016" w:hanging="288"/>
      </w:pPr>
      <w:rPr>
        <w:rFonts w:ascii="Buxton Sketch" w:hAnsi="Buxton Sketch" w:hint="default"/>
        <w:color w:val="984A9C" w:themeColor="accent2"/>
      </w:rPr>
    </w:lvl>
    <w:lvl w:ilvl="7">
      <w:start w:val="1"/>
      <w:numFmt w:val="bullet"/>
      <w:lvlText w:val=""/>
      <w:lvlJc w:val="left"/>
      <w:pPr>
        <w:ind w:left="720" w:hanging="360"/>
      </w:pPr>
      <w:rPr>
        <w:rFonts w:ascii="Symbol" w:hAnsi="Symbol" w:hint="default"/>
        <w:color w:val="7030A0"/>
      </w:rPr>
    </w:lvl>
    <w:lvl w:ilvl="8">
      <w:start w:val="1"/>
      <w:numFmt w:val="bullet"/>
      <w:lvlText w:val=""/>
      <w:lvlJc w:val="left"/>
      <w:pPr>
        <w:ind w:left="1080" w:hanging="360"/>
      </w:pPr>
      <w:rPr>
        <w:rFonts w:ascii="Symbol" w:hAnsi="Symbol" w:hint="default"/>
        <w:color w:val="7030A0"/>
      </w:rPr>
    </w:lvl>
  </w:abstractNum>
  <w:abstractNum w:abstractNumId="9" w15:restartNumberingAfterBreak="0">
    <w:nsid w:val="0A4415A3"/>
    <w:multiLevelType w:val="hybridMultilevel"/>
    <w:tmpl w:val="A816E264"/>
    <w:lvl w:ilvl="0" w:tplc="04090001">
      <w:start w:val="1"/>
      <w:numFmt w:val="bullet"/>
      <w:lvlText w:val=""/>
      <w:lvlJc w:val="left"/>
      <w:pPr>
        <w:ind w:left="1789" w:hanging="360"/>
      </w:pPr>
      <w:rPr>
        <w:rFonts w:ascii="Symbol" w:hAnsi="Symbol"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10" w15:restartNumberingAfterBreak="0">
    <w:nsid w:val="0A7E3EBB"/>
    <w:multiLevelType w:val="multilevel"/>
    <w:tmpl w:val="D7465634"/>
    <w:lvl w:ilvl="0">
      <w:start w:val="1"/>
      <w:numFmt w:val="bullet"/>
      <w:lvlText w:val=""/>
      <w:lvlJc w:val="left"/>
      <w:pPr>
        <w:tabs>
          <w:tab w:val="num" w:pos="1368"/>
        </w:tabs>
        <w:ind w:left="1368" w:hanging="360"/>
      </w:pPr>
      <w:rPr>
        <w:rFonts w:ascii="Wingdings" w:hAnsi="Wingdings" w:hint="default"/>
        <w:b/>
        <w:bCs/>
        <w:color w:val="7030A0"/>
        <w:sz w:val="20"/>
      </w:rPr>
    </w:lvl>
    <w:lvl w:ilvl="1">
      <w:start w:val="1"/>
      <w:numFmt w:val="bullet"/>
      <w:lvlText w:val="o"/>
      <w:lvlJc w:val="left"/>
      <w:pPr>
        <w:tabs>
          <w:tab w:val="num" w:pos="2088"/>
        </w:tabs>
        <w:ind w:left="2088" w:hanging="360"/>
      </w:pPr>
      <w:rPr>
        <w:rFonts w:ascii="Courier New" w:hAnsi="Courier New" w:hint="default"/>
        <w:sz w:val="20"/>
      </w:rPr>
    </w:lvl>
    <w:lvl w:ilvl="2">
      <w:start w:val="1"/>
      <w:numFmt w:val="bullet"/>
      <w:lvlText w:val=""/>
      <w:lvlJc w:val="left"/>
      <w:pPr>
        <w:tabs>
          <w:tab w:val="num" w:pos="2808"/>
        </w:tabs>
        <w:ind w:left="2808" w:hanging="360"/>
      </w:pPr>
      <w:rPr>
        <w:rFonts w:ascii="Wingdings" w:hAnsi="Wingdings" w:hint="default"/>
        <w:sz w:val="20"/>
      </w:rPr>
    </w:lvl>
    <w:lvl w:ilvl="3">
      <w:start w:val="1"/>
      <w:numFmt w:val="bullet"/>
      <w:lvlText w:val=""/>
      <w:lvlJc w:val="left"/>
      <w:pPr>
        <w:tabs>
          <w:tab w:val="num" w:pos="3528"/>
        </w:tabs>
        <w:ind w:left="3528" w:hanging="360"/>
      </w:pPr>
      <w:rPr>
        <w:rFonts w:ascii="Wingdings" w:hAnsi="Wingdings" w:hint="default"/>
        <w:sz w:val="20"/>
      </w:rPr>
    </w:lvl>
    <w:lvl w:ilvl="4">
      <w:start w:val="1"/>
      <w:numFmt w:val="bullet"/>
      <w:lvlText w:val=""/>
      <w:lvlJc w:val="left"/>
      <w:pPr>
        <w:tabs>
          <w:tab w:val="num" w:pos="4248"/>
        </w:tabs>
        <w:ind w:left="4248" w:hanging="360"/>
      </w:pPr>
      <w:rPr>
        <w:rFonts w:ascii="Wingdings" w:hAnsi="Wingdings" w:hint="default"/>
        <w:sz w:val="20"/>
      </w:rPr>
    </w:lvl>
    <w:lvl w:ilvl="5">
      <w:start w:val="1"/>
      <w:numFmt w:val="bullet"/>
      <w:lvlText w:val=""/>
      <w:lvlJc w:val="left"/>
      <w:pPr>
        <w:tabs>
          <w:tab w:val="num" w:pos="4968"/>
        </w:tabs>
        <w:ind w:left="4968" w:hanging="360"/>
      </w:pPr>
      <w:rPr>
        <w:rFonts w:ascii="Wingdings" w:hAnsi="Wingdings" w:hint="default"/>
        <w:sz w:val="20"/>
      </w:rPr>
    </w:lvl>
    <w:lvl w:ilvl="6">
      <w:start w:val="1"/>
      <w:numFmt w:val="bullet"/>
      <w:lvlText w:val=""/>
      <w:lvlJc w:val="left"/>
      <w:pPr>
        <w:tabs>
          <w:tab w:val="num" w:pos="5688"/>
        </w:tabs>
        <w:ind w:left="5688" w:hanging="360"/>
      </w:pPr>
      <w:rPr>
        <w:rFonts w:ascii="Wingdings" w:hAnsi="Wingdings" w:hint="default"/>
        <w:sz w:val="20"/>
      </w:rPr>
    </w:lvl>
    <w:lvl w:ilvl="7">
      <w:start w:val="1"/>
      <w:numFmt w:val="bullet"/>
      <w:lvlText w:val=""/>
      <w:lvlJc w:val="left"/>
      <w:pPr>
        <w:tabs>
          <w:tab w:val="num" w:pos="6408"/>
        </w:tabs>
        <w:ind w:left="6408" w:hanging="360"/>
      </w:pPr>
      <w:rPr>
        <w:rFonts w:ascii="Wingdings" w:hAnsi="Wingdings" w:hint="default"/>
        <w:sz w:val="20"/>
      </w:rPr>
    </w:lvl>
    <w:lvl w:ilvl="8">
      <w:start w:val="1"/>
      <w:numFmt w:val="bullet"/>
      <w:lvlText w:val=""/>
      <w:lvlJc w:val="left"/>
      <w:pPr>
        <w:tabs>
          <w:tab w:val="num" w:pos="7128"/>
        </w:tabs>
        <w:ind w:left="7128" w:hanging="360"/>
      </w:pPr>
      <w:rPr>
        <w:rFonts w:ascii="Wingdings" w:hAnsi="Wingdings" w:hint="default"/>
        <w:sz w:val="20"/>
      </w:rPr>
    </w:lvl>
  </w:abstractNum>
  <w:abstractNum w:abstractNumId="11" w15:restartNumberingAfterBreak="0">
    <w:nsid w:val="0E8D7325"/>
    <w:multiLevelType w:val="multilevel"/>
    <w:tmpl w:val="37D8AF18"/>
    <w:lvl w:ilvl="0">
      <w:start w:val="1"/>
      <w:numFmt w:val="decimal"/>
      <w:pStyle w:val="SysReq1"/>
      <w:lvlText w:val="QQQ_0%1."/>
      <w:lvlJc w:val="left"/>
      <w:pPr>
        <w:ind w:left="1077" w:hanging="357"/>
      </w:pPr>
      <w:rPr>
        <w:rFonts w:ascii="Century Gothic" w:eastAsia="Batang" w:hAnsi="Century Gothic" w:cs="Aparajita" w:hint="default"/>
        <w:b/>
        <w:bCs w:val="0"/>
        <w:i/>
        <w:iCs/>
        <w:color w:val="02346E" w:themeColor="accent4" w:themeShade="BF"/>
        <w:sz w:val="14"/>
        <w:szCs w:val="18"/>
      </w:rPr>
    </w:lvl>
    <w:lvl w:ilvl="1">
      <w:start w:val="1"/>
      <w:numFmt w:val="none"/>
      <w:lvlText w:val="%2"/>
      <w:lvlJc w:val="left"/>
      <w:pPr>
        <w:ind w:left="1236" w:hanging="357"/>
      </w:pPr>
      <w:rPr>
        <w:rFonts w:ascii="Segoe UI" w:hAnsi="Segoe UI" w:hint="default"/>
        <w:b w:val="0"/>
        <w:i w:val="0"/>
        <w:caps w:val="0"/>
        <w:strike w:val="0"/>
        <w:dstrike w:val="0"/>
        <w:vanish w:val="0"/>
        <w:color w:val="auto"/>
        <w:sz w:val="20"/>
        <w:vertAlign w:val="baseline"/>
      </w:rPr>
    </w:lvl>
    <w:lvl w:ilvl="2">
      <w:start w:val="1"/>
      <w:numFmt w:val="bullet"/>
      <w:lvlText w:val=""/>
      <w:lvlJc w:val="left"/>
      <w:pPr>
        <w:ind w:left="1395" w:hanging="357"/>
      </w:pPr>
      <w:rPr>
        <w:rFonts w:ascii="Symbol" w:hAnsi="Symbol" w:hint="default"/>
        <w:b w:val="0"/>
        <w:i w:val="0"/>
        <w:caps w:val="0"/>
        <w:strike w:val="0"/>
        <w:dstrike w:val="0"/>
        <w:vanish w:val="0"/>
        <w:color w:val="0070C0"/>
        <w:sz w:val="20"/>
        <w:vertAlign w:val="baseline"/>
      </w:rPr>
    </w:lvl>
    <w:lvl w:ilvl="3">
      <w:start w:val="1"/>
      <w:numFmt w:val="none"/>
      <w:lvlText w:val=""/>
      <w:lvlJc w:val="left"/>
      <w:pPr>
        <w:ind w:left="1554" w:hanging="357"/>
      </w:pPr>
      <w:rPr>
        <w:rFonts w:ascii="Segoe UI" w:hAnsi="Segoe UI" w:hint="default"/>
        <w:b w:val="0"/>
        <w:i/>
        <w:color w:val="auto"/>
        <w:sz w:val="20"/>
      </w:rPr>
    </w:lvl>
    <w:lvl w:ilvl="4">
      <w:start w:val="1"/>
      <w:numFmt w:val="bullet"/>
      <w:lvlText w:val=""/>
      <w:lvlJc w:val="left"/>
      <w:pPr>
        <w:ind w:left="1713" w:hanging="357"/>
      </w:pPr>
      <w:rPr>
        <w:rFonts w:ascii="Symbol" w:hAnsi="Symbol" w:hint="default"/>
        <w:b w:val="0"/>
        <w:i w:val="0"/>
        <w:caps w:val="0"/>
        <w:strike w:val="0"/>
        <w:dstrike w:val="0"/>
        <w:vanish w:val="0"/>
        <w:color w:val="7030A0"/>
        <w:sz w:val="20"/>
        <w:vertAlign w:val="baseline"/>
      </w:rPr>
    </w:lvl>
    <w:lvl w:ilvl="5">
      <w:start w:val="1"/>
      <w:numFmt w:val="none"/>
      <w:lvlText w:val=""/>
      <w:lvlJc w:val="left"/>
      <w:pPr>
        <w:ind w:left="1872" w:hanging="357"/>
      </w:pPr>
      <w:rPr>
        <w:rFonts w:hint="default"/>
        <w:b w:val="0"/>
        <w:i w:val="0"/>
        <w:sz w:val="20"/>
      </w:rPr>
    </w:lvl>
    <w:lvl w:ilvl="6">
      <w:start w:val="1"/>
      <w:numFmt w:val="bullet"/>
      <w:lvlText w:val="▪"/>
      <w:lvlJc w:val="left"/>
      <w:pPr>
        <w:ind w:left="2031" w:hanging="357"/>
      </w:pPr>
      <w:rPr>
        <w:rFonts w:ascii="Buxton Sketch" w:hAnsi="Buxton Sketch" w:hint="default"/>
        <w:b w:val="0"/>
        <w:i w:val="0"/>
        <w:caps w:val="0"/>
        <w:strike w:val="0"/>
        <w:dstrike w:val="0"/>
        <w:vanish w:val="0"/>
        <w:color w:val="562873" w:themeColor="accent1"/>
        <w:sz w:val="20"/>
        <w:vertAlign w:val="baseline"/>
      </w:rPr>
    </w:lvl>
    <w:lvl w:ilvl="7">
      <w:start w:val="1"/>
      <w:numFmt w:val="none"/>
      <w:lvlText w:val="%8 QQQ_0 ."/>
      <w:lvlJc w:val="left"/>
      <w:pPr>
        <w:ind w:left="2190" w:hanging="357"/>
      </w:pPr>
      <w:rPr>
        <w:rFonts w:ascii="Segoe UI" w:hAnsi="Segoe UI" w:hint="default"/>
        <w:color w:val="002060"/>
        <w:sz w:val="16"/>
      </w:rPr>
    </w:lvl>
    <w:lvl w:ilvl="8">
      <w:start w:val="1"/>
      <w:numFmt w:val="none"/>
      <w:lvlText w:val="%9"/>
      <w:lvlJc w:val="left"/>
      <w:pPr>
        <w:ind w:left="2349" w:hanging="357"/>
      </w:pPr>
      <w:rPr>
        <w:rFonts w:hint="default"/>
        <w:b w:val="0"/>
        <w:i w:val="0"/>
        <w:sz w:val="16"/>
      </w:rPr>
    </w:lvl>
  </w:abstractNum>
  <w:abstractNum w:abstractNumId="12" w15:restartNumberingAfterBreak="0">
    <w:nsid w:val="0EBF65C8"/>
    <w:multiLevelType w:val="multilevel"/>
    <w:tmpl w:val="34EED9E4"/>
    <w:lvl w:ilvl="0">
      <w:start w:val="1"/>
      <w:numFmt w:val="lowerRoman"/>
      <w:lvlText w:val="%1."/>
      <w:lvlJc w:val="right"/>
      <w:pPr>
        <w:ind w:left="720" w:hanging="360"/>
      </w:pPr>
      <w:rPr>
        <w:rFonts w:hint="default"/>
        <w:b w:val="0"/>
        <w:i/>
        <w:color w:val="000000" w:themeColor="text1"/>
      </w:rPr>
    </w:lvl>
    <w:lvl w:ilvl="1">
      <w:start w:val="1"/>
      <w:numFmt w:val="lowerRoman"/>
      <w:lvlText w:val="%2."/>
      <w:lvlJc w:val="center"/>
      <w:pPr>
        <w:ind w:left="1080" w:hanging="288"/>
      </w:pPr>
      <w:rPr>
        <w:rFonts w:ascii="Segoe UI" w:hAnsi="Segoe UI" w:hint="default"/>
        <w:b w:val="0"/>
        <w:i/>
        <w:color w:val="auto"/>
      </w:rPr>
    </w:lvl>
    <w:lvl w:ilvl="2">
      <w:start w:val="1"/>
      <w:numFmt w:val="lowerLetter"/>
      <w:lvlText w:val="%3."/>
      <w:lvlJc w:val="left"/>
      <w:pPr>
        <w:ind w:left="1440" w:hanging="360"/>
      </w:pPr>
      <w:rPr>
        <w:rFonts w:ascii="Segoe UI" w:hAnsi="Segoe UI" w:hint="default"/>
        <w:b w:val="0"/>
        <w:i w:val="0"/>
        <w:color w:val="auto"/>
      </w:rPr>
    </w:lvl>
    <w:lvl w:ilvl="3">
      <w:start w:val="1"/>
      <w:numFmt w:val="bullet"/>
      <w:lvlText w:val=""/>
      <w:lvlJc w:val="left"/>
      <w:pPr>
        <w:ind w:left="1440" w:hanging="288"/>
      </w:pPr>
      <w:rPr>
        <w:rFonts w:ascii="Symbol" w:hAnsi="Symbol" w:hint="default"/>
        <w:color w:val="984A9C" w:themeColor="accent2"/>
      </w:rPr>
    </w:lvl>
    <w:lvl w:ilvl="4">
      <w:start w:val="1"/>
      <w:numFmt w:val="bullet"/>
      <w:lvlText w:val=""/>
      <w:lvlJc w:val="left"/>
      <w:pPr>
        <w:ind w:left="1296" w:hanging="216"/>
      </w:pPr>
      <w:rPr>
        <w:rFonts w:ascii="Symbol" w:hAnsi="Symbol" w:hint="default"/>
        <w:color w:val="7030A0"/>
      </w:rPr>
    </w:lvl>
    <w:lvl w:ilvl="5">
      <w:start w:val="1"/>
      <w:numFmt w:val="lowerRoman"/>
      <w:lvlText w:val="(%6.)"/>
      <w:lvlJc w:val="center"/>
      <w:pPr>
        <w:ind w:left="2016" w:hanging="432"/>
      </w:pPr>
      <w:rPr>
        <w:rFonts w:hint="default"/>
        <w:b w:val="0"/>
        <w:i/>
        <w:color w:val="7030A0"/>
      </w:rPr>
    </w:lvl>
    <w:lvl w:ilvl="6">
      <w:start w:val="1"/>
      <w:numFmt w:val="bullet"/>
      <w:lvlText w:val="▪"/>
      <w:lvlJc w:val="left"/>
      <w:pPr>
        <w:ind w:left="2016" w:hanging="288"/>
      </w:pPr>
      <w:rPr>
        <w:rFonts w:ascii="Buxton Sketch" w:hAnsi="Buxton Sketch" w:hint="default"/>
        <w:color w:val="984A9C" w:themeColor="accent2"/>
      </w:rPr>
    </w:lvl>
    <w:lvl w:ilvl="7">
      <w:start w:val="1"/>
      <w:numFmt w:val="bullet"/>
      <w:lvlText w:val=""/>
      <w:lvlJc w:val="left"/>
      <w:pPr>
        <w:ind w:left="720" w:hanging="360"/>
      </w:pPr>
      <w:rPr>
        <w:rFonts w:ascii="Symbol" w:hAnsi="Symbol" w:hint="default"/>
        <w:color w:val="7030A0"/>
      </w:rPr>
    </w:lvl>
    <w:lvl w:ilvl="8">
      <w:start w:val="1"/>
      <w:numFmt w:val="bullet"/>
      <w:lvlText w:val=""/>
      <w:lvlJc w:val="left"/>
      <w:pPr>
        <w:ind w:left="1080" w:hanging="360"/>
      </w:pPr>
      <w:rPr>
        <w:rFonts w:ascii="Symbol" w:hAnsi="Symbol" w:hint="default"/>
        <w:color w:val="7030A0"/>
      </w:rPr>
    </w:lvl>
  </w:abstractNum>
  <w:abstractNum w:abstractNumId="13" w15:restartNumberingAfterBreak="0">
    <w:nsid w:val="171A75C7"/>
    <w:multiLevelType w:val="hybridMultilevel"/>
    <w:tmpl w:val="312E01F2"/>
    <w:lvl w:ilvl="0" w:tplc="04090001">
      <w:start w:val="1"/>
      <w:numFmt w:val="bullet"/>
      <w:lvlText w:val=""/>
      <w:lvlJc w:val="left"/>
      <w:pPr>
        <w:ind w:left="1222" w:hanging="360"/>
      </w:pPr>
      <w:rPr>
        <w:rFonts w:ascii="Symbol" w:hAnsi="Symbol"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14" w15:restartNumberingAfterBreak="0">
    <w:nsid w:val="17BA785F"/>
    <w:multiLevelType w:val="multilevel"/>
    <w:tmpl w:val="2716CED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BB48AF"/>
    <w:multiLevelType w:val="multilevel"/>
    <w:tmpl w:val="34EED9E4"/>
    <w:lvl w:ilvl="0">
      <w:start w:val="1"/>
      <w:numFmt w:val="lowerRoman"/>
      <w:lvlText w:val="%1."/>
      <w:lvlJc w:val="right"/>
      <w:pPr>
        <w:ind w:left="720" w:hanging="360"/>
      </w:pPr>
      <w:rPr>
        <w:rFonts w:hint="default"/>
        <w:b w:val="0"/>
        <w:i/>
        <w:color w:val="000000" w:themeColor="text1"/>
      </w:rPr>
    </w:lvl>
    <w:lvl w:ilvl="1">
      <w:start w:val="1"/>
      <w:numFmt w:val="lowerRoman"/>
      <w:lvlText w:val="%2."/>
      <w:lvlJc w:val="center"/>
      <w:pPr>
        <w:ind w:left="1080" w:hanging="288"/>
      </w:pPr>
      <w:rPr>
        <w:rFonts w:ascii="Segoe UI" w:hAnsi="Segoe UI" w:hint="default"/>
        <w:b w:val="0"/>
        <w:i/>
        <w:color w:val="auto"/>
      </w:rPr>
    </w:lvl>
    <w:lvl w:ilvl="2">
      <w:start w:val="1"/>
      <w:numFmt w:val="lowerLetter"/>
      <w:lvlText w:val="%3."/>
      <w:lvlJc w:val="left"/>
      <w:pPr>
        <w:ind w:left="1440" w:hanging="360"/>
      </w:pPr>
      <w:rPr>
        <w:rFonts w:ascii="Segoe UI" w:hAnsi="Segoe UI" w:hint="default"/>
        <w:b w:val="0"/>
        <w:i w:val="0"/>
        <w:color w:val="auto"/>
      </w:rPr>
    </w:lvl>
    <w:lvl w:ilvl="3">
      <w:start w:val="1"/>
      <w:numFmt w:val="bullet"/>
      <w:lvlText w:val=""/>
      <w:lvlJc w:val="left"/>
      <w:pPr>
        <w:ind w:left="1440" w:hanging="288"/>
      </w:pPr>
      <w:rPr>
        <w:rFonts w:ascii="Symbol" w:hAnsi="Symbol" w:hint="default"/>
        <w:color w:val="984A9C" w:themeColor="accent2"/>
      </w:rPr>
    </w:lvl>
    <w:lvl w:ilvl="4">
      <w:start w:val="1"/>
      <w:numFmt w:val="bullet"/>
      <w:lvlText w:val=""/>
      <w:lvlJc w:val="left"/>
      <w:pPr>
        <w:ind w:left="1296" w:hanging="216"/>
      </w:pPr>
      <w:rPr>
        <w:rFonts w:ascii="Symbol" w:hAnsi="Symbol" w:hint="default"/>
        <w:color w:val="7030A0"/>
      </w:rPr>
    </w:lvl>
    <w:lvl w:ilvl="5">
      <w:start w:val="1"/>
      <w:numFmt w:val="lowerRoman"/>
      <w:lvlText w:val="(%6.)"/>
      <w:lvlJc w:val="center"/>
      <w:pPr>
        <w:ind w:left="2016" w:hanging="432"/>
      </w:pPr>
      <w:rPr>
        <w:rFonts w:hint="default"/>
        <w:b w:val="0"/>
        <w:i/>
        <w:color w:val="7030A0"/>
      </w:rPr>
    </w:lvl>
    <w:lvl w:ilvl="6">
      <w:start w:val="1"/>
      <w:numFmt w:val="bullet"/>
      <w:lvlText w:val="▪"/>
      <w:lvlJc w:val="left"/>
      <w:pPr>
        <w:ind w:left="2016" w:hanging="288"/>
      </w:pPr>
      <w:rPr>
        <w:rFonts w:ascii="Buxton Sketch" w:hAnsi="Buxton Sketch" w:hint="default"/>
        <w:color w:val="984A9C" w:themeColor="accent2"/>
      </w:rPr>
    </w:lvl>
    <w:lvl w:ilvl="7">
      <w:start w:val="1"/>
      <w:numFmt w:val="bullet"/>
      <w:lvlText w:val=""/>
      <w:lvlJc w:val="left"/>
      <w:pPr>
        <w:ind w:left="720" w:hanging="360"/>
      </w:pPr>
      <w:rPr>
        <w:rFonts w:ascii="Symbol" w:hAnsi="Symbol" w:hint="default"/>
        <w:color w:val="7030A0"/>
      </w:rPr>
    </w:lvl>
    <w:lvl w:ilvl="8">
      <w:start w:val="1"/>
      <w:numFmt w:val="bullet"/>
      <w:lvlText w:val=""/>
      <w:lvlJc w:val="left"/>
      <w:pPr>
        <w:ind w:left="1080" w:hanging="360"/>
      </w:pPr>
      <w:rPr>
        <w:rFonts w:ascii="Symbol" w:hAnsi="Symbol" w:hint="default"/>
        <w:color w:val="7030A0"/>
      </w:rPr>
    </w:lvl>
  </w:abstractNum>
  <w:abstractNum w:abstractNumId="16" w15:restartNumberingAfterBreak="0">
    <w:nsid w:val="1AAE3016"/>
    <w:multiLevelType w:val="hybridMultilevel"/>
    <w:tmpl w:val="0A42F816"/>
    <w:lvl w:ilvl="0" w:tplc="69E88094">
      <w:start w:val="1"/>
      <w:numFmt w:val="bullet"/>
      <w:lvlText w:val=""/>
      <w:lvlJc w:val="left"/>
      <w:pPr>
        <w:ind w:left="1440" w:hanging="360"/>
      </w:pPr>
      <w:rPr>
        <w:rFonts w:ascii="Wingdings" w:hAnsi="Wingdings" w:hint="default"/>
        <w:b/>
        <w:bCs/>
        <w:color w:val="034694" w:themeColor="accent4"/>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B066DDC"/>
    <w:multiLevelType w:val="multilevel"/>
    <w:tmpl w:val="E028016A"/>
    <w:lvl w:ilvl="0">
      <w:start w:val="1"/>
      <w:numFmt w:val="bullet"/>
      <w:lvlText w:val=""/>
      <w:lvlJc w:val="left"/>
      <w:pPr>
        <w:tabs>
          <w:tab w:val="num" w:pos="1069"/>
        </w:tabs>
        <w:ind w:left="1069" w:hanging="360"/>
      </w:pPr>
      <w:rPr>
        <w:rFonts w:ascii="Wingdings" w:hAnsi="Wingdings" w:hint="default"/>
        <w:b/>
        <w:bCs/>
        <w:color w:val="034694" w:themeColor="accent4"/>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8" w15:restartNumberingAfterBreak="0">
    <w:nsid w:val="1B1244FD"/>
    <w:multiLevelType w:val="hybridMultilevel"/>
    <w:tmpl w:val="27E62D54"/>
    <w:lvl w:ilvl="0" w:tplc="45DA2C4A">
      <w:start w:val="1"/>
      <w:numFmt w:val="bullet"/>
      <w:lvlText w:val=""/>
      <w:lvlJc w:val="left"/>
      <w:pPr>
        <w:ind w:left="720" w:hanging="360"/>
      </w:pPr>
      <w:rPr>
        <w:rFonts w:ascii="Symbol" w:hAnsi="Symbol" w:hint="default"/>
        <w:b/>
        <w:bCs/>
        <w:color w:val="034694" w:themeColor="accent4"/>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B485251"/>
    <w:multiLevelType w:val="hybridMultilevel"/>
    <w:tmpl w:val="5E9CE496"/>
    <w:lvl w:ilvl="0" w:tplc="2938BB02">
      <w:start w:val="1"/>
      <w:numFmt w:val="bullet"/>
      <w:lvlText w:val=""/>
      <w:lvlJc w:val="left"/>
      <w:pPr>
        <w:ind w:left="1080" w:hanging="360"/>
      </w:pPr>
      <w:rPr>
        <w:rFonts w:ascii="Wingdings" w:hAnsi="Wingdings" w:hint="default"/>
        <w:color w:val="562873" w:themeColor="accent1"/>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BE544ED"/>
    <w:multiLevelType w:val="hybridMultilevel"/>
    <w:tmpl w:val="1E305AAA"/>
    <w:lvl w:ilvl="0" w:tplc="69E88094">
      <w:start w:val="1"/>
      <w:numFmt w:val="bullet"/>
      <w:lvlText w:val=""/>
      <w:lvlJc w:val="left"/>
      <w:pPr>
        <w:ind w:left="1069" w:hanging="360"/>
      </w:pPr>
      <w:rPr>
        <w:rFonts w:ascii="Wingdings" w:hAnsi="Wingdings" w:hint="default"/>
        <w:b/>
        <w:bCs/>
        <w:color w:val="034694" w:themeColor="accent4"/>
        <w:sz w:val="20"/>
      </w:rPr>
    </w:lvl>
    <w:lvl w:ilvl="1" w:tplc="FFFFFFFF">
      <w:start w:val="1"/>
      <w:numFmt w:val="lowerLetter"/>
      <w:lvlText w:val="%2."/>
      <w:lvlJc w:val="left"/>
      <w:pPr>
        <w:ind w:left="1789" w:hanging="360"/>
      </w:pPr>
    </w:lvl>
    <w:lvl w:ilvl="2" w:tplc="FFFFFFFF">
      <w:start w:val="1"/>
      <w:numFmt w:val="lowerRoman"/>
      <w:lvlText w:val="%3."/>
      <w:lvlJc w:val="right"/>
      <w:pPr>
        <w:ind w:left="2509" w:hanging="180"/>
      </w:pPr>
    </w:lvl>
    <w:lvl w:ilvl="3" w:tplc="FFFFFFFF">
      <w:start w:val="1"/>
      <w:numFmt w:val="decimal"/>
      <w:lvlText w:val="%4."/>
      <w:lvlJc w:val="left"/>
      <w:pPr>
        <w:ind w:left="3229" w:hanging="360"/>
      </w:pPr>
    </w:lvl>
    <w:lvl w:ilvl="4" w:tplc="FFFFFFFF">
      <w:start w:val="1"/>
      <w:numFmt w:val="lowerLetter"/>
      <w:lvlText w:val="%5."/>
      <w:lvlJc w:val="left"/>
      <w:pPr>
        <w:ind w:left="3949" w:hanging="360"/>
      </w:pPr>
    </w:lvl>
    <w:lvl w:ilvl="5" w:tplc="FFFFFFFF">
      <w:start w:val="1"/>
      <w:numFmt w:val="lowerRoman"/>
      <w:lvlText w:val="%6."/>
      <w:lvlJc w:val="right"/>
      <w:pPr>
        <w:ind w:left="4669" w:hanging="180"/>
      </w:pPr>
    </w:lvl>
    <w:lvl w:ilvl="6" w:tplc="FFFFFFFF">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1" w15:restartNumberingAfterBreak="0">
    <w:nsid w:val="1DF200B7"/>
    <w:multiLevelType w:val="hybridMultilevel"/>
    <w:tmpl w:val="45265804"/>
    <w:lvl w:ilvl="0" w:tplc="C12E9C52">
      <w:start w:val="1"/>
      <w:numFmt w:val="bullet"/>
      <w:lvlText w:val=""/>
      <w:lvlJc w:val="left"/>
      <w:pPr>
        <w:ind w:left="720" w:hanging="360"/>
      </w:pPr>
      <w:rPr>
        <w:rFonts w:ascii="Wingdings" w:hAnsi="Wingdings" w:hint="default"/>
        <w:color w:val="7030A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A907BC"/>
    <w:multiLevelType w:val="multilevel"/>
    <w:tmpl w:val="34EED9E4"/>
    <w:lvl w:ilvl="0">
      <w:start w:val="1"/>
      <w:numFmt w:val="lowerRoman"/>
      <w:lvlText w:val="%1."/>
      <w:lvlJc w:val="right"/>
      <w:pPr>
        <w:ind w:left="720" w:hanging="360"/>
      </w:pPr>
      <w:rPr>
        <w:rFonts w:hint="default"/>
        <w:b w:val="0"/>
        <w:i/>
        <w:color w:val="000000" w:themeColor="text1"/>
      </w:rPr>
    </w:lvl>
    <w:lvl w:ilvl="1">
      <w:start w:val="1"/>
      <w:numFmt w:val="lowerRoman"/>
      <w:lvlText w:val="%2."/>
      <w:lvlJc w:val="center"/>
      <w:pPr>
        <w:ind w:left="1080" w:hanging="288"/>
      </w:pPr>
      <w:rPr>
        <w:rFonts w:ascii="Segoe UI" w:hAnsi="Segoe UI" w:hint="default"/>
        <w:b w:val="0"/>
        <w:i/>
        <w:color w:val="auto"/>
      </w:rPr>
    </w:lvl>
    <w:lvl w:ilvl="2">
      <w:start w:val="1"/>
      <w:numFmt w:val="lowerLetter"/>
      <w:lvlText w:val="%3."/>
      <w:lvlJc w:val="left"/>
      <w:pPr>
        <w:ind w:left="1440" w:hanging="360"/>
      </w:pPr>
      <w:rPr>
        <w:rFonts w:ascii="Segoe UI" w:hAnsi="Segoe UI" w:hint="default"/>
        <w:b w:val="0"/>
        <w:i w:val="0"/>
        <w:color w:val="auto"/>
      </w:rPr>
    </w:lvl>
    <w:lvl w:ilvl="3">
      <w:start w:val="1"/>
      <w:numFmt w:val="bullet"/>
      <w:lvlText w:val=""/>
      <w:lvlJc w:val="left"/>
      <w:pPr>
        <w:ind w:left="1440" w:hanging="288"/>
      </w:pPr>
      <w:rPr>
        <w:rFonts w:ascii="Symbol" w:hAnsi="Symbol" w:hint="default"/>
        <w:color w:val="984A9C" w:themeColor="accent2"/>
      </w:rPr>
    </w:lvl>
    <w:lvl w:ilvl="4">
      <w:start w:val="1"/>
      <w:numFmt w:val="bullet"/>
      <w:lvlText w:val=""/>
      <w:lvlJc w:val="left"/>
      <w:pPr>
        <w:ind w:left="1296" w:hanging="216"/>
      </w:pPr>
      <w:rPr>
        <w:rFonts w:ascii="Symbol" w:hAnsi="Symbol" w:hint="default"/>
        <w:color w:val="7030A0"/>
      </w:rPr>
    </w:lvl>
    <w:lvl w:ilvl="5">
      <w:start w:val="1"/>
      <w:numFmt w:val="lowerRoman"/>
      <w:lvlText w:val="(%6.)"/>
      <w:lvlJc w:val="center"/>
      <w:pPr>
        <w:ind w:left="2016" w:hanging="432"/>
      </w:pPr>
      <w:rPr>
        <w:rFonts w:hint="default"/>
        <w:b w:val="0"/>
        <w:i/>
        <w:color w:val="7030A0"/>
      </w:rPr>
    </w:lvl>
    <w:lvl w:ilvl="6">
      <w:start w:val="1"/>
      <w:numFmt w:val="bullet"/>
      <w:lvlText w:val="▪"/>
      <w:lvlJc w:val="left"/>
      <w:pPr>
        <w:ind w:left="2016" w:hanging="288"/>
      </w:pPr>
      <w:rPr>
        <w:rFonts w:ascii="Buxton Sketch" w:hAnsi="Buxton Sketch" w:hint="default"/>
        <w:color w:val="984A9C" w:themeColor="accent2"/>
      </w:rPr>
    </w:lvl>
    <w:lvl w:ilvl="7">
      <w:start w:val="1"/>
      <w:numFmt w:val="bullet"/>
      <w:lvlText w:val=""/>
      <w:lvlJc w:val="left"/>
      <w:pPr>
        <w:ind w:left="720" w:hanging="360"/>
      </w:pPr>
      <w:rPr>
        <w:rFonts w:ascii="Symbol" w:hAnsi="Symbol" w:hint="default"/>
        <w:color w:val="7030A0"/>
      </w:rPr>
    </w:lvl>
    <w:lvl w:ilvl="8">
      <w:start w:val="1"/>
      <w:numFmt w:val="bullet"/>
      <w:lvlText w:val=""/>
      <w:lvlJc w:val="left"/>
      <w:pPr>
        <w:ind w:left="1080" w:hanging="360"/>
      </w:pPr>
      <w:rPr>
        <w:rFonts w:ascii="Symbol" w:hAnsi="Symbol" w:hint="default"/>
        <w:color w:val="7030A0"/>
      </w:rPr>
    </w:lvl>
  </w:abstractNum>
  <w:abstractNum w:abstractNumId="23" w15:restartNumberingAfterBreak="0">
    <w:nsid w:val="238267CE"/>
    <w:multiLevelType w:val="hybridMultilevel"/>
    <w:tmpl w:val="2A64A774"/>
    <w:lvl w:ilvl="0" w:tplc="45DA2C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68D3629"/>
    <w:multiLevelType w:val="multilevel"/>
    <w:tmpl w:val="EF8C7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2E4430"/>
    <w:multiLevelType w:val="multilevel"/>
    <w:tmpl w:val="34EED9E4"/>
    <w:lvl w:ilvl="0">
      <w:start w:val="1"/>
      <w:numFmt w:val="lowerRoman"/>
      <w:lvlText w:val="%1."/>
      <w:lvlJc w:val="right"/>
      <w:pPr>
        <w:ind w:left="720" w:hanging="360"/>
      </w:pPr>
      <w:rPr>
        <w:rFonts w:hint="default"/>
        <w:b w:val="0"/>
        <w:i/>
        <w:color w:val="000000" w:themeColor="text1"/>
      </w:rPr>
    </w:lvl>
    <w:lvl w:ilvl="1">
      <w:start w:val="1"/>
      <w:numFmt w:val="lowerRoman"/>
      <w:lvlText w:val="%2."/>
      <w:lvlJc w:val="center"/>
      <w:pPr>
        <w:ind w:left="1080" w:hanging="288"/>
      </w:pPr>
      <w:rPr>
        <w:rFonts w:ascii="Segoe UI" w:hAnsi="Segoe UI" w:hint="default"/>
        <w:b w:val="0"/>
        <w:i/>
        <w:color w:val="auto"/>
      </w:rPr>
    </w:lvl>
    <w:lvl w:ilvl="2">
      <w:start w:val="1"/>
      <w:numFmt w:val="lowerLetter"/>
      <w:lvlText w:val="%3."/>
      <w:lvlJc w:val="left"/>
      <w:pPr>
        <w:ind w:left="1440" w:hanging="360"/>
      </w:pPr>
      <w:rPr>
        <w:rFonts w:ascii="Segoe UI" w:hAnsi="Segoe UI" w:hint="default"/>
        <w:b w:val="0"/>
        <w:i w:val="0"/>
        <w:color w:val="auto"/>
      </w:rPr>
    </w:lvl>
    <w:lvl w:ilvl="3">
      <w:start w:val="1"/>
      <w:numFmt w:val="bullet"/>
      <w:lvlText w:val=""/>
      <w:lvlJc w:val="left"/>
      <w:pPr>
        <w:ind w:left="1440" w:hanging="288"/>
      </w:pPr>
      <w:rPr>
        <w:rFonts w:ascii="Symbol" w:hAnsi="Symbol" w:hint="default"/>
        <w:color w:val="984A9C" w:themeColor="accent2"/>
      </w:rPr>
    </w:lvl>
    <w:lvl w:ilvl="4">
      <w:start w:val="1"/>
      <w:numFmt w:val="bullet"/>
      <w:lvlText w:val=""/>
      <w:lvlJc w:val="left"/>
      <w:pPr>
        <w:ind w:left="1296" w:hanging="216"/>
      </w:pPr>
      <w:rPr>
        <w:rFonts w:ascii="Symbol" w:hAnsi="Symbol" w:hint="default"/>
        <w:color w:val="7030A0"/>
      </w:rPr>
    </w:lvl>
    <w:lvl w:ilvl="5">
      <w:start w:val="1"/>
      <w:numFmt w:val="lowerRoman"/>
      <w:lvlText w:val="(%6.)"/>
      <w:lvlJc w:val="center"/>
      <w:pPr>
        <w:ind w:left="2016" w:hanging="432"/>
      </w:pPr>
      <w:rPr>
        <w:rFonts w:hint="default"/>
        <w:b w:val="0"/>
        <w:i/>
        <w:color w:val="7030A0"/>
      </w:rPr>
    </w:lvl>
    <w:lvl w:ilvl="6">
      <w:start w:val="1"/>
      <w:numFmt w:val="bullet"/>
      <w:lvlText w:val="▪"/>
      <w:lvlJc w:val="left"/>
      <w:pPr>
        <w:ind w:left="2016" w:hanging="288"/>
      </w:pPr>
      <w:rPr>
        <w:rFonts w:ascii="Buxton Sketch" w:hAnsi="Buxton Sketch" w:hint="default"/>
        <w:color w:val="984A9C" w:themeColor="accent2"/>
      </w:rPr>
    </w:lvl>
    <w:lvl w:ilvl="7">
      <w:start w:val="1"/>
      <w:numFmt w:val="bullet"/>
      <w:lvlText w:val=""/>
      <w:lvlJc w:val="left"/>
      <w:pPr>
        <w:ind w:left="720" w:hanging="360"/>
      </w:pPr>
      <w:rPr>
        <w:rFonts w:ascii="Symbol" w:hAnsi="Symbol" w:hint="default"/>
        <w:color w:val="7030A0"/>
      </w:rPr>
    </w:lvl>
    <w:lvl w:ilvl="8">
      <w:start w:val="1"/>
      <w:numFmt w:val="bullet"/>
      <w:lvlText w:val=""/>
      <w:lvlJc w:val="left"/>
      <w:pPr>
        <w:ind w:left="1080" w:hanging="360"/>
      </w:pPr>
      <w:rPr>
        <w:rFonts w:ascii="Symbol" w:hAnsi="Symbol" w:hint="default"/>
        <w:color w:val="7030A0"/>
      </w:rPr>
    </w:lvl>
  </w:abstractNum>
  <w:abstractNum w:abstractNumId="26" w15:restartNumberingAfterBreak="0">
    <w:nsid w:val="292E08AC"/>
    <w:multiLevelType w:val="hybridMultilevel"/>
    <w:tmpl w:val="A822A14E"/>
    <w:lvl w:ilvl="0" w:tplc="45DA2C4A">
      <w:start w:val="1"/>
      <w:numFmt w:val="bullet"/>
      <w:lvlText w:val=""/>
      <w:lvlJc w:val="left"/>
      <w:pPr>
        <w:ind w:left="720" w:hanging="360"/>
      </w:pPr>
      <w:rPr>
        <w:rFonts w:ascii="Symbol" w:hAnsi="Symbol" w:hint="default"/>
        <w:color w:val="562873" w:themeColor="accen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A9421C3"/>
    <w:multiLevelType w:val="hybridMultilevel"/>
    <w:tmpl w:val="EEA6DA0C"/>
    <w:lvl w:ilvl="0" w:tplc="45DA2C4A">
      <w:start w:val="1"/>
      <w:numFmt w:val="bullet"/>
      <w:lvlText w:val=""/>
      <w:lvlJc w:val="left"/>
      <w:pPr>
        <w:ind w:left="1222" w:hanging="360"/>
      </w:pPr>
      <w:rPr>
        <w:rFonts w:ascii="Symbol" w:hAnsi="Symbol"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28" w15:restartNumberingAfterBreak="0">
    <w:nsid w:val="2C6972F7"/>
    <w:multiLevelType w:val="hybridMultilevel"/>
    <w:tmpl w:val="1F7A0662"/>
    <w:lvl w:ilvl="0" w:tplc="26A03C06">
      <w:start w:val="1"/>
      <w:numFmt w:val="bullet"/>
      <w:lvlText w:val=""/>
      <w:lvlJc w:val="left"/>
      <w:pPr>
        <w:ind w:left="1069" w:hanging="360"/>
      </w:pPr>
      <w:rPr>
        <w:rFonts w:ascii="Wingdings" w:hAnsi="Wingdings" w:hint="default"/>
        <w:b/>
        <w:bCs/>
        <w:color w:val="034694" w:themeColor="accent4"/>
        <w:sz w:val="20"/>
      </w:rPr>
    </w:lvl>
    <w:lvl w:ilvl="1" w:tplc="FFFFFFFF">
      <w:start w:val="1"/>
      <w:numFmt w:val="lowerLetter"/>
      <w:lvlText w:val="%2."/>
      <w:lvlJc w:val="left"/>
      <w:pPr>
        <w:ind w:left="1789" w:hanging="360"/>
      </w:pPr>
    </w:lvl>
    <w:lvl w:ilvl="2" w:tplc="FFFFFFFF">
      <w:start w:val="1"/>
      <w:numFmt w:val="lowerRoman"/>
      <w:lvlText w:val="%3."/>
      <w:lvlJc w:val="right"/>
      <w:pPr>
        <w:ind w:left="2509" w:hanging="180"/>
      </w:pPr>
    </w:lvl>
    <w:lvl w:ilvl="3" w:tplc="FFFFFFFF">
      <w:start w:val="1"/>
      <w:numFmt w:val="decimal"/>
      <w:lvlText w:val="%4."/>
      <w:lvlJc w:val="left"/>
      <w:pPr>
        <w:ind w:left="3229" w:hanging="360"/>
      </w:pPr>
    </w:lvl>
    <w:lvl w:ilvl="4" w:tplc="FFFFFFFF">
      <w:start w:val="1"/>
      <w:numFmt w:val="lowerLetter"/>
      <w:lvlText w:val="%5."/>
      <w:lvlJc w:val="left"/>
      <w:pPr>
        <w:ind w:left="3949" w:hanging="360"/>
      </w:pPr>
    </w:lvl>
    <w:lvl w:ilvl="5" w:tplc="FFFFFFFF">
      <w:start w:val="1"/>
      <w:numFmt w:val="lowerRoman"/>
      <w:lvlText w:val="%6."/>
      <w:lvlJc w:val="right"/>
      <w:pPr>
        <w:ind w:left="4669" w:hanging="180"/>
      </w:pPr>
    </w:lvl>
    <w:lvl w:ilvl="6" w:tplc="FFFFFFFF">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9" w15:restartNumberingAfterBreak="0">
    <w:nsid w:val="2CAD1676"/>
    <w:multiLevelType w:val="multilevel"/>
    <w:tmpl w:val="A56C9776"/>
    <w:lvl w:ilvl="0">
      <w:start w:val="1"/>
      <w:numFmt w:val="lowerRoman"/>
      <w:lvlText w:val="%1."/>
      <w:lvlJc w:val="right"/>
      <w:pPr>
        <w:ind w:left="720" w:hanging="360"/>
      </w:pPr>
      <w:rPr>
        <w:rFonts w:hint="default"/>
        <w:b w:val="0"/>
        <w:i/>
        <w:color w:val="000000" w:themeColor="text1"/>
      </w:rPr>
    </w:lvl>
    <w:lvl w:ilvl="1">
      <w:start w:val="1"/>
      <w:numFmt w:val="lowerLetter"/>
      <w:lvlText w:val="%2."/>
      <w:lvlJc w:val="left"/>
      <w:pPr>
        <w:ind w:left="1440" w:hanging="360"/>
      </w:pPr>
    </w:lvl>
    <w:lvl w:ilvl="2">
      <w:start w:val="1"/>
      <w:numFmt w:val="lowerLetter"/>
      <w:lvlText w:val="%3."/>
      <w:lvlJc w:val="left"/>
      <w:pPr>
        <w:ind w:left="1440" w:hanging="360"/>
      </w:pPr>
      <w:rPr>
        <w:rFonts w:ascii="Segoe UI" w:hAnsi="Segoe UI" w:hint="default"/>
        <w:b w:val="0"/>
        <w:i w:val="0"/>
        <w:color w:val="auto"/>
      </w:rPr>
    </w:lvl>
    <w:lvl w:ilvl="3">
      <w:start w:val="1"/>
      <w:numFmt w:val="bullet"/>
      <w:lvlText w:val=""/>
      <w:lvlJc w:val="left"/>
      <w:pPr>
        <w:ind w:left="1440" w:hanging="288"/>
      </w:pPr>
      <w:rPr>
        <w:rFonts w:ascii="Symbol" w:hAnsi="Symbol" w:hint="default"/>
        <w:color w:val="984A9C" w:themeColor="accent2"/>
      </w:rPr>
    </w:lvl>
    <w:lvl w:ilvl="4">
      <w:start w:val="1"/>
      <w:numFmt w:val="bullet"/>
      <w:lvlText w:val=""/>
      <w:lvlJc w:val="left"/>
      <w:pPr>
        <w:ind w:left="1296" w:hanging="216"/>
      </w:pPr>
      <w:rPr>
        <w:rFonts w:ascii="Symbol" w:hAnsi="Symbol" w:hint="default"/>
        <w:color w:val="7030A0"/>
      </w:rPr>
    </w:lvl>
    <w:lvl w:ilvl="5">
      <w:start w:val="1"/>
      <w:numFmt w:val="lowerRoman"/>
      <w:lvlText w:val="(%6.)"/>
      <w:lvlJc w:val="center"/>
      <w:pPr>
        <w:ind w:left="2016" w:hanging="432"/>
      </w:pPr>
      <w:rPr>
        <w:rFonts w:hint="default"/>
        <w:b w:val="0"/>
        <w:i/>
        <w:color w:val="7030A0"/>
      </w:rPr>
    </w:lvl>
    <w:lvl w:ilvl="6">
      <w:start w:val="1"/>
      <w:numFmt w:val="bullet"/>
      <w:lvlText w:val="▪"/>
      <w:lvlJc w:val="left"/>
      <w:pPr>
        <w:ind w:left="2016" w:hanging="288"/>
      </w:pPr>
      <w:rPr>
        <w:rFonts w:ascii="Buxton Sketch" w:hAnsi="Buxton Sketch" w:hint="default"/>
        <w:color w:val="984A9C" w:themeColor="accent2"/>
      </w:rPr>
    </w:lvl>
    <w:lvl w:ilvl="7">
      <w:start w:val="1"/>
      <w:numFmt w:val="bullet"/>
      <w:lvlText w:val=""/>
      <w:lvlJc w:val="left"/>
      <w:pPr>
        <w:ind w:left="720" w:hanging="360"/>
      </w:pPr>
      <w:rPr>
        <w:rFonts w:ascii="Symbol" w:hAnsi="Symbol" w:hint="default"/>
        <w:color w:val="7030A0"/>
      </w:rPr>
    </w:lvl>
    <w:lvl w:ilvl="8">
      <w:start w:val="1"/>
      <w:numFmt w:val="bullet"/>
      <w:lvlText w:val=""/>
      <w:lvlJc w:val="left"/>
      <w:pPr>
        <w:ind w:left="1080" w:hanging="360"/>
      </w:pPr>
      <w:rPr>
        <w:rFonts w:ascii="Symbol" w:hAnsi="Symbol" w:hint="default"/>
        <w:color w:val="7030A0"/>
      </w:rPr>
    </w:lvl>
  </w:abstractNum>
  <w:abstractNum w:abstractNumId="30" w15:restartNumberingAfterBreak="0">
    <w:nsid w:val="2E756CC1"/>
    <w:multiLevelType w:val="hybridMultilevel"/>
    <w:tmpl w:val="CF34A914"/>
    <w:lvl w:ilvl="0" w:tplc="FEF23B68">
      <w:start w:val="1"/>
      <w:numFmt w:val="bullet"/>
      <w:pStyle w:val="BulletListNormal"/>
      <w:lvlText w:val=""/>
      <w:lvlJc w:val="left"/>
      <w:pPr>
        <w:ind w:left="720" w:hanging="360"/>
      </w:pPr>
      <w:rPr>
        <w:rFonts w:ascii="Wingdings" w:hAnsi="Wingdings" w:hint="default"/>
        <w:color w:val="034694" w:themeColor="accent4"/>
      </w:rPr>
    </w:lvl>
    <w:lvl w:ilvl="1" w:tplc="2938BB02">
      <w:start w:val="1"/>
      <w:numFmt w:val="bullet"/>
      <w:lvlText w:val=""/>
      <w:lvlJc w:val="left"/>
      <w:pPr>
        <w:ind w:left="1440" w:hanging="360"/>
      </w:pPr>
      <w:rPr>
        <w:rFonts w:ascii="Wingdings" w:hAnsi="Wingdings" w:hint="default"/>
        <w:color w:val="562873" w:themeColor="accent1"/>
        <w:sz w:val="20"/>
      </w:rPr>
    </w:lvl>
    <w:lvl w:ilvl="2" w:tplc="2938BB02">
      <w:start w:val="1"/>
      <w:numFmt w:val="bullet"/>
      <w:lvlText w:val=""/>
      <w:lvlJc w:val="left"/>
      <w:pPr>
        <w:ind w:left="2160" w:hanging="360"/>
      </w:pPr>
      <w:rPr>
        <w:rFonts w:ascii="Wingdings" w:hAnsi="Wingdings" w:hint="default"/>
        <w:color w:val="562873" w:themeColor="accent1"/>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F5B72CE"/>
    <w:multiLevelType w:val="hybridMultilevel"/>
    <w:tmpl w:val="8F02A6C8"/>
    <w:lvl w:ilvl="0" w:tplc="D1FE9206">
      <w:start w:val="1"/>
      <w:numFmt w:val="decimal"/>
      <w:pStyle w:val="ReferenceList"/>
      <w:lvlText w:val="[AD %1]"/>
      <w:lvlJc w:val="left"/>
      <w:pPr>
        <w:ind w:left="360" w:hanging="360"/>
      </w:pPr>
      <w:rPr>
        <w:rFonts w:hint="default"/>
        <w:b w:val="0"/>
        <w:bCs w:val="0"/>
      </w:rPr>
    </w:lvl>
    <w:lvl w:ilvl="1" w:tplc="08130019">
      <w:start w:val="1"/>
      <w:numFmt w:val="lowerLetter"/>
      <w:lvlText w:val="%2."/>
      <w:lvlJc w:val="left"/>
      <w:pPr>
        <w:ind w:left="1440" w:hanging="360"/>
      </w:pPr>
    </w:lvl>
    <w:lvl w:ilvl="2" w:tplc="0813001B">
      <w:start w:val="1"/>
      <w:numFmt w:val="lowerRoman"/>
      <w:lvlText w:val="%3."/>
      <w:lvlJc w:val="right"/>
      <w:pPr>
        <w:ind w:left="2160" w:hanging="180"/>
      </w:pPr>
    </w:lvl>
    <w:lvl w:ilvl="3" w:tplc="0813000F">
      <w:start w:val="1"/>
      <w:numFmt w:val="decimal"/>
      <w:lvlText w:val="%4."/>
      <w:lvlJc w:val="left"/>
      <w:pPr>
        <w:ind w:left="2880" w:hanging="360"/>
      </w:pPr>
    </w:lvl>
    <w:lvl w:ilvl="4" w:tplc="08130019">
      <w:start w:val="1"/>
      <w:numFmt w:val="lowerLetter"/>
      <w:lvlText w:val="%5."/>
      <w:lvlJc w:val="left"/>
      <w:pPr>
        <w:ind w:left="3600" w:hanging="360"/>
      </w:pPr>
    </w:lvl>
    <w:lvl w:ilvl="5" w:tplc="0813001B">
      <w:start w:val="1"/>
      <w:numFmt w:val="lowerRoman"/>
      <w:lvlText w:val="%6."/>
      <w:lvlJc w:val="right"/>
      <w:pPr>
        <w:ind w:left="4320" w:hanging="180"/>
      </w:pPr>
    </w:lvl>
    <w:lvl w:ilvl="6" w:tplc="0813000F">
      <w:start w:val="1"/>
      <w:numFmt w:val="decimal"/>
      <w:lvlText w:val="%7."/>
      <w:lvlJc w:val="left"/>
      <w:pPr>
        <w:ind w:left="5040" w:hanging="360"/>
      </w:pPr>
    </w:lvl>
    <w:lvl w:ilvl="7" w:tplc="08130019">
      <w:start w:val="1"/>
      <w:numFmt w:val="lowerLetter"/>
      <w:lvlText w:val="%8."/>
      <w:lvlJc w:val="left"/>
      <w:pPr>
        <w:ind w:left="5760" w:hanging="360"/>
      </w:pPr>
    </w:lvl>
    <w:lvl w:ilvl="8" w:tplc="0813001B">
      <w:start w:val="1"/>
      <w:numFmt w:val="lowerRoman"/>
      <w:lvlText w:val="%9."/>
      <w:lvlJc w:val="right"/>
      <w:pPr>
        <w:ind w:left="6480" w:hanging="180"/>
      </w:pPr>
    </w:lvl>
  </w:abstractNum>
  <w:abstractNum w:abstractNumId="32" w15:restartNumberingAfterBreak="0">
    <w:nsid w:val="321214B4"/>
    <w:multiLevelType w:val="hybridMultilevel"/>
    <w:tmpl w:val="C02CF1DE"/>
    <w:lvl w:ilvl="0" w:tplc="45DA2C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35E5EF9"/>
    <w:multiLevelType w:val="multilevel"/>
    <w:tmpl w:val="9C1076B0"/>
    <w:lvl w:ilvl="0">
      <w:start w:val="1"/>
      <w:numFmt w:val="lowerRoman"/>
      <w:lvlText w:val="%1."/>
      <w:lvlJc w:val="right"/>
      <w:pPr>
        <w:ind w:left="720" w:hanging="360"/>
      </w:pPr>
      <w:rPr>
        <w:rFonts w:hint="default"/>
        <w:b w:val="0"/>
        <w:i/>
        <w:color w:val="000000" w:themeColor="text1"/>
      </w:rPr>
    </w:lvl>
    <w:lvl w:ilvl="1">
      <w:start w:val="1"/>
      <w:numFmt w:val="lowerRoman"/>
      <w:lvlText w:val="%2."/>
      <w:lvlJc w:val="center"/>
      <w:pPr>
        <w:ind w:left="1080" w:hanging="288"/>
      </w:pPr>
      <w:rPr>
        <w:rFonts w:ascii="Segoe UI" w:hAnsi="Segoe UI" w:hint="default"/>
        <w:b w:val="0"/>
        <w:i/>
        <w:color w:val="auto"/>
      </w:rPr>
    </w:lvl>
    <w:lvl w:ilvl="2">
      <w:start w:val="1"/>
      <w:numFmt w:val="lowerLetter"/>
      <w:lvlText w:val="%3."/>
      <w:lvlJc w:val="left"/>
      <w:pPr>
        <w:ind w:left="1440" w:hanging="360"/>
      </w:pPr>
      <w:rPr>
        <w:rFonts w:ascii="Segoe UI" w:hAnsi="Segoe UI" w:hint="default"/>
        <w:b w:val="0"/>
        <w:i w:val="0"/>
        <w:color w:val="auto"/>
      </w:rPr>
    </w:lvl>
    <w:lvl w:ilvl="3">
      <w:start w:val="1"/>
      <w:numFmt w:val="bullet"/>
      <w:lvlText w:val=""/>
      <w:lvlJc w:val="left"/>
      <w:pPr>
        <w:ind w:left="1440" w:hanging="288"/>
      </w:pPr>
      <w:rPr>
        <w:rFonts w:ascii="Symbol" w:hAnsi="Symbol" w:hint="default"/>
        <w:color w:val="984A9C" w:themeColor="accent2"/>
      </w:rPr>
    </w:lvl>
    <w:lvl w:ilvl="4">
      <w:start w:val="1"/>
      <w:numFmt w:val="bullet"/>
      <w:lvlText w:val=""/>
      <w:lvlJc w:val="left"/>
      <w:pPr>
        <w:ind w:left="720" w:hanging="360"/>
      </w:pPr>
      <w:rPr>
        <w:rFonts w:ascii="Wingdings" w:hAnsi="Wingdings" w:hint="default"/>
        <w:color w:val="7030A0"/>
        <w:sz w:val="20"/>
      </w:rPr>
    </w:lvl>
    <w:lvl w:ilvl="5">
      <w:start w:val="1"/>
      <w:numFmt w:val="bullet"/>
      <w:lvlText w:val=""/>
      <w:lvlJc w:val="left"/>
      <w:pPr>
        <w:ind w:left="720" w:hanging="360"/>
      </w:pPr>
      <w:rPr>
        <w:rFonts w:ascii="Wingdings" w:hAnsi="Wingdings" w:hint="default"/>
        <w:color w:val="7030A0"/>
        <w:sz w:val="20"/>
      </w:rPr>
    </w:lvl>
    <w:lvl w:ilvl="6">
      <w:start w:val="1"/>
      <w:numFmt w:val="bullet"/>
      <w:lvlText w:val="▪"/>
      <w:lvlJc w:val="left"/>
      <w:pPr>
        <w:ind w:left="2016" w:hanging="288"/>
      </w:pPr>
      <w:rPr>
        <w:rFonts w:ascii="Buxton Sketch" w:hAnsi="Buxton Sketch" w:hint="default"/>
        <w:color w:val="984A9C" w:themeColor="accent2"/>
      </w:rPr>
    </w:lvl>
    <w:lvl w:ilvl="7">
      <w:start w:val="1"/>
      <w:numFmt w:val="bullet"/>
      <w:lvlText w:val=""/>
      <w:lvlJc w:val="left"/>
      <w:pPr>
        <w:ind w:left="720" w:hanging="360"/>
      </w:pPr>
      <w:rPr>
        <w:rFonts w:ascii="Symbol" w:hAnsi="Symbol" w:hint="default"/>
        <w:color w:val="7030A0"/>
      </w:rPr>
    </w:lvl>
    <w:lvl w:ilvl="8">
      <w:start w:val="1"/>
      <w:numFmt w:val="bullet"/>
      <w:lvlText w:val=""/>
      <w:lvlJc w:val="left"/>
      <w:pPr>
        <w:ind w:left="1080" w:hanging="360"/>
      </w:pPr>
      <w:rPr>
        <w:rFonts w:ascii="Symbol" w:hAnsi="Symbol" w:hint="default"/>
        <w:color w:val="7030A0"/>
      </w:rPr>
    </w:lvl>
  </w:abstractNum>
  <w:abstractNum w:abstractNumId="34" w15:restartNumberingAfterBreak="0">
    <w:nsid w:val="33684F1F"/>
    <w:multiLevelType w:val="multilevel"/>
    <w:tmpl w:val="2716CED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E332CA"/>
    <w:multiLevelType w:val="hybridMultilevel"/>
    <w:tmpl w:val="08EA3DE2"/>
    <w:lvl w:ilvl="0" w:tplc="69E88094">
      <w:start w:val="1"/>
      <w:numFmt w:val="bullet"/>
      <w:lvlText w:val=""/>
      <w:lvlJc w:val="left"/>
      <w:pPr>
        <w:ind w:left="1069" w:hanging="360"/>
      </w:pPr>
      <w:rPr>
        <w:rFonts w:ascii="Wingdings" w:hAnsi="Wingdings" w:hint="default"/>
        <w:b/>
        <w:bCs/>
        <w:color w:val="034694" w:themeColor="accent4"/>
        <w:sz w:val="20"/>
      </w:rPr>
    </w:lvl>
    <w:lvl w:ilvl="1" w:tplc="FFFFFFFF">
      <w:start w:val="1"/>
      <w:numFmt w:val="lowerLetter"/>
      <w:lvlText w:val="%2."/>
      <w:lvlJc w:val="left"/>
      <w:pPr>
        <w:ind w:left="1789" w:hanging="360"/>
      </w:pPr>
    </w:lvl>
    <w:lvl w:ilvl="2" w:tplc="FFFFFFFF">
      <w:start w:val="1"/>
      <w:numFmt w:val="lowerRoman"/>
      <w:lvlText w:val="%3."/>
      <w:lvlJc w:val="right"/>
      <w:pPr>
        <w:ind w:left="2509" w:hanging="180"/>
      </w:pPr>
    </w:lvl>
    <w:lvl w:ilvl="3" w:tplc="FFFFFFFF">
      <w:start w:val="1"/>
      <w:numFmt w:val="decimal"/>
      <w:lvlText w:val="%4."/>
      <w:lvlJc w:val="left"/>
      <w:pPr>
        <w:ind w:left="3229" w:hanging="360"/>
      </w:pPr>
    </w:lvl>
    <w:lvl w:ilvl="4" w:tplc="FFFFFFFF">
      <w:start w:val="1"/>
      <w:numFmt w:val="lowerLetter"/>
      <w:lvlText w:val="%5."/>
      <w:lvlJc w:val="left"/>
      <w:pPr>
        <w:ind w:left="3949" w:hanging="360"/>
      </w:pPr>
    </w:lvl>
    <w:lvl w:ilvl="5" w:tplc="FFFFFFFF">
      <w:start w:val="1"/>
      <w:numFmt w:val="lowerRoman"/>
      <w:lvlText w:val="%6."/>
      <w:lvlJc w:val="right"/>
      <w:pPr>
        <w:ind w:left="4669" w:hanging="180"/>
      </w:pPr>
    </w:lvl>
    <w:lvl w:ilvl="6" w:tplc="FFFFFFFF">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6" w15:restartNumberingAfterBreak="0">
    <w:nsid w:val="35CC1887"/>
    <w:multiLevelType w:val="hybridMultilevel"/>
    <w:tmpl w:val="0582B9CE"/>
    <w:lvl w:ilvl="0" w:tplc="69E88094">
      <w:start w:val="1"/>
      <w:numFmt w:val="bullet"/>
      <w:lvlText w:val=""/>
      <w:lvlJc w:val="left"/>
      <w:pPr>
        <w:ind w:left="1069" w:hanging="360"/>
      </w:pPr>
      <w:rPr>
        <w:rFonts w:ascii="Wingdings" w:hAnsi="Wingdings" w:hint="default"/>
        <w:b/>
        <w:bCs/>
        <w:color w:val="034694" w:themeColor="accent4"/>
        <w:sz w:val="20"/>
      </w:rPr>
    </w:lvl>
    <w:lvl w:ilvl="1" w:tplc="FFFFFFFF">
      <w:start w:val="1"/>
      <w:numFmt w:val="lowerLetter"/>
      <w:lvlText w:val="%2."/>
      <w:lvlJc w:val="left"/>
      <w:pPr>
        <w:ind w:left="1789" w:hanging="360"/>
      </w:pPr>
    </w:lvl>
    <w:lvl w:ilvl="2" w:tplc="FFFFFFFF">
      <w:start w:val="1"/>
      <w:numFmt w:val="lowerRoman"/>
      <w:lvlText w:val="%3."/>
      <w:lvlJc w:val="right"/>
      <w:pPr>
        <w:ind w:left="2509" w:hanging="180"/>
      </w:pPr>
    </w:lvl>
    <w:lvl w:ilvl="3" w:tplc="FFFFFFFF">
      <w:start w:val="1"/>
      <w:numFmt w:val="decimal"/>
      <w:lvlText w:val="%4."/>
      <w:lvlJc w:val="left"/>
      <w:pPr>
        <w:ind w:left="3229" w:hanging="360"/>
      </w:pPr>
    </w:lvl>
    <w:lvl w:ilvl="4" w:tplc="FFFFFFFF">
      <w:start w:val="1"/>
      <w:numFmt w:val="lowerLetter"/>
      <w:lvlText w:val="%5."/>
      <w:lvlJc w:val="left"/>
      <w:pPr>
        <w:ind w:left="3949" w:hanging="360"/>
      </w:pPr>
    </w:lvl>
    <w:lvl w:ilvl="5" w:tplc="FFFFFFFF">
      <w:start w:val="1"/>
      <w:numFmt w:val="lowerRoman"/>
      <w:lvlText w:val="%6."/>
      <w:lvlJc w:val="right"/>
      <w:pPr>
        <w:ind w:left="4669" w:hanging="180"/>
      </w:pPr>
    </w:lvl>
    <w:lvl w:ilvl="6" w:tplc="FFFFFFFF">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7" w15:restartNumberingAfterBreak="0">
    <w:nsid w:val="362B5E94"/>
    <w:multiLevelType w:val="hybridMultilevel"/>
    <w:tmpl w:val="528C146E"/>
    <w:lvl w:ilvl="0" w:tplc="2938BB02">
      <w:start w:val="1"/>
      <w:numFmt w:val="bullet"/>
      <w:lvlText w:val=""/>
      <w:lvlJc w:val="left"/>
      <w:pPr>
        <w:ind w:left="1069" w:hanging="360"/>
      </w:pPr>
      <w:rPr>
        <w:rFonts w:ascii="Wingdings" w:hAnsi="Wingdings" w:hint="default"/>
        <w:color w:val="562873" w:themeColor="accent1"/>
        <w:sz w:val="20"/>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8" w15:restartNumberingAfterBreak="0">
    <w:nsid w:val="367575AE"/>
    <w:multiLevelType w:val="hybridMultilevel"/>
    <w:tmpl w:val="9BE077DE"/>
    <w:lvl w:ilvl="0" w:tplc="45DA2C4A">
      <w:start w:val="1"/>
      <w:numFmt w:val="bullet"/>
      <w:lvlText w:val=""/>
      <w:lvlJc w:val="left"/>
      <w:pPr>
        <w:ind w:left="720" w:hanging="360"/>
      </w:pPr>
      <w:rPr>
        <w:rFonts w:ascii="Symbol" w:hAnsi="Symbol" w:hint="default"/>
        <w:b/>
        <w:bCs/>
        <w:color w:val="034694" w:themeColor="accent4"/>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37376FB0"/>
    <w:multiLevelType w:val="multilevel"/>
    <w:tmpl w:val="34EED9E4"/>
    <w:lvl w:ilvl="0">
      <w:start w:val="1"/>
      <w:numFmt w:val="lowerRoman"/>
      <w:lvlText w:val="%1."/>
      <w:lvlJc w:val="right"/>
      <w:pPr>
        <w:ind w:left="720" w:hanging="360"/>
      </w:pPr>
      <w:rPr>
        <w:rFonts w:hint="default"/>
        <w:b w:val="0"/>
        <w:i/>
        <w:color w:val="000000" w:themeColor="text1"/>
      </w:rPr>
    </w:lvl>
    <w:lvl w:ilvl="1">
      <w:start w:val="1"/>
      <w:numFmt w:val="lowerRoman"/>
      <w:lvlText w:val="%2."/>
      <w:lvlJc w:val="center"/>
      <w:pPr>
        <w:ind w:left="1080" w:hanging="288"/>
      </w:pPr>
      <w:rPr>
        <w:rFonts w:ascii="Segoe UI" w:hAnsi="Segoe UI" w:hint="default"/>
        <w:b w:val="0"/>
        <w:i/>
        <w:color w:val="auto"/>
      </w:rPr>
    </w:lvl>
    <w:lvl w:ilvl="2">
      <w:start w:val="1"/>
      <w:numFmt w:val="lowerLetter"/>
      <w:lvlText w:val="%3."/>
      <w:lvlJc w:val="left"/>
      <w:pPr>
        <w:ind w:left="1440" w:hanging="360"/>
      </w:pPr>
      <w:rPr>
        <w:rFonts w:ascii="Segoe UI" w:hAnsi="Segoe UI" w:hint="default"/>
        <w:b w:val="0"/>
        <w:i w:val="0"/>
        <w:color w:val="auto"/>
      </w:rPr>
    </w:lvl>
    <w:lvl w:ilvl="3">
      <w:start w:val="1"/>
      <w:numFmt w:val="bullet"/>
      <w:lvlText w:val=""/>
      <w:lvlJc w:val="left"/>
      <w:pPr>
        <w:ind w:left="1440" w:hanging="288"/>
      </w:pPr>
      <w:rPr>
        <w:rFonts w:ascii="Symbol" w:hAnsi="Symbol" w:hint="default"/>
        <w:color w:val="984A9C" w:themeColor="accent2"/>
      </w:rPr>
    </w:lvl>
    <w:lvl w:ilvl="4">
      <w:start w:val="1"/>
      <w:numFmt w:val="bullet"/>
      <w:lvlText w:val=""/>
      <w:lvlJc w:val="left"/>
      <w:pPr>
        <w:ind w:left="1296" w:hanging="216"/>
      </w:pPr>
      <w:rPr>
        <w:rFonts w:ascii="Symbol" w:hAnsi="Symbol" w:hint="default"/>
        <w:color w:val="7030A0"/>
      </w:rPr>
    </w:lvl>
    <w:lvl w:ilvl="5">
      <w:start w:val="1"/>
      <w:numFmt w:val="lowerRoman"/>
      <w:lvlText w:val="(%6.)"/>
      <w:lvlJc w:val="center"/>
      <w:pPr>
        <w:ind w:left="2016" w:hanging="432"/>
      </w:pPr>
      <w:rPr>
        <w:rFonts w:hint="default"/>
        <w:b w:val="0"/>
        <w:i/>
        <w:color w:val="7030A0"/>
      </w:rPr>
    </w:lvl>
    <w:lvl w:ilvl="6">
      <w:start w:val="1"/>
      <w:numFmt w:val="bullet"/>
      <w:lvlText w:val="▪"/>
      <w:lvlJc w:val="left"/>
      <w:pPr>
        <w:ind w:left="2016" w:hanging="288"/>
      </w:pPr>
      <w:rPr>
        <w:rFonts w:ascii="Buxton Sketch" w:hAnsi="Buxton Sketch" w:hint="default"/>
        <w:color w:val="984A9C" w:themeColor="accent2"/>
      </w:rPr>
    </w:lvl>
    <w:lvl w:ilvl="7">
      <w:start w:val="1"/>
      <w:numFmt w:val="bullet"/>
      <w:lvlText w:val=""/>
      <w:lvlJc w:val="left"/>
      <w:pPr>
        <w:ind w:left="720" w:hanging="360"/>
      </w:pPr>
      <w:rPr>
        <w:rFonts w:ascii="Symbol" w:hAnsi="Symbol" w:hint="default"/>
        <w:color w:val="7030A0"/>
      </w:rPr>
    </w:lvl>
    <w:lvl w:ilvl="8">
      <w:start w:val="1"/>
      <w:numFmt w:val="bullet"/>
      <w:lvlText w:val=""/>
      <w:lvlJc w:val="left"/>
      <w:pPr>
        <w:ind w:left="1080" w:hanging="360"/>
      </w:pPr>
      <w:rPr>
        <w:rFonts w:ascii="Symbol" w:hAnsi="Symbol" w:hint="default"/>
        <w:color w:val="7030A0"/>
      </w:rPr>
    </w:lvl>
  </w:abstractNum>
  <w:abstractNum w:abstractNumId="40" w15:restartNumberingAfterBreak="0">
    <w:nsid w:val="37FE500B"/>
    <w:multiLevelType w:val="hybridMultilevel"/>
    <w:tmpl w:val="2D64CF06"/>
    <w:lvl w:ilvl="0" w:tplc="69E88094">
      <w:start w:val="1"/>
      <w:numFmt w:val="bullet"/>
      <w:lvlText w:val=""/>
      <w:lvlJc w:val="left"/>
      <w:pPr>
        <w:ind w:left="1069" w:hanging="360"/>
      </w:pPr>
      <w:rPr>
        <w:rFonts w:ascii="Wingdings" w:hAnsi="Wingdings" w:hint="default"/>
        <w:b/>
        <w:bCs/>
        <w:color w:val="034694" w:themeColor="accent4"/>
        <w:sz w:val="20"/>
      </w:rPr>
    </w:lvl>
    <w:lvl w:ilvl="1" w:tplc="FFFFFFFF">
      <w:start w:val="1"/>
      <w:numFmt w:val="lowerLetter"/>
      <w:lvlText w:val="%2."/>
      <w:lvlJc w:val="left"/>
      <w:pPr>
        <w:ind w:left="1789" w:hanging="360"/>
      </w:pPr>
    </w:lvl>
    <w:lvl w:ilvl="2" w:tplc="FFFFFFFF">
      <w:start w:val="1"/>
      <w:numFmt w:val="lowerRoman"/>
      <w:lvlText w:val="%3."/>
      <w:lvlJc w:val="right"/>
      <w:pPr>
        <w:ind w:left="2509" w:hanging="180"/>
      </w:pPr>
    </w:lvl>
    <w:lvl w:ilvl="3" w:tplc="FFFFFFFF">
      <w:start w:val="1"/>
      <w:numFmt w:val="decimal"/>
      <w:lvlText w:val="%4."/>
      <w:lvlJc w:val="left"/>
      <w:pPr>
        <w:ind w:left="3229" w:hanging="360"/>
      </w:pPr>
    </w:lvl>
    <w:lvl w:ilvl="4" w:tplc="FFFFFFFF">
      <w:start w:val="1"/>
      <w:numFmt w:val="lowerLetter"/>
      <w:lvlText w:val="%5."/>
      <w:lvlJc w:val="left"/>
      <w:pPr>
        <w:ind w:left="3949" w:hanging="360"/>
      </w:pPr>
    </w:lvl>
    <w:lvl w:ilvl="5" w:tplc="FFFFFFFF">
      <w:start w:val="1"/>
      <w:numFmt w:val="lowerRoman"/>
      <w:lvlText w:val="%6."/>
      <w:lvlJc w:val="right"/>
      <w:pPr>
        <w:ind w:left="4669" w:hanging="180"/>
      </w:pPr>
    </w:lvl>
    <w:lvl w:ilvl="6" w:tplc="FFFFFFFF">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41" w15:restartNumberingAfterBreak="0">
    <w:nsid w:val="38166347"/>
    <w:multiLevelType w:val="multilevel"/>
    <w:tmpl w:val="2716CED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F0063B"/>
    <w:multiLevelType w:val="multilevel"/>
    <w:tmpl w:val="A56C9776"/>
    <w:lvl w:ilvl="0">
      <w:start w:val="1"/>
      <w:numFmt w:val="lowerRoman"/>
      <w:lvlText w:val="%1."/>
      <w:lvlJc w:val="right"/>
      <w:pPr>
        <w:ind w:left="720" w:hanging="360"/>
      </w:pPr>
      <w:rPr>
        <w:rFonts w:hint="default"/>
        <w:b w:val="0"/>
        <w:i/>
        <w:color w:val="000000" w:themeColor="text1"/>
      </w:rPr>
    </w:lvl>
    <w:lvl w:ilvl="1">
      <w:start w:val="1"/>
      <w:numFmt w:val="lowerLetter"/>
      <w:lvlText w:val="%2."/>
      <w:lvlJc w:val="left"/>
      <w:pPr>
        <w:ind w:left="1440" w:hanging="360"/>
      </w:pPr>
    </w:lvl>
    <w:lvl w:ilvl="2">
      <w:start w:val="1"/>
      <w:numFmt w:val="lowerLetter"/>
      <w:lvlText w:val="%3."/>
      <w:lvlJc w:val="left"/>
      <w:pPr>
        <w:ind w:left="1440" w:hanging="360"/>
      </w:pPr>
      <w:rPr>
        <w:rFonts w:ascii="Segoe UI" w:hAnsi="Segoe UI" w:hint="default"/>
        <w:b w:val="0"/>
        <w:i w:val="0"/>
        <w:color w:val="auto"/>
      </w:rPr>
    </w:lvl>
    <w:lvl w:ilvl="3">
      <w:start w:val="1"/>
      <w:numFmt w:val="bullet"/>
      <w:lvlText w:val=""/>
      <w:lvlJc w:val="left"/>
      <w:pPr>
        <w:ind w:left="1440" w:hanging="288"/>
      </w:pPr>
      <w:rPr>
        <w:rFonts w:ascii="Symbol" w:hAnsi="Symbol" w:hint="default"/>
        <w:color w:val="984A9C" w:themeColor="accent2"/>
      </w:rPr>
    </w:lvl>
    <w:lvl w:ilvl="4">
      <w:start w:val="1"/>
      <w:numFmt w:val="bullet"/>
      <w:lvlText w:val=""/>
      <w:lvlJc w:val="left"/>
      <w:pPr>
        <w:ind w:left="1296" w:hanging="216"/>
      </w:pPr>
      <w:rPr>
        <w:rFonts w:ascii="Symbol" w:hAnsi="Symbol" w:hint="default"/>
        <w:color w:val="7030A0"/>
      </w:rPr>
    </w:lvl>
    <w:lvl w:ilvl="5">
      <w:start w:val="1"/>
      <w:numFmt w:val="lowerRoman"/>
      <w:lvlText w:val="(%6.)"/>
      <w:lvlJc w:val="center"/>
      <w:pPr>
        <w:ind w:left="2016" w:hanging="432"/>
      </w:pPr>
      <w:rPr>
        <w:rFonts w:hint="default"/>
        <w:b w:val="0"/>
        <w:i/>
        <w:color w:val="7030A0"/>
      </w:rPr>
    </w:lvl>
    <w:lvl w:ilvl="6">
      <w:start w:val="1"/>
      <w:numFmt w:val="bullet"/>
      <w:lvlText w:val="▪"/>
      <w:lvlJc w:val="left"/>
      <w:pPr>
        <w:ind w:left="2016" w:hanging="288"/>
      </w:pPr>
      <w:rPr>
        <w:rFonts w:ascii="Buxton Sketch" w:hAnsi="Buxton Sketch" w:hint="default"/>
        <w:color w:val="984A9C" w:themeColor="accent2"/>
      </w:rPr>
    </w:lvl>
    <w:lvl w:ilvl="7">
      <w:start w:val="1"/>
      <w:numFmt w:val="bullet"/>
      <w:lvlText w:val=""/>
      <w:lvlJc w:val="left"/>
      <w:pPr>
        <w:ind w:left="720" w:hanging="360"/>
      </w:pPr>
      <w:rPr>
        <w:rFonts w:ascii="Symbol" w:hAnsi="Symbol" w:hint="default"/>
        <w:color w:val="7030A0"/>
      </w:rPr>
    </w:lvl>
    <w:lvl w:ilvl="8">
      <w:start w:val="1"/>
      <w:numFmt w:val="bullet"/>
      <w:lvlText w:val=""/>
      <w:lvlJc w:val="left"/>
      <w:pPr>
        <w:ind w:left="1080" w:hanging="360"/>
      </w:pPr>
      <w:rPr>
        <w:rFonts w:ascii="Symbol" w:hAnsi="Symbol" w:hint="default"/>
        <w:color w:val="7030A0"/>
      </w:rPr>
    </w:lvl>
  </w:abstractNum>
  <w:abstractNum w:abstractNumId="43" w15:restartNumberingAfterBreak="0">
    <w:nsid w:val="3DB03DBE"/>
    <w:multiLevelType w:val="multilevel"/>
    <w:tmpl w:val="829AE2E8"/>
    <w:lvl w:ilvl="0">
      <w:start w:val="1"/>
      <w:numFmt w:val="bullet"/>
      <w:lvlText w:val=""/>
      <w:lvlJc w:val="left"/>
      <w:pPr>
        <w:tabs>
          <w:tab w:val="num" w:pos="720"/>
        </w:tabs>
        <w:ind w:left="720" w:hanging="360"/>
      </w:pPr>
      <w:rPr>
        <w:rFonts w:ascii="Wingdings" w:hAnsi="Wingdings" w:hint="default"/>
        <w:b/>
        <w:bCs/>
        <w:color w:val="034694" w:themeColor="accent4"/>
        <w:sz w:val="20"/>
      </w:rPr>
    </w:lvl>
    <w:lvl w:ilvl="1">
      <w:start w:val="1"/>
      <w:numFmt w:val="bullet"/>
      <w:lvlText w:val=""/>
      <w:lvlJc w:val="left"/>
      <w:pPr>
        <w:ind w:left="1440" w:hanging="360"/>
      </w:pPr>
      <w:rPr>
        <w:rFonts w:ascii="Wingdings" w:hAnsi="Wingdings" w:hint="default"/>
        <w:b/>
        <w:bCs/>
        <w:color w:val="034694" w:themeColor="accent4"/>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C55386"/>
    <w:multiLevelType w:val="hybridMultilevel"/>
    <w:tmpl w:val="E730C74C"/>
    <w:lvl w:ilvl="0" w:tplc="2938BB02">
      <w:start w:val="1"/>
      <w:numFmt w:val="bullet"/>
      <w:lvlText w:val=""/>
      <w:lvlJc w:val="left"/>
      <w:pPr>
        <w:ind w:left="720" w:hanging="360"/>
      </w:pPr>
      <w:rPr>
        <w:rFonts w:ascii="Wingdings" w:hAnsi="Wingdings" w:hint="default"/>
        <w:color w:val="562873"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F1C552A"/>
    <w:multiLevelType w:val="hybridMultilevel"/>
    <w:tmpl w:val="C89237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FEE5CD0"/>
    <w:multiLevelType w:val="hybridMultilevel"/>
    <w:tmpl w:val="06B6C782"/>
    <w:lvl w:ilvl="0" w:tplc="69E88094">
      <w:start w:val="1"/>
      <w:numFmt w:val="bullet"/>
      <w:lvlText w:val=""/>
      <w:lvlJc w:val="left"/>
      <w:pPr>
        <w:ind w:left="1069" w:hanging="360"/>
      </w:pPr>
      <w:rPr>
        <w:rFonts w:ascii="Wingdings" w:hAnsi="Wingdings" w:hint="default"/>
        <w:b/>
        <w:bCs/>
        <w:color w:val="034694" w:themeColor="accent4"/>
        <w:sz w:val="20"/>
      </w:rPr>
    </w:lvl>
    <w:lvl w:ilvl="1" w:tplc="FFFFFFFF">
      <w:start w:val="1"/>
      <w:numFmt w:val="lowerLetter"/>
      <w:lvlText w:val="%2."/>
      <w:lvlJc w:val="left"/>
      <w:pPr>
        <w:ind w:left="1789" w:hanging="360"/>
      </w:pPr>
    </w:lvl>
    <w:lvl w:ilvl="2" w:tplc="FFFFFFFF">
      <w:start w:val="1"/>
      <w:numFmt w:val="lowerRoman"/>
      <w:lvlText w:val="%3."/>
      <w:lvlJc w:val="right"/>
      <w:pPr>
        <w:ind w:left="2509" w:hanging="180"/>
      </w:pPr>
    </w:lvl>
    <w:lvl w:ilvl="3" w:tplc="FFFFFFFF">
      <w:start w:val="1"/>
      <w:numFmt w:val="decimal"/>
      <w:lvlText w:val="%4."/>
      <w:lvlJc w:val="left"/>
      <w:pPr>
        <w:ind w:left="3229" w:hanging="360"/>
      </w:pPr>
    </w:lvl>
    <w:lvl w:ilvl="4" w:tplc="FFFFFFFF">
      <w:start w:val="1"/>
      <w:numFmt w:val="lowerLetter"/>
      <w:lvlText w:val="%5."/>
      <w:lvlJc w:val="left"/>
      <w:pPr>
        <w:ind w:left="3949" w:hanging="360"/>
      </w:pPr>
    </w:lvl>
    <w:lvl w:ilvl="5" w:tplc="FFFFFFFF">
      <w:start w:val="1"/>
      <w:numFmt w:val="lowerRoman"/>
      <w:lvlText w:val="%6."/>
      <w:lvlJc w:val="right"/>
      <w:pPr>
        <w:ind w:left="4669" w:hanging="180"/>
      </w:pPr>
    </w:lvl>
    <w:lvl w:ilvl="6" w:tplc="FFFFFFFF">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47" w15:restartNumberingAfterBreak="0">
    <w:nsid w:val="3FFD7E8D"/>
    <w:multiLevelType w:val="hybridMultilevel"/>
    <w:tmpl w:val="81F075C8"/>
    <w:lvl w:ilvl="0" w:tplc="45DA2C4A">
      <w:start w:val="1"/>
      <w:numFmt w:val="bullet"/>
      <w:lvlText w:val=""/>
      <w:lvlJc w:val="left"/>
      <w:pPr>
        <w:ind w:left="720" w:hanging="360"/>
      </w:pPr>
      <w:rPr>
        <w:rFonts w:ascii="Symbol" w:hAnsi="Symbol" w:hint="default"/>
        <w:b/>
        <w:bCs/>
        <w:color w:val="034694" w:themeColor="accent4"/>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407E54FD"/>
    <w:multiLevelType w:val="hybridMultilevel"/>
    <w:tmpl w:val="5D808FD8"/>
    <w:lvl w:ilvl="0" w:tplc="B77227EC">
      <w:start w:val="1"/>
      <w:numFmt w:val="decimal"/>
      <w:lvlText w:val="%1)"/>
      <w:lvlJc w:val="left"/>
      <w:pPr>
        <w:ind w:left="1020" w:hanging="360"/>
      </w:pPr>
    </w:lvl>
    <w:lvl w:ilvl="1" w:tplc="FA147642">
      <w:start w:val="1"/>
      <w:numFmt w:val="decimal"/>
      <w:lvlText w:val="%2)"/>
      <w:lvlJc w:val="left"/>
      <w:pPr>
        <w:ind w:left="1020" w:hanging="360"/>
      </w:pPr>
    </w:lvl>
    <w:lvl w:ilvl="2" w:tplc="3CCCDA66">
      <w:start w:val="1"/>
      <w:numFmt w:val="decimal"/>
      <w:lvlText w:val="%3)"/>
      <w:lvlJc w:val="left"/>
      <w:pPr>
        <w:ind w:left="1020" w:hanging="360"/>
      </w:pPr>
    </w:lvl>
    <w:lvl w:ilvl="3" w:tplc="31F8536A">
      <w:start w:val="1"/>
      <w:numFmt w:val="decimal"/>
      <w:lvlText w:val="%4)"/>
      <w:lvlJc w:val="left"/>
      <w:pPr>
        <w:ind w:left="1020" w:hanging="360"/>
      </w:pPr>
    </w:lvl>
    <w:lvl w:ilvl="4" w:tplc="7C684548">
      <w:start w:val="1"/>
      <w:numFmt w:val="decimal"/>
      <w:lvlText w:val="%5)"/>
      <w:lvlJc w:val="left"/>
      <w:pPr>
        <w:ind w:left="1020" w:hanging="360"/>
      </w:pPr>
    </w:lvl>
    <w:lvl w:ilvl="5" w:tplc="5108016A">
      <w:start w:val="1"/>
      <w:numFmt w:val="decimal"/>
      <w:lvlText w:val="%6)"/>
      <w:lvlJc w:val="left"/>
      <w:pPr>
        <w:ind w:left="1020" w:hanging="360"/>
      </w:pPr>
    </w:lvl>
    <w:lvl w:ilvl="6" w:tplc="9904D2BC">
      <w:start w:val="1"/>
      <w:numFmt w:val="decimal"/>
      <w:lvlText w:val="%7)"/>
      <w:lvlJc w:val="left"/>
      <w:pPr>
        <w:ind w:left="1020" w:hanging="360"/>
      </w:pPr>
    </w:lvl>
    <w:lvl w:ilvl="7" w:tplc="365E2AD8">
      <w:start w:val="1"/>
      <w:numFmt w:val="decimal"/>
      <w:lvlText w:val="%8)"/>
      <w:lvlJc w:val="left"/>
      <w:pPr>
        <w:ind w:left="1020" w:hanging="360"/>
      </w:pPr>
    </w:lvl>
    <w:lvl w:ilvl="8" w:tplc="034240AC">
      <w:start w:val="1"/>
      <w:numFmt w:val="decimal"/>
      <w:lvlText w:val="%9)"/>
      <w:lvlJc w:val="left"/>
      <w:pPr>
        <w:ind w:left="1020" w:hanging="360"/>
      </w:pPr>
    </w:lvl>
  </w:abstractNum>
  <w:abstractNum w:abstractNumId="49" w15:restartNumberingAfterBreak="0">
    <w:nsid w:val="417E3D24"/>
    <w:multiLevelType w:val="multilevel"/>
    <w:tmpl w:val="2716CED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B53047"/>
    <w:multiLevelType w:val="hybridMultilevel"/>
    <w:tmpl w:val="45E02578"/>
    <w:lvl w:ilvl="0" w:tplc="69E88094">
      <w:start w:val="1"/>
      <w:numFmt w:val="bullet"/>
      <w:lvlText w:val=""/>
      <w:lvlJc w:val="left"/>
      <w:pPr>
        <w:ind w:left="1080" w:hanging="360"/>
      </w:pPr>
      <w:rPr>
        <w:rFonts w:ascii="Wingdings" w:hAnsi="Wingdings" w:hint="default"/>
        <w:b/>
        <w:bCs/>
        <w:color w:val="034694" w:themeColor="accent4"/>
        <w:sz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1" w15:restartNumberingAfterBreak="0">
    <w:nsid w:val="440A7DFA"/>
    <w:multiLevelType w:val="hybridMultilevel"/>
    <w:tmpl w:val="4FEEB0D0"/>
    <w:lvl w:ilvl="0" w:tplc="1FD452D4">
      <w:start w:val="1"/>
      <w:numFmt w:val="decimal"/>
      <w:pStyle w:val="RequirementList"/>
      <w:lvlText w:val="RTM-0%1"/>
      <w:lvlJc w:val="left"/>
      <w:pPr>
        <w:ind w:left="502" w:hanging="360"/>
      </w:pPr>
      <w:rPr>
        <w:rFonts w:ascii="Aptos" w:hAnsi="Aptos" w:hint="default"/>
        <w:b/>
        <w:bCs/>
        <w:strike w:val="0"/>
        <w:color w:val="034694" w:themeColor="accent4"/>
        <w:sz w:val="19"/>
        <w:szCs w:val="19"/>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440F2D5C"/>
    <w:multiLevelType w:val="multilevel"/>
    <w:tmpl w:val="9DC89312"/>
    <w:lvl w:ilvl="0">
      <w:start w:val="1"/>
      <w:numFmt w:val="decimal"/>
      <w:lvlText w:val="DD-%1"/>
      <w:lvlJc w:val="left"/>
      <w:pPr>
        <w:ind w:left="360" w:hanging="360"/>
      </w:pPr>
      <w:rPr>
        <w:rFonts w:ascii="Microsoft GothicNeo" w:eastAsia="Microsoft GothicNeo" w:hAnsi="Microsoft GothicNeo" w:hint="eastAsia"/>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4A5327D0"/>
    <w:multiLevelType w:val="multilevel"/>
    <w:tmpl w:val="96780676"/>
    <w:lvl w:ilvl="0">
      <w:start w:val="1"/>
      <w:numFmt w:val="bullet"/>
      <w:lvlText w:val=""/>
      <w:lvlJc w:val="left"/>
      <w:pPr>
        <w:tabs>
          <w:tab w:val="num" w:pos="720"/>
        </w:tabs>
        <w:ind w:left="720" w:hanging="360"/>
      </w:pPr>
      <w:rPr>
        <w:rFonts w:ascii="Wingdings" w:hAnsi="Wingdings" w:hint="default"/>
        <w:b/>
        <w:bCs/>
        <w:color w:val="034694" w:themeColor="accent4"/>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6B1468"/>
    <w:multiLevelType w:val="hybridMultilevel"/>
    <w:tmpl w:val="0346DDF0"/>
    <w:lvl w:ilvl="0" w:tplc="45DA2C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D283E99"/>
    <w:multiLevelType w:val="multilevel"/>
    <w:tmpl w:val="FF04C1E0"/>
    <w:styleLink w:val="BulletsSCKCEN"/>
    <w:lvl w:ilvl="0">
      <w:start w:val="1"/>
      <w:numFmt w:val="bullet"/>
      <w:lvlText w:val=""/>
      <w:lvlJc w:val="left"/>
      <w:pPr>
        <w:ind w:left="227" w:hanging="227"/>
      </w:pPr>
      <w:rPr>
        <w:rFonts w:ascii="Symbol" w:hAnsi="Symbol" w:hint="default"/>
        <w:color w:val="984A9C" w:themeColor="accent2"/>
        <w:spacing w:val="0"/>
        <w:w w:val="100"/>
        <w:kern w:val="18"/>
        <w:position w:val="0"/>
        <w:sz w:val="18"/>
      </w:rPr>
    </w:lvl>
    <w:lvl w:ilvl="1">
      <w:start w:val="1"/>
      <w:numFmt w:val="bullet"/>
      <w:lvlText w:val=""/>
      <w:lvlJc w:val="left"/>
      <w:pPr>
        <w:ind w:left="454" w:hanging="227"/>
      </w:pPr>
      <w:rPr>
        <w:rFonts w:ascii="Symbol" w:hAnsi="Symbol" w:hint="default"/>
        <w:color w:val="562873" w:themeColor="accent1"/>
      </w:rPr>
    </w:lvl>
    <w:lvl w:ilvl="2">
      <w:start w:val="1"/>
      <w:numFmt w:val="bullet"/>
      <w:lvlText w:val=""/>
      <w:lvlJc w:val="left"/>
      <w:pPr>
        <w:ind w:left="680" w:hanging="226"/>
      </w:pPr>
      <w:rPr>
        <w:rFonts w:ascii="Symbol" w:hAnsi="Symbol" w:hint="default"/>
        <w:color w:val="034694" w:themeColor="accent4"/>
      </w:rPr>
    </w:lvl>
    <w:lvl w:ilvl="3">
      <w:start w:val="1"/>
      <w:numFmt w:val="bullet"/>
      <w:lvlText w:val=""/>
      <w:lvlJc w:val="left"/>
      <w:pPr>
        <w:ind w:left="907" w:hanging="226"/>
      </w:pPr>
      <w:rPr>
        <w:rFonts w:ascii="Symbol" w:hAnsi="Symbol" w:hint="default"/>
        <w:color w:val="8ED8F8" w:themeColor="accent3"/>
      </w:rPr>
    </w:lvl>
    <w:lvl w:ilvl="4">
      <w:start w:val="1"/>
      <w:numFmt w:val="bullet"/>
      <w:lvlText w:val=""/>
      <w:lvlJc w:val="left"/>
      <w:pPr>
        <w:ind w:left="1134" w:hanging="226"/>
      </w:pPr>
      <w:rPr>
        <w:rFonts w:ascii="Symbol" w:hAnsi="Symbol" w:hint="default"/>
        <w:color w:val="808080" w:themeColor="background1" w:themeShade="80"/>
      </w:rPr>
    </w:lvl>
    <w:lvl w:ilvl="5">
      <w:start w:val="1"/>
      <w:numFmt w:val="bullet"/>
      <w:lvlText w:val=""/>
      <w:lvlJc w:val="left"/>
      <w:pPr>
        <w:ind w:left="1362" w:hanging="227"/>
      </w:pPr>
      <w:rPr>
        <w:rFonts w:ascii="Symbol" w:hAnsi="Symbol" w:hint="default"/>
        <w:color w:val="A6A6A6" w:themeColor="background1" w:themeShade="A6"/>
      </w:rPr>
    </w:lvl>
    <w:lvl w:ilvl="6">
      <w:start w:val="1"/>
      <w:numFmt w:val="bullet"/>
      <w:lvlText w:val=""/>
      <w:lvlJc w:val="left"/>
      <w:pPr>
        <w:ind w:left="1589" w:hanging="227"/>
      </w:pPr>
      <w:rPr>
        <w:rFonts w:ascii="Symbol" w:hAnsi="Symbol" w:hint="default"/>
        <w:color w:val="BFBFBF" w:themeColor="background1" w:themeShade="BF"/>
      </w:rPr>
    </w:lvl>
    <w:lvl w:ilvl="7">
      <w:start w:val="1"/>
      <w:numFmt w:val="bullet"/>
      <w:lvlText w:val=""/>
      <w:lvlJc w:val="left"/>
      <w:pPr>
        <w:ind w:left="1816" w:hanging="227"/>
      </w:pPr>
      <w:rPr>
        <w:rFonts w:ascii="Symbol" w:hAnsi="Symbol" w:hint="default"/>
        <w:color w:val="D9D9D9" w:themeColor="background1" w:themeShade="D9"/>
      </w:rPr>
    </w:lvl>
    <w:lvl w:ilvl="8">
      <w:start w:val="1"/>
      <w:numFmt w:val="bullet"/>
      <w:lvlText w:val=""/>
      <w:lvlJc w:val="left"/>
      <w:pPr>
        <w:ind w:left="2043" w:hanging="227"/>
      </w:pPr>
      <w:rPr>
        <w:rFonts w:ascii="Symbol" w:hAnsi="Symbol" w:hint="default"/>
        <w:color w:val="F2F2F2" w:themeColor="background1" w:themeShade="F2"/>
      </w:rPr>
    </w:lvl>
  </w:abstractNum>
  <w:abstractNum w:abstractNumId="56" w15:restartNumberingAfterBreak="0">
    <w:nsid w:val="4FD857E4"/>
    <w:multiLevelType w:val="multilevel"/>
    <w:tmpl w:val="3882595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CF6A90"/>
    <w:multiLevelType w:val="multilevel"/>
    <w:tmpl w:val="2716CED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D21A3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9" w15:restartNumberingAfterBreak="0">
    <w:nsid w:val="533F5366"/>
    <w:multiLevelType w:val="hybridMultilevel"/>
    <w:tmpl w:val="948A0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3441EEE"/>
    <w:multiLevelType w:val="multilevel"/>
    <w:tmpl w:val="2716CED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0F7B02"/>
    <w:multiLevelType w:val="multilevel"/>
    <w:tmpl w:val="2716CED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841607"/>
    <w:multiLevelType w:val="hybridMultilevel"/>
    <w:tmpl w:val="8C2AA010"/>
    <w:lvl w:ilvl="0" w:tplc="45DA2C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7B1789C"/>
    <w:multiLevelType w:val="multilevel"/>
    <w:tmpl w:val="2B304386"/>
    <w:lvl w:ilvl="0">
      <w:start w:val="1"/>
      <w:numFmt w:val="bullet"/>
      <w:lvlText w:val=""/>
      <w:lvlJc w:val="left"/>
      <w:pPr>
        <w:tabs>
          <w:tab w:val="num" w:pos="1069"/>
        </w:tabs>
        <w:ind w:left="1069" w:hanging="360"/>
      </w:pPr>
      <w:rPr>
        <w:rFonts w:ascii="Wingdings" w:hAnsi="Wingdings" w:hint="default"/>
        <w:b/>
        <w:bCs/>
        <w:color w:val="034694" w:themeColor="accent4"/>
        <w:sz w:val="20"/>
      </w:rPr>
    </w:lvl>
    <w:lvl w:ilvl="1">
      <w:start w:val="1"/>
      <w:numFmt w:val="bullet"/>
      <w:lvlText w:val=""/>
      <w:lvlJc w:val="left"/>
      <w:pPr>
        <w:ind w:left="1789" w:hanging="360"/>
      </w:pPr>
      <w:rPr>
        <w:rFonts w:ascii="Wingdings" w:hAnsi="Wingdings" w:hint="default"/>
        <w:b/>
        <w:bCs/>
        <w:color w:val="034694" w:themeColor="accent4"/>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64" w15:restartNumberingAfterBreak="0">
    <w:nsid w:val="5814481A"/>
    <w:multiLevelType w:val="multilevel"/>
    <w:tmpl w:val="D42AF3C6"/>
    <w:lvl w:ilvl="0">
      <w:start w:val="1"/>
      <w:numFmt w:val="lowerRoman"/>
      <w:lvlText w:val="%1."/>
      <w:lvlJc w:val="right"/>
      <w:pPr>
        <w:ind w:left="720" w:hanging="360"/>
      </w:pPr>
      <w:rPr>
        <w:rFonts w:hint="default"/>
        <w:b w:val="0"/>
        <w:i/>
        <w:color w:val="000000" w:themeColor="text1"/>
      </w:rPr>
    </w:lvl>
    <w:lvl w:ilvl="1">
      <w:start w:val="1"/>
      <w:numFmt w:val="lowerRoman"/>
      <w:lvlText w:val="%2."/>
      <w:lvlJc w:val="center"/>
      <w:pPr>
        <w:ind w:left="1080" w:hanging="288"/>
      </w:pPr>
      <w:rPr>
        <w:rFonts w:ascii="Segoe UI" w:hAnsi="Segoe UI" w:hint="default"/>
        <w:b w:val="0"/>
        <w:i/>
        <w:color w:val="7030A0"/>
      </w:rPr>
    </w:lvl>
    <w:lvl w:ilvl="2">
      <w:start w:val="1"/>
      <w:numFmt w:val="lowerLetter"/>
      <w:lvlText w:val="%3."/>
      <w:lvlJc w:val="left"/>
      <w:pPr>
        <w:ind w:left="1440" w:hanging="360"/>
      </w:pPr>
      <w:rPr>
        <w:rFonts w:ascii="Segoe UI" w:hAnsi="Segoe UI" w:hint="default"/>
        <w:b w:val="0"/>
        <w:i w:val="0"/>
        <w:color w:val="7030A0"/>
      </w:rPr>
    </w:lvl>
    <w:lvl w:ilvl="3">
      <w:start w:val="1"/>
      <w:numFmt w:val="bullet"/>
      <w:lvlText w:val=""/>
      <w:lvlJc w:val="left"/>
      <w:pPr>
        <w:ind w:left="1440" w:hanging="288"/>
      </w:pPr>
      <w:rPr>
        <w:rFonts w:ascii="Symbol" w:hAnsi="Symbol" w:hint="default"/>
        <w:color w:val="984A9C" w:themeColor="accent2"/>
      </w:rPr>
    </w:lvl>
    <w:lvl w:ilvl="4">
      <w:start w:val="1"/>
      <w:numFmt w:val="bullet"/>
      <w:lvlText w:val=""/>
      <w:lvlJc w:val="left"/>
      <w:pPr>
        <w:ind w:left="1296" w:hanging="216"/>
      </w:pPr>
      <w:rPr>
        <w:rFonts w:ascii="Symbol" w:hAnsi="Symbol" w:hint="default"/>
        <w:color w:val="7030A0"/>
      </w:rPr>
    </w:lvl>
    <w:lvl w:ilvl="5">
      <w:start w:val="1"/>
      <w:numFmt w:val="lowerRoman"/>
      <w:lvlText w:val="(%6.)"/>
      <w:lvlJc w:val="center"/>
      <w:pPr>
        <w:ind w:left="2016" w:hanging="432"/>
      </w:pPr>
      <w:rPr>
        <w:rFonts w:hint="default"/>
        <w:b w:val="0"/>
        <w:i/>
        <w:color w:val="7030A0"/>
      </w:rPr>
    </w:lvl>
    <w:lvl w:ilvl="6">
      <w:start w:val="1"/>
      <w:numFmt w:val="bullet"/>
      <w:lvlText w:val="▪"/>
      <w:lvlJc w:val="left"/>
      <w:pPr>
        <w:ind w:left="2016" w:hanging="288"/>
      </w:pPr>
      <w:rPr>
        <w:rFonts w:ascii="Buxton Sketch" w:hAnsi="Buxton Sketch" w:hint="default"/>
        <w:color w:val="984A9C" w:themeColor="accent2"/>
      </w:rPr>
    </w:lvl>
    <w:lvl w:ilvl="7">
      <w:start w:val="1"/>
      <w:numFmt w:val="bullet"/>
      <w:lvlText w:val=""/>
      <w:lvlJc w:val="left"/>
      <w:pPr>
        <w:ind w:left="720" w:hanging="360"/>
      </w:pPr>
      <w:rPr>
        <w:rFonts w:ascii="Symbol" w:hAnsi="Symbol" w:hint="default"/>
        <w:color w:val="7030A0"/>
      </w:rPr>
    </w:lvl>
    <w:lvl w:ilvl="8">
      <w:start w:val="1"/>
      <w:numFmt w:val="bullet"/>
      <w:lvlText w:val=""/>
      <w:lvlJc w:val="left"/>
      <w:pPr>
        <w:ind w:left="1080" w:hanging="360"/>
      </w:pPr>
      <w:rPr>
        <w:rFonts w:ascii="Symbol" w:hAnsi="Symbol" w:hint="default"/>
        <w:color w:val="7030A0"/>
      </w:rPr>
    </w:lvl>
  </w:abstractNum>
  <w:abstractNum w:abstractNumId="65" w15:restartNumberingAfterBreak="0">
    <w:nsid w:val="58347934"/>
    <w:multiLevelType w:val="hybridMultilevel"/>
    <w:tmpl w:val="E0A6C42E"/>
    <w:lvl w:ilvl="0" w:tplc="8C028B32">
      <w:start w:val="1"/>
      <w:numFmt w:val="bullet"/>
      <w:pStyle w:val="Style4"/>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8904263"/>
    <w:multiLevelType w:val="hybridMultilevel"/>
    <w:tmpl w:val="8BAE06E4"/>
    <w:lvl w:ilvl="0" w:tplc="26A03C06">
      <w:start w:val="1"/>
      <w:numFmt w:val="bullet"/>
      <w:lvlText w:val=""/>
      <w:lvlJc w:val="left"/>
      <w:pPr>
        <w:ind w:left="1069" w:hanging="360"/>
      </w:pPr>
      <w:rPr>
        <w:rFonts w:ascii="Wingdings" w:hAnsi="Wingdings" w:hint="default"/>
        <w:b/>
        <w:bCs/>
        <w:color w:val="034694" w:themeColor="accent4"/>
        <w:sz w:val="20"/>
      </w:rPr>
    </w:lvl>
    <w:lvl w:ilvl="1" w:tplc="FFFFFFFF">
      <w:start w:val="1"/>
      <w:numFmt w:val="lowerLetter"/>
      <w:lvlText w:val="%2."/>
      <w:lvlJc w:val="left"/>
      <w:pPr>
        <w:ind w:left="1789" w:hanging="360"/>
      </w:pPr>
    </w:lvl>
    <w:lvl w:ilvl="2" w:tplc="FFFFFFFF">
      <w:start w:val="1"/>
      <w:numFmt w:val="lowerRoman"/>
      <w:lvlText w:val="%3."/>
      <w:lvlJc w:val="right"/>
      <w:pPr>
        <w:ind w:left="2509" w:hanging="180"/>
      </w:pPr>
    </w:lvl>
    <w:lvl w:ilvl="3" w:tplc="FFFFFFFF">
      <w:start w:val="1"/>
      <w:numFmt w:val="decimal"/>
      <w:lvlText w:val="%4."/>
      <w:lvlJc w:val="left"/>
      <w:pPr>
        <w:ind w:left="3229" w:hanging="360"/>
      </w:pPr>
    </w:lvl>
    <w:lvl w:ilvl="4" w:tplc="FFFFFFFF">
      <w:start w:val="1"/>
      <w:numFmt w:val="lowerLetter"/>
      <w:lvlText w:val="%5."/>
      <w:lvlJc w:val="left"/>
      <w:pPr>
        <w:ind w:left="3949" w:hanging="360"/>
      </w:pPr>
    </w:lvl>
    <w:lvl w:ilvl="5" w:tplc="FFFFFFFF">
      <w:start w:val="1"/>
      <w:numFmt w:val="lowerRoman"/>
      <w:lvlText w:val="%6."/>
      <w:lvlJc w:val="right"/>
      <w:pPr>
        <w:ind w:left="4669" w:hanging="180"/>
      </w:pPr>
    </w:lvl>
    <w:lvl w:ilvl="6" w:tplc="FFFFFFFF">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67" w15:restartNumberingAfterBreak="0">
    <w:nsid w:val="58E80224"/>
    <w:multiLevelType w:val="hybridMultilevel"/>
    <w:tmpl w:val="9C8C3518"/>
    <w:lvl w:ilvl="0" w:tplc="45DA2C4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BEF17C9"/>
    <w:multiLevelType w:val="multilevel"/>
    <w:tmpl w:val="2716CED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376C60"/>
    <w:multiLevelType w:val="multilevel"/>
    <w:tmpl w:val="2716CED2"/>
    <w:lvl w:ilvl="0">
      <w:start w:val="1"/>
      <w:numFmt w:val="bullet"/>
      <w:lvlText w:val=""/>
      <w:lvlJc w:val="left"/>
      <w:pPr>
        <w:tabs>
          <w:tab w:val="num" w:pos="862"/>
        </w:tabs>
        <w:ind w:left="862" w:hanging="360"/>
      </w:pPr>
      <w:rPr>
        <w:rFonts w:ascii="Symbol" w:hAnsi="Symbol" w:hint="default"/>
        <w:sz w:val="20"/>
      </w:rPr>
    </w:lvl>
    <w:lvl w:ilvl="1">
      <w:start w:val="1"/>
      <w:numFmt w:val="lowerLetter"/>
      <w:lvlText w:val="%2)"/>
      <w:lvlJc w:val="left"/>
      <w:pPr>
        <w:ind w:left="1582" w:hanging="360"/>
      </w:pPr>
      <w:rPr>
        <w:rFonts w:hint="default"/>
        <w:sz w:val="20"/>
      </w:rPr>
    </w:lvl>
    <w:lvl w:ilvl="2" w:tentative="1">
      <w:start w:val="1"/>
      <w:numFmt w:val="bullet"/>
      <w:lvlText w:val=""/>
      <w:lvlJc w:val="left"/>
      <w:pPr>
        <w:tabs>
          <w:tab w:val="num" w:pos="2302"/>
        </w:tabs>
        <w:ind w:left="2302" w:hanging="360"/>
      </w:pPr>
      <w:rPr>
        <w:rFonts w:ascii="Wingdings" w:hAnsi="Wingdings" w:hint="default"/>
        <w:sz w:val="20"/>
      </w:rPr>
    </w:lvl>
    <w:lvl w:ilvl="3" w:tentative="1">
      <w:start w:val="1"/>
      <w:numFmt w:val="bullet"/>
      <w:lvlText w:val=""/>
      <w:lvlJc w:val="left"/>
      <w:pPr>
        <w:tabs>
          <w:tab w:val="num" w:pos="3022"/>
        </w:tabs>
        <w:ind w:left="3022" w:hanging="360"/>
      </w:pPr>
      <w:rPr>
        <w:rFonts w:ascii="Wingdings" w:hAnsi="Wingdings" w:hint="default"/>
        <w:sz w:val="20"/>
      </w:rPr>
    </w:lvl>
    <w:lvl w:ilvl="4" w:tentative="1">
      <w:start w:val="1"/>
      <w:numFmt w:val="bullet"/>
      <w:lvlText w:val=""/>
      <w:lvlJc w:val="left"/>
      <w:pPr>
        <w:tabs>
          <w:tab w:val="num" w:pos="3742"/>
        </w:tabs>
        <w:ind w:left="3742" w:hanging="360"/>
      </w:pPr>
      <w:rPr>
        <w:rFonts w:ascii="Wingdings" w:hAnsi="Wingdings" w:hint="default"/>
        <w:sz w:val="20"/>
      </w:rPr>
    </w:lvl>
    <w:lvl w:ilvl="5" w:tentative="1">
      <w:start w:val="1"/>
      <w:numFmt w:val="bullet"/>
      <w:lvlText w:val=""/>
      <w:lvlJc w:val="left"/>
      <w:pPr>
        <w:tabs>
          <w:tab w:val="num" w:pos="4462"/>
        </w:tabs>
        <w:ind w:left="4462" w:hanging="360"/>
      </w:pPr>
      <w:rPr>
        <w:rFonts w:ascii="Wingdings" w:hAnsi="Wingdings" w:hint="default"/>
        <w:sz w:val="20"/>
      </w:rPr>
    </w:lvl>
    <w:lvl w:ilvl="6" w:tentative="1">
      <w:start w:val="1"/>
      <w:numFmt w:val="bullet"/>
      <w:lvlText w:val=""/>
      <w:lvlJc w:val="left"/>
      <w:pPr>
        <w:tabs>
          <w:tab w:val="num" w:pos="5182"/>
        </w:tabs>
        <w:ind w:left="5182" w:hanging="360"/>
      </w:pPr>
      <w:rPr>
        <w:rFonts w:ascii="Wingdings" w:hAnsi="Wingdings" w:hint="default"/>
        <w:sz w:val="20"/>
      </w:rPr>
    </w:lvl>
    <w:lvl w:ilvl="7" w:tentative="1">
      <w:start w:val="1"/>
      <w:numFmt w:val="bullet"/>
      <w:lvlText w:val=""/>
      <w:lvlJc w:val="left"/>
      <w:pPr>
        <w:tabs>
          <w:tab w:val="num" w:pos="5902"/>
        </w:tabs>
        <w:ind w:left="5902" w:hanging="360"/>
      </w:pPr>
      <w:rPr>
        <w:rFonts w:ascii="Wingdings" w:hAnsi="Wingdings" w:hint="default"/>
        <w:sz w:val="20"/>
      </w:rPr>
    </w:lvl>
    <w:lvl w:ilvl="8" w:tentative="1">
      <w:start w:val="1"/>
      <w:numFmt w:val="bullet"/>
      <w:lvlText w:val=""/>
      <w:lvlJc w:val="left"/>
      <w:pPr>
        <w:tabs>
          <w:tab w:val="num" w:pos="6622"/>
        </w:tabs>
        <w:ind w:left="6622" w:hanging="360"/>
      </w:pPr>
      <w:rPr>
        <w:rFonts w:ascii="Wingdings" w:hAnsi="Wingdings" w:hint="default"/>
        <w:sz w:val="20"/>
      </w:rPr>
    </w:lvl>
  </w:abstractNum>
  <w:abstractNum w:abstractNumId="70" w15:restartNumberingAfterBreak="0">
    <w:nsid w:val="5D66511A"/>
    <w:multiLevelType w:val="multilevel"/>
    <w:tmpl w:val="D42AF3C6"/>
    <w:lvl w:ilvl="0">
      <w:start w:val="1"/>
      <w:numFmt w:val="lowerRoman"/>
      <w:lvlText w:val="%1."/>
      <w:lvlJc w:val="right"/>
      <w:pPr>
        <w:ind w:left="720" w:hanging="360"/>
      </w:pPr>
      <w:rPr>
        <w:rFonts w:hint="default"/>
        <w:b w:val="0"/>
        <w:i/>
        <w:color w:val="000000" w:themeColor="text1"/>
      </w:rPr>
    </w:lvl>
    <w:lvl w:ilvl="1">
      <w:start w:val="1"/>
      <w:numFmt w:val="lowerRoman"/>
      <w:lvlText w:val="%2."/>
      <w:lvlJc w:val="center"/>
      <w:pPr>
        <w:ind w:left="1080" w:hanging="288"/>
      </w:pPr>
      <w:rPr>
        <w:rFonts w:ascii="Segoe UI" w:hAnsi="Segoe UI" w:hint="default"/>
        <w:b w:val="0"/>
        <w:i/>
        <w:color w:val="7030A0"/>
      </w:rPr>
    </w:lvl>
    <w:lvl w:ilvl="2">
      <w:start w:val="1"/>
      <w:numFmt w:val="lowerLetter"/>
      <w:lvlText w:val="%3."/>
      <w:lvlJc w:val="left"/>
      <w:pPr>
        <w:ind w:left="1440" w:hanging="360"/>
      </w:pPr>
      <w:rPr>
        <w:rFonts w:ascii="Segoe UI" w:hAnsi="Segoe UI" w:hint="default"/>
        <w:b w:val="0"/>
        <w:i w:val="0"/>
        <w:color w:val="7030A0"/>
      </w:rPr>
    </w:lvl>
    <w:lvl w:ilvl="3">
      <w:start w:val="1"/>
      <w:numFmt w:val="bullet"/>
      <w:lvlText w:val=""/>
      <w:lvlJc w:val="left"/>
      <w:pPr>
        <w:ind w:left="1440" w:hanging="288"/>
      </w:pPr>
      <w:rPr>
        <w:rFonts w:ascii="Symbol" w:hAnsi="Symbol" w:hint="default"/>
        <w:color w:val="984A9C" w:themeColor="accent2"/>
      </w:rPr>
    </w:lvl>
    <w:lvl w:ilvl="4">
      <w:start w:val="1"/>
      <w:numFmt w:val="bullet"/>
      <w:lvlText w:val=""/>
      <w:lvlJc w:val="left"/>
      <w:pPr>
        <w:ind w:left="1296" w:hanging="216"/>
      </w:pPr>
      <w:rPr>
        <w:rFonts w:ascii="Symbol" w:hAnsi="Symbol" w:hint="default"/>
        <w:color w:val="7030A0"/>
      </w:rPr>
    </w:lvl>
    <w:lvl w:ilvl="5">
      <w:start w:val="1"/>
      <w:numFmt w:val="lowerRoman"/>
      <w:lvlText w:val="(%6.)"/>
      <w:lvlJc w:val="center"/>
      <w:pPr>
        <w:ind w:left="2016" w:hanging="432"/>
      </w:pPr>
      <w:rPr>
        <w:rFonts w:hint="default"/>
        <w:b w:val="0"/>
        <w:i/>
        <w:color w:val="7030A0"/>
      </w:rPr>
    </w:lvl>
    <w:lvl w:ilvl="6">
      <w:start w:val="1"/>
      <w:numFmt w:val="bullet"/>
      <w:lvlText w:val="▪"/>
      <w:lvlJc w:val="left"/>
      <w:pPr>
        <w:ind w:left="2016" w:hanging="288"/>
      </w:pPr>
      <w:rPr>
        <w:rFonts w:ascii="Buxton Sketch" w:hAnsi="Buxton Sketch" w:hint="default"/>
        <w:color w:val="984A9C" w:themeColor="accent2"/>
      </w:rPr>
    </w:lvl>
    <w:lvl w:ilvl="7">
      <w:start w:val="1"/>
      <w:numFmt w:val="bullet"/>
      <w:lvlText w:val=""/>
      <w:lvlJc w:val="left"/>
      <w:pPr>
        <w:ind w:left="720" w:hanging="360"/>
      </w:pPr>
      <w:rPr>
        <w:rFonts w:ascii="Symbol" w:hAnsi="Symbol" w:hint="default"/>
        <w:color w:val="7030A0"/>
      </w:rPr>
    </w:lvl>
    <w:lvl w:ilvl="8">
      <w:start w:val="1"/>
      <w:numFmt w:val="bullet"/>
      <w:lvlText w:val=""/>
      <w:lvlJc w:val="left"/>
      <w:pPr>
        <w:ind w:left="1080" w:hanging="360"/>
      </w:pPr>
      <w:rPr>
        <w:rFonts w:ascii="Symbol" w:hAnsi="Symbol" w:hint="default"/>
        <w:color w:val="7030A0"/>
      </w:rPr>
    </w:lvl>
  </w:abstractNum>
  <w:abstractNum w:abstractNumId="71" w15:restartNumberingAfterBreak="0">
    <w:nsid w:val="5DD03F26"/>
    <w:multiLevelType w:val="multilevel"/>
    <w:tmpl w:val="34EED9E4"/>
    <w:lvl w:ilvl="0">
      <w:start w:val="1"/>
      <w:numFmt w:val="lowerRoman"/>
      <w:lvlText w:val="%1."/>
      <w:lvlJc w:val="right"/>
      <w:pPr>
        <w:ind w:left="720" w:hanging="360"/>
      </w:pPr>
      <w:rPr>
        <w:rFonts w:hint="default"/>
        <w:b w:val="0"/>
        <w:i/>
        <w:color w:val="000000" w:themeColor="text1"/>
      </w:rPr>
    </w:lvl>
    <w:lvl w:ilvl="1">
      <w:start w:val="1"/>
      <w:numFmt w:val="lowerRoman"/>
      <w:lvlText w:val="%2."/>
      <w:lvlJc w:val="center"/>
      <w:pPr>
        <w:ind w:left="1080" w:hanging="288"/>
      </w:pPr>
      <w:rPr>
        <w:rFonts w:ascii="Segoe UI" w:hAnsi="Segoe UI" w:hint="default"/>
        <w:b w:val="0"/>
        <w:i/>
        <w:color w:val="auto"/>
      </w:rPr>
    </w:lvl>
    <w:lvl w:ilvl="2">
      <w:start w:val="1"/>
      <w:numFmt w:val="lowerLetter"/>
      <w:lvlText w:val="%3."/>
      <w:lvlJc w:val="left"/>
      <w:pPr>
        <w:ind w:left="1440" w:hanging="360"/>
      </w:pPr>
      <w:rPr>
        <w:rFonts w:ascii="Segoe UI" w:hAnsi="Segoe UI" w:hint="default"/>
        <w:b w:val="0"/>
        <w:i w:val="0"/>
        <w:color w:val="auto"/>
      </w:rPr>
    </w:lvl>
    <w:lvl w:ilvl="3">
      <w:start w:val="1"/>
      <w:numFmt w:val="bullet"/>
      <w:lvlText w:val=""/>
      <w:lvlJc w:val="left"/>
      <w:pPr>
        <w:ind w:left="1440" w:hanging="288"/>
      </w:pPr>
      <w:rPr>
        <w:rFonts w:ascii="Symbol" w:hAnsi="Symbol" w:hint="default"/>
        <w:color w:val="984A9C" w:themeColor="accent2"/>
      </w:rPr>
    </w:lvl>
    <w:lvl w:ilvl="4">
      <w:start w:val="1"/>
      <w:numFmt w:val="bullet"/>
      <w:lvlText w:val=""/>
      <w:lvlJc w:val="left"/>
      <w:pPr>
        <w:ind w:left="1296" w:hanging="216"/>
      </w:pPr>
      <w:rPr>
        <w:rFonts w:ascii="Symbol" w:hAnsi="Symbol" w:hint="default"/>
        <w:color w:val="7030A0"/>
      </w:rPr>
    </w:lvl>
    <w:lvl w:ilvl="5">
      <w:start w:val="1"/>
      <w:numFmt w:val="lowerRoman"/>
      <w:lvlText w:val="(%6.)"/>
      <w:lvlJc w:val="center"/>
      <w:pPr>
        <w:ind w:left="2016" w:hanging="432"/>
      </w:pPr>
      <w:rPr>
        <w:rFonts w:hint="default"/>
        <w:b w:val="0"/>
        <w:i/>
        <w:color w:val="7030A0"/>
      </w:rPr>
    </w:lvl>
    <w:lvl w:ilvl="6">
      <w:start w:val="1"/>
      <w:numFmt w:val="bullet"/>
      <w:lvlText w:val="▪"/>
      <w:lvlJc w:val="left"/>
      <w:pPr>
        <w:ind w:left="2016" w:hanging="288"/>
      </w:pPr>
      <w:rPr>
        <w:rFonts w:ascii="Buxton Sketch" w:hAnsi="Buxton Sketch" w:hint="default"/>
        <w:color w:val="984A9C" w:themeColor="accent2"/>
      </w:rPr>
    </w:lvl>
    <w:lvl w:ilvl="7">
      <w:start w:val="1"/>
      <w:numFmt w:val="bullet"/>
      <w:lvlText w:val=""/>
      <w:lvlJc w:val="left"/>
      <w:pPr>
        <w:ind w:left="720" w:hanging="360"/>
      </w:pPr>
      <w:rPr>
        <w:rFonts w:ascii="Symbol" w:hAnsi="Symbol" w:hint="default"/>
        <w:color w:val="7030A0"/>
      </w:rPr>
    </w:lvl>
    <w:lvl w:ilvl="8">
      <w:start w:val="1"/>
      <w:numFmt w:val="bullet"/>
      <w:lvlText w:val=""/>
      <w:lvlJc w:val="left"/>
      <w:pPr>
        <w:ind w:left="1080" w:hanging="360"/>
      </w:pPr>
      <w:rPr>
        <w:rFonts w:ascii="Symbol" w:hAnsi="Symbol" w:hint="default"/>
        <w:color w:val="7030A0"/>
      </w:rPr>
    </w:lvl>
  </w:abstractNum>
  <w:abstractNum w:abstractNumId="72" w15:restartNumberingAfterBreak="0">
    <w:nsid w:val="60026924"/>
    <w:multiLevelType w:val="hybridMultilevel"/>
    <w:tmpl w:val="8DE4F914"/>
    <w:lvl w:ilvl="0" w:tplc="2938BB02">
      <w:start w:val="1"/>
      <w:numFmt w:val="bullet"/>
      <w:lvlText w:val=""/>
      <w:lvlJc w:val="left"/>
      <w:pPr>
        <w:ind w:left="1080" w:hanging="360"/>
      </w:pPr>
      <w:rPr>
        <w:rFonts w:ascii="Wingdings" w:hAnsi="Wingdings" w:hint="default"/>
        <w:color w:val="562873" w:themeColor="accent1"/>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6048021A"/>
    <w:multiLevelType w:val="multilevel"/>
    <w:tmpl w:val="2716CED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C77CA7"/>
    <w:multiLevelType w:val="hybridMultilevel"/>
    <w:tmpl w:val="E1004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1217E3E"/>
    <w:multiLevelType w:val="hybridMultilevel"/>
    <w:tmpl w:val="911202BE"/>
    <w:lvl w:ilvl="0" w:tplc="CAA83772">
      <w:numFmt w:val="bullet"/>
      <w:lvlText w:val=""/>
      <w:lvlJc w:val="left"/>
      <w:pPr>
        <w:ind w:left="720" w:hanging="360"/>
      </w:pPr>
      <w:rPr>
        <w:rFonts w:ascii="Wingdings" w:eastAsia="Calibri" w:hAnsi="Wingding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6" w15:restartNumberingAfterBreak="0">
    <w:nsid w:val="612D3EEF"/>
    <w:multiLevelType w:val="hybridMultilevel"/>
    <w:tmpl w:val="93D2685A"/>
    <w:lvl w:ilvl="0" w:tplc="C12E9C52">
      <w:start w:val="1"/>
      <w:numFmt w:val="bullet"/>
      <w:lvlText w:val=""/>
      <w:lvlJc w:val="left"/>
      <w:pPr>
        <w:ind w:left="720" w:hanging="360"/>
      </w:pPr>
      <w:rPr>
        <w:rFonts w:ascii="Wingdings" w:hAnsi="Wingdings" w:hint="default"/>
        <w:color w:val="7030A0"/>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3237942"/>
    <w:multiLevelType w:val="hybridMultilevel"/>
    <w:tmpl w:val="06BCD9D2"/>
    <w:lvl w:ilvl="0" w:tplc="FFFFFFFF">
      <w:start w:val="1"/>
      <w:numFmt w:val="bullet"/>
      <w:lvlText w:val=""/>
      <w:lvlJc w:val="left"/>
      <w:pPr>
        <w:ind w:left="1789" w:hanging="360"/>
      </w:pPr>
      <w:rPr>
        <w:rFonts w:ascii="Wingdings" w:hAnsi="Wingdings" w:hint="default"/>
        <w:b/>
        <w:bCs/>
        <w:color w:val="034694" w:themeColor="accent4"/>
        <w:sz w:val="20"/>
      </w:rPr>
    </w:lvl>
    <w:lvl w:ilvl="1" w:tplc="FFFFFFFF" w:tentative="1">
      <w:start w:val="1"/>
      <w:numFmt w:val="bullet"/>
      <w:lvlText w:val="o"/>
      <w:lvlJc w:val="left"/>
      <w:pPr>
        <w:ind w:left="2509" w:hanging="360"/>
      </w:pPr>
      <w:rPr>
        <w:rFonts w:ascii="Courier New" w:hAnsi="Courier New" w:cs="Courier New" w:hint="default"/>
      </w:rPr>
    </w:lvl>
    <w:lvl w:ilvl="2" w:tplc="FFFFFFFF" w:tentative="1">
      <w:start w:val="1"/>
      <w:numFmt w:val="bullet"/>
      <w:lvlText w:val=""/>
      <w:lvlJc w:val="left"/>
      <w:pPr>
        <w:ind w:left="3229" w:hanging="360"/>
      </w:pPr>
      <w:rPr>
        <w:rFonts w:ascii="Wingdings" w:hAnsi="Wingdings" w:hint="default"/>
      </w:rPr>
    </w:lvl>
    <w:lvl w:ilvl="3" w:tplc="FFFFFFFF" w:tentative="1">
      <w:start w:val="1"/>
      <w:numFmt w:val="bullet"/>
      <w:lvlText w:val=""/>
      <w:lvlJc w:val="left"/>
      <w:pPr>
        <w:ind w:left="3949" w:hanging="360"/>
      </w:pPr>
      <w:rPr>
        <w:rFonts w:ascii="Symbol" w:hAnsi="Symbol" w:hint="default"/>
      </w:rPr>
    </w:lvl>
    <w:lvl w:ilvl="4" w:tplc="FFFFFFFF" w:tentative="1">
      <w:start w:val="1"/>
      <w:numFmt w:val="bullet"/>
      <w:lvlText w:val="o"/>
      <w:lvlJc w:val="left"/>
      <w:pPr>
        <w:ind w:left="4669" w:hanging="360"/>
      </w:pPr>
      <w:rPr>
        <w:rFonts w:ascii="Courier New" w:hAnsi="Courier New" w:cs="Courier New" w:hint="default"/>
      </w:rPr>
    </w:lvl>
    <w:lvl w:ilvl="5" w:tplc="FFFFFFFF" w:tentative="1">
      <w:start w:val="1"/>
      <w:numFmt w:val="bullet"/>
      <w:lvlText w:val=""/>
      <w:lvlJc w:val="left"/>
      <w:pPr>
        <w:ind w:left="5389" w:hanging="360"/>
      </w:pPr>
      <w:rPr>
        <w:rFonts w:ascii="Wingdings" w:hAnsi="Wingdings" w:hint="default"/>
      </w:rPr>
    </w:lvl>
    <w:lvl w:ilvl="6" w:tplc="FFFFFFFF" w:tentative="1">
      <w:start w:val="1"/>
      <w:numFmt w:val="bullet"/>
      <w:lvlText w:val=""/>
      <w:lvlJc w:val="left"/>
      <w:pPr>
        <w:ind w:left="6109" w:hanging="360"/>
      </w:pPr>
      <w:rPr>
        <w:rFonts w:ascii="Symbol" w:hAnsi="Symbol" w:hint="default"/>
      </w:rPr>
    </w:lvl>
    <w:lvl w:ilvl="7" w:tplc="FFFFFFFF" w:tentative="1">
      <w:start w:val="1"/>
      <w:numFmt w:val="bullet"/>
      <w:lvlText w:val="o"/>
      <w:lvlJc w:val="left"/>
      <w:pPr>
        <w:ind w:left="6829" w:hanging="360"/>
      </w:pPr>
      <w:rPr>
        <w:rFonts w:ascii="Courier New" w:hAnsi="Courier New" w:cs="Courier New" w:hint="default"/>
      </w:rPr>
    </w:lvl>
    <w:lvl w:ilvl="8" w:tplc="FFFFFFFF" w:tentative="1">
      <w:start w:val="1"/>
      <w:numFmt w:val="bullet"/>
      <w:lvlText w:val=""/>
      <w:lvlJc w:val="left"/>
      <w:pPr>
        <w:ind w:left="7549" w:hanging="360"/>
      </w:pPr>
      <w:rPr>
        <w:rFonts w:ascii="Wingdings" w:hAnsi="Wingdings" w:hint="default"/>
      </w:rPr>
    </w:lvl>
  </w:abstractNum>
  <w:abstractNum w:abstractNumId="78" w15:restartNumberingAfterBreak="0">
    <w:nsid w:val="637958B3"/>
    <w:multiLevelType w:val="multilevel"/>
    <w:tmpl w:val="10E8FA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447512E"/>
    <w:multiLevelType w:val="hybridMultilevel"/>
    <w:tmpl w:val="7D1E4BB8"/>
    <w:lvl w:ilvl="0" w:tplc="69C051CC">
      <w:start w:val="1"/>
      <w:numFmt w:val="bullet"/>
      <w:lvlText w:val=""/>
      <w:lvlJc w:val="left"/>
      <w:pPr>
        <w:ind w:left="1069" w:hanging="360"/>
      </w:pPr>
      <w:rPr>
        <w:rFonts w:ascii="Wingdings" w:hAnsi="Wingdings" w:hint="default"/>
        <w:b/>
        <w:bCs/>
        <w:i w:val="0"/>
        <w:iCs/>
        <w:color w:val="034694" w:themeColor="accent4"/>
        <w:sz w:val="20"/>
      </w:rPr>
    </w:lvl>
    <w:lvl w:ilvl="1" w:tplc="69E88094">
      <w:start w:val="1"/>
      <w:numFmt w:val="bullet"/>
      <w:lvlText w:val=""/>
      <w:lvlJc w:val="left"/>
      <w:pPr>
        <w:ind w:left="1789" w:hanging="360"/>
      </w:pPr>
      <w:rPr>
        <w:rFonts w:ascii="Wingdings" w:hAnsi="Wingdings" w:hint="default"/>
        <w:b/>
        <w:bCs/>
        <w:color w:val="034694" w:themeColor="accent4"/>
        <w:sz w:val="20"/>
      </w:rPr>
    </w:lvl>
    <w:lvl w:ilvl="2" w:tplc="FFFFFFFF">
      <w:start w:val="1"/>
      <w:numFmt w:val="lowerRoman"/>
      <w:lvlText w:val="%3."/>
      <w:lvlJc w:val="right"/>
      <w:pPr>
        <w:ind w:left="2509" w:hanging="180"/>
      </w:pPr>
    </w:lvl>
    <w:lvl w:ilvl="3" w:tplc="FFFFFFFF">
      <w:start w:val="1"/>
      <w:numFmt w:val="decimal"/>
      <w:lvlText w:val="%4."/>
      <w:lvlJc w:val="left"/>
      <w:pPr>
        <w:ind w:left="3229" w:hanging="360"/>
      </w:pPr>
    </w:lvl>
    <w:lvl w:ilvl="4" w:tplc="FFFFFFFF">
      <w:start w:val="1"/>
      <w:numFmt w:val="lowerLetter"/>
      <w:lvlText w:val="%5."/>
      <w:lvlJc w:val="left"/>
      <w:pPr>
        <w:ind w:left="3949" w:hanging="360"/>
      </w:pPr>
    </w:lvl>
    <w:lvl w:ilvl="5" w:tplc="FFFFFFFF">
      <w:start w:val="1"/>
      <w:numFmt w:val="bullet"/>
      <w:lvlText w:val=""/>
      <w:lvlJc w:val="left"/>
      <w:pPr>
        <w:ind w:left="4849" w:hanging="360"/>
      </w:pPr>
      <w:rPr>
        <w:rFonts w:ascii="Wingdings" w:hAnsi="Wingdings" w:hint="default"/>
        <w:b/>
        <w:bCs/>
        <w:color w:val="034694" w:themeColor="accent4"/>
        <w:sz w:val="20"/>
      </w:r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80" w15:restartNumberingAfterBreak="0">
    <w:nsid w:val="65A35D4C"/>
    <w:multiLevelType w:val="hybridMultilevel"/>
    <w:tmpl w:val="0C50BCD4"/>
    <w:lvl w:ilvl="0" w:tplc="78A4C594">
      <w:start w:val="1"/>
      <w:numFmt w:val="lowerRoman"/>
      <w:lvlText w:val="%1."/>
      <w:lvlJc w:val="righ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6121EE6"/>
    <w:multiLevelType w:val="multilevel"/>
    <w:tmpl w:val="A7B079E2"/>
    <w:lvl w:ilvl="0">
      <w:start w:val="1"/>
      <w:numFmt w:val="decimalZero"/>
      <w:pStyle w:val="AD00"/>
      <w:lvlText w:val="AD%1"/>
      <w:lvlJc w:val="left"/>
      <w:pPr>
        <w:ind w:left="360" w:firstLine="0"/>
      </w:pPr>
      <w:rPr>
        <w:rFonts w:ascii="Segoe UI Semibold" w:hAnsi="Segoe UI Semibold" w:hint="default"/>
        <w:caps/>
        <w:strike w:val="0"/>
        <w:dstrike w:val="0"/>
        <w:vanish w:val="0"/>
        <w:color w:val="562873" w:themeColor="accent1"/>
        <w:sz w:val="20"/>
        <w:vertAlign w:val="baseline"/>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82" w15:restartNumberingAfterBreak="0">
    <w:nsid w:val="667D10E8"/>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3" w15:restartNumberingAfterBreak="0">
    <w:nsid w:val="67F55D56"/>
    <w:multiLevelType w:val="multilevel"/>
    <w:tmpl w:val="34EED9E4"/>
    <w:lvl w:ilvl="0">
      <w:start w:val="1"/>
      <w:numFmt w:val="lowerRoman"/>
      <w:lvlText w:val="%1."/>
      <w:lvlJc w:val="right"/>
      <w:pPr>
        <w:ind w:left="720" w:hanging="360"/>
      </w:pPr>
      <w:rPr>
        <w:rFonts w:hint="default"/>
        <w:b w:val="0"/>
        <w:i/>
        <w:color w:val="000000" w:themeColor="text1"/>
      </w:rPr>
    </w:lvl>
    <w:lvl w:ilvl="1">
      <w:start w:val="1"/>
      <w:numFmt w:val="lowerRoman"/>
      <w:lvlText w:val="%2."/>
      <w:lvlJc w:val="center"/>
      <w:pPr>
        <w:ind w:left="1080" w:hanging="288"/>
      </w:pPr>
      <w:rPr>
        <w:rFonts w:ascii="Segoe UI" w:hAnsi="Segoe UI" w:hint="default"/>
        <w:b w:val="0"/>
        <w:i/>
        <w:color w:val="auto"/>
      </w:rPr>
    </w:lvl>
    <w:lvl w:ilvl="2">
      <w:start w:val="1"/>
      <w:numFmt w:val="lowerLetter"/>
      <w:lvlText w:val="%3."/>
      <w:lvlJc w:val="left"/>
      <w:pPr>
        <w:ind w:left="1440" w:hanging="360"/>
      </w:pPr>
      <w:rPr>
        <w:rFonts w:ascii="Segoe UI" w:hAnsi="Segoe UI" w:hint="default"/>
        <w:b w:val="0"/>
        <w:i w:val="0"/>
        <w:color w:val="auto"/>
      </w:rPr>
    </w:lvl>
    <w:lvl w:ilvl="3">
      <w:start w:val="1"/>
      <w:numFmt w:val="bullet"/>
      <w:lvlText w:val=""/>
      <w:lvlJc w:val="left"/>
      <w:pPr>
        <w:ind w:left="1440" w:hanging="288"/>
      </w:pPr>
      <w:rPr>
        <w:rFonts w:ascii="Symbol" w:hAnsi="Symbol" w:hint="default"/>
        <w:color w:val="984A9C" w:themeColor="accent2"/>
      </w:rPr>
    </w:lvl>
    <w:lvl w:ilvl="4">
      <w:start w:val="1"/>
      <w:numFmt w:val="bullet"/>
      <w:lvlText w:val=""/>
      <w:lvlJc w:val="left"/>
      <w:pPr>
        <w:ind w:left="1296" w:hanging="216"/>
      </w:pPr>
      <w:rPr>
        <w:rFonts w:ascii="Symbol" w:hAnsi="Symbol" w:hint="default"/>
        <w:color w:val="7030A0"/>
      </w:rPr>
    </w:lvl>
    <w:lvl w:ilvl="5">
      <w:start w:val="1"/>
      <w:numFmt w:val="lowerRoman"/>
      <w:lvlText w:val="(%6.)"/>
      <w:lvlJc w:val="center"/>
      <w:pPr>
        <w:ind w:left="2016" w:hanging="432"/>
      </w:pPr>
      <w:rPr>
        <w:rFonts w:hint="default"/>
        <w:b w:val="0"/>
        <w:i/>
        <w:color w:val="7030A0"/>
      </w:rPr>
    </w:lvl>
    <w:lvl w:ilvl="6">
      <w:start w:val="1"/>
      <w:numFmt w:val="bullet"/>
      <w:lvlText w:val="▪"/>
      <w:lvlJc w:val="left"/>
      <w:pPr>
        <w:ind w:left="2016" w:hanging="288"/>
      </w:pPr>
      <w:rPr>
        <w:rFonts w:ascii="Buxton Sketch" w:hAnsi="Buxton Sketch" w:hint="default"/>
        <w:color w:val="984A9C" w:themeColor="accent2"/>
      </w:rPr>
    </w:lvl>
    <w:lvl w:ilvl="7">
      <w:start w:val="1"/>
      <w:numFmt w:val="bullet"/>
      <w:lvlText w:val=""/>
      <w:lvlJc w:val="left"/>
      <w:pPr>
        <w:ind w:left="720" w:hanging="360"/>
      </w:pPr>
      <w:rPr>
        <w:rFonts w:ascii="Symbol" w:hAnsi="Symbol" w:hint="default"/>
        <w:color w:val="7030A0"/>
      </w:rPr>
    </w:lvl>
    <w:lvl w:ilvl="8">
      <w:start w:val="1"/>
      <w:numFmt w:val="bullet"/>
      <w:lvlText w:val=""/>
      <w:lvlJc w:val="left"/>
      <w:pPr>
        <w:ind w:left="1080" w:hanging="360"/>
      </w:pPr>
      <w:rPr>
        <w:rFonts w:ascii="Symbol" w:hAnsi="Symbol" w:hint="default"/>
        <w:color w:val="7030A0"/>
      </w:rPr>
    </w:lvl>
  </w:abstractNum>
  <w:abstractNum w:abstractNumId="84" w15:restartNumberingAfterBreak="0">
    <w:nsid w:val="685424E5"/>
    <w:multiLevelType w:val="hybridMultilevel"/>
    <w:tmpl w:val="64A81C4E"/>
    <w:lvl w:ilvl="0" w:tplc="0409000F">
      <w:start w:val="1"/>
      <w:numFmt w:val="decimal"/>
      <w:lvlText w:val="%1."/>
      <w:lvlJc w:val="left"/>
      <w:pPr>
        <w:ind w:left="720" w:hanging="360"/>
      </w:pPr>
      <w:rPr>
        <w:rFonts w:hint="default"/>
        <w:color w:val="562873" w:themeColor="accent1"/>
      </w:rPr>
    </w:lvl>
    <w:lvl w:ilvl="1" w:tplc="FFFFFFFF">
      <w:start w:val="1"/>
      <w:numFmt w:val="bullet"/>
      <w:lvlText w:val=""/>
      <w:lvlJc w:val="left"/>
      <w:pPr>
        <w:ind w:left="1440" w:hanging="360"/>
      </w:pPr>
      <w:rPr>
        <w:rFonts w:ascii="Wingdings" w:hAnsi="Wingdings" w:hint="default"/>
        <w:color w:val="562873" w:themeColor="accent1"/>
        <w:sz w:val="20"/>
      </w:rPr>
    </w:lvl>
    <w:lvl w:ilvl="2" w:tplc="FFFFFFFF">
      <w:start w:val="1"/>
      <w:numFmt w:val="bullet"/>
      <w:lvlText w:val=""/>
      <w:lvlJc w:val="left"/>
      <w:pPr>
        <w:ind w:left="2160" w:hanging="360"/>
      </w:pPr>
      <w:rPr>
        <w:rFonts w:ascii="Wingdings" w:hAnsi="Wingdings" w:hint="default"/>
        <w:color w:val="562873" w:themeColor="accent1"/>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69BA56F7"/>
    <w:multiLevelType w:val="multilevel"/>
    <w:tmpl w:val="34EED9E4"/>
    <w:lvl w:ilvl="0">
      <w:start w:val="1"/>
      <w:numFmt w:val="lowerRoman"/>
      <w:lvlText w:val="%1."/>
      <w:lvlJc w:val="right"/>
      <w:pPr>
        <w:ind w:left="720" w:hanging="360"/>
      </w:pPr>
      <w:rPr>
        <w:rFonts w:hint="default"/>
        <w:b w:val="0"/>
        <w:i/>
        <w:color w:val="000000" w:themeColor="text1"/>
      </w:rPr>
    </w:lvl>
    <w:lvl w:ilvl="1">
      <w:start w:val="1"/>
      <w:numFmt w:val="lowerRoman"/>
      <w:lvlText w:val="%2."/>
      <w:lvlJc w:val="center"/>
      <w:pPr>
        <w:ind w:left="1080" w:hanging="288"/>
      </w:pPr>
      <w:rPr>
        <w:rFonts w:ascii="Segoe UI" w:hAnsi="Segoe UI" w:hint="default"/>
        <w:b w:val="0"/>
        <w:i/>
        <w:color w:val="auto"/>
      </w:rPr>
    </w:lvl>
    <w:lvl w:ilvl="2">
      <w:start w:val="1"/>
      <w:numFmt w:val="lowerLetter"/>
      <w:lvlText w:val="%3."/>
      <w:lvlJc w:val="left"/>
      <w:pPr>
        <w:ind w:left="1440" w:hanging="360"/>
      </w:pPr>
      <w:rPr>
        <w:rFonts w:ascii="Segoe UI" w:hAnsi="Segoe UI" w:hint="default"/>
        <w:b w:val="0"/>
        <w:i w:val="0"/>
        <w:color w:val="auto"/>
      </w:rPr>
    </w:lvl>
    <w:lvl w:ilvl="3">
      <w:start w:val="1"/>
      <w:numFmt w:val="bullet"/>
      <w:lvlText w:val=""/>
      <w:lvlJc w:val="left"/>
      <w:pPr>
        <w:ind w:left="1440" w:hanging="288"/>
      </w:pPr>
      <w:rPr>
        <w:rFonts w:ascii="Symbol" w:hAnsi="Symbol" w:hint="default"/>
        <w:color w:val="984A9C" w:themeColor="accent2"/>
      </w:rPr>
    </w:lvl>
    <w:lvl w:ilvl="4">
      <w:start w:val="1"/>
      <w:numFmt w:val="bullet"/>
      <w:lvlText w:val=""/>
      <w:lvlJc w:val="left"/>
      <w:pPr>
        <w:ind w:left="1296" w:hanging="216"/>
      </w:pPr>
      <w:rPr>
        <w:rFonts w:ascii="Symbol" w:hAnsi="Symbol" w:hint="default"/>
        <w:color w:val="7030A0"/>
      </w:rPr>
    </w:lvl>
    <w:lvl w:ilvl="5">
      <w:start w:val="1"/>
      <w:numFmt w:val="lowerRoman"/>
      <w:lvlText w:val="(%6.)"/>
      <w:lvlJc w:val="center"/>
      <w:pPr>
        <w:ind w:left="2016" w:hanging="432"/>
      </w:pPr>
      <w:rPr>
        <w:rFonts w:hint="default"/>
        <w:b w:val="0"/>
        <w:i/>
        <w:color w:val="7030A0"/>
      </w:rPr>
    </w:lvl>
    <w:lvl w:ilvl="6">
      <w:start w:val="1"/>
      <w:numFmt w:val="bullet"/>
      <w:lvlText w:val="▪"/>
      <w:lvlJc w:val="left"/>
      <w:pPr>
        <w:ind w:left="2016" w:hanging="288"/>
      </w:pPr>
      <w:rPr>
        <w:rFonts w:ascii="Buxton Sketch" w:hAnsi="Buxton Sketch" w:hint="default"/>
        <w:color w:val="984A9C" w:themeColor="accent2"/>
      </w:rPr>
    </w:lvl>
    <w:lvl w:ilvl="7">
      <w:start w:val="1"/>
      <w:numFmt w:val="bullet"/>
      <w:lvlText w:val=""/>
      <w:lvlJc w:val="left"/>
      <w:pPr>
        <w:ind w:left="720" w:hanging="360"/>
      </w:pPr>
      <w:rPr>
        <w:rFonts w:ascii="Symbol" w:hAnsi="Symbol" w:hint="default"/>
        <w:color w:val="7030A0"/>
      </w:rPr>
    </w:lvl>
    <w:lvl w:ilvl="8">
      <w:start w:val="1"/>
      <w:numFmt w:val="bullet"/>
      <w:lvlText w:val=""/>
      <w:lvlJc w:val="left"/>
      <w:pPr>
        <w:ind w:left="1080" w:hanging="360"/>
      </w:pPr>
      <w:rPr>
        <w:rFonts w:ascii="Symbol" w:hAnsi="Symbol" w:hint="default"/>
        <w:color w:val="7030A0"/>
      </w:rPr>
    </w:lvl>
  </w:abstractNum>
  <w:abstractNum w:abstractNumId="86" w15:restartNumberingAfterBreak="0">
    <w:nsid w:val="6A8E2910"/>
    <w:multiLevelType w:val="multilevel"/>
    <w:tmpl w:val="C54A3618"/>
    <w:lvl w:ilvl="0">
      <w:start w:val="1"/>
      <w:numFmt w:val="decimal"/>
      <w:pStyle w:val="Heading1numbered"/>
      <w:lvlText w:val="%1"/>
      <w:lvlJc w:val="left"/>
      <w:pPr>
        <w:ind w:left="432" w:hanging="432"/>
      </w:pPr>
      <w:rPr>
        <w:rFonts w:hint="default"/>
        <w:color w:val="984A9C"/>
      </w:rPr>
    </w:lvl>
    <w:lvl w:ilvl="1">
      <w:start w:val="1"/>
      <w:numFmt w:val="decimal"/>
      <w:pStyle w:val="Heading2numbered"/>
      <w:lvlText w:val="%1.%2"/>
      <w:lvlJc w:val="left"/>
      <w:pPr>
        <w:ind w:left="576" w:hanging="576"/>
      </w:pPr>
      <w:rPr>
        <w:rFonts w:hint="default"/>
      </w:rPr>
    </w:lvl>
    <w:lvl w:ilvl="2">
      <w:start w:val="1"/>
      <w:numFmt w:val="decimal"/>
      <w:pStyle w:val="Heading3numbered"/>
      <w:lvlText w:val="%1.%2.%3"/>
      <w:lvlJc w:val="left"/>
      <w:pPr>
        <w:ind w:left="720" w:hanging="720"/>
      </w:pPr>
    </w:lvl>
    <w:lvl w:ilvl="3">
      <w:start w:val="1"/>
      <w:numFmt w:val="decimal"/>
      <w:pStyle w:val="Heading4numbered"/>
      <w:lvlText w:val="%1.%2.%3.%4"/>
      <w:lvlJc w:val="left"/>
      <w:pPr>
        <w:ind w:left="864" w:hanging="864"/>
      </w:pPr>
    </w:lvl>
    <w:lvl w:ilvl="4">
      <w:start w:val="1"/>
      <w:numFmt w:val="decimal"/>
      <w:pStyle w:val="Heading5numbered"/>
      <w:suff w:val="space"/>
      <w:lvlText w:val="%1.%2.%3.%4.%5"/>
      <w:lvlJc w:val="left"/>
      <w:pPr>
        <w:ind w:left="1008" w:hanging="1008"/>
      </w:pPr>
      <w:rPr>
        <w:rFonts w:hint="default"/>
      </w:rPr>
    </w:lvl>
    <w:lvl w:ilvl="5">
      <w:start w:val="1"/>
      <w:numFmt w:val="decimal"/>
      <w:pStyle w:val="Heading6numbered"/>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7" w15:restartNumberingAfterBreak="0">
    <w:nsid w:val="6B852CE9"/>
    <w:multiLevelType w:val="multilevel"/>
    <w:tmpl w:val="DB54D15E"/>
    <w:lvl w:ilvl="0">
      <w:start w:val="1"/>
      <w:numFmt w:val="decimal"/>
      <w:lvlText w:val="QQQ_0%1."/>
      <w:lvlJc w:val="left"/>
      <w:pPr>
        <w:ind w:left="1418" w:hanging="681"/>
      </w:pPr>
      <w:rPr>
        <w:rFonts w:ascii="Century Gothic" w:eastAsia="Batang" w:hAnsi="Century Gothic" w:cs="Aparajita" w:hint="default"/>
        <w:b/>
        <w:bCs w:val="0"/>
        <w:i/>
        <w:iCs/>
        <w:color w:val="02346E" w:themeColor="accent4" w:themeShade="BF"/>
        <w:sz w:val="14"/>
        <w:szCs w:val="18"/>
      </w:rPr>
    </w:lvl>
    <w:lvl w:ilvl="1">
      <w:start w:val="1"/>
      <w:numFmt w:val="none"/>
      <w:pStyle w:val="ICS"/>
      <w:lvlText w:val="%2"/>
      <w:lvlJc w:val="left"/>
      <w:pPr>
        <w:ind w:left="1236" w:hanging="357"/>
      </w:pPr>
      <w:rPr>
        <w:rFonts w:ascii="Segoe UI" w:hAnsi="Segoe UI" w:hint="default"/>
        <w:b w:val="0"/>
        <w:i w:val="0"/>
        <w:caps w:val="0"/>
        <w:strike w:val="0"/>
        <w:dstrike w:val="0"/>
        <w:vanish w:val="0"/>
        <w:color w:val="auto"/>
        <w:sz w:val="20"/>
        <w:vertAlign w:val="baseline"/>
      </w:rPr>
    </w:lvl>
    <w:lvl w:ilvl="2">
      <w:start w:val="1"/>
      <w:numFmt w:val="bullet"/>
      <w:lvlText w:val=""/>
      <w:lvlJc w:val="left"/>
      <w:pPr>
        <w:ind w:left="1395" w:hanging="357"/>
      </w:pPr>
      <w:rPr>
        <w:rFonts w:ascii="Symbol" w:hAnsi="Symbol" w:hint="default"/>
        <w:b w:val="0"/>
        <w:i w:val="0"/>
        <w:caps w:val="0"/>
        <w:strike w:val="0"/>
        <w:dstrike w:val="0"/>
        <w:vanish w:val="0"/>
        <w:color w:val="0070C0"/>
        <w:sz w:val="20"/>
        <w:vertAlign w:val="baseline"/>
      </w:rPr>
    </w:lvl>
    <w:lvl w:ilvl="3">
      <w:start w:val="1"/>
      <w:numFmt w:val="none"/>
      <w:lvlText w:val=""/>
      <w:lvlJc w:val="left"/>
      <w:pPr>
        <w:ind w:left="1554" w:hanging="357"/>
      </w:pPr>
      <w:rPr>
        <w:rFonts w:ascii="Segoe UI" w:hAnsi="Segoe UI" w:hint="default"/>
        <w:b w:val="0"/>
        <w:i/>
        <w:color w:val="auto"/>
        <w:sz w:val="20"/>
      </w:rPr>
    </w:lvl>
    <w:lvl w:ilvl="4">
      <w:start w:val="1"/>
      <w:numFmt w:val="bullet"/>
      <w:lvlText w:val=""/>
      <w:lvlJc w:val="left"/>
      <w:pPr>
        <w:ind w:left="1713" w:hanging="357"/>
      </w:pPr>
      <w:rPr>
        <w:rFonts w:ascii="Symbol" w:hAnsi="Symbol" w:hint="default"/>
        <w:b w:val="0"/>
        <w:i w:val="0"/>
        <w:caps w:val="0"/>
        <w:strike w:val="0"/>
        <w:dstrike w:val="0"/>
        <w:vanish w:val="0"/>
        <w:color w:val="7030A0"/>
        <w:sz w:val="20"/>
        <w:vertAlign w:val="baseline"/>
      </w:rPr>
    </w:lvl>
    <w:lvl w:ilvl="5">
      <w:start w:val="1"/>
      <w:numFmt w:val="none"/>
      <w:lvlText w:val=""/>
      <w:lvlJc w:val="left"/>
      <w:pPr>
        <w:ind w:left="1872" w:hanging="357"/>
      </w:pPr>
      <w:rPr>
        <w:rFonts w:hint="default"/>
        <w:b w:val="0"/>
        <w:i w:val="0"/>
        <w:sz w:val="20"/>
      </w:rPr>
    </w:lvl>
    <w:lvl w:ilvl="6">
      <w:start w:val="1"/>
      <w:numFmt w:val="bullet"/>
      <w:lvlText w:val="▪"/>
      <w:lvlJc w:val="left"/>
      <w:pPr>
        <w:ind w:left="2031" w:hanging="357"/>
      </w:pPr>
      <w:rPr>
        <w:rFonts w:ascii="Buxton Sketch" w:hAnsi="Buxton Sketch" w:hint="default"/>
        <w:b w:val="0"/>
        <w:i w:val="0"/>
        <w:caps w:val="0"/>
        <w:strike w:val="0"/>
        <w:dstrike w:val="0"/>
        <w:vanish w:val="0"/>
        <w:color w:val="562873" w:themeColor="accent1"/>
        <w:sz w:val="20"/>
        <w:vertAlign w:val="baseline"/>
      </w:rPr>
    </w:lvl>
    <w:lvl w:ilvl="7">
      <w:start w:val="1"/>
      <w:numFmt w:val="none"/>
      <w:lvlText w:val="%8 QQQ_0 ."/>
      <w:lvlJc w:val="left"/>
      <w:pPr>
        <w:ind w:left="2190" w:hanging="357"/>
      </w:pPr>
      <w:rPr>
        <w:rFonts w:ascii="Segoe UI" w:hAnsi="Segoe UI" w:hint="default"/>
        <w:color w:val="002060"/>
        <w:sz w:val="16"/>
      </w:rPr>
    </w:lvl>
    <w:lvl w:ilvl="8">
      <w:start w:val="1"/>
      <w:numFmt w:val="none"/>
      <w:lvlText w:val="%9"/>
      <w:lvlJc w:val="left"/>
      <w:pPr>
        <w:ind w:left="2349" w:hanging="357"/>
      </w:pPr>
      <w:rPr>
        <w:rFonts w:hint="default"/>
        <w:b w:val="0"/>
        <w:i w:val="0"/>
        <w:sz w:val="16"/>
      </w:rPr>
    </w:lvl>
  </w:abstractNum>
  <w:abstractNum w:abstractNumId="88" w15:restartNumberingAfterBreak="0">
    <w:nsid w:val="6BF56362"/>
    <w:multiLevelType w:val="hybridMultilevel"/>
    <w:tmpl w:val="1BC8491E"/>
    <w:lvl w:ilvl="0" w:tplc="95626EC0">
      <w:start w:val="1"/>
      <w:numFmt w:val="bullet"/>
      <w:pStyle w:val="RequirementBullet"/>
      <w:lvlText w:val=""/>
      <w:lvlJc w:val="left"/>
      <w:pPr>
        <w:ind w:left="720" w:hanging="360"/>
      </w:pPr>
      <w:rPr>
        <w:rFonts w:ascii="Symbol" w:hAnsi="Symbol" w:cs="Courier New" w:hint="default"/>
        <w:color w:val="984A9C" w:themeColor="accent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6C0D042B"/>
    <w:multiLevelType w:val="hybridMultilevel"/>
    <w:tmpl w:val="719620EE"/>
    <w:lvl w:ilvl="0" w:tplc="69E88094">
      <w:start w:val="1"/>
      <w:numFmt w:val="bullet"/>
      <w:lvlText w:val=""/>
      <w:lvlJc w:val="left"/>
      <w:pPr>
        <w:ind w:left="1080" w:hanging="360"/>
      </w:pPr>
      <w:rPr>
        <w:rFonts w:ascii="Wingdings" w:hAnsi="Wingdings" w:hint="default"/>
        <w:b/>
        <w:bCs/>
        <w:color w:val="034694" w:themeColor="accent4"/>
        <w:sz w:val="20"/>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0" w15:restartNumberingAfterBreak="0">
    <w:nsid w:val="6F9C7898"/>
    <w:multiLevelType w:val="hybridMultilevel"/>
    <w:tmpl w:val="27F44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07216F6"/>
    <w:multiLevelType w:val="multilevel"/>
    <w:tmpl w:val="7250061A"/>
    <w:lvl w:ilvl="0">
      <w:start w:val="1"/>
      <w:numFmt w:val="none"/>
      <w:lvlText w:val="%1"/>
      <w:lvlJc w:val="left"/>
      <w:pPr>
        <w:ind w:left="0" w:firstLine="0"/>
      </w:pPr>
      <w:rPr>
        <w:rFonts w:hint="default"/>
      </w:rPr>
    </w:lvl>
    <w:lvl w:ilvl="1">
      <w:start w:val="1"/>
      <w:numFmt w:val="lowerLetter"/>
      <w:lvlText w:val="%2)"/>
      <w:lvlJc w:val="left"/>
      <w:pPr>
        <w:ind w:left="360" w:hanging="360"/>
      </w:pPr>
      <w:rPr>
        <w:rFonts w:ascii="Segoe UI" w:hAnsi="Segoe UI" w:hint="default"/>
        <w:b w:val="0"/>
        <w:i/>
        <w:caps w:val="0"/>
        <w:strike w:val="0"/>
        <w:dstrike w:val="0"/>
        <w:vanish w:val="0"/>
        <w:color w:val="auto"/>
        <w:sz w:val="20"/>
        <w:vertAlign w:val="baseline"/>
      </w:rPr>
    </w:lvl>
    <w:lvl w:ilvl="2">
      <w:start w:val="1"/>
      <w:numFmt w:val="none"/>
      <w:lvlText w:val="%3"/>
      <w:lvlJc w:val="left"/>
      <w:pPr>
        <w:tabs>
          <w:tab w:val="num" w:pos="720"/>
        </w:tabs>
        <w:ind w:left="360" w:firstLine="0"/>
      </w:pPr>
      <w:rPr>
        <w:rFonts w:ascii="Segoe UI" w:hAnsi="Segoe UI" w:hint="default"/>
        <w:b w:val="0"/>
        <w:i/>
        <w:caps w:val="0"/>
        <w:strike w:val="0"/>
        <w:dstrike w:val="0"/>
        <w:vanish w:val="0"/>
        <w:color w:val="auto"/>
        <w:sz w:val="20"/>
        <w:vertAlign w:val="baseline"/>
      </w:rPr>
    </w:lvl>
    <w:lvl w:ilvl="3">
      <w:start w:val="1"/>
      <w:numFmt w:val="lowerRoman"/>
      <w:lvlText w:val="%4."/>
      <w:lvlJc w:val="center"/>
      <w:pPr>
        <w:ind w:left="792" w:hanging="288"/>
      </w:pPr>
      <w:rPr>
        <w:rFonts w:ascii="Segoe UI" w:hAnsi="Segoe UI" w:hint="default"/>
        <w:b w:val="0"/>
        <w:i/>
        <w:color w:val="auto"/>
        <w:sz w:val="20"/>
      </w:rPr>
    </w:lvl>
    <w:lvl w:ilvl="4">
      <w:start w:val="1"/>
      <w:numFmt w:val="bullet"/>
      <w:lvlText w:val=""/>
      <w:lvlJc w:val="left"/>
      <w:pPr>
        <w:ind w:left="720" w:hanging="360"/>
      </w:pPr>
      <w:rPr>
        <w:rFonts w:ascii="Symbol" w:hAnsi="Symbol" w:hint="default"/>
        <w:b w:val="0"/>
        <w:i w:val="0"/>
        <w:caps w:val="0"/>
        <w:strike w:val="0"/>
        <w:dstrike w:val="0"/>
        <w:vanish w:val="0"/>
        <w:color w:val="562873" w:themeColor="accent1"/>
        <w:sz w:val="20"/>
        <w:vertAlign w:val="baseline"/>
      </w:rPr>
    </w:lvl>
    <w:lvl w:ilvl="5">
      <w:start w:val="1"/>
      <w:numFmt w:val="bullet"/>
      <w:lvlText w:val=""/>
      <w:lvlJc w:val="left"/>
      <w:pPr>
        <w:tabs>
          <w:tab w:val="num" w:pos="1440"/>
        </w:tabs>
        <w:ind w:left="1080" w:hanging="288"/>
      </w:pPr>
      <w:rPr>
        <w:rFonts w:ascii="Symbol" w:hAnsi="Symbol" w:hint="default"/>
        <w:b w:val="0"/>
        <w:i w:val="0"/>
        <w:color w:val="984A9C" w:themeColor="accent2"/>
        <w:sz w:val="20"/>
      </w:rPr>
    </w:lvl>
    <w:lvl w:ilvl="6">
      <w:start w:val="1"/>
      <w:numFmt w:val="bullet"/>
      <w:lvlText w:val="▪"/>
      <w:lvlJc w:val="left"/>
      <w:pPr>
        <w:ind w:left="1440" w:hanging="288"/>
      </w:pPr>
      <w:rPr>
        <w:rFonts w:ascii="Buxton Sketch" w:hAnsi="Buxton Sketch" w:hint="default"/>
        <w:b w:val="0"/>
        <w:i w:val="0"/>
        <w:caps w:val="0"/>
        <w:strike w:val="0"/>
        <w:dstrike w:val="0"/>
        <w:vanish w:val="0"/>
        <w:color w:val="562873" w:themeColor="accent1"/>
        <w:sz w:val="28"/>
        <w:szCs w:val="32"/>
        <w:vertAlign w:val="baseline"/>
      </w:rPr>
    </w:lvl>
    <w:lvl w:ilvl="7">
      <w:start w:val="1"/>
      <w:numFmt w:val="lowerLetter"/>
      <w:lvlText w:val="%8"/>
      <w:lvlJc w:val="left"/>
      <w:pPr>
        <w:tabs>
          <w:tab w:val="num" w:pos="25920"/>
        </w:tabs>
        <w:ind w:left="1800" w:hanging="360"/>
      </w:pPr>
      <w:rPr>
        <w:rFonts w:hint="default"/>
        <w:color w:val="562873" w:themeColor="accent1"/>
      </w:rPr>
    </w:lvl>
    <w:lvl w:ilvl="8">
      <w:start w:val="1"/>
      <w:numFmt w:val="none"/>
      <w:lvlText w:val=""/>
      <w:lvlJc w:val="left"/>
      <w:pPr>
        <w:ind w:left="720" w:firstLine="0"/>
      </w:pPr>
      <w:rPr>
        <w:rFonts w:hint="default"/>
        <w:b w:val="0"/>
        <w:i w:val="0"/>
        <w:sz w:val="16"/>
      </w:rPr>
    </w:lvl>
  </w:abstractNum>
  <w:abstractNum w:abstractNumId="92" w15:restartNumberingAfterBreak="0">
    <w:nsid w:val="70FE0608"/>
    <w:multiLevelType w:val="multilevel"/>
    <w:tmpl w:val="34EED9E4"/>
    <w:lvl w:ilvl="0">
      <w:start w:val="1"/>
      <w:numFmt w:val="lowerRoman"/>
      <w:lvlText w:val="%1."/>
      <w:lvlJc w:val="right"/>
      <w:pPr>
        <w:ind w:left="720" w:hanging="360"/>
      </w:pPr>
      <w:rPr>
        <w:rFonts w:hint="default"/>
        <w:b w:val="0"/>
        <w:i/>
        <w:color w:val="000000" w:themeColor="text1"/>
      </w:rPr>
    </w:lvl>
    <w:lvl w:ilvl="1">
      <w:start w:val="1"/>
      <w:numFmt w:val="lowerRoman"/>
      <w:lvlText w:val="%2."/>
      <w:lvlJc w:val="center"/>
      <w:pPr>
        <w:ind w:left="1080" w:hanging="288"/>
      </w:pPr>
      <w:rPr>
        <w:rFonts w:ascii="Segoe UI" w:hAnsi="Segoe UI" w:hint="default"/>
        <w:b w:val="0"/>
        <w:i/>
        <w:color w:val="auto"/>
      </w:rPr>
    </w:lvl>
    <w:lvl w:ilvl="2">
      <w:start w:val="1"/>
      <w:numFmt w:val="lowerLetter"/>
      <w:lvlText w:val="%3."/>
      <w:lvlJc w:val="left"/>
      <w:pPr>
        <w:ind w:left="1440" w:hanging="360"/>
      </w:pPr>
      <w:rPr>
        <w:rFonts w:ascii="Segoe UI" w:hAnsi="Segoe UI" w:hint="default"/>
        <w:b w:val="0"/>
        <w:i w:val="0"/>
        <w:color w:val="auto"/>
      </w:rPr>
    </w:lvl>
    <w:lvl w:ilvl="3">
      <w:start w:val="1"/>
      <w:numFmt w:val="bullet"/>
      <w:lvlText w:val=""/>
      <w:lvlJc w:val="left"/>
      <w:pPr>
        <w:ind w:left="1440" w:hanging="288"/>
      </w:pPr>
      <w:rPr>
        <w:rFonts w:ascii="Symbol" w:hAnsi="Symbol" w:hint="default"/>
        <w:color w:val="984A9C" w:themeColor="accent2"/>
      </w:rPr>
    </w:lvl>
    <w:lvl w:ilvl="4">
      <w:start w:val="1"/>
      <w:numFmt w:val="bullet"/>
      <w:lvlText w:val=""/>
      <w:lvlJc w:val="left"/>
      <w:pPr>
        <w:ind w:left="1296" w:hanging="216"/>
      </w:pPr>
      <w:rPr>
        <w:rFonts w:ascii="Symbol" w:hAnsi="Symbol" w:hint="default"/>
        <w:color w:val="7030A0"/>
      </w:rPr>
    </w:lvl>
    <w:lvl w:ilvl="5">
      <w:start w:val="1"/>
      <w:numFmt w:val="lowerRoman"/>
      <w:lvlText w:val="(%6.)"/>
      <w:lvlJc w:val="center"/>
      <w:pPr>
        <w:ind w:left="2016" w:hanging="432"/>
      </w:pPr>
      <w:rPr>
        <w:rFonts w:hint="default"/>
        <w:b w:val="0"/>
        <w:i/>
        <w:color w:val="7030A0"/>
      </w:rPr>
    </w:lvl>
    <w:lvl w:ilvl="6">
      <w:start w:val="1"/>
      <w:numFmt w:val="bullet"/>
      <w:lvlText w:val="▪"/>
      <w:lvlJc w:val="left"/>
      <w:pPr>
        <w:ind w:left="2016" w:hanging="288"/>
      </w:pPr>
      <w:rPr>
        <w:rFonts w:ascii="Buxton Sketch" w:hAnsi="Buxton Sketch" w:hint="default"/>
        <w:color w:val="984A9C" w:themeColor="accent2"/>
      </w:rPr>
    </w:lvl>
    <w:lvl w:ilvl="7">
      <w:start w:val="1"/>
      <w:numFmt w:val="bullet"/>
      <w:lvlText w:val=""/>
      <w:lvlJc w:val="left"/>
      <w:pPr>
        <w:ind w:left="720" w:hanging="360"/>
      </w:pPr>
      <w:rPr>
        <w:rFonts w:ascii="Symbol" w:hAnsi="Symbol" w:hint="default"/>
        <w:color w:val="7030A0"/>
      </w:rPr>
    </w:lvl>
    <w:lvl w:ilvl="8">
      <w:start w:val="1"/>
      <w:numFmt w:val="bullet"/>
      <w:lvlText w:val=""/>
      <w:lvlJc w:val="left"/>
      <w:pPr>
        <w:ind w:left="1080" w:hanging="360"/>
      </w:pPr>
      <w:rPr>
        <w:rFonts w:ascii="Symbol" w:hAnsi="Symbol" w:hint="default"/>
        <w:color w:val="7030A0"/>
      </w:rPr>
    </w:lvl>
  </w:abstractNum>
  <w:abstractNum w:abstractNumId="93" w15:restartNumberingAfterBreak="0">
    <w:nsid w:val="720C034E"/>
    <w:multiLevelType w:val="multilevel"/>
    <w:tmpl w:val="A56C9776"/>
    <w:lvl w:ilvl="0">
      <w:start w:val="1"/>
      <w:numFmt w:val="lowerRoman"/>
      <w:lvlText w:val="%1."/>
      <w:lvlJc w:val="right"/>
      <w:pPr>
        <w:ind w:left="720" w:hanging="360"/>
      </w:pPr>
      <w:rPr>
        <w:rFonts w:hint="default"/>
        <w:b w:val="0"/>
        <w:i/>
        <w:color w:val="000000" w:themeColor="text1"/>
      </w:rPr>
    </w:lvl>
    <w:lvl w:ilvl="1">
      <w:start w:val="1"/>
      <w:numFmt w:val="lowerLetter"/>
      <w:lvlText w:val="%2."/>
      <w:lvlJc w:val="left"/>
      <w:pPr>
        <w:ind w:left="1440" w:hanging="360"/>
      </w:pPr>
    </w:lvl>
    <w:lvl w:ilvl="2">
      <w:start w:val="1"/>
      <w:numFmt w:val="lowerLetter"/>
      <w:lvlText w:val="%3."/>
      <w:lvlJc w:val="left"/>
      <w:pPr>
        <w:ind w:left="1440" w:hanging="360"/>
      </w:pPr>
      <w:rPr>
        <w:rFonts w:ascii="Segoe UI" w:hAnsi="Segoe UI" w:hint="default"/>
        <w:b w:val="0"/>
        <w:i w:val="0"/>
        <w:color w:val="auto"/>
      </w:rPr>
    </w:lvl>
    <w:lvl w:ilvl="3">
      <w:start w:val="1"/>
      <w:numFmt w:val="bullet"/>
      <w:lvlText w:val=""/>
      <w:lvlJc w:val="left"/>
      <w:pPr>
        <w:ind w:left="1440" w:hanging="288"/>
      </w:pPr>
      <w:rPr>
        <w:rFonts w:ascii="Symbol" w:hAnsi="Symbol" w:hint="default"/>
        <w:color w:val="984A9C" w:themeColor="accent2"/>
      </w:rPr>
    </w:lvl>
    <w:lvl w:ilvl="4">
      <w:start w:val="1"/>
      <w:numFmt w:val="bullet"/>
      <w:lvlText w:val=""/>
      <w:lvlJc w:val="left"/>
      <w:pPr>
        <w:ind w:left="1296" w:hanging="216"/>
      </w:pPr>
      <w:rPr>
        <w:rFonts w:ascii="Symbol" w:hAnsi="Symbol" w:hint="default"/>
        <w:color w:val="7030A0"/>
      </w:rPr>
    </w:lvl>
    <w:lvl w:ilvl="5">
      <w:start w:val="1"/>
      <w:numFmt w:val="lowerRoman"/>
      <w:lvlText w:val="(%6.)"/>
      <w:lvlJc w:val="center"/>
      <w:pPr>
        <w:ind w:left="2016" w:hanging="432"/>
      </w:pPr>
      <w:rPr>
        <w:rFonts w:hint="default"/>
        <w:b w:val="0"/>
        <w:i/>
        <w:color w:val="7030A0"/>
      </w:rPr>
    </w:lvl>
    <w:lvl w:ilvl="6">
      <w:start w:val="1"/>
      <w:numFmt w:val="bullet"/>
      <w:lvlText w:val="▪"/>
      <w:lvlJc w:val="left"/>
      <w:pPr>
        <w:ind w:left="2016" w:hanging="288"/>
      </w:pPr>
      <w:rPr>
        <w:rFonts w:ascii="Buxton Sketch" w:hAnsi="Buxton Sketch" w:hint="default"/>
        <w:color w:val="984A9C" w:themeColor="accent2"/>
      </w:rPr>
    </w:lvl>
    <w:lvl w:ilvl="7">
      <w:start w:val="1"/>
      <w:numFmt w:val="bullet"/>
      <w:lvlText w:val=""/>
      <w:lvlJc w:val="left"/>
      <w:pPr>
        <w:ind w:left="720" w:hanging="360"/>
      </w:pPr>
      <w:rPr>
        <w:rFonts w:ascii="Symbol" w:hAnsi="Symbol" w:hint="default"/>
        <w:color w:val="7030A0"/>
      </w:rPr>
    </w:lvl>
    <w:lvl w:ilvl="8">
      <w:start w:val="1"/>
      <w:numFmt w:val="bullet"/>
      <w:lvlText w:val=""/>
      <w:lvlJc w:val="left"/>
      <w:pPr>
        <w:ind w:left="1080" w:hanging="360"/>
      </w:pPr>
      <w:rPr>
        <w:rFonts w:ascii="Symbol" w:hAnsi="Symbol" w:hint="default"/>
        <w:color w:val="7030A0"/>
      </w:rPr>
    </w:lvl>
  </w:abstractNum>
  <w:abstractNum w:abstractNumId="94" w15:restartNumberingAfterBreak="0">
    <w:nsid w:val="738B70B2"/>
    <w:multiLevelType w:val="hybridMultilevel"/>
    <w:tmpl w:val="1ADCDFB6"/>
    <w:lvl w:ilvl="0" w:tplc="FFFFFFFF">
      <w:start w:val="1"/>
      <w:numFmt w:val="bullet"/>
      <w:lvlText w:val=""/>
      <w:lvlJc w:val="left"/>
      <w:pPr>
        <w:ind w:left="1080" w:hanging="360"/>
      </w:pPr>
      <w:rPr>
        <w:rFonts w:ascii="Wingdings" w:hAnsi="Wingdings" w:hint="default"/>
        <w:b/>
        <w:bCs/>
        <w:color w:val="034694" w:themeColor="accent4"/>
        <w:sz w:val="20"/>
      </w:rPr>
    </w:lvl>
    <w:lvl w:ilvl="1" w:tplc="E68649F2">
      <w:start w:val="1"/>
      <w:numFmt w:val="bullet"/>
      <w:lvlText w:val="-"/>
      <w:lvlJc w:val="left"/>
      <w:pPr>
        <w:ind w:left="1440" w:hanging="360"/>
      </w:pPr>
      <w:rPr>
        <w:rFonts w:ascii="Segoe UI" w:eastAsia="Calibri" w:hAnsi="Segoe UI" w:cs="Segoe UI" w:hint="default"/>
        <w:color w:val="034694" w:themeColor="accent4"/>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5" w15:restartNumberingAfterBreak="0">
    <w:nsid w:val="79DF27CC"/>
    <w:multiLevelType w:val="hybridMultilevel"/>
    <w:tmpl w:val="EAE4B528"/>
    <w:lvl w:ilvl="0" w:tplc="45DA2C4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A8B68BA"/>
    <w:multiLevelType w:val="multilevel"/>
    <w:tmpl w:val="D42AF3C6"/>
    <w:lvl w:ilvl="0">
      <w:start w:val="1"/>
      <w:numFmt w:val="lowerRoman"/>
      <w:lvlText w:val="%1."/>
      <w:lvlJc w:val="right"/>
      <w:pPr>
        <w:ind w:left="720" w:hanging="360"/>
      </w:pPr>
      <w:rPr>
        <w:rFonts w:hint="default"/>
        <w:b w:val="0"/>
        <w:i/>
        <w:color w:val="000000" w:themeColor="text1"/>
      </w:rPr>
    </w:lvl>
    <w:lvl w:ilvl="1">
      <w:start w:val="1"/>
      <w:numFmt w:val="lowerRoman"/>
      <w:lvlText w:val="%2."/>
      <w:lvlJc w:val="center"/>
      <w:pPr>
        <w:ind w:left="1080" w:hanging="288"/>
      </w:pPr>
      <w:rPr>
        <w:rFonts w:ascii="Segoe UI" w:hAnsi="Segoe UI" w:hint="default"/>
        <w:b w:val="0"/>
        <w:i/>
        <w:color w:val="7030A0"/>
      </w:rPr>
    </w:lvl>
    <w:lvl w:ilvl="2">
      <w:start w:val="1"/>
      <w:numFmt w:val="lowerLetter"/>
      <w:lvlText w:val="%3."/>
      <w:lvlJc w:val="left"/>
      <w:pPr>
        <w:ind w:left="1440" w:hanging="360"/>
      </w:pPr>
      <w:rPr>
        <w:rFonts w:ascii="Segoe UI" w:hAnsi="Segoe UI" w:hint="default"/>
        <w:b w:val="0"/>
        <w:i w:val="0"/>
        <w:color w:val="7030A0"/>
      </w:rPr>
    </w:lvl>
    <w:lvl w:ilvl="3">
      <w:start w:val="1"/>
      <w:numFmt w:val="bullet"/>
      <w:lvlText w:val=""/>
      <w:lvlJc w:val="left"/>
      <w:pPr>
        <w:ind w:left="1440" w:hanging="288"/>
      </w:pPr>
      <w:rPr>
        <w:rFonts w:ascii="Symbol" w:hAnsi="Symbol" w:hint="default"/>
        <w:color w:val="984A9C" w:themeColor="accent2"/>
      </w:rPr>
    </w:lvl>
    <w:lvl w:ilvl="4">
      <w:start w:val="1"/>
      <w:numFmt w:val="bullet"/>
      <w:lvlText w:val=""/>
      <w:lvlJc w:val="left"/>
      <w:pPr>
        <w:ind w:left="1296" w:hanging="216"/>
      </w:pPr>
      <w:rPr>
        <w:rFonts w:ascii="Symbol" w:hAnsi="Symbol" w:hint="default"/>
        <w:color w:val="7030A0"/>
      </w:rPr>
    </w:lvl>
    <w:lvl w:ilvl="5">
      <w:start w:val="1"/>
      <w:numFmt w:val="lowerRoman"/>
      <w:lvlText w:val="(%6.)"/>
      <w:lvlJc w:val="center"/>
      <w:pPr>
        <w:ind w:left="2016" w:hanging="432"/>
      </w:pPr>
      <w:rPr>
        <w:rFonts w:hint="default"/>
        <w:b w:val="0"/>
        <w:i/>
        <w:color w:val="7030A0"/>
      </w:rPr>
    </w:lvl>
    <w:lvl w:ilvl="6">
      <w:start w:val="1"/>
      <w:numFmt w:val="bullet"/>
      <w:lvlText w:val="▪"/>
      <w:lvlJc w:val="left"/>
      <w:pPr>
        <w:ind w:left="2016" w:hanging="288"/>
      </w:pPr>
      <w:rPr>
        <w:rFonts w:ascii="Buxton Sketch" w:hAnsi="Buxton Sketch" w:hint="default"/>
        <w:color w:val="984A9C" w:themeColor="accent2"/>
      </w:rPr>
    </w:lvl>
    <w:lvl w:ilvl="7">
      <w:start w:val="1"/>
      <w:numFmt w:val="bullet"/>
      <w:lvlText w:val=""/>
      <w:lvlJc w:val="left"/>
      <w:pPr>
        <w:ind w:left="720" w:hanging="360"/>
      </w:pPr>
      <w:rPr>
        <w:rFonts w:ascii="Symbol" w:hAnsi="Symbol" w:hint="default"/>
        <w:color w:val="7030A0"/>
      </w:rPr>
    </w:lvl>
    <w:lvl w:ilvl="8">
      <w:start w:val="1"/>
      <w:numFmt w:val="bullet"/>
      <w:lvlText w:val=""/>
      <w:lvlJc w:val="left"/>
      <w:pPr>
        <w:ind w:left="1080" w:hanging="360"/>
      </w:pPr>
      <w:rPr>
        <w:rFonts w:ascii="Symbol" w:hAnsi="Symbol" w:hint="default"/>
        <w:color w:val="7030A0"/>
      </w:rPr>
    </w:lvl>
  </w:abstractNum>
  <w:abstractNum w:abstractNumId="97" w15:restartNumberingAfterBreak="0">
    <w:nsid w:val="7D8B7E59"/>
    <w:multiLevelType w:val="multilevel"/>
    <w:tmpl w:val="2F60C0CA"/>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98" w15:restartNumberingAfterBreak="0">
    <w:nsid w:val="7E461962"/>
    <w:multiLevelType w:val="multilevel"/>
    <w:tmpl w:val="FF8EAB3A"/>
    <w:lvl w:ilvl="0">
      <w:start w:val="1"/>
      <w:numFmt w:val="lowerLetter"/>
      <w:lvlText w:val="%1)"/>
      <w:lvlJc w:val="left"/>
      <w:pPr>
        <w:ind w:left="360" w:hanging="360"/>
      </w:pPr>
      <w:rPr>
        <w:rFonts w:hint="default"/>
        <w:color w:val="000000" w:themeColor="text1"/>
      </w:rPr>
    </w:lvl>
    <w:lvl w:ilvl="1">
      <w:start w:val="1"/>
      <w:numFmt w:val="lowerRoman"/>
      <w:lvlText w:val="%2."/>
      <w:lvlJc w:val="center"/>
      <w:pPr>
        <w:ind w:left="720" w:hanging="288"/>
      </w:pPr>
      <w:rPr>
        <w:rFonts w:ascii="Segoe UI" w:hAnsi="Segoe UI" w:hint="default"/>
        <w:b w:val="0"/>
        <w:i/>
        <w:color w:val="000000" w:themeColor="text1"/>
      </w:rPr>
    </w:lvl>
    <w:lvl w:ilvl="2">
      <w:start w:val="1"/>
      <w:numFmt w:val="lowerLetter"/>
      <w:lvlText w:val="%3."/>
      <w:lvlJc w:val="left"/>
      <w:pPr>
        <w:ind w:left="1080" w:hanging="360"/>
      </w:pPr>
      <w:rPr>
        <w:rFonts w:ascii="Segoe UI" w:hAnsi="Segoe UI" w:hint="default"/>
        <w:b w:val="0"/>
        <w:i w:val="0"/>
        <w:color w:val="7030A0"/>
      </w:rPr>
    </w:lvl>
    <w:lvl w:ilvl="3">
      <w:start w:val="1"/>
      <w:numFmt w:val="bullet"/>
      <w:lvlText w:val=""/>
      <w:lvlJc w:val="left"/>
      <w:pPr>
        <w:ind w:left="1080" w:hanging="288"/>
      </w:pPr>
      <w:rPr>
        <w:rFonts w:ascii="Symbol" w:hAnsi="Symbol" w:hint="default"/>
        <w:color w:val="984A9C" w:themeColor="accent2"/>
      </w:rPr>
    </w:lvl>
    <w:lvl w:ilvl="4">
      <w:start w:val="1"/>
      <w:numFmt w:val="bullet"/>
      <w:lvlText w:val=""/>
      <w:lvlJc w:val="left"/>
      <w:pPr>
        <w:ind w:left="936" w:hanging="216"/>
      </w:pPr>
      <w:rPr>
        <w:rFonts w:ascii="Symbol" w:hAnsi="Symbol" w:hint="default"/>
        <w:color w:val="7030A0"/>
      </w:rPr>
    </w:lvl>
    <w:lvl w:ilvl="5">
      <w:start w:val="1"/>
      <w:numFmt w:val="lowerRoman"/>
      <w:lvlText w:val="(%6.)"/>
      <w:lvlJc w:val="center"/>
      <w:pPr>
        <w:ind w:left="1656" w:hanging="432"/>
      </w:pPr>
      <w:rPr>
        <w:rFonts w:hint="default"/>
        <w:b w:val="0"/>
        <w:i/>
        <w:color w:val="7030A0"/>
      </w:rPr>
    </w:lvl>
    <w:lvl w:ilvl="6">
      <w:start w:val="1"/>
      <w:numFmt w:val="bullet"/>
      <w:lvlText w:val="▪"/>
      <w:lvlJc w:val="left"/>
      <w:pPr>
        <w:ind w:left="1656" w:hanging="288"/>
      </w:pPr>
      <w:rPr>
        <w:rFonts w:ascii="Buxton Sketch" w:hAnsi="Buxton Sketch" w:hint="default"/>
        <w:color w:val="984A9C" w:themeColor="accent2"/>
      </w:rPr>
    </w:lvl>
    <w:lvl w:ilvl="7">
      <w:start w:val="1"/>
      <w:numFmt w:val="bullet"/>
      <w:lvlText w:val=""/>
      <w:lvlJc w:val="left"/>
      <w:pPr>
        <w:ind w:left="360" w:hanging="360"/>
      </w:pPr>
      <w:rPr>
        <w:rFonts w:ascii="Symbol" w:hAnsi="Symbol" w:hint="default"/>
        <w:color w:val="7030A0"/>
      </w:rPr>
    </w:lvl>
    <w:lvl w:ilvl="8">
      <w:start w:val="1"/>
      <w:numFmt w:val="bullet"/>
      <w:lvlText w:val=""/>
      <w:lvlJc w:val="left"/>
      <w:pPr>
        <w:ind w:left="720" w:hanging="360"/>
      </w:pPr>
      <w:rPr>
        <w:rFonts w:ascii="Symbol" w:hAnsi="Symbol" w:hint="default"/>
        <w:color w:val="7030A0"/>
      </w:rPr>
    </w:lvl>
  </w:abstractNum>
  <w:abstractNum w:abstractNumId="99" w15:restartNumberingAfterBreak="0">
    <w:nsid w:val="7EF30B09"/>
    <w:multiLevelType w:val="multilevel"/>
    <w:tmpl w:val="1CB49712"/>
    <w:lvl w:ilvl="0">
      <w:start w:val="1"/>
      <w:numFmt w:val="upperRoman"/>
      <w:pStyle w:val="Heading1"/>
      <w:lvlText w:val="%1."/>
      <w:lvlJc w:val="right"/>
      <w:pPr>
        <w:ind w:left="632" w:hanging="432"/>
      </w:pPr>
    </w:lvl>
    <w:lvl w:ilvl="1">
      <w:start w:val="1"/>
      <w:numFmt w:val="decimal"/>
      <w:pStyle w:val="Heading2"/>
      <w:lvlText w:val="%1.%2"/>
      <w:lvlJc w:val="left"/>
      <w:pPr>
        <w:ind w:left="776" w:hanging="576"/>
      </w:pPr>
    </w:lvl>
    <w:lvl w:ilvl="2">
      <w:start w:val="1"/>
      <w:numFmt w:val="decimal"/>
      <w:pStyle w:val="Heading3"/>
      <w:lvlText w:val="%1.%2.%3"/>
      <w:lvlJc w:val="left"/>
      <w:pPr>
        <w:ind w:left="920" w:hanging="720"/>
      </w:pPr>
    </w:lvl>
    <w:lvl w:ilvl="3">
      <w:start w:val="1"/>
      <w:numFmt w:val="decimal"/>
      <w:pStyle w:val="Heading4"/>
      <w:lvlText w:val="%1.%2.%3.%4"/>
      <w:lvlJc w:val="left"/>
      <w:pPr>
        <w:ind w:left="1064" w:hanging="864"/>
      </w:pPr>
    </w:lvl>
    <w:lvl w:ilvl="4">
      <w:start w:val="1"/>
      <w:numFmt w:val="decimal"/>
      <w:pStyle w:val="Heading5"/>
      <w:lvlText w:val="%1.%2.%3.%4.%5"/>
      <w:lvlJc w:val="left"/>
      <w:pPr>
        <w:ind w:left="1208" w:hanging="1008"/>
      </w:pPr>
    </w:lvl>
    <w:lvl w:ilvl="5">
      <w:start w:val="1"/>
      <w:numFmt w:val="decimal"/>
      <w:pStyle w:val="Heading6"/>
      <w:lvlText w:val="%1.%2.%3.%4.%5.%6"/>
      <w:lvlJc w:val="left"/>
      <w:pPr>
        <w:ind w:left="1352" w:hanging="1152"/>
      </w:pPr>
    </w:lvl>
    <w:lvl w:ilvl="6">
      <w:start w:val="1"/>
      <w:numFmt w:val="decimal"/>
      <w:pStyle w:val="Heading7"/>
      <w:lvlText w:val="%1.%2.%3.%4.%5.%6.%7"/>
      <w:lvlJc w:val="left"/>
      <w:pPr>
        <w:ind w:left="1496" w:hanging="1296"/>
      </w:pPr>
    </w:lvl>
    <w:lvl w:ilvl="7">
      <w:start w:val="1"/>
      <w:numFmt w:val="decimal"/>
      <w:pStyle w:val="Heading8"/>
      <w:lvlText w:val="%1.%2.%3.%4.%5.%6.%7.%8"/>
      <w:lvlJc w:val="left"/>
      <w:pPr>
        <w:ind w:left="1640" w:hanging="1440"/>
      </w:pPr>
    </w:lvl>
    <w:lvl w:ilvl="8">
      <w:start w:val="1"/>
      <w:numFmt w:val="decimal"/>
      <w:pStyle w:val="Heading9"/>
      <w:lvlText w:val="%1.%2.%3.%4.%5.%6.%7.%8.%9"/>
      <w:lvlJc w:val="left"/>
      <w:pPr>
        <w:ind w:left="1784" w:hanging="1584"/>
      </w:pPr>
    </w:lvl>
  </w:abstractNum>
  <w:abstractNum w:abstractNumId="100" w15:restartNumberingAfterBreak="0">
    <w:nsid w:val="7F6C15A6"/>
    <w:multiLevelType w:val="multilevel"/>
    <w:tmpl w:val="51D81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7226649">
    <w:abstractNumId w:val="86"/>
  </w:num>
  <w:num w:numId="2" w16cid:durableId="1581525653">
    <w:abstractNumId w:val="55"/>
  </w:num>
  <w:num w:numId="3" w16cid:durableId="1148667991">
    <w:abstractNumId w:val="31"/>
  </w:num>
  <w:num w:numId="4" w16cid:durableId="450176452">
    <w:abstractNumId w:val="30"/>
  </w:num>
  <w:num w:numId="5" w16cid:durableId="649864366">
    <w:abstractNumId w:val="91"/>
  </w:num>
  <w:num w:numId="6" w16cid:durableId="1473674951">
    <w:abstractNumId w:val="80"/>
  </w:num>
  <w:num w:numId="7" w16cid:durableId="572006951">
    <w:abstractNumId w:val="5"/>
    <w:lvlOverride w:ilvl="0">
      <w:startOverride w:val="24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76769863">
    <w:abstractNumId w:val="81"/>
  </w:num>
  <w:num w:numId="9" w16cid:durableId="426973092">
    <w:abstractNumId w:val="48"/>
  </w:num>
  <w:num w:numId="10" w16cid:durableId="1226573817">
    <w:abstractNumId w:val="75"/>
  </w:num>
  <w:num w:numId="11" w16cid:durableId="1313364296">
    <w:abstractNumId w:val="2"/>
  </w:num>
  <w:num w:numId="12" w16cid:durableId="648095559">
    <w:abstractNumId w:val="99"/>
  </w:num>
  <w:num w:numId="13" w16cid:durableId="263222650">
    <w:abstractNumId w:val="11"/>
  </w:num>
  <w:num w:numId="14" w16cid:durableId="1457524152">
    <w:abstractNumId w:val="87"/>
  </w:num>
  <w:num w:numId="15" w16cid:durableId="1434210324">
    <w:abstractNumId w:val="51"/>
  </w:num>
  <w:num w:numId="16" w16cid:durableId="317417089">
    <w:abstractNumId w:val="89"/>
  </w:num>
  <w:num w:numId="17" w16cid:durableId="819200023">
    <w:abstractNumId w:val="94"/>
  </w:num>
  <w:num w:numId="18" w16cid:durableId="67502276">
    <w:abstractNumId w:val="3"/>
  </w:num>
  <w:num w:numId="19" w16cid:durableId="271282262">
    <w:abstractNumId w:val="1"/>
  </w:num>
  <w:num w:numId="20" w16cid:durableId="230194387">
    <w:abstractNumId w:val="79"/>
  </w:num>
  <w:num w:numId="21" w16cid:durableId="1490828990">
    <w:abstractNumId w:val="34"/>
  </w:num>
  <w:num w:numId="22" w16cid:durableId="1905414089">
    <w:abstractNumId w:val="41"/>
  </w:num>
  <w:num w:numId="23" w16cid:durableId="1302922071">
    <w:abstractNumId w:val="65"/>
  </w:num>
  <w:num w:numId="24" w16cid:durableId="1332026673">
    <w:abstractNumId w:val="50"/>
  </w:num>
  <w:num w:numId="25" w16cid:durableId="831873744">
    <w:abstractNumId w:val="28"/>
  </w:num>
  <w:num w:numId="26" w16cid:durableId="139661144">
    <w:abstractNumId w:val="66"/>
  </w:num>
  <w:num w:numId="27" w16cid:durableId="1559780558">
    <w:abstractNumId w:val="17"/>
  </w:num>
  <w:num w:numId="28" w16cid:durableId="554895782">
    <w:abstractNumId w:val="53"/>
  </w:num>
  <w:num w:numId="29" w16cid:durableId="1362633921">
    <w:abstractNumId w:val="43"/>
  </w:num>
  <w:num w:numId="30" w16cid:durableId="1265188647">
    <w:abstractNumId w:val="98"/>
  </w:num>
  <w:num w:numId="31" w16cid:durableId="1331518145">
    <w:abstractNumId w:val="63"/>
  </w:num>
  <w:num w:numId="32" w16cid:durableId="1381633121">
    <w:abstractNumId w:val="16"/>
  </w:num>
  <w:num w:numId="33" w16cid:durableId="1790468465">
    <w:abstractNumId w:val="88"/>
  </w:num>
  <w:num w:numId="34" w16cid:durableId="939995047">
    <w:abstractNumId w:val="72"/>
  </w:num>
  <w:num w:numId="35" w16cid:durableId="1575507593">
    <w:abstractNumId w:val="19"/>
  </w:num>
  <w:num w:numId="36" w16cid:durableId="62412702">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69525437">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08415363">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169710576">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21014047">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94862496">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30901996">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969313058">
    <w:abstractNumId w:val="37"/>
  </w:num>
  <w:num w:numId="44" w16cid:durableId="570966472">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601036831">
    <w:abstractNumId w:val="0"/>
  </w:num>
  <w:num w:numId="46" w16cid:durableId="1086268038">
    <w:abstractNumId w:val="32"/>
  </w:num>
  <w:num w:numId="47" w16cid:durableId="452528626">
    <w:abstractNumId w:val="54"/>
  </w:num>
  <w:num w:numId="48" w16cid:durableId="1896627157">
    <w:abstractNumId w:val="23"/>
  </w:num>
  <w:num w:numId="49" w16cid:durableId="1741253167">
    <w:abstractNumId w:val="26"/>
  </w:num>
  <w:num w:numId="50" w16cid:durableId="1855071537">
    <w:abstractNumId w:val="18"/>
  </w:num>
  <w:num w:numId="51" w16cid:durableId="810443060">
    <w:abstractNumId w:val="47"/>
  </w:num>
  <w:num w:numId="52" w16cid:durableId="1623345692">
    <w:abstractNumId w:val="38"/>
  </w:num>
  <w:num w:numId="53" w16cid:durableId="113836566">
    <w:abstractNumId w:val="70"/>
  </w:num>
  <w:num w:numId="54" w16cid:durableId="1725182267">
    <w:abstractNumId w:val="96"/>
  </w:num>
  <w:num w:numId="55" w16cid:durableId="1457290736">
    <w:abstractNumId w:val="64"/>
  </w:num>
  <w:num w:numId="56" w16cid:durableId="446318719">
    <w:abstractNumId w:val="36"/>
  </w:num>
  <w:num w:numId="57" w16cid:durableId="874346714">
    <w:abstractNumId w:val="35"/>
  </w:num>
  <w:num w:numId="58" w16cid:durableId="59838685">
    <w:abstractNumId w:val="20"/>
  </w:num>
  <w:num w:numId="59" w16cid:durableId="1833711892">
    <w:abstractNumId w:val="46"/>
  </w:num>
  <w:num w:numId="60" w16cid:durableId="1653287124">
    <w:abstractNumId w:val="95"/>
  </w:num>
  <w:num w:numId="61" w16cid:durableId="240220652">
    <w:abstractNumId w:val="40"/>
  </w:num>
  <w:num w:numId="62" w16cid:durableId="1400323398">
    <w:abstractNumId w:val="62"/>
  </w:num>
  <w:num w:numId="63" w16cid:durableId="1086993622">
    <w:abstractNumId w:val="44"/>
  </w:num>
  <w:num w:numId="64" w16cid:durableId="602807995">
    <w:abstractNumId w:val="84"/>
  </w:num>
  <w:num w:numId="65" w16cid:durableId="1893301314">
    <w:abstractNumId w:val="45"/>
  </w:num>
  <w:num w:numId="66" w16cid:durableId="744956209">
    <w:abstractNumId w:val="4"/>
  </w:num>
  <w:num w:numId="67" w16cid:durableId="1653751056">
    <w:abstractNumId w:val="67"/>
  </w:num>
  <w:num w:numId="68" w16cid:durableId="177279866">
    <w:abstractNumId w:val="90"/>
  </w:num>
  <w:num w:numId="69" w16cid:durableId="869295645">
    <w:abstractNumId w:val="52"/>
  </w:num>
  <w:num w:numId="70" w16cid:durableId="1688629818">
    <w:abstractNumId w:val="74"/>
  </w:num>
  <w:num w:numId="71" w16cid:durableId="144902873">
    <w:abstractNumId w:val="76"/>
  </w:num>
  <w:num w:numId="72" w16cid:durableId="1221746909">
    <w:abstractNumId w:val="59"/>
  </w:num>
  <w:num w:numId="73" w16cid:durableId="1821537912">
    <w:abstractNumId w:val="8"/>
  </w:num>
  <w:num w:numId="74" w16cid:durableId="1547988047">
    <w:abstractNumId w:val="51"/>
  </w:num>
  <w:num w:numId="75" w16cid:durableId="927615410">
    <w:abstractNumId w:val="51"/>
  </w:num>
  <w:num w:numId="76" w16cid:durableId="90009451">
    <w:abstractNumId w:val="51"/>
  </w:num>
  <w:num w:numId="77" w16cid:durableId="338313145">
    <w:abstractNumId w:val="86"/>
  </w:num>
  <w:num w:numId="78" w16cid:durableId="906690701">
    <w:abstractNumId w:val="86"/>
  </w:num>
  <w:num w:numId="79" w16cid:durableId="1414204907">
    <w:abstractNumId w:val="86"/>
  </w:num>
  <w:num w:numId="80" w16cid:durableId="1963726717">
    <w:abstractNumId w:val="51"/>
  </w:num>
  <w:num w:numId="81" w16cid:durableId="1488783875">
    <w:abstractNumId w:val="49"/>
  </w:num>
  <w:num w:numId="82" w16cid:durableId="2136213504">
    <w:abstractNumId w:val="86"/>
  </w:num>
  <w:num w:numId="83" w16cid:durableId="2046977868">
    <w:abstractNumId w:val="51"/>
  </w:num>
  <w:num w:numId="84" w16cid:durableId="1162165722">
    <w:abstractNumId w:val="51"/>
  </w:num>
  <w:num w:numId="85" w16cid:durableId="1914074908">
    <w:abstractNumId w:val="51"/>
  </w:num>
  <w:num w:numId="86" w16cid:durableId="1447119832">
    <w:abstractNumId w:val="51"/>
  </w:num>
  <w:num w:numId="87" w16cid:durableId="1039628013">
    <w:abstractNumId w:val="51"/>
  </w:num>
  <w:num w:numId="88" w16cid:durableId="744685839">
    <w:abstractNumId w:val="51"/>
  </w:num>
  <w:num w:numId="89" w16cid:durableId="1948925211">
    <w:abstractNumId w:val="57"/>
  </w:num>
  <w:num w:numId="90" w16cid:durableId="1499347880">
    <w:abstractNumId w:val="60"/>
  </w:num>
  <w:num w:numId="91" w16cid:durableId="768741894">
    <w:abstractNumId w:val="14"/>
  </w:num>
  <w:num w:numId="92" w16cid:durableId="1563055649">
    <w:abstractNumId w:val="73"/>
  </w:num>
  <w:num w:numId="93" w16cid:durableId="1631477488">
    <w:abstractNumId w:val="61"/>
  </w:num>
  <w:num w:numId="94" w16cid:durableId="1298146339">
    <w:abstractNumId w:val="86"/>
  </w:num>
  <w:num w:numId="95" w16cid:durableId="1778526658">
    <w:abstractNumId w:val="78"/>
  </w:num>
  <w:num w:numId="96" w16cid:durableId="147091759">
    <w:abstractNumId w:val="51"/>
  </w:num>
  <w:num w:numId="97" w16cid:durableId="1285119622">
    <w:abstractNumId w:val="51"/>
  </w:num>
  <w:num w:numId="98" w16cid:durableId="86661073">
    <w:abstractNumId w:val="51"/>
  </w:num>
  <w:num w:numId="99" w16cid:durableId="1544440364">
    <w:abstractNumId w:val="51"/>
  </w:num>
  <w:num w:numId="100" w16cid:durableId="134683503">
    <w:abstractNumId w:val="51"/>
  </w:num>
  <w:num w:numId="101" w16cid:durableId="762804774">
    <w:abstractNumId w:val="51"/>
  </w:num>
  <w:num w:numId="102" w16cid:durableId="1543319770">
    <w:abstractNumId w:val="51"/>
  </w:num>
  <w:num w:numId="103" w16cid:durableId="1208756491">
    <w:abstractNumId w:val="51"/>
  </w:num>
  <w:num w:numId="104" w16cid:durableId="175072704">
    <w:abstractNumId w:val="51"/>
  </w:num>
  <w:num w:numId="105" w16cid:durableId="1554074341">
    <w:abstractNumId w:val="51"/>
  </w:num>
  <w:num w:numId="106" w16cid:durableId="1427379850">
    <w:abstractNumId w:val="51"/>
  </w:num>
  <w:num w:numId="107" w16cid:durableId="1286354544">
    <w:abstractNumId w:val="51"/>
    <w:lvlOverride w:ilvl="0">
      <w:startOverride w:val="1"/>
    </w:lvlOverride>
  </w:num>
  <w:num w:numId="108" w16cid:durableId="1569344967">
    <w:abstractNumId w:val="51"/>
    <w:lvlOverride w:ilvl="0">
      <w:startOverride w:val="1"/>
    </w:lvlOverride>
  </w:num>
  <w:num w:numId="109" w16cid:durableId="125393030">
    <w:abstractNumId w:val="51"/>
    <w:lvlOverride w:ilvl="0">
      <w:startOverride w:val="1"/>
    </w:lvlOverride>
  </w:num>
  <w:num w:numId="110" w16cid:durableId="32389878">
    <w:abstractNumId w:val="51"/>
  </w:num>
  <w:num w:numId="111" w16cid:durableId="1489711736">
    <w:abstractNumId w:val="51"/>
  </w:num>
  <w:num w:numId="112" w16cid:durableId="681859602">
    <w:abstractNumId w:val="27"/>
  </w:num>
  <w:num w:numId="113" w16cid:durableId="1845700523">
    <w:abstractNumId w:val="51"/>
  </w:num>
  <w:num w:numId="114" w16cid:durableId="1679456621">
    <w:abstractNumId w:val="21"/>
  </w:num>
  <w:num w:numId="115" w16cid:durableId="850995804">
    <w:abstractNumId w:val="58"/>
  </w:num>
  <w:num w:numId="116" w16cid:durableId="1701930620">
    <w:abstractNumId w:val="83"/>
  </w:num>
  <w:num w:numId="117" w16cid:durableId="560406352">
    <w:abstractNumId w:val="92"/>
  </w:num>
  <w:num w:numId="118" w16cid:durableId="1148863209">
    <w:abstractNumId w:val="33"/>
  </w:num>
  <w:num w:numId="119" w16cid:durableId="978071748">
    <w:abstractNumId w:val="10"/>
  </w:num>
  <w:num w:numId="120" w16cid:durableId="1511867789">
    <w:abstractNumId w:val="82"/>
  </w:num>
  <w:num w:numId="121" w16cid:durableId="1751197898">
    <w:abstractNumId w:val="97"/>
  </w:num>
  <w:num w:numId="122" w16cid:durableId="2016497166">
    <w:abstractNumId w:val="22"/>
  </w:num>
  <w:num w:numId="123" w16cid:durableId="99497854">
    <w:abstractNumId w:val="85"/>
  </w:num>
  <w:num w:numId="124" w16cid:durableId="460078006">
    <w:abstractNumId w:val="25"/>
  </w:num>
  <w:num w:numId="125" w16cid:durableId="2128740817">
    <w:abstractNumId w:val="93"/>
  </w:num>
  <w:num w:numId="126" w16cid:durableId="1604725028">
    <w:abstractNumId w:val="29"/>
  </w:num>
  <w:num w:numId="127" w16cid:durableId="240604854">
    <w:abstractNumId w:val="6"/>
  </w:num>
  <w:num w:numId="128" w16cid:durableId="169950427">
    <w:abstractNumId w:val="39"/>
  </w:num>
  <w:num w:numId="129" w16cid:durableId="2032291922">
    <w:abstractNumId w:val="12"/>
  </w:num>
  <w:num w:numId="130" w16cid:durableId="1550995840">
    <w:abstractNumId w:val="86"/>
  </w:num>
  <w:num w:numId="131" w16cid:durableId="779571180">
    <w:abstractNumId w:val="86"/>
  </w:num>
  <w:num w:numId="132" w16cid:durableId="989403458">
    <w:abstractNumId w:val="86"/>
  </w:num>
  <w:num w:numId="133" w16cid:durableId="364138883">
    <w:abstractNumId w:val="86"/>
  </w:num>
  <w:num w:numId="134" w16cid:durableId="476531058">
    <w:abstractNumId w:val="86"/>
  </w:num>
  <w:num w:numId="135" w16cid:durableId="1721518866">
    <w:abstractNumId w:val="100"/>
  </w:num>
  <w:num w:numId="136" w16cid:durableId="58020254">
    <w:abstractNumId w:val="24"/>
  </w:num>
  <w:num w:numId="137" w16cid:durableId="1933202977">
    <w:abstractNumId w:val="86"/>
  </w:num>
  <w:num w:numId="138" w16cid:durableId="1227185812">
    <w:abstractNumId w:val="51"/>
  </w:num>
  <w:num w:numId="139" w16cid:durableId="661544191">
    <w:abstractNumId w:val="51"/>
  </w:num>
  <w:num w:numId="140" w16cid:durableId="344671188">
    <w:abstractNumId w:val="51"/>
  </w:num>
  <w:num w:numId="141" w16cid:durableId="1765413312">
    <w:abstractNumId w:val="51"/>
  </w:num>
  <w:num w:numId="142" w16cid:durableId="1486782221">
    <w:abstractNumId w:val="51"/>
  </w:num>
  <w:num w:numId="143" w16cid:durableId="2115636278">
    <w:abstractNumId w:val="51"/>
  </w:num>
  <w:num w:numId="144" w16cid:durableId="1537546056">
    <w:abstractNumId w:val="51"/>
  </w:num>
  <w:num w:numId="145" w16cid:durableId="509761083">
    <w:abstractNumId w:val="51"/>
  </w:num>
  <w:num w:numId="146" w16cid:durableId="2046363424">
    <w:abstractNumId w:val="51"/>
  </w:num>
  <w:num w:numId="147" w16cid:durableId="249437201">
    <w:abstractNumId w:val="51"/>
  </w:num>
  <w:num w:numId="148" w16cid:durableId="661785245">
    <w:abstractNumId w:val="51"/>
  </w:num>
  <w:num w:numId="149" w16cid:durableId="1743218851">
    <w:abstractNumId w:val="51"/>
  </w:num>
  <w:num w:numId="150" w16cid:durableId="823737771">
    <w:abstractNumId w:val="51"/>
  </w:num>
  <w:num w:numId="151" w16cid:durableId="1983462468">
    <w:abstractNumId w:val="51"/>
  </w:num>
  <w:num w:numId="152" w16cid:durableId="1012296179">
    <w:abstractNumId w:val="51"/>
  </w:num>
  <w:num w:numId="153" w16cid:durableId="675813247">
    <w:abstractNumId w:val="51"/>
  </w:num>
  <w:num w:numId="154" w16cid:durableId="1747528890">
    <w:abstractNumId w:val="86"/>
  </w:num>
  <w:num w:numId="155" w16cid:durableId="944457151">
    <w:abstractNumId w:val="42"/>
  </w:num>
  <w:num w:numId="156" w16cid:durableId="380397623">
    <w:abstractNumId w:val="15"/>
  </w:num>
  <w:num w:numId="157" w16cid:durableId="1161040768">
    <w:abstractNumId w:val="51"/>
    <w:lvlOverride w:ilvl="0">
      <w:startOverride w:val="1"/>
    </w:lvlOverride>
  </w:num>
  <w:num w:numId="158" w16cid:durableId="553784027">
    <w:abstractNumId w:val="13"/>
  </w:num>
  <w:num w:numId="159" w16cid:durableId="497578413">
    <w:abstractNumId w:val="51"/>
  </w:num>
  <w:num w:numId="160" w16cid:durableId="580990266">
    <w:abstractNumId w:val="51"/>
  </w:num>
  <w:num w:numId="161" w16cid:durableId="98531117">
    <w:abstractNumId w:val="51"/>
    <w:lvlOverride w:ilvl="0">
      <w:startOverride w:val="1"/>
    </w:lvlOverride>
  </w:num>
  <w:num w:numId="162" w16cid:durableId="1220240287">
    <w:abstractNumId w:val="51"/>
  </w:num>
  <w:num w:numId="163" w16cid:durableId="532964371">
    <w:abstractNumId w:val="51"/>
  </w:num>
  <w:num w:numId="164" w16cid:durableId="1716538452">
    <w:abstractNumId w:val="51"/>
  </w:num>
  <w:num w:numId="165" w16cid:durableId="1333145245">
    <w:abstractNumId w:val="51"/>
  </w:num>
  <w:num w:numId="166" w16cid:durableId="1120950918">
    <w:abstractNumId w:val="51"/>
  </w:num>
  <w:num w:numId="167" w16cid:durableId="1532450219">
    <w:abstractNumId w:val="51"/>
  </w:num>
  <w:num w:numId="168" w16cid:durableId="1532374735">
    <w:abstractNumId w:val="51"/>
  </w:num>
  <w:num w:numId="169" w16cid:durableId="536086733">
    <w:abstractNumId w:val="51"/>
  </w:num>
  <w:num w:numId="170" w16cid:durableId="1428576946">
    <w:abstractNumId w:val="51"/>
  </w:num>
  <w:num w:numId="171" w16cid:durableId="1932812231">
    <w:abstractNumId w:val="51"/>
  </w:num>
  <w:num w:numId="172" w16cid:durableId="1034503229">
    <w:abstractNumId w:val="51"/>
  </w:num>
  <w:num w:numId="173" w16cid:durableId="537165277">
    <w:abstractNumId w:val="51"/>
  </w:num>
  <w:num w:numId="174" w16cid:durableId="1680304954">
    <w:abstractNumId w:val="51"/>
  </w:num>
  <w:num w:numId="175" w16cid:durableId="1719090625">
    <w:abstractNumId w:val="51"/>
  </w:num>
  <w:num w:numId="176" w16cid:durableId="1001665098">
    <w:abstractNumId w:val="51"/>
  </w:num>
  <w:num w:numId="177" w16cid:durableId="1136725468">
    <w:abstractNumId w:val="51"/>
  </w:num>
  <w:num w:numId="178" w16cid:durableId="125785480">
    <w:abstractNumId w:val="51"/>
  </w:num>
  <w:num w:numId="179" w16cid:durableId="1828475115">
    <w:abstractNumId w:val="51"/>
  </w:num>
  <w:num w:numId="180" w16cid:durableId="30082985">
    <w:abstractNumId w:val="51"/>
  </w:num>
  <w:num w:numId="181" w16cid:durableId="1628119166">
    <w:abstractNumId w:val="51"/>
  </w:num>
  <w:num w:numId="182" w16cid:durableId="1012488137">
    <w:abstractNumId w:val="51"/>
  </w:num>
  <w:num w:numId="183" w16cid:durableId="63334493">
    <w:abstractNumId w:val="51"/>
  </w:num>
  <w:num w:numId="184" w16cid:durableId="1207135171">
    <w:abstractNumId w:val="51"/>
  </w:num>
  <w:num w:numId="185" w16cid:durableId="1106193453">
    <w:abstractNumId w:val="51"/>
  </w:num>
  <w:num w:numId="186" w16cid:durableId="1638484770">
    <w:abstractNumId w:val="51"/>
  </w:num>
  <w:num w:numId="187" w16cid:durableId="1847553171">
    <w:abstractNumId w:val="69"/>
  </w:num>
  <w:num w:numId="188" w16cid:durableId="2122331652">
    <w:abstractNumId w:val="51"/>
  </w:num>
  <w:num w:numId="189" w16cid:durableId="820997164">
    <w:abstractNumId w:val="51"/>
  </w:num>
  <w:num w:numId="190" w16cid:durableId="1454905263">
    <w:abstractNumId w:val="56"/>
  </w:num>
  <w:num w:numId="191" w16cid:durableId="1490365746">
    <w:abstractNumId w:val="9"/>
  </w:num>
  <w:num w:numId="192" w16cid:durableId="557596058">
    <w:abstractNumId w:val="77"/>
  </w:num>
  <w:num w:numId="193" w16cid:durableId="338122250">
    <w:abstractNumId w:val="51"/>
  </w:num>
  <w:num w:numId="194" w16cid:durableId="116262094">
    <w:abstractNumId w:val="51"/>
  </w:num>
  <w:num w:numId="195" w16cid:durableId="689140325">
    <w:abstractNumId w:val="51"/>
  </w:num>
  <w:num w:numId="196" w16cid:durableId="186333517">
    <w:abstractNumId w:val="51"/>
  </w:num>
  <w:num w:numId="197" w16cid:durableId="755125871">
    <w:abstractNumId w:val="51"/>
  </w:num>
  <w:num w:numId="198" w16cid:durableId="911550371">
    <w:abstractNumId w:val="51"/>
  </w:num>
  <w:num w:numId="199" w16cid:durableId="742146418">
    <w:abstractNumId w:val="51"/>
  </w:num>
  <w:num w:numId="200" w16cid:durableId="1362971195">
    <w:abstractNumId w:val="51"/>
  </w:num>
  <w:num w:numId="201" w16cid:durableId="1718702554">
    <w:abstractNumId w:val="51"/>
  </w:num>
  <w:num w:numId="202" w16cid:durableId="29887175">
    <w:abstractNumId w:val="51"/>
  </w:num>
  <w:num w:numId="203" w16cid:durableId="990065778">
    <w:abstractNumId w:val="51"/>
  </w:num>
  <w:num w:numId="204" w16cid:durableId="949045145">
    <w:abstractNumId w:val="68"/>
  </w:num>
  <w:num w:numId="205" w16cid:durableId="695737713">
    <w:abstractNumId w:val="51"/>
  </w:num>
  <w:num w:numId="206" w16cid:durableId="576667009">
    <w:abstractNumId w:val="51"/>
  </w:num>
  <w:num w:numId="207" w16cid:durableId="854342430">
    <w:abstractNumId w:val="51"/>
  </w:num>
  <w:num w:numId="208" w16cid:durableId="623659634">
    <w:abstractNumId w:val="51"/>
  </w:num>
  <w:num w:numId="209" w16cid:durableId="1359549954">
    <w:abstractNumId w:val="51"/>
  </w:num>
  <w:num w:numId="210" w16cid:durableId="642585994">
    <w:abstractNumId w:val="51"/>
  </w:num>
  <w:num w:numId="211" w16cid:durableId="360320768">
    <w:abstractNumId w:val="51"/>
  </w:num>
  <w:num w:numId="212" w16cid:durableId="69890949">
    <w:abstractNumId w:val="7"/>
  </w:num>
  <w:num w:numId="213" w16cid:durableId="486554426">
    <w:abstractNumId w:val="51"/>
  </w:num>
  <w:num w:numId="214" w16cid:durableId="1270550548">
    <w:abstractNumId w:val="51"/>
  </w:num>
  <w:num w:numId="215" w16cid:durableId="1270163591">
    <w:abstractNumId w:val="51"/>
  </w:num>
  <w:num w:numId="216" w16cid:durableId="2094929763">
    <w:abstractNumId w:val="51"/>
  </w:num>
  <w:num w:numId="217" w16cid:durableId="2127264190">
    <w:abstractNumId w:val="51"/>
  </w:num>
  <w:num w:numId="218" w16cid:durableId="1272516343">
    <w:abstractNumId w:val="51"/>
  </w:num>
  <w:num w:numId="219" w16cid:durableId="758403481">
    <w:abstractNumId w:val="51"/>
  </w:num>
  <w:num w:numId="220" w16cid:durableId="1442846286">
    <w:abstractNumId w:val="51"/>
  </w:num>
  <w:numIdMacAtCleanup w:val="7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rda Ulrich">
    <w15:presenceInfo w15:providerId="AD" w15:userId="S::ulrich.dorda@sckcen.be::a2ed7c69-36b0-49a7-accd-1f5c82736328"/>
  </w15:person>
  <w15:person w15:author="Dekempeneer Erik">
    <w15:presenceInfo w15:providerId="AD" w15:userId="S::erik.dekempeneer@sckcen.be::dd9c19ef-718e-40da-9588-94676f81c954"/>
  </w15:person>
  <w15:person w15:author="Bonthuys Gerkotze">
    <w15:presenceInfo w15:providerId="AD" w15:userId="S::gerkotze.bonthuys@sckcen.be::aa89ec53-9f95-42ae-98c9-b98e1cf182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0" w:nlCheck="1" w:checkStyle="0"/>
  <w:activeWritingStyle w:appName="MSWord" w:lang="en-US" w:vendorID="64" w:dllVersion="0" w:nlCheck="1" w:checkStyle="0"/>
  <w:activeWritingStyle w:appName="MSWord" w:lang="nl-BE" w:vendorID="64" w:dllVersion="0" w:nlCheck="1" w:checkStyle="0"/>
  <w:activeWritingStyle w:appName="MSWord" w:lang="fr-FR" w:vendorID="64" w:dllVersion="0" w:nlCheck="1" w:checkStyle="0"/>
  <w:proofState w:spelling="clean" w:grammar="clean"/>
  <w:defaultTabStop w:val="709"/>
  <w:autoHyphenation/>
  <w:consecutiveHyphenLimit w:val="2"/>
  <w:hyphenationZone w:val="425"/>
  <w:doNotHyphenateCap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0C0"/>
    <w:rsid w:val="000009A4"/>
    <w:rsid w:val="00000C27"/>
    <w:rsid w:val="00001140"/>
    <w:rsid w:val="0000127E"/>
    <w:rsid w:val="00001BFD"/>
    <w:rsid w:val="00002B67"/>
    <w:rsid w:val="00002DB0"/>
    <w:rsid w:val="00003586"/>
    <w:rsid w:val="000042C3"/>
    <w:rsid w:val="00004D41"/>
    <w:rsid w:val="00004F1E"/>
    <w:rsid w:val="0000512B"/>
    <w:rsid w:val="000054DE"/>
    <w:rsid w:val="00005BF7"/>
    <w:rsid w:val="00006433"/>
    <w:rsid w:val="00006A66"/>
    <w:rsid w:val="00006FAB"/>
    <w:rsid w:val="00007C0C"/>
    <w:rsid w:val="00010010"/>
    <w:rsid w:val="00010170"/>
    <w:rsid w:val="000103B6"/>
    <w:rsid w:val="0001138A"/>
    <w:rsid w:val="0001148D"/>
    <w:rsid w:val="000116DF"/>
    <w:rsid w:val="00011A59"/>
    <w:rsid w:val="00011BAC"/>
    <w:rsid w:val="00011E09"/>
    <w:rsid w:val="00012108"/>
    <w:rsid w:val="00012273"/>
    <w:rsid w:val="00012B4C"/>
    <w:rsid w:val="00012F56"/>
    <w:rsid w:val="000130EA"/>
    <w:rsid w:val="00013671"/>
    <w:rsid w:val="00013A74"/>
    <w:rsid w:val="00014330"/>
    <w:rsid w:val="000148AF"/>
    <w:rsid w:val="000177CB"/>
    <w:rsid w:val="0001795D"/>
    <w:rsid w:val="00017D70"/>
    <w:rsid w:val="00017F54"/>
    <w:rsid w:val="00020D0C"/>
    <w:rsid w:val="00020ED6"/>
    <w:rsid w:val="00020EEE"/>
    <w:rsid w:val="000212D0"/>
    <w:rsid w:val="00021F4D"/>
    <w:rsid w:val="00022055"/>
    <w:rsid w:val="00022147"/>
    <w:rsid w:val="00023699"/>
    <w:rsid w:val="00023BC2"/>
    <w:rsid w:val="00023BFF"/>
    <w:rsid w:val="00023D12"/>
    <w:rsid w:val="00023E09"/>
    <w:rsid w:val="0002412C"/>
    <w:rsid w:val="000242AD"/>
    <w:rsid w:val="000242D9"/>
    <w:rsid w:val="000247F2"/>
    <w:rsid w:val="00024BAF"/>
    <w:rsid w:val="00025882"/>
    <w:rsid w:val="00025A11"/>
    <w:rsid w:val="00025DE9"/>
    <w:rsid w:val="00026E3E"/>
    <w:rsid w:val="0002734E"/>
    <w:rsid w:val="00027A53"/>
    <w:rsid w:val="00027E03"/>
    <w:rsid w:val="0003012A"/>
    <w:rsid w:val="000304F7"/>
    <w:rsid w:val="000306C7"/>
    <w:rsid w:val="00031716"/>
    <w:rsid w:val="00031E53"/>
    <w:rsid w:val="00031F4C"/>
    <w:rsid w:val="00031FEF"/>
    <w:rsid w:val="00032AAB"/>
    <w:rsid w:val="00033036"/>
    <w:rsid w:val="00033612"/>
    <w:rsid w:val="00033C46"/>
    <w:rsid w:val="00033F2B"/>
    <w:rsid w:val="0003477F"/>
    <w:rsid w:val="00034D45"/>
    <w:rsid w:val="00034F50"/>
    <w:rsid w:val="000353D8"/>
    <w:rsid w:val="00035D7D"/>
    <w:rsid w:val="00036915"/>
    <w:rsid w:val="00036C75"/>
    <w:rsid w:val="0003734C"/>
    <w:rsid w:val="00037A5E"/>
    <w:rsid w:val="00037C97"/>
    <w:rsid w:val="00037F80"/>
    <w:rsid w:val="000404C9"/>
    <w:rsid w:val="0004056C"/>
    <w:rsid w:val="00040980"/>
    <w:rsid w:val="00041698"/>
    <w:rsid w:val="000417C8"/>
    <w:rsid w:val="00041AC2"/>
    <w:rsid w:val="00041F61"/>
    <w:rsid w:val="000422C3"/>
    <w:rsid w:val="0004364B"/>
    <w:rsid w:val="000436EE"/>
    <w:rsid w:val="000439F6"/>
    <w:rsid w:val="000440D7"/>
    <w:rsid w:val="00044715"/>
    <w:rsid w:val="00044C3E"/>
    <w:rsid w:val="00044E64"/>
    <w:rsid w:val="000450E0"/>
    <w:rsid w:val="00045484"/>
    <w:rsid w:val="0004581A"/>
    <w:rsid w:val="00047154"/>
    <w:rsid w:val="000473AF"/>
    <w:rsid w:val="00047D25"/>
    <w:rsid w:val="0005026D"/>
    <w:rsid w:val="00050420"/>
    <w:rsid w:val="0005088C"/>
    <w:rsid w:val="00050E64"/>
    <w:rsid w:val="00051B38"/>
    <w:rsid w:val="00051FAF"/>
    <w:rsid w:val="000520D3"/>
    <w:rsid w:val="000524AA"/>
    <w:rsid w:val="000524EE"/>
    <w:rsid w:val="00052583"/>
    <w:rsid w:val="000527F7"/>
    <w:rsid w:val="00052DED"/>
    <w:rsid w:val="000530D2"/>
    <w:rsid w:val="000537B9"/>
    <w:rsid w:val="0005389E"/>
    <w:rsid w:val="000538AC"/>
    <w:rsid w:val="00053AC2"/>
    <w:rsid w:val="00053B98"/>
    <w:rsid w:val="00053D5F"/>
    <w:rsid w:val="0005455B"/>
    <w:rsid w:val="00054B58"/>
    <w:rsid w:val="00054C3E"/>
    <w:rsid w:val="00054DA5"/>
    <w:rsid w:val="00055031"/>
    <w:rsid w:val="000555B2"/>
    <w:rsid w:val="00055660"/>
    <w:rsid w:val="00055C44"/>
    <w:rsid w:val="00056639"/>
    <w:rsid w:val="00056A35"/>
    <w:rsid w:val="00056C01"/>
    <w:rsid w:val="00056D81"/>
    <w:rsid w:val="00056F65"/>
    <w:rsid w:val="00057EED"/>
    <w:rsid w:val="0006020A"/>
    <w:rsid w:val="00061171"/>
    <w:rsid w:val="000612F1"/>
    <w:rsid w:val="00062302"/>
    <w:rsid w:val="00062582"/>
    <w:rsid w:val="00062718"/>
    <w:rsid w:val="0006272C"/>
    <w:rsid w:val="00062B6A"/>
    <w:rsid w:val="00062E3D"/>
    <w:rsid w:val="0006365E"/>
    <w:rsid w:val="0006393C"/>
    <w:rsid w:val="00063B68"/>
    <w:rsid w:val="00064252"/>
    <w:rsid w:val="0006460E"/>
    <w:rsid w:val="000647A6"/>
    <w:rsid w:val="0006535C"/>
    <w:rsid w:val="00065648"/>
    <w:rsid w:val="00065A1A"/>
    <w:rsid w:val="00065B89"/>
    <w:rsid w:val="00065CD7"/>
    <w:rsid w:val="00065E9A"/>
    <w:rsid w:val="000661A0"/>
    <w:rsid w:val="00066209"/>
    <w:rsid w:val="0006684E"/>
    <w:rsid w:val="000668F1"/>
    <w:rsid w:val="00066F7F"/>
    <w:rsid w:val="00066FA6"/>
    <w:rsid w:val="0006721A"/>
    <w:rsid w:val="0006777C"/>
    <w:rsid w:val="00070871"/>
    <w:rsid w:val="00070F7A"/>
    <w:rsid w:val="0007151F"/>
    <w:rsid w:val="00071949"/>
    <w:rsid w:val="0007252A"/>
    <w:rsid w:val="00072ECD"/>
    <w:rsid w:val="000739C9"/>
    <w:rsid w:val="00073FF0"/>
    <w:rsid w:val="000745D8"/>
    <w:rsid w:val="000746B3"/>
    <w:rsid w:val="0007473A"/>
    <w:rsid w:val="00074A20"/>
    <w:rsid w:val="00074D44"/>
    <w:rsid w:val="000759EC"/>
    <w:rsid w:val="0007666E"/>
    <w:rsid w:val="00076910"/>
    <w:rsid w:val="00076BC9"/>
    <w:rsid w:val="00076F5D"/>
    <w:rsid w:val="0007795C"/>
    <w:rsid w:val="000779C1"/>
    <w:rsid w:val="00077AFE"/>
    <w:rsid w:val="00077B90"/>
    <w:rsid w:val="00080949"/>
    <w:rsid w:val="0008107C"/>
    <w:rsid w:val="00081BDE"/>
    <w:rsid w:val="00082A27"/>
    <w:rsid w:val="00082D9A"/>
    <w:rsid w:val="00083016"/>
    <w:rsid w:val="00084321"/>
    <w:rsid w:val="000858EE"/>
    <w:rsid w:val="00085C2D"/>
    <w:rsid w:val="00085EB5"/>
    <w:rsid w:val="00086D8E"/>
    <w:rsid w:val="0008706D"/>
    <w:rsid w:val="00087538"/>
    <w:rsid w:val="00087D9B"/>
    <w:rsid w:val="000901D6"/>
    <w:rsid w:val="0009055F"/>
    <w:rsid w:val="00090AEE"/>
    <w:rsid w:val="0009107A"/>
    <w:rsid w:val="00091426"/>
    <w:rsid w:val="000918CC"/>
    <w:rsid w:val="00092752"/>
    <w:rsid w:val="00093121"/>
    <w:rsid w:val="00093908"/>
    <w:rsid w:val="00093D41"/>
    <w:rsid w:val="000948A4"/>
    <w:rsid w:val="00094A49"/>
    <w:rsid w:val="00094F3D"/>
    <w:rsid w:val="00095A99"/>
    <w:rsid w:val="00095B0B"/>
    <w:rsid w:val="00095E33"/>
    <w:rsid w:val="00095EC1"/>
    <w:rsid w:val="000967DC"/>
    <w:rsid w:val="00096E0D"/>
    <w:rsid w:val="00096E71"/>
    <w:rsid w:val="0009766F"/>
    <w:rsid w:val="00097C6B"/>
    <w:rsid w:val="00097D7C"/>
    <w:rsid w:val="000A08B4"/>
    <w:rsid w:val="000A08F4"/>
    <w:rsid w:val="000A093E"/>
    <w:rsid w:val="000A0944"/>
    <w:rsid w:val="000A0C18"/>
    <w:rsid w:val="000A12DF"/>
    <w:rsid w:val="000A15A2"/>
    <w:rsid w:val="000A206B"/>
    <w:rsid w:val="000A227F"/>
    <w:rsid w:val="000A24CB"/>
    <w:rsid w:val="000A2967"/>
    <w:rsid w:val="000A2F61"/>
    <w:rsid w:val="000A30AE"/>
    <w:rsid w:val="000A3207"/>
    <w:rsid w:val="000A3B81"/>
    <w:rsid w:val="000A3BEE"/>
    <w:rsid w:val="000A3C6E"/>
    <w:rsid w:val="000A4142"/>
    <w:rsid w:val="000A519E"/>
    <w:rsid w:val="000A521E"/>
    <w:rsid w:val="000A52EB"/>
    <w:rsid w:val="000A5505"/>
    <w:rsid w:val="000A5BDA"/>
    <w:rsid w:val="000A60E7"/>
    <w:rsid w:val="000A6418"/>
    <w:rsid w:val="000A70D2"/>
    <w:rsid w:val="000A71F3"/>
    <w:rsid w:val="000A796E"/>
    <w:rsid w:val="000A79A4"/>
    <w:rsid w:val="000A7E1A"/>
    <w:rsid w:val="000A7E58"/>
    <w:rsid w:val="000A7FF9"/>
    <w:rsid w:val="000B070C"/>
    <w:rsid w:val="000B1046"/>
    <w:rsid w:val="000B1245"/>
    <w:rsid w:val="000B1BF9"/>
    <w:rsid w:val="000B1C2F"/>
    <w:rsid w:val="000B1C5C"/>
    <w:rsid w:val="000B1CB2"/>
    <w:rsid w:val="000B2D6F"/>
    <w:rsid w:val="000B39CC"/>
    <w:rsid w:val="000B3CE5"/>
    <w:rsid w:val="000B3E5B"/>
    <w:rsid w:val="000B44EA"/>
    <w:rsid w:val="000B4B82"/>
    <w:rsid w:val="000B5115"/>
    <w:rsid w:val="000B51B8"/>
    <w:rsid w:val="000B52DF"/>
    <w:rsid w:val="000B5352"/>
    <w:rsid w:val="000B53D9"/>
    <w:rsid w:val="000B5C22"/>
    <w:rsid w:val="000B66F6"/>
    <w:rsid w:val="000B7CA5"/>
    <w:rsid w:val="000B7D6C"/>
    <w:rsid w:val="000C012F"/>
    <w:rsid w:val="000C07B2"/>
    <w:rsid w:val="000C0857"/>
    <w:rsid w:val="000C0A16"/>
    <w:rsid w:val="000C10C4"/>
    <w:rsid w:val="000C10D8"/>
    <w:rsid w:val="000C1FE0"/>
    <w:rsid w:val="000C25FA"/>
    <w:rsid w:val="000C313B"/>
    <w:rsid w:val="000C37DA"/>
    <w:rsid w:val="000C38FB"/>
    <w:rsid w:val="000C397C"/>
    <w:rsid w:val="000C3BBB"/>
    <w:rsid w:val="000C3C6B"/>
    <w:rsid w:val="000C3DB7"/>
    <w:rsid w:val="000C3E02"/>
    <w:rsid w:val="000C4AEF"/>
    <w:rsid w:val="000C4C5E"/>
    <w:rsid w:val="000C4C8A"/>
    <w:rsid w:val="000C5032"/>
    <w:rsid w:val="000C563C"/>
    <w:rsid w:val="000C6046"/>
    <w:rsid w:val="000C69FA"/>
    <w:rsid w:val="000C6FDF"/>
    <w:rsid w:val="000C6FE9"/>
    <w:rsid w:val="000C7155"/>
    <w:rsid w:val="000C71E1"/>
    <w:rsid w:val="000C7452"/>
    <w:rsid w:val="000C7484"/>
    <w:rsid w:val="000C75DC"/>
    <w:rsid w:val="000C7A1C"/>
    <w:rsid w:val="000D0F57"/>
    <w:rsid w:val="000D1141"/>
    <w:rsid w:val="000D1538"/>
    <w:rsid w:val="000D1AC5"/>
    <w:rsid w:val="000D266F"/>
    <w:rsid w:val="000D2704"/>
    <w:rsid w:val="000D34C6"/>
    <w:rsid w:val="000D35A1"/>
    <w:rsid w:val="000D36A6"/>
    <w:rsid w:val="000D3C95"/>
    <w:rsid w:val="000D409C"/>
    <w:rsid w:val="000D4194"/>
    <w:rsid w:val="000D4259"/>
    <w:rsid w:val="000D4F1F"/>
    <w:rsid w:val="000D56DB"/>
    <w:rsid w:val="000D5713"/>
    <w:rsid w:val="000D5DA2"/>
    <w:rsid w:val="000D6780"/>
    <w:rsid w:val="000D6A92"/>
    <w:rsid w:val="000D6AF0"/>
    <w:rsid w:val="000D6B0D"/>
    <w:rsid w:val="000D6B15"/>
    <w:rsid w:val="000D6DA9"/>
    <w:rsid w:val="000D6F4D"/>
    <w:rsid w:val="000D757A"/>
    <w:rsid w:val="000D779B"/>
    <w:rsid w:val="000D7C18"/>
    <w:rsid w:val="000D7D79"/>
    <w:rsid w:val="000E0319"/>
    <w:rsid w:val="000E068E"/>
    <w:rsid w:val="000E09FF"/>
    <w:rsid w:val="000E2573"/>
    <w:rsid w:val="000E28AE"/>
    <w:rsid w:val="000E2D2A"/>
    <w:rsid w:val="000E355F"/>
    <w:rsid w:val="000E37E2"/>
    <w:rsid w:val="000E38D4"/>
    <w:rsid w:val="000E3A70"/>
    <w:rsid w:val="000E403D"/>
    <w:rsid w:val="000E425D"/>
    <w:rsid w:val="000E42BF"/>
    <w:rsid w:val="000E4873"/>
    <w:rsid w:val="000E4C8C"/>
    <w:rsid w:val="000E4DA1"/>
    <w:rsid w:val="000E514E"/>
    <w:rsid w:val="000E52DB"/>
    <w:rsid w:val="000E53B0"/>
    <w:rsid w:val="000E586E"/>
    <w:rsid w:val="000E5AD4"/>
    <w:rsid w:val="000E623E"/>
    <w:rsid w:val="000E628F"/>
    <w:rsid w:val="000E63AC"/>
    <w:rsid w:val="000E696B"/>
    <w:rsid w:val="000E71C0"/>
    <w:rsid w:val="000E7291"/>
    <w:rsid w:val="000E72CF"/>
    <w:rsid w:val="000E7747"/>
    <w:rsid w:val="000E7C92"/>
    <w:rsid w:val="000F0204"/>
    <w:rsid w:val="000F06E9"/>
    <w:rsid w:val="000F0E1A"/>
    <w:rsid w:val="000F10E7"/>
    <w:rsid w:val="000F1215"/>
    <w:rsid w:val="000F1351"/>
    <w:rsid w:val="000F1B6B"/>
    <w:rsid w:val="000F1FA7"/>
    <w:rsid w:val="000F254B"/>
    <w:rsid w:val="000F269A"/>
    <w:rsid w:val="000F2AD6"/>
    <w:rsid w:val="000F2FB7"/>
    <w:rsid w:val="000F3020"/>
    <w:rsid w:val="000F3A14"/>
    <w:rsid w:val="000F3D8E"/>
    <w:rsid w:val="000F3F94"/>
    <w:rsid w:val="000F3FB4"/>
    <w:rsid w:val="000F46DE"/>
    <w:rsid w:val="000F49F8"/>
    <w:rsid w:val="000F5039"/>
    <w:rsid w:val="000F5F92"/>
    <w:rsid w:val="000F642C"/>
    <w:rsid w:val="000F6448"/>
    <w:rsid w:val="000F64C9"/>
    <w:rsid w:val="000F66FC"/>
    <w:rsid w:val="000F68D0"/>
    <w:rsid w:val="000F6FAA"/>
    <w:rsid w:val="000F77B2"/>
    <w:rsid w:val="000F7A6A"/>
    <w:rsid w:val="000F7F26"/>
    <w:rsid w:val="00100332"/>
    <w:rsid w:val="00100759"/>
    <w:rsid w:val="001007A0"/>
    <w:rsid w:val="00101AA1"/>
    <w:rsid w:val="00101C08"/>
    <w:rsid w:val="001020B4"/>
    <w:rsid w:val="00102782"/>
    <w:rsid w:val="001028E0"/>
    <w:rsid w:val="00102DC2"/>
    <w:rsid w:val="0010379F"/>
    <w:rsid w:val="00103953"/>
    <w:rsid w:val="001041D9"/>
    <w:rsid w:val="0010422E"/>
    <w:rsid w:val="00104B38"/>
    <w:rsid w:val="00104EA7"/>
    <w:rsid w:val="0010513B"/>
    <w:rsid w:val="001054BF"/>
    <w:rsid w:val="001054F9"/>
    <w:rsid w:val="00105C78"/>
    <w:rsid w:val="00106411"/>
    <w:rsid w:val="0010641B"/>
    <w:rsid w:val="001069D5"/>
    <w:rsid w:val="00106E83"/>
    <w:rsid w:val="00107212"/>
    <w:rsid w:val="00107497"/>
    <w:rsid w:val="001078CD"/>
    <w:rsid w:val="00110726"/>
    <w:rsid w:val="00110C3C"/>
    <w:rsid w:val="00111076"/>
    <w:rsid w:val="00111A92"/>
    <w:rsid w:val="00111E61"/>
    <w:rsid w:val="00112A20"/>
    <w:rsid w:val="00112A82"/>
    <w:rsid w:val="00114346"/>
    <w:rsid w:val="00114376"/>
    <w:rsid w:val="0011459C"/>
    <w:rsid w:val="001146C1"/>
    <w:rsid w:val="00114712"/>
    <w:rsid w:val="00114F1E"/>
    <w:rsid w:val="00115580"/>
    <w:rsid w:val="001159B1"/>
    <w:rsid w:val="00115D4A"/>
    <w:rsid w:val="001165FF"/>
    <w:rsid w:val="00116A62"/>
    <w:rsid w:val="00117243"/>
    <w:rsid w:val="001175BC"/>
    <w:rsid w:val="00117AEE"/>
    <w:rsid w:val="00117C0E"/>
    <w:rsid w:val="001203A0"/>
    <w:rsid w:val="00120452"/>
    <w:rsid w:val="00120BF7"/>
    <w:rsid w:val="001213D2"/>
    <w:rsid w:val="00121906"/>
    <w:rsid w:val="00122E03"/>
    <w:rsid w:val="00122E1E"/>
    <w:rsid w:val="0012304F"/>
    <w:rsid w:val="00123398"/>
    <w:rsid w:val="00123C1E"/>
    <w:rsid w:val="00124806"/>
    <w:rsid w:val="00124DFE"/>
    <w:rsid w:val="001262D0"/>
    <w:rsid w:val="001267D7"/>
    <w:rsid w:val="00126820"/>
    <w:rsid w:val="00127BC1"/>
    <w:rsid w:val="00127E48"/>
    <w:rsid w:val="00127F29"/>
    <w:rsid w:val="001301CA"/>
    <w:rsid w:val="00130FB5"/>
    <w:rsid w:val="00131CA5"/>
    <w:rsid w:val="001324A2"/>
    <w:rsid w:val="00132D0B"/>
    <w:rsid w:val="00133191"/>
    <w:rsid w:val="0013355A"/>
    <w:rsid w:val="00133565"/>
    <w:rsid w:val="0013394B"/>
    <w:rsid w:val="00134785"/>
    <w:rsid w:val="001348D2"/>
    <w:rsid w:val="00134A2C"/>
    <w:rsid w:val="00134CE2"/>
    <w:rsid w:val="00134D3A"/>
    <w:rsid w:val="00135272"/>
    <w:rsid w:val="00135902"/>
    <w:rsid w:val="00135CEC"/>
    <w:rsid w:val="00136378"/>
    <w:rsid w:val="001367FC"/>
    <w:rsid w:val="00136804"/>
    <w:rsid w:val="001369E0"/>
    <w:rsid w:val="00137339"/>
    <w:rsid w:val="00137D84"/>
    <w:rsid w:val="00137E26"/>
    <w:rsid w:val="00140665"/>
    <w:rsid w:val="00140AD5"/>
    <w:rsid w:val="00140B20"/>
    <w:rsid w:val="00141112"/>
    <w:rsid w:val="001413A4"/>
    <w:rsid w:val="00141847"/>
    <w:rsid w:val="00141E8A"/>
    <w:rsid w:val="00142342"/>
    <w:rsid w:val="001429FD"/>
    <w:rsid w:val="00142C3C"/>
    <w:rsid w:val="001433A5"/>
    <w:rsid w:val="00143411"/>
    <w:rsid w:val="00143F2F"/>
    <w:rsid w:val="001440FB"/>
    <w:rsid w:val="00144554"/>
    <w:rsid w:val="001447A9"/>
    <w:rsid w:val="001448FB"/>
    <w:rsid w:val="0014539C"/>
    <w:rsid w:val="0014586D"/>
    <w:rsid w:val="00145F29"/>
    <w:rsid w:val="00146180"/>
    <w:rsid w:val="00146F63"/>
    <w:rsid w:val="00147EEB"/>
    <w:rsid w:val="00150009"/>
    <w:rsid w:val="00150959"/>
    <w:rsid w:val="00150A18"/>
    <w:rsid w:val="00150A3D"/>
    <w:rsid w:val="001511DA"/>
    <w:rsid w:val="00151416"/>
    <w:rsid w:val="001516E1"/>
    <w:rsid w:val="001521D7"/>
    <w:rsid w:val="001524E5"/>
    <w:rsid w:val="00152C15"/>
    <w:rsid w:val="001533DA"/>
    <w:rsid w:val="001539E1"/>
    <w:rsid w:val="00153D17"/>
    <w:rsid w:val="00153D27"/>
    <w:rsid w:val="0015400F"/>
    <w:rsid w:val="0015475A"/>
    <w:rsid w:val="00154C39"/>
    <w:rsid w:val="00154D8E"/>
    <w:rsid w:val="0015549B"/>
    <w:rsid w:val="00155E1D"/>
    <w:rsid w:val="00156247"/>
    <w:rsid w:val="001567F2"/>
    <w:rsid w:val="00156E33"/>
    <w:rsid w:val="00156E49"/>
    <w:rsid w:val="00157959"/>
    <w:rsid w:val="0016028F"/>
    <w:rsid w:val="0016046B"/>
    <w:rsid w:val="00161453"/>
    <w:rsid w:val="001616E8"/>
    <w:rsid w:val="001618B0"/>
    <w:rsid w:val="00161A6D"/>
    <w:rsid w:val="00161F06"/>
    <w:rsid w:val="0016233B"/>
    <w:rsid w:val="00162FB6"/>
    <w:rsid w:val="001630C3"/>
    <w:rsid w:val="00163130"/>
    <w:rsid w:val="0016388D"/>
    <w:rsid w:val="00164756"/>
    <w:rsid w:val="00164D19"/>
    <w:rsid w:val="001653C8"/>
    <w:rsid w:val="00165881"/>
    <w:rsid w:val="00165969"/>
    <w:rsid w:val="00166960"/>
    <w:rsid w:val="001669AC"/>
    <w:rsid w:val="00166E3F"/>
    <w:rsid w:val="00166F36"/>
    <w:rsid w:val="00166FE6"/>
    <w:rsid w:val="0016738A"/>
    <w:rsid w:val="001675F3"/>
    <w:rsid w:val="001679CE"/>
    <w:rsid w:val="00170D3C"/>
    <w:rsid w:val="001714E9"/>
    <w:rsid w:val="00172DB8"/>
    <w:rsid w:val="001731D9"/>
    <w:rsid w:val="001735B0"/>
    <w:rsid w:val="00173C96"/>
    <w:rsid w:val="00174277"/>
    <w:rsid w:val="001749F8"/>
    <w:rsid w:val="0017506D"/>
    <w:rsid w:val="00175889"/>
    <w:rsid w:val="00175F06"/>
    <w:rsid w:val="001769E6"/>
    <w:rsid w:val="00176B29"/>
    <w:rsid w:val="0017715F"/>
    <w:rsid w:val="0017795C"/>
    <w:rsid w:val="001779D3"/>
    <w:rsid w:val="00180553"/>
    <w:rsid w:val="00180600"/>
    <w:rsid w:val="001807A2"/>
    <w:rsid w:val="00180E73"/>
    <w:rsid w:val="0018151F"/>
    <w:rsid w:val="001815B3"/>
    <w:rsid w:val="00181A13"/>
    <w:rsid w:val="00181F5A"/>
    <w:rsid w:val="00182172"/>
    <w:rsid w:val="001821E0"/>
    <w:rsid w:val="00182BC9"/>
    <w:rsid w:val="00182CB9"/>
    <w:rsid w:val="00182F1E"/>
    <w:rsid w:val="00183039"/>
    <w:rsid w:val="00183D0D"/>
    <w:rsid w:val="00183FE9"/>
    <w:rsid w:val="00184993"/>
    <w:rsid w:val="00184C04"/>
    <w:rsid w:val="00185105"/>
    <w:rsid w:val="0018542E"/>
    <w:rsid w:val="001856BC"/>
    <w:rsid w:val="001857BA"/>
    <w:rsid w:val="00185B3A"/>
    <w:rsid w:val="001866C5"/>
    <w:rsid w:val="00186762"/>
    <w:rsid w:val="0018778C"/>
    <w:rsid w:val="00187AC2"/>
    <w:rsid w:val="00187B24"/>
    <w:rsid w:val="00190219"/>
    <w:rsid w:val="001905CC"/>
    <w:rsid w:val="00190649"/>
    <w:rsid w:val="001906A8"/>
    <w:rsid w:val="00190AB9"/>
    <w:rsid w:val="00190BF5"/>
    <w:rsid w:val="00190CB6"/>
    <w:rsid w:val="0019102D"/>
    <w:rsid w:val="00191349"/>
    <w:rsid w:val="00191B6A"/>
    <w:rsid w:val="00191D7F"/>
    <w:rsid w:val="0019212C"/>
    <w:rsid w:val="00192312"/>
    <w:rsid w:val="00192319"/>
    <w:rsid w:val="00192660"/>
    <w:rsid w:val="00192E67"/>
    <w:rsid w:val="00192E8F"/>
    <w:rsid w:val="00193007"/>
    <w:rsid w:val="001938F2"/>
    <w:rsid w:val="0019431C"/>
    <w:rsid w:val="0019487D"/>
    <w:rsid w:val="00194957"/>
    <w:rsid w:val="001949B5"/>
    <w:rsid w:val="00194BEF"/>
    <w:rsid w:val="00194D5F"/>
    <w:rsid w:val="0019543C"/>
    <w:rsid w:val="0019563E"/>
    <w:rsid w:val="00195A9B"/>
    <w:rsid w:val="00195B82"/>
    <w:rsid w:val="00195BC0"/>
    <w:rsid w:val="0019611C"/>
    <w:rsid w:val="00197AEF"/>
    <w:rsid w:val="00197E4B"/>
    <w:rsid w:val="001A0378"/>
    <w:rsid w:val="001A03A0"/>
    <w:rsid w:val="001A0821"/>
    <w:rsid w:val="001A16C3"/>
    <w:rsid w:val="001A1D05"/>
    <w:rsid w:val="001A1F7A"/>
    <w:rsid w:val="001A20E0"/>
    <w:rsid w:val="001A2256"/>
    <w:rsid w:val="001A2929"/>
    <w:rsid w:val="001A29CD"/>
    <w:rsid w:val="001A2A64"/>
    <w:rsid w:val="001A2B02"/>
    <w:rsid w:val="001A3CD7"/>
    <w:rsid w:val="001A55B0"/>
    <w:rsid w:val="001A5680"/>
    <w:rsid w:val="001A5756"/>
    <w:rsid w:val="001A5B90"/>
    <w:rsid w:val="001A5FF0"/>
    <w:rsid w:val="001A691B"/>
    <w:rsid w:val="001A6B0B"/>
    <w:rsid w:val="001A6BE4"/>
    <w:rsid w:val="001A79E1"/>
    <w:rsid w:val="001A7F9D"/>
    <w:rsid w:val="001B0EB7"/>
    <w:rsid w:val="001B1274"/>
    <w:rsid w:val="001B138F"/>
    <w:rsid w:val="001B1CAE"/>
    <w:rsid w:val="001B1E05"/>
    <w:rsid w:val="001B1E27"/>
    <w:rsid w:val="001B2096"/>
    <w:rsid w:val="001B21D4"/>
    <w:rsid w:val="001B24F8"/>
    <w:rsid w:val="001B26C5"/>
    <w:rsid w:val="001B2DD3"/>
    <w:rsid w:val="001B30A4"/>
    <w:rsid w:val="001B3A25"/>
    <w:rsid w:val="001B3B13"/>
    <w:rsid w:val="001B44F2"/>
    <w:rsid w:val="001B51D9"/>
    <w:rsid w:val="001B5A41"/>
    <w:rsid w:val="001B5A98"/>
    <w:rsid w:val="001B5D39"/>
    <w:rsid w:val="001B6076"/>
    <w:rsid w:val="001B6C41"/>
    <w:rsid w:val="001B74F4"/>
    <w:rsid w:val="001C06A9"/>
    <w:rsid w:val="001C099A"/>
    <w:rsid w:val="001C0AB9"/>
    <w:rsid w:val="001C0CE3"/>
    <w:rsid w:val="001C1432"/>
    <w:rsid w:val="001C1494"/>
    <w:rsid w:val="001C2254"/>
    <w:rsid w:val="001C22A4"/>
    <w:rsid w:val="001C2D83"/>
    <w:rsid w:val="001C2E02"/>
    <w:rsid w:val="001C3162"/>
    <w:rsid w:val="001C331B"/>
    <w:rsid w:val="001C410D"/>
    <w:rsid w:val="001C58DF"/>
    <w:rsid w:val="001C5A25"/>
    <w:rsid w:val="001C6686"/>
    <w:rsid w:val="001C7434"/>
    <w:rsid w:val="001C76F9"/>
    <w:rsid w:val="001C7BCA"/>
    <w:rsid w:val="001C7BE8"/>
    <w:rsid w:val="001C7F50"/>
    <w:rsid w:val="001D0394"/>
    <w:rsid w:val="001D0906"/>
    <w:rsid w:val="001D0A4A"/>
    <w:rsid w:val="001D11B4"/>
    <w:rsid w:val="001D2020"/>
    <w:rsid w:val="001D2732"/>
    <w:rsid w:val="001D2981"/>
    <w:rsid w:val="001D2B3D"/>
    <w:rsid w:val="001D2D04"/>
    <w:rsid w:val="001D387D"/>
    <w:rsid w:val="001D3C59"/>
    <w:rsid w:val="001D3FA2"/>
    <w:rsid w:val="001D496E"/>
    <w:rsid w:val="001D499E"/>
    <w:rsid w:val="001D4BE6"/>
    <w:rsid w:val="001D5752"/>
    <w:rsid w:val="001D5757"/>
    <w:rsid w:val="001D6005"/>
    <w:rsid w:val="001D62ED"/>
    <w:rsid w:val="001D6A7D"/>
    <w:rsid w:val="001D7651"/>
    <w:rsid w:val="001D7813"/>
    <w:rsid w:val="001D7978"/>
    <w:rsid w:val="001D7A85"/>
    <w:rsid w:val="001D7ED5"/>
    <w:rsid w:val="001E12D3"/>
    <w:rsid w:val="001E1407"/>
    <w:rsid w:val="001E180D"/>
    <w:rsid w:val="001E184B"/>
    <w:rsid w:val="001E1F24"/>
    <w:rsid w:val="001E231C"/>
    <w:rsid w:val="001E2416"/>
    <w:rsid w:val="001E258D"/>
    <w:rsid w:val="001E2864"/>
    <w:rsid w:val="001E2A1B"/>
    <w:rsid w:val="001E2ECC"/>
    <w:rsid w:val="001E396F"/>
    <w:rsid w:val="001E3AA5"/>
    <w:rsid w:val="001E3DC1"/>
    <w:rsid w:val="001E497C"/>
    <w:rsid w:val="001E54EE"/>
    <w:rsid w:val="001E5BC4"/>
    <w:rsid w:val="001E64D2"/>
    <w:rsid w:val="001E6DD6"/>
    <w:rsid w:val="001E748B"/>
    <w:rsid w:val="001E777C"/>
    <w:rsid w:val="001E7AF9"/>
    <w:rsid w:val="001E7B72"/>
    <w:rsid w:val="001F0112"/>
    <w:rsid w:val="001F02EA"/>
    <w:rsid w:val="001F0B42"/>
    <w:rsid w:val="001F0CF1"/>
    <w:rsid w:val="001F0DCA"/>
    <w:rsid w:val="001F1219"/>
    <w:rsid w:val="001F155F"/>
    <w:rsid w:val="001F1B36"/>
    <w:rsid w:val="001F1DC4"/>
    <w:rsid w:val="001F21A7"/>
    <w:rsid w:val="001F25CF"/>
    <w:rsid w:val="001F30BC"/>
    <w:rsid w:val="001F3269"/>
    <w:rsid w:val="001F38D7"/>
    <w:rsid w:val="001F39CC"/>
    <w:rsid w:val="001F4194"/>
    <w:rsid w:val="001F4761"/>
    <w:rsid w:val="001F4A0A"/>
    <w:rsid w:val="001F4DF2"/>
    <w:rsid w:val="001F5DEF"/>
    <w:rsid w:val="001F683D"/>
    <w:rsid w:val="001F7C67"/>
    <w:rsid w:val="001F7F6E"/>
    <w:rsid w:val="00200725"/>
    <w:rsid w:val="00200AC2"/>
    <w:rsid w:val="00200F08"/>
    <w:rsid w:val="00201036"/>
    <w:rsid w:val="0020107B"/>
    <w:rsid w:val="002014CE"/>
    <w:rsid w:val="002018FA"/>
    <w:rsid w:val="00201A98"/>
    <w:rsid w:val="00202342"/>
    <w:rsid w:val="0020326D"/>
    <w:rsid w:val="002032D0"/>
    <w:rsid w:val="00203592"/>
    <w:rsid w:val="002036BB"/>
    <w:rsid w:val="002043C1"/>
    <w:rsid w:val="00204873"/>
    <w:rsid w:val="002048AB"/>
    <w:rsid w:val="0020532A"/>
    <w:rsid w:val="00205E04"/>
    <w:rsid w:val="00205FEB"/>
    <w:rsid w:val="002067E1"/>
    <w:rsid w:val="00206AC5"/>
    <w:rsid w:val="002070B3"/>
    <w:rsid w:val="00207251"/>
    <w:rsid w:val="00207C7D"/>
    <w:rsid w:val="00207F89"/>
    <w:rsid w:val="00210382"/>
    <w:rsid w:val="00210B34"/>
    <w:rsid w:val="00210C2D"/>
    <w:rsid w:val="00210FB7"/>
    <w:rsid w:val="00211233"/>
    <w:rsid w:val="002112D8"/>
    <w:rsid w:val="00211741"/>
    <w:rsid w:val="002117DB"/>
    <w:rsid w:val="00211CC0"/>
    <w:rsid w:val="00211CDA"/>
    <w:rsid w:val="00211D13"/>
    <w:rsid w:val="00211FCB"/>
    <w:rsid w:val="00212364"/>
    <w:rsid w:val="002124C9"/>
    <w:rsid w:val="002126AC"/>
    <w:rsid w:val="00212CF2"/>
    <w:rsid w:val="00213046"/>
    <w:rsid w:val="002134DF"/>
    <w:rsid w:val="00213959"/>
    <w:rsid w:val="00213CD0"/>
    <w:rsid w:val="00213DDE"/>
    <w:rsid w:val="00213F66"/>
    <w:rsid w:val="00214C6E"/>
    <w:rsid w:val="00214C9E"/>
    <w:rsid w:val="00216181"/>
    <w:rsid w:val="002165AA"/>
    <w:rsid w:val="002165B5"/>
    <w:rsid w:val="002172C7"/>
    <w:rsid w:val="002175A0"/>
    <w:rsid w:val="00217AD5"/>
    <w:rsid w:val="00220660"/>
    <w:rsid w:val="00220BA1"/>
    <w:rsid w:val="00220EFA"/>
    <w:rsid w:val="00221C18"/>
    <w:rsid w:val="00221F3C"/>
    <w:rsid w:val="002221A8"/>
    <w:rsid w:val="002222E4"/>
    <w:rsid w:val="002225D5"/>
    <w:rsid w:val="00222883"/>
    <w:rsid w:val="002233A4"/>
    <w:rsid w:val="002240C8"/>
    <w:rsid w:val="00224346"/>
    <w:rsid w:val="002243E7"/>
    <w:rsid w:val="00225F95"/>
    <w:rsid w:val="00226109"/>
    <w:rsid w:val="002267C1"/>
    <w:rsid w:val="00227F71"/>
    <w:rsid w:val="00230119"/>
    <w:rsid w:val="00230A3B"/>
    <w:rsid w:val="00230AA4"/>
    <w:rsid w:val="00230C5A"/>
    <w:rsid w:val="00230FDD"/>
    <w:rsid w:val="002312C1"/>
    <w:rsid w:val="002320AE"/>
    <w:rsid w:val="00233563"/>
    <w:rsid w:val="002339A9"/>
    <w:rsid w:val="00233A0C"/>
    <w:rsid w:val="002350AB"/>
    <w:rsid w:val="00235258"/>
    <w:rsid w:val="002358D0"/>
    <w:rsid w:val="00236A7A"/>
    <w:rsid w:val="00236C52"/>
    <w:rsid w:val="00236CF2"/>
    <w:rsid w:val="00237293"/>
    <w:rsid w:val="00237297"/>
    <w:rsid w:val="00237693"/>
    <w:rsid w:val="00237839"/>
    <w:rsid w:val="002379BC"/>
    <w:rsid w:val="00240491"/>
    <w:rsid w:val="0024074D"/>
    <w:rsid w:val="00241B01"/>
    <w:rsid w:val="00242A98"/>
    <w:rsid w:val="00242EB8"/>
    <w:rsid w:val="002435BE"/>
    <w:rsid w:val="00243AF8"/>
    <w:rsid w:val="00244070"/>
    <w:rsid w:val="002441A4"/>
    <w:rsid w:val="00244819"/>
    <w:rsid w:val="00244CD9"/>
    <w:rsid w:val="002453B6"/>
    <w:rsid w:val="00245846"/>
    <w:rsid w:val="00245C40"/>
    <w:rsid w:val="002465F9"/>
    <w:rsid w:val="002468F0"/>
    <w:rsid w:val="00246D7B"/>
    <w:rsid w:val="0024717F"/>
    <w:rsid w:val="002474A9"/>
    <w:rsid w:val="002475C9"/>
    <w:rsid w:val="002476AB"/>
    <w:rsid w:val="00247958"/>
    <w:rsid w:val="00247EB9"/>
    <w:rsid w:val="002502A4"/>
    <w:rsid w:val="002503F2"/>
    <w:rsid w:val="00250DE5"/>
    <w:rsid w:val="00251ED1"/>
    <w:rsid w:val="00252856"/>
    <w:rsid w:val="00252C1F"/>
    <w:rsid w:val="0025307F"/>
    <w:rsid w:val="002531AC"/>
    <w:rsid w:val="002537A0"/>
    <w:rsid w:val="00253B51"/>
    <w:rsid w:val="002543B6"/>
    <w:rsid w:val="002544E2"/>
    <w:rsid w:val="0025525C"/>
    <w:rsid w:val="00255298"/>
    <w:rsid w:val="00255502"/>
    <w:rsid w:val="00255958"/>
    <w:rsid w:val="002562B4"/>
    <w:rsid w:val="00256889"/>
    <w:rsid w:val="00256DFC"/>
    <w:rsid w:val="00256FBC"/>
    <w:rsid w:val="002572C2"/>
    <w:rsid w:val="00257ACA"/>
    <w:rsid w:val="00257C00"/>
    <w:rsid w:val="00260734"/>
    <w:rsid w:val="0026086F"/>
    <w:rsid w:val="00260B2B"/>
    <w:rsid w:val="00260F13"/>
    <w:rsid w:val="002610FF"/>
    <w:rsid w:val="00261321"/>
    <w:rsid w:val="00261810"/>
    <w:rsid w:val="00261C67"/>
    <w:rsid w:val="00261E46"/>
    <w:rsid w:val="00261E92"/>
    <w:rsid w:val="00262919"/>
    <w:rsid w:val="00262A83"/>
    <w:rsid w:val="002632E6"/>
    <w:rsid w:val="00263977"/>
    <w:rsid w:val="00263BEC"/>
    <w:rsid w:val="002641FD"/>
    <w:rsid w:val="0026429C"/>
    <w:rsid w:val="00264BC3"/>
    <w:rsid w:val="00264F18"/>
    <w:rsid w:val="0026504E"/>
    <w:rsid w:val="0026506D"/>
    <w:rsid w:val="0026521C"/>
    <w:rsid w:val="00265D3A"/>
    <w:rsid w:val="002666A9"/>
    <w:rsid w:val="00266AB1"/>
    <w:rsid w:val="00266C07"/>
    <w:rsid w:val="002671A5"/>
    <w:rsid w:val="00267A8B"/>
    <w:rsid w:val="00267F64"/>
    <w:rsid w:val="002700D7"/>
    <w:rsid w:val="0027064C"/>
    <w:rsid w:val="00270DA5"/>
    <w:rsid w:val="00271214"/>
    <w:rsid w:val="002714C7"/>
    <w:rsid w:val="0027176C"/>
    <w:rsid w:val="00271919"/>
    <w:rsid w:val="00271976"/>
    <w:rsid w:val="002719F7"/>
    <w:rsid w:val="00272232"/>
    <w:rsid w:val="00272E66"/>
    <w:rsid w:val="00273115"/>
    <w:rsid w:val="0027426D"/>
    <w:rsid w:val="00274327"/>
    <w:rsid w:val="00274542"/>
    <w:rsid w:val="00274818"/>
    <w:rsid w:val="00274859"/>
    <w:rsid w:val="002749A5"/>
    <w:rsid w:val="002749A6"/>
    <w:rsid w:val="002759B4"/>
    <w:rsid w:val="00275A2D"/>
    <w:rsid w:val="0027611E"/>
    <w:rsid w:val="00276606"/>
    <w:rsid w:val="00276D29"/>
    <w:rsid w:val="0027727B"/>
    <w:rsid w:val="00277746"/>
    <w:rsid w:val="002779D9"/>
    <w:rsid w:val="002779EC"/>
    <w:rsid w:val="00277F8F"/>
    <w:rsid w:val="002800D2"/>
    <w:rsid w:val="00280302"/>
    <w:rsid w:val="0028110E"/>
    <w:rsid w:val="0028124D"/>
    <w:rsid w:val="0028142D"/>
    <w:rsid w:val="0028146B"/>
    <w:rsid w:val="002821BF"/>
    <w:rsid w:val="0028226B"/>
    <w:rsid w:val="00282370"/>
    <w:rsid w:val="002825D7"/>
    <w:rsid w:val="0028305F"/>
    <w:rsid w:val="00283773"/>
    <w:rsid w:val="002839F3"/>
    <w:rsid w:val="00284614"/>
    <w:rsid w:val="002846FC"/>
    <w:rsid w:val="00284AC2"/>
    <w:rsid w:val="00284DF1"/>
    <w:rsid w:val="002852DB"/>
    <w:rsid w:val="00285346"/>
    <w:rsid w:val="0028550E"/>
    <w:rsid w:val="0028571D"/>
    <w:rsid w:val="00285A47"/>
    <w:rsid w:val="00285F61"/>
    <w:rsid w:val="00286110"/>
    <w:rsid w:val="0028668B"/>
    <w:rsid w:val="00286844"/>
    <w:rsid w:val="00287008"/>
    <w:rsid w:val="0028764C"/>
    <w:rsid w:val="00287EA9"/>
    <w:rsid w:val="00287FE7"/>
    <w:rsid w:val="002900A6"/>
    <w:rsid w:val="0029013D"/>
    <w:rsid w:val="00290934"/>
    <w:rsid w:val="002914CD"/>
    <w:rsid w:val="00291C6D"/>
    <w:rsid w:val="00291FA1"/>
    <w:rsid w:val="00292F65"/>
    <w:rsid w:val="00293088"/>
    <w:rsid w:val="002936FA"/>
    <w:rsid w:val="0029396F"/>
    <w:rsid w:val="00294517"/>
    <w:rsid w:val="00294C4C"/>
    <w:rsid w:val="00295E33"/>
    <w:rsid w:val="0029663C"/>
    <w:rsid w:val="0029678B"/>
    <w:rsid w:val="002969D3"/>
    <w:rsid w:val="00296B77"/>
    <w:rsid w:val="002978FA"/>
    <w:rsid w:val="002979CF"/>
    <w:rsid w:val="00297CBF"/>
    <w:rsid w:val="00297D46"/>
    <w:rsid w:val="002A04AF"/>
    <w:rsid w:val="002A04BB"/>
    <w:rsid w:val="002A055B"/>
    <w:rsid w:val="002A07F6"/>
    <w:rsid w:val="002A1185"/>
    <w:rsid w:val="002A11E8"/>
    <w:rsid w:val="002A1579"/>
    <w:rsid w:val="002A1AC4"/>
    <w:rsid w:val="002A1C75"/>
    <w:rsid w:val="002A1FB8"/>
    <w:rsid w:val="002A2101"/>
    <w:rsid w:val="002A2A8D"/>
    <w:rsid w:val="002A387E"/>
    <w:rsid w:val="002A3BF8"/>
    <w:rsid w:val="002A3CA6"/>
    <w:rsid w:val="002A3D39"/>
    <w:rsid w:val="002A3D68"/>
    <w:rsid w:val="002A4CB8"/>
    <w:rsid w:val="002A52C7"/>
    <w:rsid w:val="002A5CCD"/>
    <w:rsid w:val="002A603D"/>
    <w:rsid w:val="002A701D"/>
    <w:rsid w:val="002A782E"/>
    <w:rsid w:val="002B01A6"/>
    <w:rsid w:val="002B0475"/>
    <w:rsid w:val="002B0620"/>
    <w:rsid w:val="002B0772"/>
    <w:rsid w:val="002B0E06"/>
    <w:rsid w:val="002B0E55"/>
    <w:rsid w:val="002B1253"/>
    <w:rsid w:val="002B2045"/>
    <w:rsid w:val="002B33A1"/>
    <w:rsid w:val="002B3D9F"/>
    <w:rsid w:val="002B4698"/>
    <w:rsid w:val="002B46DF"/>
    <w:rsid w:val="002B49EE"/>
    <w:rsid w:val="002B4D6D"/>
    <w:rsid w:val="002B5380"/>
    <w:rsid w:val="002B54E6"/>
    <w:rsid w:val="002B54FE"/>
    <w:rsid w:val="002B5AC8"/>
    <w:rsid w:val="002B5C34"/>
    <w:rsid w:val="002B640A"/>
    <w:rsid w:val="002B6EDD"/>
    <w:rsid w:val="002B7563"/>
    <w:rsid w:val="002B7E5F"/>
    <w:rsid w:val="002B7ECF"/>
    <w:rsid w:val="002C07FA"/>
    <w:rsid w:val="002C09B9"/>
    <w:rsid w:val="002C0F6A"/>
    <w:rsid w:val="002C248A"/>
    <w:rsid w:val="002C2DBA"/>
    <w:rsid w:val="002C2E01"/>
    <w:rsid w:val="002C3270"/>
    <w:rsid w:val="002C32C3"/>
    <w:rsid w:val="002C3315"/>
    <w:rsid w:val="002C333D"/>
    <w:rsid w:val="002C3472"/>
    <w:rsid w:val="002C3607"/>
    <w:rsid w:val="002C53F4"/>
    <w:rsid w:val="002C5C10"/>
    <w:rsid w:val="002C5D75"/>
    <w:rsid w:val="002C5E2C"/>
    <w:rsid w:val="002C6BC8"/>
    <w:rsid w:val="002C70E2"/>
    <w:rsid w:val="002C741E"/>
    <w:rsid w:val="002C76E5"/>
    <w:rsid w:val="002C7D98"/>
    <w:rsid w:val="002D0AF5"/>
    <w:rsid w:val="002D0D7D"/>
    <w:rsid w:val="002D1A8F"/>
    <w:rsid w:val="002D1C52"/>
    <w:rsid w:val="002D1D3F"/>
    <w:rsid w:val="002D1F13"/>
    <w:rsid w:val="002D20D8"/>
    <w:rsid w:val="002D2743"/>
    <w:rsid w:val="002D2C29"/>
    <w:rsid w:val="002D2F57"/>
    <w:rsid w:val="002D33A3"/>
    <w:rsid w:val="002D39A7"/>
    <w:rsid w:val="002D41B1"/>
    <w:rsid w:val="002D4759"/>
    <w:rsid w:val="002D4CCB"/>
    <w:rsid w:val="002D53FF"/>
    <w:rsid w:val="002D560E"/>
    <w:rsid w:val="002D56C0"/>
    <w:rsid w:val="002D57EC"/>
    <w:rsid w:val="002D5DF0"/>
    <w:rsid w:val="002D697C"/>
    <w:rsid w:val="002D6AFC"/>
    <w:rsid w:val="002D714E"/>
    <w:rsid w:val="002D77CB"/>
    <w:rsid w:val="002D786F"/>
    <w:rsid w:val="002E00E7"/>
    <w:rsid w:val="002E0444"/>
    <w:rsid w:val="002E0A5B"/>
    <w:rsid w:val="002E1326"/>
    <w:rsid w:val="002E13A9"/>
    <w:rsid w:val="002E1C82"/>
    <w:rsid w:val="002E2019"/>
    <w:rsid w:val="002E229E"/>
    <w:rsid w:val="002E28B5"/>
    <w:rsid w:val="002E2E00"/>
    <w:rsid w:val="002E36D4"/>
    <w:rsid w:val="002E3FDB"/>
    <w:rsid w:val="002E4863"/>
    <w:rsid w:val="002E4AEF"/>
    <w:rsid w:val="002E54C8"/>
    <w:rsid w:val="002E5F88"/>
    <w:rsid w:val="002E6666"/>
    <w:rsid w:val="002E66B7"/>
    <w:rsid w:val="002E6835"/>
    <w:rsid w:val="002E689A"/>
    <w:rsid w:val="002E749C"/>
    <w:rsid w:val="002E7D43"/>
    <w:rsid w:val="002E7E07"/>
    <w:rsid w:val="002F0A2C"/>
    <w:rsid w:val="002F147F"/>
    <w:rsid w:val="002F187A"/>
    <w:rsid w:val="002F18C0"/>
    <w:rsid w:val="002F1B51"/>
    <w:rsid w:val="002F1F6C"/>
    <w:rsid w:val="002F2581"/>
    <w:rsid w:val="002F25FB"/>
    <w:rsid w:val="002F277E"/>
    <w:rsid w:val="002F343D"/>
    <w:rsid w:val="002F375F"/>
    <w:rsid w:val="002F3A74"/>
    <w:rsid w:val="002F3D0E"/>
    <w:rsid w:val="002F4444"/>
    <w:rsid w:val="002F45DE"/>
    <w:rsid w:val="002F4F0A"/>
    <w:rsid w:val="002F4FA7"/>
    <w:rsid w:val="002F5C0D"/>
    <w:rsid w:val="002F6921"/>
    <w:rsid w:val="002F70A5"/>
    <w:rsid w:val="002F7F72"/>
    <w:rsid w:val="00300472"/>
    <w:rsid w:val="00300516"/>
    <w:rsid w:val="003008DA"/>
    <w:rsid w:val="00300BD0"/>
    <w:rsid w:val="00300EAC"/>
    <w:rsid w:val="003012EC"/>
    <w:rsid w:val="00301508"/>
    <w:rsid w:val="003015CA"/>
    <w:rsid w:val="003025FA"/>
    <w:rsid w:val="00302D16"/>
    <w:rsid w:val="003034F7"/>
    <w:rsid w:val="00303526"/>
    <w:rsid w:val="0030368F"/>
    <w:rsid w:val="00304102"/>
    <w:rsid w:val="00304BE9"/>
    <w:rsid w:val="00304D24"/>
    <w:rsid w:val="00306908"/>
    <w:rsid w:val="00307379"/>
    <w:rsid w:val="00307640"/>
    <w:rsid w:val="00307DD0"/>
    <w:rsid w:val="003103EE"/>
    <w:rsid w:val="003108D6"/>
    <w:rsid w:val="003108E7"/>
    <w:rsid w:val="00310D5A"/>
    <w:rsid w:val="003115FA"/>
    <w:rsid w:val="00312667"/>
    <w:rsid w:val="00313927"/>
    <w:rsid w:val="0031410E"/>
    <w:rsid w:val="003148D9"/>
    <w:rsid w:val="00314C9B"/>
    <w:rsid w:val="00314FA2"/>
    <w:rsid w:val="00314FFD"/>
    <w:rsid w:val="00315D20"/>
    <w:rsid w:val="00315DA0"/>
    <w:rsid w:val="00315E11"/>
    <w:rsid w:val="003161DA"/>
    <w:rsid w:val="00316265"/>
    <w:rsid w:val="0031633E"/>
    <w:rsid w:val="003175D4"/>
    <w:rsid w:val="00317992"/>
    <w:rsid w:val="00320FBF"/>
    <w:rsid w:val="00321001"/>
    <w:rsid w:val="00321654"/>
    <w:rsid w:val="00321DD4"/>
    <w:rsid w:val="00322687"/>
    <w:rsid w:val="00322EA4"/>
    <w:rsid w:val="003232CF"/>
    <w:rsid w:val="0032374C"/>
    <w:rsid w:val="003242EC"/>
    <w:rsid w:val="00324AFE"/>
    <w:rsid w:val="00324B85"/>
    <w:rsid w:val="00324E89"/>
    <w:rsid w:val="00325546"/>
    <w:rsid w:val="00325AF8"/>
    <w:rsid w:val="00325CB0"/>
    <w:rsid w:val="00325DC5"/>
    <w:rsid w:val="00325F18"/>
    <w:rsid w:val="00326ED3"/>
    <w:rsid w:val="00326EDD"/>
    <w:rsid w:val="00327072"/>
    <w:rsid w:val="0032725E"/>
    <w:rsid w:val="003279E1"/>
    <w:rsid w:val="00327B29"/>
    <w:rsid w:val="0033020A"/>
    <w:rsid w:val="0033029A"/>
    <w:rsid w:val="00330363"/>
    <w:rsid w:val="003306B4"/>
    <w:rsid w:val="00330932"/>
    <w:rsid w:val="003312A4"/>
    <w:rsid w:val="0033142A"/>
    <w:rsid w:val="00331887"/>
    <w:rsid w:val="00331E3A"/>
    <w:rsid w:val="00333658"/>
    <w:rsid w:val="00333737"/>
    <w:rsid w:val="00334014"/>
    <w:rsid w:val="0033420E"/>
    <w:rsid w:val="0033454D"/>
    <w:rsid w:val="00334795"/>
    <w:rsid w:val="00334B63"/>
    <w:rsid w:val="00334C41"/>
    <w:rsid w:val="003357C0"/>
    <w:rsid w:val="00335FD3"/>
    <w:rsid w:val="00336BAE"/>
    <w:rsid w:val="00336C87"/>
    <w:rsid w:val="00336CBA"/>
    <w:rsid w:val="00336F30"/>
    <w:rsid w:val="00337173"/>
    <w:rsid w:val="00337200"/>
    <w:rsid w:val="00337731"/>
    <w:rsid w:val="00337C40"/>
    <w:rsid w:val="00337D62"/>
    <w:rsid w:val="00337FA7"/>
    <w:rsid w:val="00340362"/>
    <w:rsid w:val="0034079B"/>
    <w:rsid w:val="00340D97"/>
    <w:rsid w:val="00340FF1"/>
    <w:rsid w:val="00341A27"/>
    <w:rsid w:val="00341FB7"/>
    <w:rsid w:val="00342169"/>
    <w:rsid w:val="0034220E"/>
    <w:rsid w:val="00342AD4"/>
    <w:rsid w:val="00345262"/>
    <w:rsid w:val="003458C7"/>
    <w:rsid w:val="00345EA1"/>
    <w:rsid w:val="00345F07"/>
    <w:rsid w:val="00346316"/>
    <w:rsid w:val="00346773"/>
    <w:rsid w:val="00346FAA"/>
    <w:rsid w:val="00347030"/>
    <w:rsid w:val="00347684"/>
    <w:rsid w:val="00347CA6"/>
    <w:rsid w:val="00347DBA"/>
    <w:rsid w:val="00347E0D"/>
    <w:rsid w:val="00347EA8"/>
    <w:rsid w:val="00347EFC"/>
    <w:rsid w:val="0035007C"/>
    <w:rsid w:val="00350654"/>
    <w:rsid w:val="00350E68"/>
    <w:rsid w:val="003511F4"/>
    <w:rsid w:val="003514A0"/>
    <w:rsid w:val="003516B5"/>
    <w:rsid w:val="00351845"/>
    <w:rsid w:val="00351E97"/>
    <w:rsid w:val="003525BD"/>
    <w:rsid w:val="00352FF0"/>
    <w:rsid w:val="003537B7"/>
    <w:rsid w:val="00353C26"/>
    <w:rsid w:val="00353CC7"/>
    <w:rsid w:val="00355610"/>
    <w:rsid w:val="00355754"/>
    <w:rsid w:val="00356D2B"/>
    <w:rsid w:val="00356EE9"/>
    <w:rsid w:val="0035707B"/>
    <w:rsid w:val="0035719D"/>
    <w:rsid w:val="0035796F"/>
    <w:rsid w:val="00360053"/>
    <w:rsid w:val="00360BBB"/>
    <w:rsid w:val="00361364"/>
    <w:rsid w:val="0036144C"/>
    <w:rsid w:val="0036163B"/>
    <w:rsid w:val="00361B8E"/>
    <w:rsid w:val="00362333"/>
    <w:rsid w:val="0036281D"/>
    <w:rsid w:val="00362B8E"/>
    <w:rsid w:val="00362CF1"/>
    <w:rsid w:val="00362E96"/>
    <w:rsid w:val="00363D6E"/>
    <w:rsid w:val="0036435A"/>
    <w:rsid w:val="003647C4"/>
    <w:rsid w:val="003647EA"/>
    <w:rsid w:val="003651E7"/>
    <w:rsid w:val="00366827"/>
    <w:rsid w:val="003671B6"/>
    <w:rsid w:val="00367307"/>
    <w:rsid w:val="003675EF"/>
    <w:rsid w:val="003675F2"/>
    <w:rsid w:val="00367FE9"/>
    <w:rsid w:val="003709E3"/>
    <w:rsid w:val="00370F83"/>
    <w:rsid w:val="003713DC"/>
    <w:rsid w:val="00371932"/>
    <w:rsid w:val="00371949"/>
    <w:rsid w:val="003723B0"/>
    <w:rsid w:val="00372864"/>
    <w:rsid w:val="00372A1A"/>
    <w:rsid w:val="00372DDD"/>
    <w:rsid w:val="003730D6"/>
    <w:rsid w:val="0037380C"/>
    <w:rsid w:val="00373B69"/>
    <w:rsid w:val="00373E16"/>
    <w:rsid w:val="003751AC"/>
    <w:rsid w:val="0037582A"/>
    <w:rsid w:val="0037589E"/>
    <w:rsid w:val="00375DE3"/>
    <w:rsid w:val="00375FB1"/>
    <w:rsid w:val="0037664C"/>
    <w:rsid w:val="00376FC9"/>
    <w:rsid w:val="00377104"/>
    <w:rsid w:val="003771D2"/>
    <w:rsid w:val="003777D7"/>
    <w:rsid w:val="00377AAD"/>
    <w:rsid w:val="00377C5D"/>
    <w:rsid w:val="003802E0"/>
    <w:rsid w:val="003803FE"/>
    <w:rsid w:val="00380937"/>
    <w:rsid w:val="00380C72"/>
    <w:rsid w:val="00381D78"/>
    <w:rsid w:val="00381EBE"/>
    <w:rsid w:val="00381F65"/>
    <w:rsid w:val="00381F8B"/>
    <w:rsid w:val="00382062"/>
    <w:rsid w:val="003823B0"/>
    <w:rsid w:val="00382465"/>
    <w:rsid w:val="00382ADC"/>
    <w:rsid w:val="003830CA"/>
    <w:rsid w:val="00383712"/>
    <w:rsid w:val="00383991"/>
    <w:rsid w:val="003841E5"/>
    <w:rsid w:val="003849B0"/>
    <w:rsid w:val="00384A74"/>
    <w:rsid w:val="00384CF1"/>
    <w:rsid w:val="0038560A"/>
    <w:rsid w:val="003857F7"/>
    <w:rsid w:val="00385E1E"/>
    <w:rsid w:val="00385E95"/>
    <w:rsid w:val="00386172"/>
    <w:rsid w:val="0038672A"/>
    <w:rsid w:val="0038697D"/>
    <w:rsid w:val="00386C99"/>
    <w:rsid w:val="00387495"/>
    <w:rsid w:val="003875ED"/>
    <w:rsid w:val="00390139"/>
    <w:rsid w:val="00390924"/>
    <w:rsid w:val="00390A91"/>
    <w:rsid w:val="003912FF"/>
    <w:rsid w:val="0039147C"/>
    <w:rsid w:val="00391480"/>
    <w:rsid w:val="0039185A"/>
    <w:rsid w:val="00392646"/>
    <w:rsid w:val="003928A6"/>
    <w:rsid w:val="00392995"/>
    <w:rsid w:val="00392E08"/>
    <w:rsid w:val="0039391F"/>
    <w:rsid w:val="003939F4"/>
    <w:rsid w:val="00394103"/>
    <w:rsid w:val="0039425B"/>
    <w:rsid w:val="003946B1"/>
    <w:rsid w:val="003948BA"/>
    <w:rsid w:val="00395ABF"/>
    <w:rsid w:val="00396136"/>
    <w:rsid w:val="0039637E"/>
    <w:rsid w:val="00396940"/>
    <w:rsid w:val="00396C83"/>
    <w:rsid w:val="00397F5F"/>
    <w:rsid w:val="003A0167"/>
    <w:rsid w:val="003A06B5"/>
    <w:rsid w:val="003A0964"/>
    <w:rsid w:val="003A0BAC"/>
    <w:rsid w:val="003A10B8"/>
    <w:rsid w:val="003A15B2"/>
    <w:rsid w:val="003A185E"/>
    <w:rsid w:val="003A19CA"/>
    <w:rsid w:val="003A1D23"/>
    <w:rsid w:val="003A1E23"/>
    <w:rsid w:val="003A29B5"/>
    <w:rsid w:val="003A2ABA"/>
    <w:rsid w:val="003A369C"/>
    <w:rsid w:val="003A3B78"/>
    <w:rsid w:val="003A3C1A"/>
    <w:rsid w:val="003A40A3"/>
    <w:rsid w:val="003A4B8D"/>
    <w:rsid w:val="003A4E73"/>
    <w:rsid w:val="003A53CD"/>
    <w:rsid w:val="003A5D54"/>
    <w:rsid w:val="003A6253"/>
    <w:rsid w:val="003A6609"/>
    <w:rsid w:val="003A6CF3"/>
    <w:rsid w:val="003A79AE"/>
    <w:rsid w:val="003A7B31"/>
    <w:rsid w:val="003A7C2B"/>
    <w:rsid w:val="003B05FC"/>
    <w:rsid w:val="003B081D"/>
    <w:rsid w:val="003B0E81"/>
    <w:rsid w:val="003B12F2"/>
    <w:rsid w:val="003B16E9"/>
    <w:rsid w:val="003B18BC"/>
    <w:rsid w:val="003B1B50"/>
    <w:rsid w:val="003B1CDB"/>
    <w:rsid w:val="003B222F"/>
    <w:rsid w:val="003B235D"/>
    <w:rsid w:val="003B24BC"/>
    <w:rsid w:val="003B32E4"/>
    <w:rsid w:val="003B36B3"/>
    <w:rsid w:val="003B3AF4"/>
    <w:rsid w:val="003B3BF1"/>
    <w:rsid w:val="003B3DBF"/>
    <w:rsid w:val="003B3DC5"/>
    <w:rsid w:val="003B4135"/>
    <w:rsid w:val="003B44C3"/>
    <w:rsid w:val="003B44E0"/>
    <w:rsid w:val="003B47E0"/>
    <w:rsid w:val="003B4A19"/>
    <w:rsid w:val="003B4BC1"/>
    <w:rsid w:val="003B5721"/>
    <w:rsid w:val="003B5AA6"/>
    <w:rsid w:val="003B6F5C"/>
    <w:rsid w:val="003B70DC"/>
    <w:rsid w:val="003B7172"/>
    <w:rsid w:val="003B718C"/>
    <w:rsid w:val="003B78FB"/>
    <w:rsid w:val="003C0C7B"/>
    <w:rsid w:val="003C18A5"/>
    <w:rsid w:val="003C2058"/>
    <w:rsid w:val="003C213D"/>
    <w:rsid w:val="003C27EC"/>
    <w:rsid w:val="003C289A"/>
    <w:rsid w:val="003C355C"/>
    <w:rsid w:val="003C3685"/>
    <w:rsid w:val="003C3C20"/>
    <w:rsid w:val="003C458A"/>
    <w:rsid w:val="003C4645"/>
    <w:rsid w:val="003C4832"/>
    <w:rsid w:val="003C4B85"/>
    <w:rsid w:val="003C4DDF"/>
    <w:rsid w:val="003C509A"/>
    <w:rsid w:val="003C5897"/>
    <w:rsid w:val="003C600E"/>
    <w:rsid w:val="003C6057"/>
    <w:rsid w:val="003C62C3"/>
    <w:rsid w:val="003C6E3A"/>
    <w:rsid w:val="003C78AC"/>
    <w:rsid w:val="003C7AF9"/>
    <w:rsid w:val="003C7C93"/>
    <w:rsid w:val="003C7F08"/>
    <w:rsid w:val="003D00DD"/>
    <w:rsid w:val="003D12D2"/>
    <w:rsid w:val="003D1866"/>
    <w:rsid w:val="003D24EF"/>
    <w:rsid w:val="003D2500"/>
    <w:rsid w:val="003D25BE"/>
    <w:rsid w:val="003D3212"/>
    <w:rsid w:val="003D39B7"/>
    <w:rsid w:val="003D3AC2"/>
    <w:rsid w:val="003D4716"/>
    <w:rsid w:val="003D4CEA"/>
    <w:rsid w:val="003D511A"/>
    <w:rsid w:val="003D63D1"/>
    <w:rsid w:val="003D6429"/>
    <w:rsid w:val="003D65D3"/>
    <w:rsid w:val="003D6E2F"/>
    <w:rsid w:val="003D764B"/>
    <w:rsid w:val="003E032A"/>
    <w:rsid w:val="003E0BBB"/>
    <w:rsid w:val="003E11E6"/>
    <w:rsid w:val="003E1493"/>
    <w:rsid w:val="003E1F31"/>
    <w:rsid w:val="003E2004"/>
    <w:rsid w:val="003E203E"/>
    <w:rsid w:val="003E2085"/>
    <w:rsid w:val="003E2174"/>
    <w:rsid w:val="003E2632"/>
    <w:rsid w:val="003E273C"/>
    <w:rsid w:val="003E2A3C"/>
    <w:rsid w:val="003E2C5E"/>
    <w:rsid w:val="003E30D3"/>
    <w:rsid w:val="003E311F"/>
    <w:rsid w:val="003E34AD"/>
    <w:rsid w:val="003E3FA4"/>
    <w:rsid w:val="003E3FF7"/>
    <w:rsid w:val="003E4655"/>
    <w:rsid w:val="003E4B68"/>
    <w:rsid w:val="003E523F"/>
    <w:rsid w:val="003E5A12"/>
    <w:rsid w:val="003E5B93"/>
    <w:rsid w:val="003E5C09"/>
    <w:rsid w:val="003E63A9"/>
    <w:rsid w:val="003E6545"/>
    <w:rsid w:val="003E6573"/>
    <w:rsid w:val="003E6ABD"/>
    <w:rsid w:val="003F0E22"/>
    <w:rsid w:val="003F0E51"/>
    <w:rsid w:val="003F0EC8"/>
    <w:rsid w:val="003F1D06"/>
    <w:rsid w:val="003F1E26"/>
    <w:rsid w:val="003F1EB5"/>
    <w:rsid w:val="003F2950"/>
    <w:rsid w:val="003F3218"/>
    <w:rsid w:val="003F39FC"/>
    <w:rsid w:val="003F3CC9"/>
    <w:rsid w:val="003F3CF4"/>
    <w:rsid w:val="003F49B3"/>
    <w:rsid w:val="003F5277"/>
    <w:rsid w:val="003F58F6"/>
    <w:rsid w:val="003F5B6B"/>
    <w:rsid w:val="003F5D14"/>
    <w:rsid w:val="003F5DB3"/>
    <w:rsid w:val="003F621B"/>
    <w:rsid w:val="003F68B9"/>
    <w:rsid w:val="003F6B05"/>
    <w:rsid w:val="003F766C"/>
    <w:rsid w:val="003F7966"/>
    <w:rsid w:val="003F7A5E"/>
    <w:rsid w:val="004000AD"/>
    <w:rsid w:val="004009EB"/>
    <w:rsid w:val="00400A23"/>
    <w:rsid w:val="00401327"/>
    <w:rsid w:val="00401601"/>
    <w:rsid w:val="0040216D"/>
    <w:rsid w:val="00403EC3"/>
    <w:rsid w:val="004041DF"/>
    <w:rsid w:val="00404343"/>
    <w:rsid w:val="00404366"/>
    <w:rsid w:val="00404BF6"/>
    <w:rsid w:val="00404C21"/>
    <w:rsid w:val="00404D69"/>
    <w:rsid w:val="00404E46"/>
    <w:rsid w:val="00405C2E"/>
    <w:rsid w:val="00405CE7"/>
    <w:rsid w:val="00406362"/>
    <w:rsid w:val="00406ECC"/>
    <w:rsid w:val="0040743F"/>
    <w:rsid w:val="00407A27"/>
    <w:rsid w:val="00407E2B"/>
    <w:rsid w:val="004106F3"/>
    <w:rsid w:val="004110B6"/>
    <w:rsid w:val="004119EC"/>
    <w:rsid w:val="0041201A"/>
    <w:rsid w:val="00412630"/>
    <w:rsid w:val="004127C1"/>
    <w:rsid w:val="00412ADF"/>
    <w:rsid w:val="00414463"/>
    <w:rsid w:val="004149B5"/>
    <w:rsid w:val="00414AC2"/>
    <w:rsid w:val="00414AEA"/>
    <w:rsid w:val="0041558A"/>
    <w:rsid w:val="00415924"/>
    <w:rsid w:val="004159F7"/>
    <w:rsid w:val="00415F67"/>
    <w:rsid w:val="00416247"/>
    <w:rsid w:val="00416BB7"/>
    <w:rsid w:val="00416DFF"/>
    <w:rsid w:val="0041746F"/>
    <w:rsid w:val="004174B7"/>
    <w:rsid w:val="00420715"/>
    <w:rsid w:val="00420A8B"/>
    <w:rsid w:val="00420D10"/>
    <w:rsid w:val="00420E20"/>
    <w:rsid w:val="0042152B"/>
    <w:rsid w:val="00421819"/>
    <w:rsid w:val="00421866"/>
    <w:rsid w:val="00421EEC"/>
    <w:rsid w:val="0042251B"/>
    <w:rsid w:val="00422565"/>
    <w:rsid w:val="00423E1B"/>
    <w:rsid w:val="00423F6C"/>
    <w:rsid w:val="004240EE"/>
    <w:rsid w:val="004244F7"/>
    <w:rsid w:val="004245F1"/>
    <w:rsid w:val="0042509A"/>
    <w:rsid w:val="00425AF4"/>
    <w:rsid w:val="00425FCD"/>
    <w:rsid w:val="00426360"/>
    <w:rsid w:val="004263F6"/>
    <w:rsid w:val="00426DB1"/>
    <w:rsid w:val="0042702D"/>
    <w:rsid w:val="0042744A"/>
    <w:rsid w:val="0042751E"/>
    <w:rsid w:val="00427EFC"/>
    <w:rsid w:val="0043011F"/>
    <w:rsid w:val="004302A6"/>
    <w:rsid w:val="00430378"/>
    <w:rsid w:val="004305CA"/>
    <w:rsid w:val="00430B41"/>
    <w:rsid w:val="00432100"/>
    <w:rsid w:val="0043230D"/>
    <w:rsid w:val="004323EA"/>
    <w:rsid w:val="0043241A"/>
    <w:rsid w:val="00432894"/>
    <w:rsid w:val="004328B2"/>
    <w:rsid w:val="004329E8"/>
    <w:rsid w:val="00433324"/>
    <w:rsid w:val="00433638"/>
    <w:rsid w:val="00433790"/>
    <w:rsid w:val="004349E6"/>
    <w:rsid w:val="00435B40"/>
    <w:rsid w:val="00435F5E"/>
    <w:rsid w:val="00435FCA"/>
    <w:rsid w:val="0043643F"/>
    <w:rsid w:val="00436C50"/>
    <w:rsid w:val="00436CDF"/>
    <w:rsid w:val="00437237"/>
    <w:rsid w:val="00437A2D"/>
    <w:rsid w:val="00437B5B"/>
    <w:rsid w:val="0044036A"/>
    <w:rsid w:val="00441583"/>
    <w:rsid w:val="00442533"/>
    <w:rsid w:val="00442945"/>
    <w:rsid w:val="004429C0"/>
    <w:rsid w:val="0044323F"/>
    <w:rsid w:val="00443680"/>
    <w:rsid w:val="004437A0"/>
    <w:rsid w:val="00443E2B"/>
    <w:rsid w:val="00444442"/>
    <w:rsid w:val="004444CD"/>
    <w:rsid w:val="00444C44"/>
    <w:rsid w:val="004452E5"/>
    <w:rsid w:val="00445DF3"/>
    <w:rsid w:val="004465F5"/>
    <w:rsid w:val="004466FF"/>
    <w:rsid w:val="004500F7"/>
    <w:rsid w:val="00450C71"/>
    <w:rsid w:val="00450E6F"/>
    <w:rsid w:val="00450EA1"/>
    <w:rsid w:val="00451341"/>
    <w:rsid w:val="00451631"/>
    <w:rsid w:val="00451A30"/>
    <w:rsid w:val="00451B4A"/>
    <w:rsid w:val="0045206D"/>
    <w:rsid w:val="0045243E"/>
    <w:rsid w:val="00452979"/>
    <w:rsid w:val="00452B76"/>
    <w:rsid w:val="00452C5F"/>
    <w:rsid w:val="00452C74"/>
    <w:rsid w:val="00452CC2"/>
    <w:rsid w:val="00452DCE"/>
    <w:rsid w:val="0045335C"/>
    <w:rsid w:val="00453BD3"/>
    <w:rsid w:val="00454298"/>
    <w:rsid w:val="00454ECD"/>
    <w:rsid w:val="004551A0"/>
    <w:rsid w:val="00455659"/>
    <w:rsid w:val="004557C2"/>
    <w:rsid w:val="004559F8"/>
    <w:rsid w:val="00455BD8"/>
    <w:rsid w:val="004563D4"/>
    <w:rsid w:val="00456768"/>
    <w:rsid w:val="00457015"/>
    <w:rsid w:val="0045732A"/>
    <w:rsid w:val="004577DD"/>
    <w:rsid w:val="00457E4D"/>
    <w:rsid w:val="00460356"/>
    <w:rsid w:val="00460647"/>
    <w:rsid w:val="00460774"/>
    <w:rsid w:val="004608DF"/>
    <w:rsid w:val="004609E5"/>
    <w:rsid w:val="00460AE9"/>
    <w:rsid w:val="00460C76"/>
    <w:rsid w:val="00460CED"/>
    <w:rsid w:val="00460F1C"/>
    <w:rsid w:val="004612B7"/>
    <w:rsid w:val="00461C3B"/>
    <w:rsid w:val="0046243F"/>
    <w:rsid w:val="00463388"/>
    <w:rsid w:val="00463438"/>
    <w:rsid w:val="00463606"/>
    <w:rsid w:val="0046383D"/>
    <w:rsid w:val="004638BC"/>
    <w:rsid w:val="004641A9"/>
    <w:rsid w:val="004645B2"/>
    <w:rsid w:val="00464622"/>
    <w:rsid w:val="0046493B"/>
    <w:rsid w:val="00465010"/>
    <w:rsid w:val="004652A6"/>
    <w:rsid w:val="00465869"/>
    <w:rsid w:val="004658CD"/>
    <w:rsid w:val="00465A49"/>
    <w:rsid w:val="00465B3E"/>
    <w:rsid w:val="00465FF0"/>
    <w:rsid w:val="00466001"/>
    <w:rsid w:val="0046659F"/>
    <w:rsid w:val="004665F4"/>
    <w:rsid w:val="00466604"/>
    <w:rsid w:val="00466ACF"/>
    <w:rsid w:val="00466D31"/>
    <w:rsid w:val="004672EA"/>
    <w:rsid w:val="0046748B"/>
    <w:rsid w:val="00467807"/>
    <w:rsid w:val="00467974"/>
    <w:rsid w:val="00470157"/>
    <w:rsid w:val="004701D2"/>
    <w:rsid w:val="0047062E"/>
    <w:rsid w:val="00470AE4"/>
    <w:rsid w:val="00470F4A"/>
    <w:rsid w:val="00470FAC"/>
    <w:rsid w:val="00471455"/>
    <w:rsid w:val="00471CB0"/>
    <w:rsid w:val="00472638"/>
    <w:rsid w:val="00472A0C"/>
    <w:rsid w:val="00472ACF"/>
    <w:rsid w:val="00472ECB"/>
    <w:rsid w:val="00473249"/>
    <w:rsid w:val="004738F9"/>
    <w:rsid w:val="00473914"/>
    <w:rsid w:val="00473926"/>
    <w:rsid w:val="00473F15"/>
    <w:rsid w:val="00474074"/>
    <w:rsid w:val="00474204"/>
    <w:rsid w:val="00475211"/>
    <w:rsid w:val="0047579B"/>
    <w:rsid w:val="004761C4"/>
    <w:rsid w:val="00476238"/>
    <w:rsid w:val="00476CAD"/>
    <w:rsid w:val="0047717A"/>
    <w:rsid w:val="0047766C"/>
    <w:rsid w:val="00477888"/>
    <w:rsid w:val="004779BA"/>
    <w:rsid w:val="00477CC3"/>
    <w:rsid w:val="00477D3C"/>
    <w:rsid w:val="004800B2"/>
    <w:rsid w:val="00480365"/>
    <w:rsid w:val="004805D5"/>
    <w:rsid w:val="00480B07"/>
    <w:rsid w:val="00480E50"/>
    <w:rsid w:val="00480FA7"/>
    <w:rsid w:val="00480FE1"/>
    <w:rsid w:val="00481545"/>
    <w:rsid w:val="004816F3"/>
    <w:rsid w:val="00481759"/>
    <w:rsid w:val="00481F4D"/>
    <w:rsid w:val="00482302"/>
    <w:rsid w:val="00482AF4"/>
    <w:rsid w:val="00482B56"/>
    <w:rsid w:val="00483180"/>
    <w:rsid w:val="004834CF"/>
    <w:rsid w:val="00483E5C"/>
    <w:rsid w:val="00483FA0"/>
    <w:rsid w:val="0048431F"/>
    <w:rsid w:val="0048452B"/>
    <w:rsid w:val="004849EA"/>
    <w:rsid w:val="00484F99"/>
    <w:rsid w:val="00485035"/>
    <w:rsid w:val="00485280"/>
    <w:rsid w:val="00485948"/>
    <w:rsid w:val="00485DB7"/>
    <w:rsid w:val="00485E79"/>
    <w:rsid w:val="0048636B"/>
    <w:rsid w:val="004866DC"/>
    <w:rsid w:val="004867F1"/>
    <w:rsid w:val="004870CE"/>
    <w:rsid w:val="00487D7F"/>
    <w:rsid w:val="0049179F"/>
    <w:rsid w:val="00491DFB"/>
    <w:rsid w:val="0049297E"/>
    <w:rsid w:val="00492CEE"/>
    <w:rsid w:val="00492E92"/>
    <w:rsid w:val="00493231"/>
    <w:rsid w:val="00493633"/>
    <w:rsid w:val="004938DA"/>
    <w:rsid w:val="00494297"/>
    <w:rsid w:val="004947EF"/>
    <w:rsid w:val="004949A9"/>
    <w:rsid w:val="00494F5A"/>
    <w:rsid w:val="00495401"/>
    <w:rsid w:val="00495629"/>
    <w:rsid w:val="0049645D"/>
    <w:rsid w:val="004967E0"/>
    <w:rsid w:val="00496A3B"/>
    <w:rsid w:val="00496B62"/>
    <w:rsid w:val="0049712E"/>
    <w:rsid w:val="004A05AD"/>
    <w:rsid w:val="004A061E"/>
    <w:rsid w:val="004A06F6"/>
    <w:rsid w:val="004A0C76"/>
    <w:rsid w:val="004A157D"/>
    <w:rsid w:val="004A1903"/>
    <w:rsid w:val="004A1A50"/>
    <w:rsid w:val="004A1E6F"/>
    <w:rsid w:val="004A1F37"/>
    <w:rsid w:val="004A2073"/>
    <w:rsid w:val="004A25CE"/>
    <w:rsid w:val="004A2C00"/>
    <w:rsid w:val="004A3C31"/>
    <w:rsid w:val="004A4B47"/>
    <w:rsid w:val="004A4BC2"/>
    <w:rsid w:val="004A5629"/>
    <w:rsid w:val="004A5A6B"/>
    <w:rsid w:val="004A63D2"/>
    <w:rsid w:val="004A65DB"/>
    <w:rsid w:val="004A7C46"/>
    <w:rsid w:val="004B0BD6"/>
    <w:rsid w:val="004B0D7C"/>
    <w:rsid w:val="004B10FD"/>
    <w:rsid w:val="004B11C1"/>
    <w:rsid w:val="004B134D"/>
    <w:rsid w:val="004B152D"/>
    <w:rsid w:val="004B15B8"/>
    <w:rsid w:val="004B1F82"/>
    <w:rsid w:val="004B2AB2"/>
    <w:rsid w:val="004B4746"/>
    <w:rsid w:val="004B4CD4"/>
    <w:rsid w:val="004B53CB"/>
    <w:rsid w:val="004B5632"/>
    <w:rsid w:val="004B5888"/>
    <w:rsid w:val="004B5A5F"/>
    <w:rsid w:val="004B5F19"/>
    <w:rsid w:val="004B606D"/>
    <w:rsid w:val="004B691A"/>
    <w:rsid w:val="004B7310"/>
    <w:rsid w:val="004B7439"/>
    <w:rsid w:val="004B79CF"/>
    <w:rsid w:val="004C00BC"/>
    <w:rsid w:val="004C00DF"/>
    <w:rsid w:val="004C0D6D"/>
    <w:rsid w:val="004C1BEA"/>
    <w:rsid w:val="004C1E6E"/>
    <w:rsid w:val="004C1FF9"/>
    <w:rsid w:val="004C20FD"/>
    <w:rsid w:val="004C2414"/>
    <w:rsid w:val="004C271B"/>
    <w:rsid w:val="004C2A45"/>
    <w:rsid w:val="004C2D35"/>
    <w:rsid w:val="004C2D9D"/>
    <w:rsid w:val="004C3693"/>
    <w:rsid w:val="004C38AA"/>
    <w:rsid w:val="004C4DE4"/>
    <w:rsid w:val="004C5463"/>
    <w:rsid w:val="004C5931"/>
    <w:rsid w:val="004C59D3"/>
    <w:rsid w:val="004C5E23"/>
    <w:rsid w:val="004C5E6D"/>
    <w:rsid w:val="004C60EA"/>
    <w:rsid w:val="004C6130"/>
    <w:rsid w:val="004C61E0"/>
    <w:rsid w:val="004C693C"/>
    <w:rsid w:val="004C6A80"/>
    <w:rsid w:val="004C6ADE"/>
    <w:rsid w:val="004C6C21"/>
    <w:rsid w:val="004C6C40"/>
    <w:rsid w:val="004C79D2"/>
    <w:rsid w:val="004C7D47"/>
    <w:rsid w:val="004C7ED0"/>
    <w:rsid w:val="004D0252"/>
    <w:rsid w:val="004D0317"/>
    <w:rsid w:val="004D0463"/>
    <w:rsid w:val="004D0C95"/>
    <w:rsid w:val="004D0E40"/>
    <w:rsid w:val="004D1619"/>
    <w:rsid w:val="004D1A79"/>
    <w:rsid w:val="004D1B56"/>
    <w:rsid w:val="004D1B83"/>
    <w:rsid w:val="004D2032"/>
    <w:rsid w:val="004D215B"/>
    <w:rsid w:val="004D2444"/>
    <w:rsid w:val="004D25BC"/>
    <w:rsid w:val="004D25F0"/>
    <w:rsid w:val="004D2D70"/>
    <w:rsid w:val="004D309E"/>
    <w:rsid w:val="004D30D1"/>
    <w:rsid w:val="004D3D2B"/>
    <w:rsid w:val="004D441B"/>
    <w:rsid w:val="004D4462"/>
    <w:rsid w:val="004D44B3"/>
    <w:rsid w:val="004D47D6"/>
    <w:rsid w:val="004D4FAF"/>
    <w:rsid w:val="004D52F1"/>
    <w:rsid w:val="004D55C9"/>
    <w:rsid w:val="004D5854"/>
    <w:rsid w:val="004D6BA6"/>
    <w:rsid w:val="004D7B68"/>
    <w:rsid w:val="004D7BB1"/>
    <w:rsid w:val="004D7DE3"/>
    <w:rsid w:val="004E008F"/>
    <w:rsid w:val="004E079F"/>
    <w:rsid w:val="004E07B9"/>
    <w:rsid w:val="004E08AC"/>
    <w:rsid w:val="004E09BB"/>
    <w:rsid w:val="004E0D32"/>
    <w:rsid w:val="004E0FBE"/>
    <w:rsid w:val="004E1191"/>
    <w:rsid w:val="004E14DA"/>
    <w:rsid w:val="004E153D"/>
    <w:rsid w:val="004E167A"/>
    <w:rsid w:val="004E1DE3"/>
    <w:rsid w:val="004E1F0C"/>
    <w:rsid w:val="004E2F07"/>
    <w:rsid w:val="004E306E"/>
    <w:rsid w:val="004E48CB"/>
    <w:rsid w:val="004E55AD"/>
    <w:rsid w:val="004E5760"/>
    <w:rsid w:val="004E58B7"/>
    <w:rsid w:val="004E5AA1"/>
    <w:rsid w:val="004E5D7F"/>
    <w:rsid w:val="004E5E2D"/>
    <w:rsid w:val="004E62BD"/>
    <w:rsid w:val="004E6304"/>
    <w:rsid w:val="004E674D"/>
    <w:rsid w:val="004E6850"/>
    <w:rsid w:val="004E6BDB"/>
    <w:rsid w:val="004E6D35"/>
    <w:rsid w:val="004E74B9"/>
    <w:rsid w:val="004F0224"/>
    <w:rsid w:val="004F0331"/>
    <w:rsid w:val="004F05E1"/>
    <w:rsid w:val="004F0701"/>
    <w:rsid w:val="004F07FD"/>
    <w:rsid w:val="004F0E3F"/>
    <w:rsid w:val="004F1B2B"/>
    <w:rsid w:val="004F2667"/>
    <w:rsid w:val="004F2EC7"/>
    <w:rsid w:val="004F3695"/>
    <w:rsid w:val="004F3AC9"/>
    <w:rsid w:val="004F4102"/>
    <w:rsid w:val="004F4AEC"/>
    <w:rsid w:val="004F4BD0"/>
    <w:rsid w:val="004F4CB0"/>
    <w:rsid w:val="004F5813"/>
    <w:rsid w:val="004F5F95"/>
    <w:rsid w:val="004F615D"/>
    <w:rsid w:val="004F61D7"/>
    <w:rsid w:val="004F7689"/>
    <w:rsid w:val="004F777F"/>
    <w:rsid w:val="004F7B6A"/>
    <w:rsid w:val="004F7F1F"/>
    <w:rsid w:val="0050004C"/>
    <w:rsid w:val="0050020C"/>
    <w:rsid w:val="00500406"/>
    <w:rsid w:val="00502194"/>
    <w:rsid w:val="005022E8"/>
    <w:rsid w:val="00502421"/>
    <w:rsid w:val="00502C8E"/>
    <w:rsid w:val="005031F7"/>
    <w:rsid w:val="00503715"/>
    <w:rsid w:val="005041D3"/>
    <w:rsid w:val="0050475F"/>
    <w:rsid w:val="0050495F"/>
    <w:rsid w:val="00506226"/>
    <w:rsid w:val="00506314"/>
    <w:rsid w:val="00506923"/>
    <w:rsid w:val="00507192"/>
    <w:rsid w:val="00507785"/>
    <w:rsid w:val="00507D39"/>
    <w:rsid w:val="00511188"/>
    <w:rsid w:val="00511278"/>
    <w:rsid w:val="005115FA"/>
    <w:rsid w:val="00511825"/>
    <w:rsid w:val="00511E30"/>
    <w:rsid w:val="0051307B"/>
    <w:rsid w:val="00513939"/>
    <w:rsid w:val="00513A57"/>
    <w:rsid w:val="00513A5A"/>
    <w:rsid w:val="00513EA4"/>
    <w:rsid w:val="0051415B"/>
    <w:rsid w:val="0051482C"/>
    <w:rsid w:val="005153DA"/>
    <w:rsid w:val="00515A7A"/>
    <w:rsid w:val="00515A8B"/>
    <w:rsid w:val="00515F89"/>
    <w:rsid w:val="00515FE9"/>
    <w:rsid w:val="00516390"/>
    <w:rsid w:val="00516BB7"/>
    <w:rsid w:val="005170EC"/>
    <w:rsid w:val="00517622"/>
    <w:rsid w:val="00517663"/>
    <w:rsid w:val="0051799D"/>
    <w:rsid w:val="00517A33"/>
    <w:rsid w:val="0052026B"/>
    <w:rsid w:val="005202ED"/>
    <w:rsid w:val="0052094A"/>
    <w:rsid w:val="00520DC7"/>
    <w:rsid w:val="00520F5A"/>
    <w:rsid w:val="00521804"/>
    <w:rsid w:val="00521927"/>
    <w:rsid w:val="00521D96"/>
    <w:rsid w:val="00521DA6"/>
    <w:rsid w:val="005224C2"/>
    <w:rsid w:val="005227C4"/>
    <w:rsid w:val="0052389D"/>
    <w:rsid w:val="00523A40"/>
    <w:rsid w:val="005240CB"/>
    <w:rsid w:val="00525712"/>
    <w:rsid w:val="005257FE"/>
    <w:rsid w:val="005259B8"/>
    <w:rsid w:val="00525AC5"/>
    <w:rsid w:val="005260E6"/>
    <w:rsid w:val="005260FE"/>
    <w:rsid w:val="005262E5"/>
    <w:rsid w:val="00526530"/>
    <w:rsid w:val="005265A3"/>
    <w:rsid w:val="005267D3"/>
    <w:rsid w:val="005271AC"/>
    <w:rsid w:val="005274E7"/>
    <w:rsid w:val="00527E2E"/>
    <w:rsid w:val="00527FA5"/>
    <w:rsid w:val="00530022"/>
    <w:rsid w:val="00530826"/>
    <w:rsid w:val="005310CE"/>
    <w:rsid w:val="00531A31"/>
    <w:rsid w:val="00531ADB"/>
    <w:rsid w:val="00531B6C"/>
    <w:rsid w:val="00531B81"/>
    <w:rsid w:val="00531D1C"/>
    <w:rsid w:val="00531EE7"/>
    <w:rsid w:val="00531F14"/>
    <w:rsid w:val="00531FAC"/>
    <w:rsid w:val="0053252D"/>
    <w:rsid w:val="00532DFC"/>
    <w:rsid w:val="00532F60"/>
    <w:rsid w:val="00533928"/>
    <w:rsid w:val="00533C5F"/>
    <w:rsid w:val="00534348"/>
    <w:rsid w:val="005344EC"/>
    <w:rsid w:val="00534A93"/>
    <w:rsid w:val="00535285"/>
    <w:rsid w:val="00535458"/>
    <w:rsid w:val="00535556"/>
    <w:rsid w:val="005357B2"/>
    <w:rsid w:val="0053589B"/>
    <w:rsid w:val="00535CAE"/>
    <w:rsid w:val="00536015"/>
    <w:rsid w:val="005364BB"/>
    <w:rsid w:val="005365D3"/>
    <w:rsid w:val="00540A3F"/>
    <w:rsid w:val="00540D1D"/>
    <w:rsid w:val="00540F7F"/>
    <w:rsid w:val="00541C6B"/>
    <w:rsid w:val="005423AE"/>
    <w:rsid w:val="0054254C"/>
    <w:rsid w:val="005427D7"/>
    <w:rsid w:val="005429CC"/>
    <w:rsid w:val="00542A1A"/>
    <w:rsid w:val="00542A1E"/>
    <w:rsid w:val="00542B71"/>
    <w:rsid w:val="00542BB0"/>
    <w:rsid w:val="00542F23"/>
    <w:rsid w:val="005430ED"/>
    <w:rsid w:val="005436D8"/>
    <w:rsid w:val="00543AC3"/>
    <w:rsid w:val="00543D02"/>
    <w:rsid w:val="0054428C"/>
    <w:rsid w:val="00544B99"/>
    <w:rsid w:val="00544EB5"/>
    <w:rsid w:val="005456B7"/>
    <w:rsid w:val="00546423"/>
    <w:rsid w:val="00546A5A"/>
    <w:rsid w:val="00546B75"/>
    <w:rsid w:val="00546C1A"/>
    <w:rsid w:val="00546CE3"/>
    <w:rsid w:val="00546E7A"/>
    <w:rsid w:val="005470CE"/>
    <w:rsid w:val="0054792C"/>
    <w:rsid w:val="005479E2"/>
    <w:rsid w:val="00547A20"/>
    <w:rsid w:val="005505E5"/>
    <w:rsid w:val="005509B9"/>
    <w:rsid w:val="00550A67"/>
    <w:rsid w:val="00550E38"/>
    <w:rsid w:val="00551142"/>
    <w:rsid w:val="00551CF0"/>
    <w:rsid w:val="0055259A"/>
    <w:rsid w:val="00552D3A"/>
    <w:rsid w:val="005536EF"/>
    <w:rsid w:val="00553A22"/>
    <w:rsid w:val="00554090"/>
    <w:rsid w:val="00554196"/>
    <w:rsid w:val="005547B3"/>
    <w:rsid w:val="00554D20"/>
    <w:rsid w:val="0055597D"/>
    <w:rsid w:val="00556853"/>
    <w:rsid w:val="0055787E"/>
    <w:rsid w:val="00557D00"/>
    <w:rsid w:val="00557FCE"/>
    <w:rsid w:val="005601E8"/>
    <w:rsid w:val="00560486"/>
    <w:rsid w:val="005614F0"/>
    <w:rsid w:val="00561C62"/>
    <w:rsid w:val="0056203E"/>
    <w:rsid w:val="0056208B"/>
    <w:rsid w:val="00562378"/>
    <w:rsid w:val="00562E51"/>
    <w:rsid w:val="00562F10"/>
    <w:rsid w:val="00562F7B"/>
    <w:rsid w:val="00563D60"/>
    <w:rsid w:val="00563F5F"/>
    <w:rsid w:val="00564084"/>
    <w:rsid w:val="005640BF"/>
    <w:rsid w:val="005643C2"/>
    <w:rsid w:val="005648D6"/>
    <w:rsid w:val="00564C0D"/>
    <w:rsid w:val="00564C99"/>
    <w:rsid w:val="00565755"/>
    <w:rsid w:val="00566562"/>
    <w:rsid w:val="00566C14"/>
    <w:rsid w:val="0056730F"/>
    <w:rsid w:val="00567982"/>
    <w:rsid w:val="00567C9B"/>
    <w:rsid w:val="005706F4"/>
    <w:rsid w:val="005707D0"/>
    <w:rsid w:val="00571153"/>
    <w:rsid w:val="00571A96"/>
    <w:rsid w:val="005720FB"/>
    <w:rsid w:val="00572350"/>
    <w:rsid w:val="00572653"/>
    <w:rsid w:val="00572D3B"/>
    <w:rsid w:val="0057311D"/>
    <w:rsid w:val="00573400"/>
    <w:rsid w:val="0057373D"/>
    <w:rsid w:val="00573807"/>
    <w:rsid w:val="00573C31"/>
    <w:rsid w:val="00573C95"/>
    <w:rsid w:val="00574402"/>
    <w:rsid w:val="00574B20"/>
    <w:rsid w:val="00575005"/>
    <w:rsid w:val="0057540B"/>
    <w:rsid w:val="00575711"/>
    <w:rsid w:val="0057622D"/>
    <w:rsid w:val="0057656F"/>
    <w:rsid w:val="00576742"/>
    <w:rsid w:val="00576CCB"/>
    <w:rsid w:val="00577A2F"/>
    <w:rsid w:val="00577CC7"/>
    <w:rsid w:val="00577D60"/>
    <w:rsid w:val="00577F34"/>
    <w:rsid w:val="00580983"/>
    <w:rsid w:val="00580B13"/>
    <w:rsid w:val="005815F2"/>
    <w:rsid w:val="00581802"/>
    <w:rsid w:val="00581808"/>
    <w:rsid w:val="00581925"/>
    <w:rsid w:val="00582450"/>
    <w:rsid w:val="005826EA"/>
    <w:rsid w:val="005828A9"/>
    <w:rsid w:val="0058299C"/>
    <w:rsid w:val="00582AD5"/>
    <w:rsid w:val="00582BC8"/>
    <w:rsid w:val="00582BCE"/>
    <w:rsid w:val="00582DB5"/>
    <w:rsid w:val="00582DB8"/>
    <w:rsid w:val="005836DF"/>
    <w:rsid w:val="00583B1C"/>
    <w:rsid w:val="00584136"/>
    <w:rsid w:val="005844C0"/>
    <w:rsid w:val="005844EA"/>
    <w:rsid w:val="00584A1B"/>
    <w:rsid w:val="00584F4F"/>
    <w:rsid w:val="00585419"/>
    <w:rsid w:val="005858EC"/>
    <w:rsid w:val="00585D5F"/>
    <w:rsid w:val="00585D8F"/>
    <w:rsid w:val="0058744D"/>
    <w:rsid w:val="005908D7"/>
    <w:rsid w:val="00590B54"/>
    <w:rsid w:val="00590E85"/>
    <w:rsid w:val="0059104B"/>
    <w:rsid w:val="005911EA"/>
    <w:rsid w:val="00591C07"/>
    <w:rsid w:val="00591C6A"/>
    <w:rsid w:val="00591F11"/>
    <w:rsid w:val="00592487"/>
    <w:rsid w:val="0059271E"/>
    <w:rsid w:val="0059296F"/>
    <w:rsid w:val="00592CC7"/>
    <w:rsid w:val="00592FDE"/>
    <w:rsid w:val="0059311A"/>
    <w:rsid w:val="005935B4"/>
    <w:rsid w:val="0059407A"/>
    <w:rsid w:val="0059448F"/>
    <w:rsid w:val="005945C3"/>
    <w:rsid w:val="005949A8"/>
    <w:rsid w:val="00594A67"/>
    <w:rsid w:val="00594DA9"/>
    <w:rsid w:val="00594F4D"/>
    <w:rsid w:val="00595114"/>
    <w:rsid w:val="005951AA"/>
    <w:rsid w:val="00595B85"/>
    <w:rsid w:val="00595BFA"/>
    <w:rsid w:val="00595FBE"/>
    <w:rsid w:val="005964A8"/>
    <w:rsid w:val="0059652D"/>
    <w:rsid w:val="00596913"/>
    <w:rsid w:val="00596A30"/>
    <w:rsid w:val="00596B82"/>
    <w:rsid w:val="00596C29"/>
    <w:rsid w:val="00596CC5"/>
    <w:rsid w:val="00596D06"/>
    <w:rsid w:val="00597B26"/>
    <w:rsid w:val="00597E2B"/>
    <w:rsid w:val="005A0313"/>
    <w:rsid w:val="005A0385"/>
    <w:rsid w:val="005A05BB"/>
    <w:rsid w:val="005A116F"/>
    <w:rsid w:val="005A15B1"/>
    <w:rsid w:val="005A1C09"/>
    <w:rsid w:val="005A1D52"/>
    <w:rsid w:val="005A20C6"/>
    <w:rsid w:val="005A2FDA"/>
    <w:rsid w:val="005A33BF"/>
    <w:rsid w:val="005A3883"/>
    <w:rsid w:val="005A479E"/>
    <w:rsid w:val="005A5246"/>
    <w:rsid w:val="005A59E7"/>
    <w:rsid w:val="005A5A53"/>
    <w:rsid w:val="005A5B23"/>
    <w:rsid w:val="005A5E81"/>
    <w:rsid w:val="005A64B2"/>
    <w:rsid w:val="005A6D3A"/>
    <w:rsid w:val="005A6E82"/>
    <w:rsid w:val="005A70F2"/>
    <w:rsid w:val="005A78F5"/>
    <w:rsid w:val="005A7D29"/>
    <w:rsid w:val="005B0450"/>
    <w:rsid w:val="005B07DA"/>
    <w:rsid w:val="005B0810"/>
    <w:rsid w:val="005B0B22"/>
    <w:rsid w:val="005B12CE"/>
    <w:rsid w:val="005B1481"/>
    <w:rsid w:val="005B16F5"/>
    <w:rsid w:val="005B186B"/>
    <w:rsid w:val="005B1B7C"/>
    <w:rsid w:val="005B27B0"/>
    <w:rsid w:val="005B2E2E"/>
    <w:rsid w:val="005B3FA6"/>
    <w:rsid w:val="005B41E7"/>
    <w:rsid w:val="005B44A6"/>
    <w:rsid w:val="005B5A1D"/>
    <w:rsid w:val="005B5B49"/>
    <w:rsid w:val="005B6557"/>
    <w:rsid w:val="005B6C3B"/>
    <w:rsid w:val="005C0934"/>
    <w:rsid w:val="005C1507"/>
    <w:rsid w:val="005C1952"/>
    <w:rsid w:val="005C19C3"/>
    <w:rsid w:val="005C1AC7"/>
    <w:rsid w:val="005C1E98"/>
    <w:rsid w:val="005C22EC"/>
    <w:rsid w:val="005C267A"/>
    <w:rsid w:val="005C2833"/>
    <w:rsid w:val="005C2B3F"/>
    <w:rsid w:val="005C30BF"/>
    <w:rsid w:val="005C386D"/>
    <w:rsid w:val="005C3BE6"/>
    <w:rsid w:val="005C4058"/>
    <w:rsid w:val="005C41E1"/>
    <w:rsid w:val="005C4937"/>
    <w:rsid w:val="005C4E99"/>
    <w:rsid w:val="005C4F31"/>
    <w:rsid w:val="005C52B2"/>
    <w:rsid w:val="005C565E"/>
    <w:rsid w:val="005C5A4C"/>
    <w:rsid w:val="005C5E16"/>
    <w:rsid w:val="005C6471"/>
    <w:rsid w:val="005C6D02"/>
    <w:rsid w:val="005C6FA3"/>
    <w:rsid w:val="005C7137"/>
    <w:rsid w:val="005C7664"/>
    <w:rsid w:val="005C7CD4"/>
    <w:rsid w:val="005C7E89"/>
    <w:rsid w:val="005D01ED"/>
    <w:rsid w:val="005D02DC"/>
    <w:rsid w:val="005D0F32"/>
    <w:rsid w:val="005D1E27"/>
    <w:rsid w:val="005D2084"/>
    <w:rsid w:val="005D216A"/>
    <w:rsid w:val="005D2547"/>
    <w:rsid w:val="005D257E"/>
    <w:rsid w:val="005D27C3"/>
    <w:rsid w:val="005D3062"/>
    <w:rsid w:val="005D318B"/>
    <w:rsid w:val="005D322D"/>
    <w:rsid w:val="005D33A7"/>
    <w:rsid w:val="005D3682"/>
    <w:rsid w:val="005D4268"/>
    <w:rsid w:val="005D4407"/>
    <w:rsid w:val="005D4BBA"/>
    <w:rsid w:val="005D50D3"/>
    <w:rsid w:val="005D5537"/>
    <w:rsid w:val="005D5A70"/>
    <w:rsid w:val="005D5A7D"/>
    <w:rsid w:val="005D5D4C"/>
    <w:rsid w:val="005D7722"/>
    <w:rsid w:val="005D7D1F"/>
    <w:rsid w:val="005D7EE0"/>
    <w:rsid w:val="005E15D0"/>
    <w:rsid w:val="005E17C8"/>
    <w:rsid w:val="005E2190"/>
    <w:rsid w:val="005E2294"/>
    <w:rsid w:val="005E2924"/>
    <w:rsid w:val="005E2B38"/>
    <w:rsid w:val="005E2CA2"/>
    <w:rsid w:val="005E2DB7"/>
    <w:rsid w:val="005E3367"/>
    <w:rsid w:val="005E3475"/>
    <w:rsid w:val="005E3985"/>
    <w:rsid w:val="005E3B4B"/>
    <w:rsid w:val="005E57CF"/>
    <w:rsid w:val="005E5C25"/>
    <w:rsid w:val="005E67FD"/>
    <w:rsid w:val="005E6A77"/>
    <w:rsid w:val="005E6D38"/>
    <w:rsid w:val="005E73E6"/>
    <w:rsid w:val="005E7CBA"/>
    <w:rsid w:val="005F012B"/>
    <w:rsid w:val="005F0634"/>
    <w:rsid w:val="005F06EA"/>
    <w:rsid w:val="005F077C"/>
    <w:rsid w:val="005F1139"/>
    <w:rsid w:val="005F14A2"/>
    <w:rsid w:val="005F1519"/>
    <w:rsid w:val="005F18E0"/>
    <w:rsid w:val="005F2731"/>
    <w:rsid w:val="005F2C2E"/>
    <w:rsid w:val="005F2EC4"/>
    <w:rsid w:val="005F2F07"/>
    <w:rsid w:val="005F3164"/>
    <w:rsid w:val="005F32E3"/>
    <w:rsid w:val="005F3A73"/>
    <w:rsid w:val="005F462D"/>
    <w:rsid w:val="005F478A"/>
    <w:rsid w:val="005F4D00"/>
    <w:rsid w:val="005F4D3F"/>
    <w:rsid w:val="005F55B3"/>
    <w:rsid w:val="005F56AE"/>
    <w:rsid w:val="005F5892"/>
    <w:rsid w:val="005F5F61"/>
    <w:rsid w:val="005F6296"/>
    <w:rsid w:val="005F689A"/>
    <w:rsid w:val="005F6C85"/>
    <w:rsid w:val="005F7548"/>
    <w:rsid w:val="005F7670"/>
    <w:rsid w:val="005F7791"/>
    <w:rsid w:val="005F77DD"/>
    <w:rsid w:val="005F7948"/>
    <w:rsid w:val="005F7B5B"/>
    <w:rsid w:val="006006CD"/>
    <w:rsid w:val="00600774"/>
    <w:rsid w:val="006007AF"/>
    <w:rsid w:val="00601198"/>
    <w:rsid w:val="006012E9"/>
    <w:rsid w:val="006014C0"/>
    <w:rsid w:val="00601744"/>
    <w:rsid w:val="0060185C"/>
    <w:rsid w:val="00601AEF"/>
    <w:rsid w:val="00602A4D"/>
    <w:rsid w:val="00602AB8"/>
    <w:rsid w:val="006032AE"/>
    <w:rsid w:val="00603556"/>
    <w:rsid w:val="0060355D"/>
    <w:rsid w:val="00603B13"/>
    <w:rsid w:val="006041CD"/>
    <w:rsid w:val="00604DDE"/>
    <w:rsid w:val="00605247"/>
    <w:rsid w:val="006053B5"/>
    <w:rsid w:val="00605DA1"/>
    <w:rsid w:val="00605EA4"/>
    <w:rsid w:val="00605F13"/>
    <w:rsid w:val="006072A1"/>
    <w:rsid w:val="006078C7"/>
    <w:rsid w:val="006078F4"/>
    <w:rsid w:val="006102FD"/>
    <w:rsid w:val="0061077F"/>
    <w:rsid w:val="00610CFB"/>
    <w:rsid w:val="00610E89"/>
    <w:rsid w:val="006114F1"/>
    <w:rsid w:val="0061197D"/>
    <w:rsid w:val="00611AD5"/>
    <w:rsid w:val="00611B47"/>
    <w:rsid w:val="00612007"/>
    <w:rsid w:val="00612333"/>
    <w:rsid w:val="00612B79"/>
    <w:rsid w:val="00612F58"/>
    <w:rsid w:val="00613294"/>
    <w:rsid w:val="0061369E"/>
    <w:rsid w:val="00613701"/>
    <w:rsid w:val="00613965"/>
    <w:rsid w:val="006140E0"/>
    <w:rsid w:val="006144E2"/>
    <w:rsid w:val="00614525"/>
    <w:rsid w:val="00614C8F"/>
    <w:rsid w:val="006153FC"/>
    <w:rsid w:val="006159BE"/>
    <w:rsid w:val="00615CCB"/>
    <w:rsid w:val="006177C9"/>
    <w:rsid w:val="00617826"/>
    <w:rsid w:val="00617ED3"/>
    <w:rsid w:val="00620082"/>
    <w:rsid w:val="006200B1"/>
    <w:rsid w:val="0062018A"/>
    <w:rsid w:val="00620C4F"/>
    <w:rsid w:val="006214E6"/>
    <w:rsid w:val="00621599"/>
    <w:rsid w:val="00621A0C"/>
    <w:rsid w:val="00621DE0"/>
    <w:rsid w:val="00622029"/>
    <w:rsid w:val="00622A3C"/>
    <w:rsid w:val="00622F44"/>
    <w:rsid w:val="006232DE"/>
    <w:rsid w:val="00623339"/>
    <w:rsid w:val="006233D0"/>
    <w:rsid w:val="006239BD"/>
    <w:rsid w:val="00623A49"/>
    <w:rsid w:val="00623A8C"/>
    <w:rsid w:val="00623D88"/>
    <w:rsid w:val="006244A8"/>
    <w:rsid w:val="00624766"/>
    <w:rsid w:val="006247F2"/>
    <w:rsid w:val="00624CB3"/>
    <w:rsid w:val="00625F5D"/>
    <w:rsid w:val="00626780"/>
    <w:rsid w:val="00626CF0"/>
    <w:rsid w:val="00627F6E"/>
    <w:rsid w:val="006300B1"/>
    <w:rsid w:val="0063015E"/>
    <w:rsid w:val="006306A7"/>
    <w:rsid w:val="006306B5"/>
    <w:rsid w:val="00630A44"/>
    <w:rsid w:val="006313C6"/>
    <w:rsid w:val="006314C4"/>
    <w:rsid w:val="006317A6"/>
    <w:rsid w:val="00632400"/>
    <w:rsid w:val="006327BE"/>
    <w:rsid w:val="006329DC"/>
    <w:rsid w:val="0063300F"/>
    <w:rsid w:val="00633964"/>
    <w:rsid w:val="00633A87"/>
    <w:rsid w:val="0063419D"/>
    <w:rsid w:val="006350B6"/>
    <w:rsid w:val="00635F0C"/>
    <w:rsid w:val="00635FDF"/>
    <w:rsid w:val="006362BE"/>
    <w:rsid w:val="00636C90"/>
    <w:rsid w:val="0063709E"/>
    <w:rsid w:val="006370C9"/>
    <w:rsid w:val="0063712D"/>
    <w:rsid w:val="0063737F"/>
    <w:rsid w:val="00637DDB"/>
    <w:rsid w:val="006408A8"/>
    <w:rsid w:val="00640E4A"/>
    <w:rsid w:val="006410BB"/>
    <w:rsid w:val="006417FB"/>
    <w:rsid w:val="00641AEF"/>
    <w:rsid w:val="00641C54"/>
    <w:rsid w:val="00641E14"/>
    <w:rsid w:val="00642401"/>
    <w:rsid w:val="006427A1"/>
    <w:rsid w:val="00642BCA"/>
    <w:rsid w:val="00642D4D"/>
    <w:rsid w:val="00642D7B"/>
    <w:rsid w:val="00642F17"/>
    <w:rsid w:val="006436A4"/>
    <w:rsid w:val="00643B06"/>
    <w:rsid w:val="00645164"/>
    <w:rsid w:val="006451AC"/>
    <w:rsid w:val="006456A5"/>
    <w:rsid w:val="006458B9"/>
    <w:rsid w:val="00646638"/>
    <w:rsid w:val="006467B7"/>
    <w:rsid w:val="00647068"/>
    <w:rsid w:val="0064728F"/>
    <w:rsid w:val="0064735F"/>
    <w:rsid w:val="00647718"/>
    <w:rsid w:val="006478E1"/>
    <w:rsid w:val="0064794D"/>
    <w:rsid w:val="00650287"/>
    <w:rsid w:val="00650D8C"/>
    <w:rsid w:val="00650FD2"/>
    <w:rsid w:val="00651061"/>
    <w:rsid w:val="00651CA2"/>
    <w:rsid w:val="00651E5C"/>
    <w:rsid w:val="006522AE"/>
    <w:rsid w:val="00652A51"/>
    <w:rsid w:val="00652AAE"/>
    <w:rsid w:val="00652D25"/>
    <w:rsid w:val="006530CB"/>
    <w:rsid w:val="006532C2"/>
    <w:rsid w:val="00653A3B"/>
    <w:rsid w:val="00653CE8"/>
    <w:rsid w:val="00653DFD"/>
    <w:rsid w:val="00653F1C"/>
    <w:rsid w:val="006543ED"/>
    <w:rsid w:val="00654594"/>
    <w:rsid w:val="00654624"/>
    <w:rsid w:val="00654AA6"/>
    <w:rsid w:val="00654B82"/>
    <w:rsid w:val="006550FD"/>
    <w:rsid w:val="006555F6"/>
    <w:rsid w:val="006556C1"/>
    <w:rsid w:val="00655705"/>
    <w:rsid w:val="00655C05"/>
    <w:rsid w:val="00655C54"/>
    <w:rsid w:val="0065649F"/>
    <w:rsid w:val="0065662E"/>
    <w:rsid w:val="00660B7C"/>
    <w:rsid w:val="00660BD9"/>
    <w:rsid w:val="00660CBA"/>
    <w:rsid w:val="006614C3"/>
    <w:rsid w:val="006618B4"/>
    <w:rsid w:val="00661AD1"/>
    <w:rsid w:val="00661E37"/>
    <w:rsid w:val="00662592"/>
    <w:rsid w:val="00662840"/>
    <w:rsid w:val="00662DDA"/>
    <w:rsid w:val="00662F7D"/>
    <w:rsid w:val="00662FBB"/>
    <w:rsid w:val="006630EC"/>
    <w:rsid w:val="00663245"/>
    <w:rsid w:val="00663B1E"/>
    <w:rsid w:val="00663FDB"/>
    <w:rsid w:val="006644B4"/>
    <w:rsid w:val="006656F5"/>
    <w:rsid w:val="006658C3"/>
    <w:rsid w:val="00665BA1"/>
    <w:rsid w:val="00666032"/>
    <w:rsid w:val="00666726"/>
    <w:rsid w:val="00666981"/>
    <w:rsid w:val="006669EC"/>
    <w:rsid w:val="00666E27"/>
    <w:rsid w:val="00667165"/>
    <w:rsid w:val="00667492"/>
    <w:rsid w:val="0066750C"/>
    <w:rsid w:val="00670940"/>
    <w:rsid w:val="00670C15"/>
    <w:rsid w:val="006712F2"/>
    <w:rsid w:val="006713B7"/>
    <w:rsid w:val="0067151D"/>
    <w:rsid w:val="00671529"/>
    <w:rsid w:val="00671773"/>
    <w:rsid w:val="00671DF2"/>
    <w:rsid w:val="00672197"/>
    <w:rsid w:val="0067243B"/>
    <w:rsid w:val="006724D1"/>
    <w:rsid w:val="00672598"/>
    <w:rsid w:val="006726EB"/>
    <w:rsid w:val="006745B5"/>
    <w:rsid w:val="006745C4"/>
    <w:rsid w:val="006746DA"/>
    <w:rsid w:val="00674931"/>
    <w:rsid w:val="00674B5B"/>
    <w:rsid w:val="00674D7B"/>
    <w:rsid w:val="006759E3"/>
    <w:rsid w:val="00675AB4"/>
    <w:rsid w:val="00675CE4"/>
    <w:rsid w:val="00675DB1"/>
    <w:rsid w:val="00676383"/>
    <w:rsid w:val="0067674C"/>
    <w:rsid w:val="00676870"/>
    <w:rsid w:val="0067688F"/>
    <w:rsid w:val="00676971"/>
    <w:rsid w:val="00676A00"/>
    <w:rsid w:val="00676C04"/>
    <w:rsid w:val="00676CB0"/>
    <w:rsid w:val="00676D1A"/>
    <w:rsid w:val="00676E30"/>
    <w:rsid w:val="00677BB1"/>
    <w:rsid w:val="006801E4"/>
    <w:rsid w:val="006805D5"/>
    <w:rsid w:val="00680BA3"/>
    <w:rsid w:val="00681444"/>
    <w:rsid w:val="006814D5"/>
    <w:rsid w:val="00681748"/>
    <w:rsid w:val="00681750"/>
    <w:rsid w:val="00681CA7"/>
    <w:rsid w:val="00681E4E"/>
    <w:rsid w:val="00682166"/>
    <w:rsid w:val="006829B8"/>
    <w:rsid w:val="00682B95"/>
    <w:rsid w:val="00682D1B"/>
    <w:rsid w:val="00683311"/>
    <w:rsid w:val="00683876"/>
    <w:rsid w:val="00683E12"/>
    <w:rsid w:val="006840E1"/>
    <w:rsid w:val="00684173"/>
    <w:rsid w:val="0068418A"/>
    <w:rsid w:val="00684383"/>
    <w:rsid w:val="00684A58"/>
    <w:rsid w:val="00684A91"/>
    <w:rsid w:val="00685057"/>
    <w:rsid w:val="006858A9"/>
    <w:rsid w:val="00685C7F"/>
    <w:rsid w:val="00685FA7"/>
    <w:rsid w:val="0068667E"/>
    <w:rsid w:val="00686777"/>
    <w:rsid w:val="00686EB9"/>
    <w:rsid w:val="006871A0"/>
    <w:rsid w:val="006873C8"/>
    <w:rsid w:val="006875EE"/>
    <w:rsid w:val="0068797F"/>
    <w:rsid w:val="00687F76"/>
    <w:rsid w:val="00690490"/>
    <w:rsid w:val="00690673"/>
    <w:rsid w:val="00690F31"/>
    <w:rsid w:val="00690FEB"/>
    <w:rsid w:val="00691128"/>
    <w:rsid w:val="00691ED5"/>
    <w:rsid w:val="00692979"/>
    <w:rsid w:val="006929B9"/>
    <w:rsid w:val="00692B0A"/>
    <w:rsid w:val="00693590"/>
    <w:rsid w:val="006935B6"/>
    <w:rsid w:val="00693788"/>
    <w:rsid w:val="00693CC5"/>
    <w:rsid w:val="00694A09"/>
    <w:rsid w:val="00694B69"/>
    <w:rsid w:val="00694CE8"/>
    <w:rsid w:val="00694D50"/>
    <w:rsid w:val="0069512E"/>
    <w:rsid w:val="006956FC"/>
    <w:rsid w:val="006958BB"/>
    <w:rsid w:val="00695CAD"/>
    <w:rsid w:val="00695D36"/>
    <w:rsid w:val="00695E10"/>
    <w:rsid w:val="00696A0D"/>
    <w:rsid w:val="00696D4A"/>
    <w:rsid w:val="006973E1"/>
    <w:rsid w:val="006974CB"/>
    <w:rsid w:val="00697AE1"/>
    <w:rsid w:val="006A0B8C"/>
    <w:rsid w:val="006A108C"/>
    <w:rsid w:val="006A16B6"/>
    <w:rsid w:val="006A1B93"/>
    <w:rsid w:val="006A2232"/>
    <w:rsid w:val="006A23BA"/>
    <w:rsid w:val="006A2765"/>
    <w:rsid w:val="006A309C"/>
    <w:rsid w:val="006A32BB"/>
    <w:rsid w:val="006A3A5E"/>
    <w:rsid w:val="006A3D34"/>
    <w:rsid w:val="006A3EF1"/>
    <w:rsid w:val="006A48DE"/>
    <w:rsid w:val="006A4A91"/>
    <w:rsid w:val="006A4C6B"/>
    <w:rsid w:val="006A4E4E"/>
    <w:rsid w:val="006A5087"/>
    <w:rsid w:val="006A50F5"/>
    <w:rsid w:val="006A5232"/>
    <w:rsid w:val="006A58F4"/>
    <w:rsid w:val="006A5998"/>
    <w:rsid w:val="006A5A82"/>
    <w:rsid w:val="006A5CEC"/>
    <w:rsid w:val="006A5E94"/>
    <w:rsid w:val="006A69C8"/>
    <w:rsid w:val="006A6B3B"/>
    <w:rsid w:val="006A6CA1"/>
    <w:rsid w:val="006A773C"/>
    <w:rsid w:val="006A79BA"/>
    <w:rsid w:val="006A7EB5"/>
    <w:rsid w:val="006B0348"/>
    <w:rsid w:val="006B08B9"/>
    <w:rsid w:val="006B0945"/>
    <w:rsid w:val="006B0B92"/>
    <w:rsid w:val="006B155E"/>
    <w:rsid w:val="006B1639"/>
    <w:rsid w:val="006B1C43"/>
    <w:rsid w:val="006B20B7"/>
    <w:rsid w:val="006B211B"/>
    <w:rsid w:val="006B2AB2"/>
    <w:rsid w:val="006B2C95"/>
    <w:rsid w:val="006B3C12"/>
    <w:rsid w:val="006B3F07"/>
    <w:rsid w:val="006B4054"/>
    <w:rsid w:val="006B478D"/>
    <w:rsid w:val="006B49D8"/>
    <w:rsid w:val="006B4DC3"/>
    <w:rsid w:val="006B5116"/>
    <w:rsid w:val="006B520E"/>
    <w:rsid w:val="006B56B9"/>
    <w:rsid w:val="006B5D98"/>
    <w:rsid w:val="006B5F61"/>
    <w:rsid w:val="006B60F1"/>
    <w:rsid w:val="006B6313"/>
    <w:rsid w:val="006B67DC"/>
    <w:rsid w:val="006B7513"/>
    <w:rsid w:val="006B765D"/>
    <w:rsid w:val="006B773D"/>
    <w:rsid w:val="006B786A"/>
    <w:rsid w:val="006C045D"/>
    <w:rsid w:val="006C055B"/>
    <w:rsid w:val="006C08F4"/>
    <w:rsid w:val="006C0A13"/>
    <w:rsid w:val="006C11A7"/>
    <w:rsid w:val="006C1C78"/>
    <w:rsid w:val="006C1CB8"/>
    <w:rsid w:val="006C1E75"/>
    <w:rsid w:val="006C1F8B"/>
    <w:rsid w:val="006C28A5"/>
    <w:rsid w:val="006C2BA9"/>
    <w:rsid w:val="006C2DA3"/>
    <w:rsid w:val="006C3023"/>
    <w:rsid w:val="006C32CF"/>
    <w:rsid w:val="006C37EF"/>
    <w:rsid w:val="006C3B8E"/>
    <w:rsid w:val="006C3DD3"/>
    <w:rsid w:val="006C3DEE"/>
    <w:rsid w:val="006C42AC"/>
    <w:rsid w:val="006C49C6"/>
    <w:rsid w:val="006C4E38"/>
    <w:rsid w:val="006C4FEE"/>
    <w:rsid w:val="006C500C"/>
    <w:rsid w:val="006C5775"/>
    <w:rsid w:val="006C5D22"/>
    <w:rsid w:val="006C6348"/>
    <w:rsid w:val="006C63D6"/>
    <w:rsid w:val="006C6403"/>
    <w:rsid w:val="006C7557"/>
    <w:rsid w:val="006C787A"/>
    <w:rsid w:val="006D009F"/>
    <w:rsid w:val="006D022B"/>
    <w:rsid w:val="006D0267"/>
    <w:rsid w:val="006D02E2"/>
    <w:rsid w:val="006D092D"/>
    <w:rsid w:val="006D0BF0"/>
    <w:rsid w:val="006D1392"/>
    <w:rsid w:val="006D1E4F"/>
    <w:rsid w:val="006D1F23"/>
    <w:rsid w:val="006D1FF8"/>
    <w:rsid w:val="006D27B3"/>
    <w:rsid w:val="006D27D6"/>
    <w:rsid w:val="006D2D99"/>
    <w:rsid w:val="006D34FF"/>
    <w:rsid w:val="006D3884"/>
    <w:rsid w:val="006D44CC"/>
    <w:rsid w:val="006D46F1"/>
    <w:rsid w:val="006D47EF"/>
    <w:rsid w:val="006D47F4"/>
    <w:rsid w:val="006D49C3"/>
    <w:rsid w:val="006D53F2"/>
    <w:rsid w:val="006D54CE"/>
    <w:rsid w:val="006D5822"/>
    <w:rsid w:val="006D5D3E"/>
    <w:rsid w:val="006D5E6C"/>
    <w:rsid w:val="006D5F95"/>
    <w:rsid w:val="006D62AA"/>
    <w:rsid w:val="006D65DB"/>
    <w:rsid w:val="006D6A21"/>
    <w:rsid w:val="006D6FFD"/>
    <w:rsid w:val="006D727A"/>
    <w:rsid w:val="006D7325"/>
    <w:rsid w:val="006E0192"/>
    <w:rsid w:val="006E038E"/>
    <w:rsid w:val="006E04AE"/>
    <w:rsid w:val="006E1AE8"/>
    <w:rsid w:val="006E2093"/>
    <w:rsid w:val="006E2D4E"/>
    <w:rsid w:val="006E36ED"/>
    <w:rsid w:val="006E36FC"/>
    <w:rsid w:val="006E37BD"/>
    <w:rsid w:val="006E3AE9"/>
    <w:rsid w:val="006E3F61"/>
    <w:rsid w:val="006E4230"/>
    <w:rsid w:val="006E498C"/>
    <w:rsid w:val="006E58DA"/>
    <w:rsid w:val="006E5A19"/>
    <w:rsid w:val="006E66A3"/>
    <w:rsid w:val="006E744C"/>
    <w:rsid w:val="006E7971"/>
    <w:rsid w:val="006F0031"/>
    <w:rsid w:val="006F0180"/>
    <w:rsid w:val="006F1C48"/>
    <w:rsid w:val="006F1CA3"/>
    <w:rsid w:val="006F1ECB"/>
    <w:rsid w:val="006F2035"/>
    <w:rsid w:val="006F20C7"/>
    <w:rsid w:val="006F2423"/>
    <w:rsid w:val="006F2490"/>
    <w:rsid w:val="006F2CC8"/>
    <w:rsid w:val="006F30F2"/>
    <w:rsid w:val="006F3779"/>
    <w:rsid w:val="006F3935"/>
    <w:rsid w:val="006F404B"/>
    <w:rsid w:val="006F478F"/>
    <w:rsid w:val="006F4D5C"/>
    <w:rsid w:val="006F4F6D"/>
    <w:rsid w:val="006F5565"/>
    <w:rsid w:val="006F65D8"/>
    <w:rsid w:val="006F791B"/>
    <w:rsid w:val="00700151"/>
    <w:rsid w:val="007007DD"/>
    <w:rsid w:val="007009EB"/>
    <w:rsid w:val="00700A01"/>
    <w:rsid w:val="00700B1F"/>
    <w:rsid w:val="007017E9"/>
    <w:rsid w:val="007019EB"/>
    <w:rsid w:val="00701B22"/>
    <w:rsid w:val="00701B89"/>
    <w:rsid w:val="00701E65"/>
    <w:rsid w:val="007020B5"/>
    <w:rsid w:val="007020FB"/>
    <w:rsid w:val="00702208"/>
    <w:rsid w:val="0070312B"/>
    <w:rsid w:val="00703D56"/>
    <w:rsid w:val="00703F96"/>
    <w:rsid w:val="0070405D"/>
    <w:rsid w:val="00704934"/>
    <w:rsid w:val="00704BD8"/>
    <w:rsid w:val="00705990"/>
    <w:rsid w:val="00706062"/>
    <w:rsid w:val="00706101"/>
    <w:rsid w:val="007063BD"/>
    <w:rsid w:val="00706411"/>
    <w:rsid w:val="00706FCA"/>
    <w:rsid w:val="007072EE"/>
    <w:rsid w:val="00707563"/>
    <w:rsid w:val="007078EA"/>
    <w:rsid w:val="00707AAD"/>
    <w:rsid w:val="00710267"/>
    <w:rsid w:val="0071176F"/>
    <w:rsid w:val="00711812"/>
    <w:rsid w:val="007119B2"/>
    <w:rsid w:val="00711F84"/>
    <w:rsid w:val="00712175"/>
    <w:rsid w:val="00712A45"/>
    <w:rsid w:val="007133CF"/>
    <w:rsid w:val="00713648"/>
    <w:rsid w:val="00714054"/>
    <w:rsid w:val="007147B8"/>
    <w:rsid w:val="0071492D"/>
    <w:rsid w:val="00714CB9"/>
    <w:rsid w:val="007155D1"/>
    <w:rsid w:val="00715CC5"/>
    <w:rsid w:val="007160B2"/>
    <w:rsid w:val="00716530"/>
    <w:rsid w:val="00716901"/>
    <w:rsid w:val="00716DB5"/>
    <w:rsid w:val="00716FA6"/>
    <w:rsid w:val="00717139"/>
    <w:rsid w:val="0071797B"/>
    <w:rsid w:val="00717A75"/>
    <w:rsid w:val="00717B86"/>
    <w:rsid w:val="00720314"/>
    <w:rsid w:val="007210E3"/>
    <w:rsid w:val="0072117A"/>
    <w:rsid w:val="0072137D"/>
    <w:rsid w:val="00721A9A"/>
    <w:rsid w:val="00721DF9"/>
    <w:rsid w:val="00721E06"/>
    <w:rsid w:val="0072208F"/>
    <w:rsid w:val="007224C4"/>
    <w:rsid w:val="00722577"/>
    <w:rsid w:val="00722977"/>
    <w:rsid w:val="00722D60"/>
    <w:rsid w:val="00722F1E"/>
    <w:rsid w:val="007232BF"/>
    <w:rsid w:val="007232EF"/>
    <w:rsid w:val="00723676"/>
    <w:rsid w:val="00723DA0"/>
    <w:rsid w:val="00723ECC"/>
    <w:rsid w:val="00724C99"/>
    <w:rsid w:val="0072501B"/>
    <w:rsid w:val="00725372"/>
    <w:rsid w:val="007259F1"/>
    <w:rsid w:val="00725C4C"/>
    <w:rsid w:val="00725FF1"/>
    <w:rsid w:val="007260F5"/>
    <w:rsid w:val="00726144"/>
    <w:rsid w:val="0072657A"/>
    <w:rsid w:val="00726875"/>
    <w:rsid w:val="00727865"/>
    <w:rsid w:val="00727CBB"/>
    <w:rsid w:val="00730182"/>
    <w:rsid w:val="00730A83"/>
    <w:rsid w:val="00731E0B"/>
    <w:rsid w:val="0073228C"/>
    <w:rsid w:val="00732342"/>
    <w:rsid w:val="007325D2"/>
    <w:rsid w:val="00732809"/>
    <w:rsid w:val="00732BA6"/>
    <w:rsid w:val="0073301F"/>
    <w:rsid w:val="0073316C"/>
    <w:rsid w:val="0073358F"/>
    <w:rsid w:val="00733EBE"/>
    <w:rsid w:val="00733EE0"/>
    <w:rsid w:val="00734004"/>
    <w:rsid w:val="00734628"/>
    <w:rsid w:val="007346CA"/>
    <w:rsid w:val="00734958"/>
    <w:rsid w:val="00734B7D"/>
    <w:rsid w:val="00735071"/>
    <w:rsid w:val="00735505"/>
    <w:rsid w:val="0073599B"/>
    <w:rsid w:val="007359B9"/>
    <w:rsid w:val="00735B7D"/>
    <w:rsid w:val="00735BCA"/>
    <w:rsid w:val="00735EFF"/>
    <w:rsid w:val="007367C0"/>
    <w:rsid w:val="007369AA"/>
    <w:rsid w:val="00736C9F"/>
    <w:rsid w:val="00736F00"/>
    <w:rsid w:val="0073763B"/>
    <w:rsid w:val="0073763F"/>
    <w:rsid w:val="00737A4A"/>
    <w:rsid w:val="00737D8F"/>
    <w:rsid w:val="0074041D"/>
    <w:rsid w:val="00740FB5"/>
    <w:rsid w:val="007410B1"/>
    <w:rsid w:val="007411ED"/>
    <w:rsid w:val="00741841"/>
    <w:rsid w:val="00742001"/>
    <w:rsid w:val="00742439"/>
    <w:rsid w:val="007430BD"/>
    <w:rsid w:val="00743CE4"/>
    <w:rsid w:val="00744362"/>
    <w:rsid w:val="007447F8"/>
    <w:rsid w:val="007448AE"/>
    <w:rsid w:val="0074493C"/>
    <w:rsid w:val="00744A80"/>
    <w:rsid w:val="00744AE2"/>
    <w:rsid w:val="00744D30"/>
    <w:rsid w:val="00744FE0"/>
    <w:rsid w:val="0074512E"/>
    <w:rsid w:val="007452E1"/>
    <w:rsid w:val="007455AB"/>
    <w:rsid w:val="0074562A"/>
    <w:rsid w:val="0074599C"/>
    <w:rsid w:val="0074630B"/>
    <w:rsid w:val="00746E2B"/>
    <w:rsid w:val="00747542"/>
    <w:rsid w:val="0074763F"/>
    <w:rsid w:val="007503AC"/>
    <w:rsid w:val="007503B5"/>
    <w:rsid w:val="00750829"/>
    <w:rsid w:val="007508EE"/>
    <w:rsid w:val="00750908"/>
    <w:rsid w:val="007509B2"/>
    <w:rsid w:val="00751452"/>
    <w:rsid w:val="007524EE"/>
    <w:rsid w:val="00752533"/>
    <w:rsid w:val="0075274B"/>
    <w:rsid w:val="0075275D"/>
    <w:rsid w:val="00752B1E"/>
    <w:rsid w:val="007531CA"/>
    <w:rsid w:val="00753B9B"/>
    <w:rsid w:val="00753E46"/>
    <w:rsid w:val="00754E2A"/>
    <w:rsid w:val="00754EB7"/>
    <w:rsid w:val="007553A6"/>
    <w:rsid w:val="0075580C"/>
    <w:rsid w:val="00755D63"/>
    <w:rsid w:val="00755E34"/>
    <w:rsid w:val="00756DE1"/>
    <w:rsid w:val="00757328"/>
    <w:rsid w:val="00757655"/>
    <w:rsid w:val="0075772A"/>
    <w:rsid w:val="007579A4"/>
    <w:rsid w:val="00757CF0"/>
    <w:rsid w:val="00757F26"/>
    <w:rsid w:val="00757F7C"/>
    <w:rsid w:val="00757FB2"/>
    <w:rsid w:val="00760988"/>
    <w:rsid w:val="00760A41"/>
    <w:rsid w:val="00760D11"/>
    <w:rsid w:val="007618EC"/>
    <w:rsid w:val="00762323"/>
    <w:rsid w:val="007624D9"/>
    <w:rsid w:val="007627DC"/>
    <w:rsid w:val="00762E69"/>
    <w:rsid w:val="00762FDC"/>
    <w:rsid w:val="0076319B"/>
    <w:rsid w:val="00763554"/>
    <w:rsid w:val="00763574"/>
    <w:rsid w:val="00763879"/>
    <w:rsid w:val="00764037"/>
    <w:rsid w:val="007654C8"/>
    <w:rsid w:val="00765746"/>
    <w:rsid w:val="00765B04"/>
    <w:rsid w:val="00765D6D"/>
    <w:rsid w:val="00766517"/>
    <w:rsid w:val="007669C8"/>
    <w:rsid w:val="00766AC3"/>
    <w:rsid w:val="00766B22"/>
    <w:rsid w:val="00766D3E"/>
    <w:rsid w:val="0077039B"/>
    <w:rsid w:val="007704B3"/>
    <w:rsid w:val="00770614"/>
    <w:rsid w:val="0077125E"/>
    <w:rsid w:val="007713B2"/>
    <w:rsid w:val="00771879"/>
    <w:rsid w:val="0077188B"/>
    <w:rsid w:val="00771AC9"/>
    <w:rsid w:val="00771C09"/>
    <w:rsid w:val="00771C2B"/>
    <w:rsid w:val="00771FD0"/>
    <w:rsid w:val="00772090"/>
    <w:rsid w:val="007721BC"/>
    <w:rsid w:val="00772755"/>
    <w:rsid w:val="0077288D"/>
    <w:rsid w:val="007729F7"/>
    <w:rsid w:val="007733FA"/>
    <w:rsid w:val="007734CE"/>
    <w:rsid w:val="007737E5"/>
    <w:rsid w:val="00773D12"/>
    <w:rsid w:val="00774312"/>
    <w:rsid w:val="00774682"/>
    <w:rsid w:val="00774773"/>
    <w:rsid w:val="00774CBA"/>
    <w:rsid w:val="0077667E"/>
    <w:rsid w:val="00776B89"/>
    <w:rsid w:val="00776F8F"/>
    <w:rsid w:val="0077703C"/>
    <w:rsid w:val="0077713E"/>
    <w:rsid w:val="007801BB"/>
    <w:rsid w:val="007809E7"/>
    <w:rsid w:val="00780BD5"/>
    <w:rsid w:val="00780ED7"/>
    <w:rsid w:val="007813B5"/>
    <w:rsid w:val="00781BF3"/>
    <w:rsid w:val="0078229A"/>
    <w:rsid w:val="00784F4A"/>
    <w:rsid w:val="00785573"/>
    <w:rsid w:val="007863D6"/>
    <w:rsid w:val="00786A9D"/>
    <w:rsid w:val="00787084"/>
    <w:rsid w:val="007872F1"/>
    <w:rsid w:val="00787523"/>
    <w:rsid w:val="007876F8"/>
    <w:rsid w:val="00787707"/>
    <w:rsid w:val="007879D7"/>
    <w:rsid w:val="00787BA1"/>
    <w:rsid w:val="00787E2A"/>
    <w:rsid w:val="007908C0"/>
    <w:rsid w:val="00790AF9"/>
    <w:rsid w:val="00791241"/>
    <w:rsid w:val="007919DE"/>
    <w:rsid w:val="00791E58"/>
    <w:rsid w:val="007920B4"/>
    <w:rsid w:val="0079211C"/>
    <w:rsid w:val="007922D4"/>
    <w:rsid w:val="0079248D"/>
    <w:rsid w:val="007924CB"/>
    <w:rsid w:val="0079268A"/>
    <w:rsid w:val="00792D94"/>
    <w:rsid w:val="007934A1"/>
    <w:rsid w:val="00793B10"/>
    <w:rsid w:val="00793B65"/>
    <w:rsid w:val="00793CC2"/>
    <w:rsid w:val="00793EB7"/>
    <w:rsid w:val="007940CD"/>
    <w:rsid w:val="00794A5E"/>
    <w:rsid w:val="00795391"/>
    <w:rsid w:val="007955BB"/>
    <w:rsid w:val="00795A81"/>
    <w:rsid w:val="00795CA3"/>
    <w:rsid w:val="007977C9"/>
    <w:rsid w:val="00797CCE"/>
    <w:rsid w:val="007A02BC"/>
    <w:rsid w:val="007A0AAF"/>
    <w:rsid w:val="007A1768"/>
    <w:rsid w:val="007A19C1"/>
    <w:rsid w:val="007A1FE3"/>
    <w:rsid w:val="007A213D"/>
    <w:rsid w:val="007A2BDD"/>
    <w:rsid w:val="007A2C67"/>
    <w:rsid w:val="007A2DAD"/>
    <w:rsid w:val="007A328A"/>
    <w:rsid w:val="007A34F7"/>
    <w:rsid w:val="007A3CE6"/>
    <w:rsid w:val="007A3ED9"/>
    <w:rsid w:val="007A48E1"/>
    <w:rsid w:val="007A4A47"/>
    <w:rsid w:val="007A4CDA"/>
    <w:rsid w:val="007A56DF"/>
    <w:rsid w:val="007A5778"/>
    <w:rsid w:val="007A5B46"/>
    <w:rsid w:val="007A5C73"/>
    <w:rsid w:val="007A5FCE"/>
    <w:rsid w:val="007A630A"/>
    <w:rsid w:val="007A68F9"/>
    <w:rsid w:val="007A7339"/>
    <w:rsid w:val="007A78F6"/>
    <w:rsid w:val="007A7D0E"/>
    <w:rsid w:val="007B04EE"/>
    <w:rsid w:val="007B1297"/>
    <w:rsid w:val="007B13C6"/>
    <w:rsid w:val="007B1E3C"/>
    <w:rsid w:val="007B278F"/>
    <w:rsid w:val="007B2B9B"/>
    <w:rsid w:val="007B39E2"/>
    <w:rsid w:val="007B3E44"/>
    <w:rsid w:val="007B3E77"/>
    <w:rsid w:val="007B41A7"/>
    <w:rsid w:val="007B431D"/>
    <w:rsid w:val="007B444F"/>
    <w:rsid w:val="007B4C42"/>
    <w:rsid w:val="007B5829"/>
    <w:rsid w:val="007B5C45"/>
    <w:rsid w:val="007B5CF3"/>
    <w:rsid w:val="007B610A"/>
    <w:rsid w:val="007B7348"/>
    <w:rsid w:val="007B7D33"/>
    <w:rsid w:val="007C0C87"/>
    <w:rsid w:val="007C0D0E"/>
    <w:rsid w:val="007C0E54"/>
    <w:rsid w:val="007C1033"/>
    <w:rsid w:val="007C1163"/>
    <w:rsid w:val="007C1620"/>
    <w:rsid w:val="007C1707"/>
    <w:rsid w:val="007C1745"/>
    <w:rsid w:val="007C17B8"/>
    <w:rsid w:val="007C27AF"/>
    <w:rsid w:val="007C28C9"/>
    <w:rsid w:val="007C3318"/>
    <w:rsid w:val="007C4119"/>
    <w:rsid w:val="007C45B5"/>
    <w:rsid w:val="007C4A1B"/>
    <w:rsid w:val="007C4D9C"/>
    <w:rsid w:val="007C5377"/>
    <w:rsid w:val="007C5752"/>
    <w:rsid w:val="007C5910"/>
    <w:rsid w:val="007C5B6B"/>
    <w:rsid w:val="007C5F9A"/>
    <w:rsid w:val="007C6EB6"/>
    <w:rsid w:val="007C70C7"/>
    <w:rsid w:val="007C712D"/>
    <w:rsid w:val="007C7139"/>
    <w:rsid w:val="007C735F"/>
    <w:rsid w:val="007C75AA"/>
    <w:rsid w:val="007C77C7"/>
    <w:rsid w:val="007C7A43"/>
    <w:rsid w:val="007C7EC4"/>
    <w:rsid w:val="007D0967"/>
    <w:rsid w:val="007D0EAC"/>
    <w:rsid w:val="007D1042"/>
    <w:rsid w:val="007D11FC"/>
    <w:rsid w:val="007D130E"/>
    <w:rsid w:val="007D221D"/>
    <w:rsid w:val="007D2226"/>
    <w:rsid w:val="007D2AB4"/>
    <w:rsid w:val="007D3BBD"/>
    <w:rsid w:val="007D3D45"/>
    <w:rsid w:val="007D4932"/>
    <w:rsid w:val="007D49E7"/>
    <w:rsid w:val="007D4CF9"/>
    <w:rsid w:val="007D6084"/>
    <w:rsid w:val="007D6D4A"/>
    <w:rsid w:val="007D7440"/>
    <w:rsid w:val="007D74A3"/>
    <w:rsid w:val="007D74F7"/>
    <w:rsid w:val="007D7D26"/>
    <w:rsid w:val="007D7DE1"/>
    <w:rsid w:val="007D7DFD"/>
    <w:rsid w:val="007D7EE6"/>
    <w:rsid w:val="007E000E"/>
    <w:rsid w:val="007E06E3"/>
    <w:rsid w:val="007E0CFD"/>
    <w:rsid w:val="007E11E6"/>
    <w:rsid w:val="007E141C"/>
    <w:rsid w:val="007E167E"/>
    <w:rsid w:val="007E192F"/>
    <w:rsid w:val="007E2355"/>
    <w:rsid w:val="007E2BD3"/>
    <w:rsid w:val="007E2E05"/>
    <w:rsid w:val="007E2F46"/>
    <w:rsid w:val="007E3D85"/>
    <w:rsid w:val="007E3FD4"/>
    <w:rsid w:val="007E3FF3"/>
    <w:rsid w:val="007E3FF4"/>
    <w:rsid w:val="007E472B"/>
    <w:rsid w:val="007E4C3E"/>
    <w:rsid w:val="007E5F77"/>
    <w:rsid w:val="007E66D6"/>
    <w:rsid w:val="007E7319"/>
    <w:rsid w:val="007E7BDC"/>
    <w:rsid w:val="007E7ED5"/>
    <w:rsid w:val="007F06DB"/>
    <w:rsid w:val="007F06E9"/>
    <w:rsid w:val="007F0BE6"/>
    <w:rsid w:val="007F0E14"/>
    <w:rsid w:val="007F1219"/>
    <w:rsid w:val="007F1453"/>
    <w:rsid w:val="007F1556"/>
    <w:rsid w:val="007F171A"/>
    <w:rsid w:val="007F2140"/>
    <w:rsid w:val="007F22B7"/>
    <w:rsid w:val="007F284D"/>
    <w:rsid w:val="007F28EC"/>
    <w:rsid w:val="007F29AB"/>
    <w:rsid w:val="007F2AC2"/>
    <w:rsid w:val="007F2F5B"/>
    <w:rsid w:val="007F3486"/>
    <w:rsid w:val="007F3581"/>
    <w:rsid w:val="007F3623"/>
    <w:rsid w:val="007F4F83"/>
    <w:rsid w:val="007F5052"/>
    <w:rsid w:val="007F5CA8"/>
    <w:rsid w:val="007F5E51"/>
    <w:rsid w:val="007F612D"/>
    <w:rsid w:val="007F64C3"/>
    <w:rsid w:val="007F7255"/>
    <w:rsid w:val="007F7295"/>
    <w:rsid w:val="007F7C1E"/>
    <w:rsid w:val="00800374"/>
    <w:rsid w:val="00800585"/>
    <w:rsid w:val="008006BA"/>
    <w:rsid w:val="008013CE"/>
    <w:rsid w:val="008023DE"/>
    <w:rsid w:val="00802A71"/>
    <w:rsid w:val="00803043"/>
    <w:rsid w:val="0080415C"/>
    <w:rsid w:val="008052C0"/>
    <w:rsid w:val="008052EF"/>
    <w:rsid w:val="0080598F"/>
    <w:rsid w:val="008059C2"/>
    <w:rsid w:val="00805D86"/>
    <w:rsid w:val="008075F3"/>
    <w:rsid w:val="00810CE1"/>
    <w:rsid w:val="00810F88"/>
    <w:rsid w:val="0081103D"/>
    <w:rsid w:val="008110EF"/>
    <w:rsid w:val="008116B7"/>
    <w:rsid w:val="008116CA"/>
    <w:rsid w:val="00811942"/>
    <w:rsid w:val="00811ADA"/>
    <w:rsid w:val="008125C0"/>
    <w:rsid w:val="00812941"/>
    <w:rsid w:val="00812A58"/>
    <w:rsid w:val="00812D2E"/>
    <w:rsid w:val="00812E27"/>
    <w:rsid w:val="00813052"/>
    <w:rsid w:val="00813068"/>
    <w:rsid w:val="00813141"/>
    <w:rsid w:val="0081318D"/>
    <w:rsid w:val="00813620"/>
    <w:rsid w:val="0081366E"/>
    <w:rsid w:val="00813F32"/>
    <w:rsid w:val="008147C0"/>
    <w:rsid w:val="00814C81"/>
    <w:rsid w:val="00814D9F"/>
    <w:rsid w:val="00814F67"/>
    <w:rsid w:val="0081510C"/>
    <w:rsid w:val="0081538A"/>
    <w:rsid w:val="00815BF0"/>
    <w:rsid w:val="008163A6"/>
    <w:rsid w:val="008163D7"/>
    <w:rsid w:val="0081646D"/>
    <w:rsid w:val="008172FF"/>
    <w:rsid w:val="00817A65"/>
    <w:rsid w:val="00817EC0"/>
    <w:rsid w:val="00820522"/>
    <w:rsid w:val="00820CD2"/>
    <w:rsid w:val="008210DB"/>
    <w:rsid w:val="008217EB"/>
    <w:rsid w:val="00821B8F"/>
    <w:rsid w:val="00821D79"/>
    <w:rsid w:val="00821EA7"/>
    <w:rsid w:val="0082218A"/>
    <w:rsid w:val="00822946"/>
    <w:rsid w:val="00822981"/>
    <w:rsid w:val="00822FCC"/>
    <w:rsid w:val="008237B1"/>
    <w:rsid w:val="00823963"/>
    <w:rsid w:val="008247A1"/>
    <w:rsid w:val="008248BB"/>
    <w:rsid w:val="00824DB7"/>
    <w:rsid w:val="00825349"/>
    <w:rsid w:val="00825868"/>
    <w:rsid w:val="0082588E"/>
    <w:rsid w:val="008259DD"/>
    <w:rsid w:val="00825C5A"/>
    <w:rsid w:val="008261B1"/>
    <w:rsid w:val="0082622A"/>
    <w:rsid w:val="008263AA"/>
    <w:rsid w:val="008267A1"/>
    <w:rsid w:val="00826E06"/>
    <w:rsid w:val="00826E33"/>
    <w:rsid w:val="008271C2"/>
    <w:rsid w:val="00827288"/>
    <w:rsid w:val="00827BA3"/>
    <w:rsid w:val="008300EE"/>
    <w:rsid w:val="0083014B"/>
    <w:rsid w:val="00830782"/>
    <w:rsid w:val="00830900"/>
    <w:rsid w:val="00830C8D"/>
    <w:rsid w:val="00830E80"/>
    <w:rsid w:val="00831098"/>
    <w:rsid w:val="0083166F"/>
    <w:rsid w:val="00832270"/>
    <w:rsid w:val="00832784"/>
    <w:rsid w:val="008329CE"/>
    <w:rsid w:val="00834483"/>
    <w:rsid w:val="00834F14"/>
    <w:rsid w:val="00836186"/>
    <w:rsid w:val="008369CB"/>
    <w:rsid w:val="008401B8"/>
    <w:rsid w:val="00840B01"/>
    <w:rsid w:val="00840D73"/>
    <w:rsid w:val="00840F04"/>
    <w:rsid w:val="00841EB6"/>
    <w:rsid w:val="00841FA9"/>
    <w:rsid w:val="00843553"/>
    <w:rsid w:val="00843855"/>
    <w:rsid w:val="00843889"/>
    <w:rsid w:val="008447CA"/>
    <w:rsid w:val="00845633"/>
    <w:rsid w:val="00845B9B"/>
    <w:rsid w:val="00846571"/>
    <w:rsid w:val="0084680C"/>
    <w:rsid w:val="00846E6C"/>
    <w:rsid w:val="00847C41"/>
    <w:rsid w:val="008500A4"/>
    <w:rsid w:val="00850435"/>
    <w:rsid w:val="00850E25"/>
    <w:rsid w:val="00850EA8"/>
    <w:rsid w:val="00850EBC"/>
    <w:rsid w:val="00850EFA"/>
    <w:rsid w:val="0085133D"/>
    <w:rsid w:val="008520DE"/>
    <w:rsid w:val="008527E9"/>
    <w:rsid w:val="00852992"/>
    <w:rsid w:val="00852D3F"/>
    <w:rsid w:val="00852E54"/>
    <w:rsid w:val="00853184"/>
    <w:rsid w:val="0085343F"/>
    <w:rsid w:val="0085397C"/>
    <w:rsid w:val="00853F4C"/>
    <w:rsid w:val="0085441C"/>
    <w:rsid w:val="00854797"/>
    <w:rsid w:val="00855114"/>
    <w:rsid w:val="0085540D"/>
    <w:rsid w:val="00855783"/>
    <w:rsid w:val="00855E6E"/>
    <w:rsid w:val="00856596"/>
    <w:rsid w:val="008565AD"/>
    <w:rsid w:val="008566BA"/>
    <w:rsid w:val="008566DB"/>
    <w:rsid w:val="00856D8D"/>
    <w:rsid w:val="0085794C"/>
    <w:rsid w:val="0086065C"/>
    <w:rsid w:val="00860677"/>
    <w:rsid w:val="008607EE"/>
    <w:rsid w:val="00860AC0"/>
    <w:rsid w:val="00860E9E"/>
    <w:rsid w:val="0086170D"/>
    <w:rsid w:val="008618E2"/>
    <w:rsid w:val="00861942"/>
    <w:rsid w:val="00861B6A"/>
    <w:rsid w:val="00861FB4"/>
    <w:rsid w:val="00863270"/>
    <w:rsid w:val="0086339A"/>
    <w:rsid w:val="00863800"/>
    <w:rsid w:val="00863D01"/>
    <w:rsid w:val="00864B38"/>
    <w:rsid w:val="00864D12"/>
    <w:rsid w:val="008654F9"/>
    <w:rsid w:val="00866767"/>
    <w:rsid w:val="008668B7"/>
    <w:rsid w:val="00866EE8"/>
    <w:rsid w:val="0086724F"/>
    <w:rsid w:val="0087007F"/>
    <w:rsid w:val="0087070C"/>
    <w:rsid w:val="00872353"/>
    <w:rsid w:val="0087249F"/>
    <w:rsid w:val="008731F1"/>
    <w:rsid w:val="00873633"/>
    <w:rsid w:val="008738B4"/>
    <w:rsid w:val="00874009"/>
    <w:rsid w:val="008740D0"/>
    <w:rsid w:val="0087454F"/>
    <w:rsid w:val="008745CD"/>
    <w:rsid w:val="0087472D"/>
    <w:rsid w:val="00874774"/>
    <w:rsid w:val="00874987"/>
    <w:rsid w:val="00874A14"/>
    <w:rsid w:val="00874AF0"/>
    <w:rsid w:val="008750CA"/>
    <w:rsid w:val="00875ECB"/>
    <w:rsid w:val="008763D4"/>
    <w:rsid w:val="00876DF1"/>
    <w:rsid w:val="00877016"/>
    <w:rsid w:val="00877517"/>
    <w:rsid w:val="0087769C"/>
    <w:rsid w:val="008777EE"/>
    <w:rsid w:val="00877CCA"/>
    <w:rsid w:val="00881025"/>
    <w:rsid w:val="00881843"/>
    <w:rsid w:val="00882749"/>
    <w:rsid w:val="008827EB"/>
    <w:rsid w:val="00882AF1"/>
    <w:rsid w:val="00882F1D"/>
    <w:rsid w:val="008839E5"/>
    <w:rsid w:val="00883C1C"/>
    <w:rsid w:val="00883F1F"/>
    <w:rsid w:val="00884542"/>
    <w:rsid w:val="00884861"/>
    <w:rsid w:val="008849F2"/>
    <w:rsid w:val="00884D5B"/>
    <w:rsid w:val="008852A6"/>
    <w:rsid w:val="00885382"/>
    <w:rsid w:val="00885AB7"/>
    <w:rsid w:val="008860E0"/>
    <w:rsid w:val="008863E5"/>
    <w:rsid w:val="00886993"/>
    <w:rsid w:val="00886B37"/>
    <w:rsid w:val="0089026D"/>
    <w:rsid w:val="008904AA"/>
    <w:rsid w:val="008904EE"/>
    <w:rsid w:val="008905FA"/>
    <w:rsid w:val="008907F2"/>
    <w:rsid w:val="00890AB4"/>
    <w:rsid w:val="0089138A"/>
    <w:rsid w:val="00891EFB"/>
    <w:rsid w:val="008926B2"/>
    <w:rsid w:val="00892808"/>
    <w:rsid w:val="00892A0B"/>
    <w:rsid w:val="00892A67"/>
    <w:rsid w:val="008931A4"/>
    <w:rsid w:val="00894193"/>
    <w:rsid w:val="008948B1"/>
    <w:rsid w:val="00895A2D"/>
    <w:rsid w:val="00895A3B"/>
    <w:rsid w:val="00895ABD"/>
    <w:rsid w:val="00895B60"/>
    <w:rsid w:val="00895C79"/>
    <w:rsid w:val="00896219"/>
    <w:rsid w:val="00896797"/>
    <w:rsid w:val="00897304"/>
    <w:rsid w:val="0089738A"/>
    <w:rsid w:val="00897796"/>
    <w:rsid w:val="00897F05"/>
    <w:rsid w:val="008A00EF"/>
    <w:rsid w:val="008A04CC"/>
    <w:rsid w:val="008A09F4"/>
    <w:rsid w:val="008A0C45"/>
    <w:rsid w:val="008A1070"/>
    <w:rsid w:val="008A1236"/>
    <w:rsid w:val="008A17DF"/>
    <w:rsid w:val="008A1DD5"/>
    <w:rsid w:val="008A2182"/>
    <w:rsid w:val="008A271D"/>
    <w:rsid w:val="008A2897"/>
    <w:rsid w:val="008A298A"/>
    <w:rsid w:val="008A2D88"/>
    <w:rsid w:val="008A328F"/>
    <w:rsid w:val="008A3487"/>
    <w:rsid w:val="008A348E"/>
    <w:rsid w:val="008A37B6"/>
    <w:rsid w:val="008A3DA0"/>
    <w:rsid w:val="008A40BF"/>
    <w:rsid w:val="008A41C1"/>
    <w:rsid w:val="008A4414"/>
    <w:rsid w:val="008A47D0"/>
    <w:rsid w:val="008A49BB"/>
    <w:rsid w:val="008A5081"/>
    <w:rsid w:val="008A50A8"/>
    <w:rsid w:val="008A58EF"/>
    <w:rsid w:val="008A5B0B"/>
    <w:rsid w:val="008A5E5D"/>
    <w:rsid w:val="008A6F99"/>
    <w:rsid w:val="008A7428"/>
    <w:rsid w:val="008A7755"/>
    <w:rsid w:val="008A7938"/>
    <w:rsid w:val="008A7B4B"/>
    <w:rsid w:val="008A7B52"/>
    <w:rsid w:val="008A7B5C"/>
    <w:rsid w:val="008B0492"/>
    <w:rsid w:val="008B05A9"/>
    <w:rsid w:val="008B0D3C"/>
    <w:rsid w:val="008B0EDD"/>
    <w:rsid w:val="008B0F3C"/>
    <w:rsid w:val="008B188B"/>
    <w:rsid w:val="008B244B"/>
    <w:rsid w:val="008B2783"/>
    <w:rsid w:val="008B289B"/>
    <w:rsid w:val="008B2975"/>
    <w:rsid w:val="008B3898"/>
    <w:rsid w:val="008B4240"/>
    <w:rsid w:val="008B4515"/>
    <w:rsid w:val="008B532A"/>
    <w:rsid w:val="008B5D13"/>
    <w:rsid w:val="008B5E8F"/>
    <w:rsid w:val="008B62B2"/>
    <w:rsid w:val="008B63B8"/>
    <w:rsid w:val="008B63C4"/>
    <w:rsid w:val="008B6685"/>
    <w:rsid w:val="008B6EFC"/>
    <w:rsid w:val="008B6FF8"/>
    <w:rsid w:val="008B77B6"/>
    <w:rsid w:val="008B7D85"/>
    <w:rsid w:val="008C00BB"/>
    <w:rsid w:val="008C062C"/>
    <w:rsid w:val="008C065F"/>
    <w:rsid w:val="008C0B95"/>
    <w:rsid w:val="008C16C7"/>
    <w:rsid w:val="008C19C4"/>
    <w:rsid w:val="008C1C58"/>
    <w:rsid w:val="008C1EB6"/>
    <w:rsid w:val="008C256F"/>
    <w:rsid w:val="008C2C8F"/>
    <w:rsid w:val="008C2E97"/>
    <w:rsid w:val="008C35B1"/>
    <w:rsid w:val="008C36BD"/>
    <w:rsid w:val="008C49BA"/>
    <w:rsid w:val="008C4B15"/>
    <w:rsid w:val="008C4C5F"/>
    <w:rsid w:val="008C4E6C"/>
    <w:rsid w:val="008C5B3B"/>
    <w:rsid w:val="008C6195"/>
    <w:rsid w:val="008C63D2"/>
    <w:rsid w:val="008C64B4"/>
    <w:rsid w:val="008C7D7A"/>
    <w:rsid w:val="008D09EE"/>
    <w:rsid w:val="008D0E42"/>
    <w:rsid w:val="008D0E47"/>
    <w:rsid w:val="008D1499"/>
    <w:rsid w:val="008D1A89"/>
    <w:rsid w:val="008D1F01"/>
    <w:rsid w:val="008D20B3"/>
    <w:rsid w:val="008D242B"/>
    <w:rsid w:val="008D40FF"/>
    <w:rsid w:val="008D4A6C"/>
    <w:rsid w:val="008D4A77"/>
    <w:rsid w:val="008D5B3E"/>
    <w:rsid w:val="008D5BC5"/>
    <w:rsid w:val="008D63EB"/>
    <w:rsid w:val="008D716D"/>
    <w:rsid w:val="008D7AB6"/>
    <w:rsid w:val="008D7CE3"/>
    <w:rsid w:val="008E04A8"/>
    <w:rsid w:val="008E0E38"/>
    <w:rsid w:val="008E122C"/>
    <w:rsid w:val="008E1805"/>
    <w:rsid w:val="008E2329"/>
    <w:rsid w:val="008E2469"/>
    <w:rsid w:val="008E25F7"/>
    <w:rsid w:val="008E2705"/>
    <w:rsid w:val="008E31F3"/>
    <w:rsid w:val="008E45C4"/>
    <w:rsid w:val="008E48D8"/>
    <w:rsid w:val="008E53DC"/>
    <w:rsid w:val="008E543A"/>
    <w:rsid w:val="008E66C1"/>
    <w:rsid w:val="008E68F7"/>
    <w:rsid w:val="008E72F0"/>
    <w:rsid w:val="008E7A4A"/>
    <w:rsid w:val="008E7F00"/>
    <w:rsid w:val="008F02F9"/>
    <w:rsid w:val="008F182A"/>
    <w:rsid w:val="008F18FE"/>
    <w:rsid w:val="008F1FAB"/>
    <w:rsid w:val="008F2011"/>
    <w:rsid w:val="008F240C"/>
    <w:rsid w:val="008F2861"/>
    <w:rsid w:val="008F2C43"/>
    <w:rsid w:val="008F2CF9"/>
    <w:rsid w:val="008F2E45"/>
    <w:rsid w:val="008F42A5"/>
    <w:rsid w:val="008F437E"/>
    <w:rsid w:val="008F4646"/>
    <w:rsid w:val="008F4677"/>
    <w:rsid w:val="008F46A4"/>
    <w:rsid w:val="008F47C7"/>
    <w:rsid w:val="008F4C26"/>
    <w:rsid w:val="008F6D7E"/>
    <w:rsid w:val="008F7547"/>
    <w:rsid w:val="008F7B64"/>
    <w:rsid w:val="0090058B"/>
    <w:rsid w:val="0090060B"/>
    <w:rsid w:val="00900B24"/>
    <w:rsid w:val="00900D30"/>
    <w:rsid w:val="00900E18"/>
    <w:rsid w:val="009012EF"/>
    <w:rsid w:val="009016D8"/>
    <w:rsid w:val="009020ED"/>
    <w:rsid w:val="00902709"/>
    <w:rsid w:val="009028A6"/>
    <w:rsid w:val="00902ABA"/>
    <w:rsid w:val="009030E2"/>
    <w:rsid w:val="00903E41"/>
    <w:rsid w:val="00903FEB"/>
    <w:rsid w:val="009042B9"/>
    <w:rsid w:val="009043FA"/>
    <w:rsid w:val="00905065"/>
    <w:rsid w:val="00905C63"/>
    <w:rsid w:val="00905EDF"/>
    <w:rsid w:val="009065D8"/>
    <w:rsid w:val="00907AB2"/>
    <w:rsid w:val="00910114"/>
    <w:rsid w:val="00910562"/>
    <w:rsid w:val="0091150C"/>
    <w:rsid w:val="009115B7"/>
    <w:rsid w:val="00911681"/>
    <w:rsid w:val="009117D4"/>
    <w:rsid w:val="00911DDD"/>
    <w:rsid w:val="00912082"/>
    <w:rsid w:val="00912144"/>
    <w:rsid w:val="00912CE3"/>
    <w:rsid w:val="00913D4B"/>
    <w:rsid w:val="009140F4"/>
    <w:rsid w:val="0091466D"/>
    <w:rsid w:val="00914877"/>
    <w:rsid w:val="0091495B"/>
    <w:rsid w:val="00914C25"/>
    <w:rsid w:val="00914C2F"/>
    <w:rsid w:val="0091538E"/>
    <w:rsid w:val="00915870"/>
    <w:rsid w:val="00915E55"/>
    <w:rsid w:val="00916259"/>
    <w:rsid w:val="009162E5"/>
    <w:rsid w:val="00917297"/>
    <w:rsid w:val="00917392"/>
    <w:rsid w:val="00917B08"/>
    <w:rsid w:val="00920463"/>
    <w:rsid w:val="009205DF"/>
    <w:rsid w:val="00920760"/>
    <w:rsid w:val="00920829"/>
    <w:rsid w:val="00920EF5"/>
    <w:rsid w:val="0092118A"/>
    <w:rsid w:val="0092136B"/>
    <w:rsid w:val="00921469"/>
    <w:rsid w:val="00921C0D"/>
    <w:rsid w:val="00922692"/>
    <w:rsid w:val="009226E3"/>
    <w:rsid w:val="00922A46"/>
    <w:rsid w:val="00922CEF"/>
    <w:rsid w:val="00922D66"/>
    <w:rsid w:val="00922E1D"/>
    <w:rsid w:val="00923F38"/>
    <w:rsid w:val="00923F62"/>
    <w:rsid w:val="00924479"/>
    <w:rsid w:val="0092451D"/>
    <w:rsid w:val="009247EB"/>
    <w:rsid w:val="009248B1"/>
    <w:rsid w:val="00924E43"/>
    <w:rsid w:val="00924E94"/>
    <w:rsid w:val="0092519B"/>
    <w:rsid w:val="00925AC7"/>
    <w:rsid w:val="00926953"/>
    <w:rsid w:val="00926D0B"/>
    <w:rsid w:val="00926EAB"/>
    <w:rsid w:val="009273AA"/>
    <w:rsid w:val="009273F3"/>
    <w:rsid w:val="0092763B"/>
    <w:rsid w:val="009301A3"/>
    <w:rsid w:val="0093022E"/>
    <w:rsid w:val="009303DA"/>
    <w:rsid w:val="009304D3"/>
    <w:rsid w:val="0093183D"/>
    <w:rsid w:val="00932314"/>
    <w:rsid w:val="009327DB"/>
    <w:rsid w:val="00932E95"/>
    <w:rsid w:val="009332F4"/>
    <w:rsid w:val="00934121"/>
    <w:rsid w:val="00934686"/>
    <w:rsid w:val="00934AA0"/>
    <w:rsid w:val="009351E3"/>
    <w:rsid w:val="009353BD"/>
    <w:rsid w:val="00936184"/>
    <w:rsid w:val="009361B4"/>
    <w:rsid w:val="00936EA0"/>
    <w:rsid w:val="009377F1"/>
    <w:rsid w:val="00937812"/>
    <w:rsid w:val="00937C9B"/>
    <w:rsid w:val="00940189"/>
    <w:rsid w:val="00940B33"/>
    <w:rsid w:val="009416BC"/>
    <w:rsid w:val="009416FF"/>
    <w:rsid w:val="00941D54"/>
    <w:rsid w:val="00941E75"/>
    <w:rsid w:val="00941E96"/>
    <w:rsid w:val="0094251D"/>
    <w:rsid w:val="0094275A"/>
    <w:rsid w:val="009428FD"/>
    <w:rsid w:val="00942BDA"/>
    <w:rsid w:val="00942EEF"/>
    <w:rsid w:val="00943888"/>
    <w:rsid w:val="00943BA0"/>
    <w:rsid w:val="00943D53"/>
    <w:rsid w:val="00944022"/>
    <w:rsid w:val="00944659"/>
    <w:rsid w:val="00944989"/>
    <w:rsid w:val="0094545D"/>
    <w:rsid w:val="00945836"/>
    <w:rsid w:val="00946115"/>
    <w:rsid w:val="0094614C"/>
    <w:rsid w:val="009463DF"/>
    <w:rsid w:val="0094642B"/>
    <w:rsid w:val="009465CE"/>
    <w:rsid w:val="00946A87"/>
    <w:rsid w:val="00947083"/>
    <w:rsid w:val="00947266"/>
    <w:rsid w:val="0094745D"/>
    <w:rsid w:val="0094798A"/>
    <w:rsid w:val="00947F24"/>
    <w:rsid w:val="009501CD"/>
    <w:rsid w:val="00950632"/>
    <w:rsid w:val="0095094F"/>
    <w:rsid w:val="009514A3"/>
    <w:rsid w:val="0095194B"/>
    <w:rsid w:val="009526A0"/>
    <w:rsid w:val="009529DF"/>
    <w:rsid w:val="00953570"/>
    <w:rsid w:val="00953599"/>
    <w:rsid w:val="00954434"/>
    <w:rsid w:val="00954F41"/>
    <w:rsid w:val="00955412"/>
    <w:rsid w:val="009554F4"/>
    <w:rsid w:val="00955B3E"/>
    <w:rsid w:val="00955CC9"/>
    <w:rsid w:val="009561D2"/>
    <w:rsid w:val="00956627"/>
    <w:rsid w:val="00957248"/>
    <w:rsid w:val="009572AE"/>
    <w:rsid w:val="009573AC"/>
    <w:rsid w:val="00957578"/>
    <w:rsid w:val="009600DA"/>
    <w:rsid w:val="00960525"/>
    <w:rsid w:val="00960605"/>
    <w:rsid w:val="0096095B"/>
    <w:rsid w:val="00960EBB"/>
    <w:rsid w:val="00961414"/>
    <w:rsid w:val="00961556"/>
    <w:rsid w:val="0096181A"/>
    <w:rsid w:val="00961F1D"/>
    <w:rsid w:val="00961F30"/>
    <w:rsid w:val="00962223"/>
    <w:rsid w:val="009629A3"/>
    <w:rsid w:val="00963217"/>
    <w:rsid w:val="00963684"/>
    <w:rsid w:val="00963A41"/>
    <w:rsid w:val="009640A4"/>
    <w:rsid w:val="009644BF"/>
    <w:rsid w:val="00965676"/>
    <w:rsid w:val="00965A88"/>
    <w:rsid w:val="00965B75"/>
    <w:rsid w:val="00966114"/>
    <w:rsid w:val="009667E0"/>
    <w:rsid w:val="009669B8"/>
    <w:rsid w:val="009670BF"/>
    <w:rsid w:val="0096760A"/>
    <w:rsid w:val="0097061D"/>
    <w:rsid w:val="00970768"/>
    <w:rsid w:val="009710DD"/>
    <w:rsid w:val="0097166C"/>
    <w:rsid w:val="009719AE"/>
    <w:rsid w:val="00971ABD"/>
    <w:rsid w:val="00972121"/>
    <w:rsid w:val="0097258D"/>
    <w:rsid w:val="009725B9"/>
    <w:rsid w:val="00972A04"/>
    <w:rsid w:val="0097322A"/>
    <w:rsid w:val="0097346B"/>
    <w:rsid w:val="00973868"/>
    <w:rsid w:val="00973FD2"/>
    <w:rsid w:val="009743AB"/>
    <w:rsid w:val="0097459E"/>
    <w:rsid w:val="009747F7"/>
    <w:rsid w:val="00974C26"/>
    <w:rsid w:val="00974F39"/>
    <w:rsid w:val="00975375"/>
    <w:rsid w:val="0097579F"/>
    <w:rsid w:val="009762D1"/>
    <w:rsid w:val="009766DB"/>
    <w:rsid w:val="00976EA6"/>
    <w:rsid w:val="0097710B"/>
    <w:rsid w:val="0098054C"/>
    <w:rsid w:val="0098099F"/>
    <w:rsid w:val="00980A4C"/>
    <w:rsid w:val="009813C6"/>
    <w:rsid w:val="00981EBE"/>
    <w:rsid w:val="009822E9"/>
    <w:rsid w:val="009825BC"/>
    <w:rsid w:val="00982651"/>
    <w:rsid w:val="00982FE3"/>
    <w:rsid w:val="0098337B"/>
    <w:rsid w:val="00984655"/>
    <w:rsid w:val="0098482B"/>
    <w:rsid w:val="00985731"/>
    <w:rsid w:val="00985C40"/>
    <w:rsid w:val="00986094"/>
    <w:rsid w:val="0098722F"/>
    <w:rsid w:val="00987246"/>
    <w:rsid w:val="00987340"/>
    <w:rsid w:val="009874AB"/>
    <w:rsid w:val="00987C77"/>
    <w:rsid w:val="00987EF7"/>
    <w:rsid w:val="0099011D"/>
    <w:rsid w:val="0099049B"/>
    <w:rsid w:val="0099094C"/>
    <w:rsid w:val="009909EC"/>
    <w:rsid w:val="00990AC6"/>
    <w:rsid w:val="00990BA6"/>
    <w:rsid w:val="0099104E"/>
    <w:rsid w:val="00992174"/>
    <w:rsid w:val="00993497"/>
    <w:rsid w:val="00993986"/>
    <w:rsid w:val="00993F1E"/>
    <w:rsid w:val="00994455"/>
    <w:rsid w:val="009949FA"/>
    <w:rsid w:val="00994F83"/>
    <w:rsid w:val="0099532A"/>
    <w:rsid w:val="009953A9"/>
    <w:rsid w:val="0099555B"/>
    <w:rsid w:val="00995ACC"/>
    <w:rsid w:val="00995F47"/>
    <w:rsid w:val="00996054"/>
    <w:rsid w:val="0099665D"/>
    <w:rsid w:val="0099670A"/>
    <w:rsid w:val="00996C0E"/>
    <w:rsid w:val="00997496"/>
    <w:rsid w:val="009975F5"/>
    <w:rsid w:val="00997B9F"/>
    <w:rsid w:val="00997DDB"/>
    <w:rsid w:val="00997E15"/>
    <w:rsid w:val="009A01E5"/>
    <w:rsid w:val="009A0868"/>
    <w:rsid w:val="009A0DC7"/>
    <w:rsid w:val="009A1335"/>
    <w:rsid w:val="009A177C"/>
    <w:rsid w:val="009A1A6D"/>
    <w:rsid w:val="009A21E6"/>
    <w:rsid w:val="009A243C"/>
    <w:rsid w:val="009A283A"/>
    <w:rsid w:val="009A292C"/>
    <w:rsid w:val="009A2DF4"/>
    <w:rsid w:val="009A2F45"/>
    <w:rsid w:val="009A31C2"/>
    <w:rsid w:val="009A341F"/>
    <w:rsid w:val="009A36A8"/>
    <w:rsid w:val="009A4036"/>
    <w:rsid w:val="009A4438"/>
    <w:rsid w:val="009A447F"/>
    <w:rsid w:val="009A46DA"/>
    <w:rsid w:val="009A4A90"/>
    <w:rsid w:val="009A5060"/>
    <w:rsid w:val="009A5074"/>
    <w:rsid w:val="009A5310"/>
    <w:rsid w:val="009A5542"/>
    <w:rsid w:val="009A5EFC"/>
    <w:rsid w:val="009A6DD1"/>
    <w:rsid w:val="009A6E76"/>
    <w:rsid w:val="009A6E93"/>
    <w:rsid w:val="009A6FD5"/>
    <w:rsid w:val="009A7A72"/>
    <w:rsid w:val="009A7C08"/>
    <w:rsid w:val="009A7C84"/>
    <w:rsid w:val="009B08CB"/>
    <w:rsid w:val="009B0A61"/>
    <w:rsid w:val="009B0C98"/>
    <w:rsid w:val="009B1149"/>
    <w:rsid w:val="009B116B"/>
    <w:rsid w:val="009B1696"/>
    <w:rsid w:val="009B16DB"/>
    <w:rsid w:val="009B21F6"/>
    <w:rsid w:val="009B23C8"/>
    <w:rsid w:val="009B24ED"/>
    <w:rsid w:val="009B2814"/>
    <w:rsid w:val="009B286A"/>
    <w:rsid w:val="009B2DD0"/>
    <w:rsid w:val="009B385A"/>
    <w:rsid w:val="009B3BFD"/>
    <w:rsid w:val="009B45FE"/>
    <w:rsid w:val="009B4632"/>
    <w:rsid w:val="009B4E1E"/>
    <w:rsid w:val="009B54B1"/>
    <w:rsid w:val="009B5DE2"/>
    <w:rsid w:val="009B64CC"/>
    <w:rsid w:val="009B653F"/>
    <w:rsid w:val="009B6FF3"/>
    <w:rsid w:val="009B7290"/>
    <w:rsid w:val="009B7A24"/>
    <w:rsid w:val="009C0317"/>
    <w:rsid w:val="009C06C3"/>
    <w:rsid w:val="009C1A16"/>
    <w:rsid w:val="009C1D46"/>
    <w:rsid w:val="009C1E56"/>
    <w:rsid w:val="009C29C1"/>
    <w:rsid w:val="009C29E5"/>
    <w:rsid w:val="009C2EDA"/>
    <w:rsid w:val="009C33A8"/>
    <w:rsid w:val="009C4407"/>
    <w:rsid w:val="009C586F"/>
    <w:rsid w:val="009C5A24"/>
    <w:rsid w:val="009C5C96"/>
    <w:rsid w:val="009C62B1"/>
    <w:rsid w:val="009C62D1"/>
    <w:rsid w:val="009C644F"/>
    <w:rsid w:val="009C67F1"/>
    <w:rsid w:val="009C73BA"/>
    <w:rsid w:val="009C7980"/>
    <w:rsid w:val="009D0079"/>
    <w:rsid w:val="009D00AD"/>
    <w:rsid w:val="009D0605"/>
    <w:rsid w:val="009D065E"/>
    <w:rsid w:val="009D07D9"/>
    <w:rsid w:val="009D086B"/>
    <w:rsid w:val="009D0CAA"/>
    <w:rsid w:val="009D11CB"/>
    <w:rsid w:val="009D156E"/>
    <w:rsid w:val="009D1EF8"/>
    <w:rsid w:val="009D2D50"/>
    <w:rsid w:val="009D3395"/>
    <w:rsid w:val="009D3575"/>
    <w:rsid w:val="009D3785"/>
    <w:rsid w:val="009D3A26"/>
    <w:rsid w:val="009D3B73"/>
    <w:rsid w:val="009D4D49"/>
    <w:rsid w:val="009D4F3F"/>
    <w:rsid w:val="009D518C"/>
    <w:rsid w:val="009D5543"/>
    <w:rsid w:val="009D619C"/>
    <w:rsid w:val="009D6A14"/>
    <w:rsid w:val="009D6A1F"/>
    <w:rsid w:val="009D6CB7"/>
    <w:rsid w:val="009D6D57"/>
    <w:rsid w:val="009E009C"/>
    <w:rsid w:val="009E01A4"/>
    <w:rsid w:val="009E0516"/>
    <w:rsid w:val="009E054D"/>
    <w:rsid w:val="009E0609"/>
    <w:rsid w:val="009E0C4D"/>
    <w:rsid w:val="009E16E1"/>
    <w:rsid w:val="009E1FE1"/>
    <w:rsid w:val="009E2422"/>
    <w:rsid w:val="009E254C"/>
    <w:rsid w:val="009E2BAD"/>
    <w:rsid w:val="009E2F62"/>
    <w:rsid w:val="009E3651"/>
    <w:rsid w:val="009E38EA"/>
    <w:rsid w:val="009E3AE2"/>
    <w:rsid w:val="009E3BD0"/>
    <w:rsid w:val="009E3ED3"/>
    <w:rsid w:val="009E45CD"/>
    <w:rsid w:val="009E507C"/>
    <w:rsid w:val="009E56F8"/>
    <w:rsid w:val="009E58D3"/>
    <w:rsid w:val="009E5BC2"/>
    <w:rsid w:val="009E5FAB"/>
    <w:rsid w:val="009E6114"/>
    <w:rsid w:val="009E6272"/>
    <w:rsid w:val="009E6A36"/>
    <w:rsid w:val="009E6EB8"/>
    <w:rsid w:val="009E70F5"/>
    <w:rsid w:val="009E71A9"/>
    <w:rsid w:val="009E738E"/>
    <w:rsid w:val="009E7483"/>
    <w:rsid w:val="009E7DEB"/>
    <w:rsid w:val="009E7F00"/>
    <w:rsid w:val="009F03BB"/>
    <w:rsid w:val="009F0697"/>
    <w:rsid w:val="009F2847"/>
    <w:rsid w:val="009F302F"/>
    <w:rsid w:val="009F39D0"/>
    <w:rsid w:val="009F3BBC"/>
    <w:rsid w:val="009F4117"/>
    <w:rsid w:val="009F42B6"/>
    <w:rsid w:val="009F4978"/>
    <w:rsid w:val="009F4C96"/>
    <w:rsid w:val="009F52A7"/>
    <w:rsid w:val="009F539F"/>
    <w:rsid w:val="009F55B6"/>
    <w:rsid w:val="009F59A4"/>
    <w:rsid w:val="009F5B39"/>
    <w:rsid w:val="009F6507"/>
    <w:rsid w:val="009F67B6"/>
    <w:rsid w:val="009F67E9"/>
    <w:rsid w:val="009F6B02"/>
    <w:rsid w:val="009F7266"/>
    <w:rsid w:val="009F738F"/>
    <w:rsid w:val="009F752B"/>
    <w:rsid w:val="00A001C9"/>
    <w:rsid w:val="00A001CB"/>
    <w:rsid w:val="00A0063D"/>
    <w:rsid w:val="00A00659"/>
    <w:rsid w:val="00A00AC8"/>
    <w:rsid w:val="00A00BFA"/>
    <w:rsid w:val="00A01775"/>
    <w:rsid w:val="00A01977"/>
    <w:rsid w:val="00A01AF8"/>
    <w:rsid w:val="00A020AE"/>
    <w:rsid w:val="00A028E6"/>
    <w:rsid w:val="00A035A2"/>
    <w:rsid w:val="00A044B0"/>
    <w:rsid w:val="00A04ADB"/>
    <w:rsid w:val="00A04D13"/>
    <w:rsid w:val="00A05AFC"/>
    <w:rsid w:val="00A061DD"/>
    <w:rsid w:val="00A0620A"/>
    <w:rsid w:val="00A06777"/>
    <w:rsid w:val="00A068BF"/>
    <w:rsid w:val="00A068FC"/>
    <w:rsid w:val="00A06C11"/>
    <w:rsid w:val="00A0717C"/>
    <w:rsid w:val="00A07300"/>
    <w:rsid w:val="00A0770D"/>
    <w:rsid w:val="00A0798A"/>
    <w:rsid w:val="00A07CB6"/>
    <w:rsid w:val="00A10150"/>
    <w:rsid w:val="00A106C9"/>
    <w:rsid w:val="00A112D9"/>
    <w:rsid w:val="00A112E4"/>
    <w:rsid w:val="00A116FB"/>
    <w:rsid w:val="00A12F9D"/>
    <w:rsid w:val="00A1309C"/>
    <w:rsid w:val="00A13B2A"/>
    <w:rsid w:val="00A143B2"/>
    <w:rsid w:val="00A14635"/>
    <w:rsid w:val="00A14A01"/>
    <w:rsid w:val="00A14B86"/>
    <w:rsid w:val="00A14F8D"/>
    <w:rsid w:val="00A1522B"/>
    <w:rsid w:val="00A156C9"/>
    <w:rsid w:val="00A16174"/>
    <w:rsid w:val="00A16466"/>
    <w:rsid w:val="00A171BD"/>
    <w:rsid w:val="00A20521"/>
    <w:rsid w:val="00A20979"/>
    <w:rsid w:val="00A209D4"/>
    <w:rsid w:val="00A20A44"/>
    <w:rsid w:val="00A21150"/>
    <w:rsid w:val="00A21EDE"/>
    <w:rsid w:val="00A22639"/>
    <w:rsid w:val="00A228A0"/>
    <w:rsid w:val="00A22B09"/>
    <w:rsid w:val="00A233EF"/>
    <w:rsid w:val="00A237B9"/>
    <w:rsid w:val="00A23DAF"/>
    <w:rsid w:val="00A24064"/>
    <w:rsid w:val="00A2412B"/>
    <w:rsid w:val="00A24231"/>
    <w:rsid w:val="00A24FEC"/>
    <w:rsid w:val="00A254E6"/>
    <w:rsid w:val="00A25863"/>
    <w:rsid w:val="00A26E6E"/>
    <w:rsid w:val="00A272D2"/>
    <w:rsid w:val="00A27454"/>
    <w:rsid w:val="00A27B06"/>
    <w:rsid w:val="00A27D1F"/>
    <w:rsid w:val="00A3021D"/>
    <w:rsid w:val="00A302B1"/>
    <w:rsid w:val="00A302FC"/>
    <w:rsid w:val="00A30AF6"/>
    <w:rsid w:val="00A310E5"/>
    <w:rsid w:val="00A31355"/>
    <w:rsid w:val="00A3183F"/>
    <w:rsid w:val="00A31968"/>
    <w:rsid w:val="00A31DEE"/>
    <w:rsid w:val="00A3209F"/>
    <w:rsid w:val="00A3215E"/>
    <w:rsid w:val="00A32429"/>
    <w:rsid w:val="00A33740"/>
    <w:rsid w:val="00A33775"/>
    <w:rsid w:val="00A338CF"/>
    <w:rsid w:val="00A33ACF"/>
    <w:rsid w:val="00A34476"/>
    <w:rsid w:val="00A34A0A"/>
    <w:rsid w:val="00A34CB8"/>
    <w:rsid w:val="00A3546D"/>
    <w:rsid w:val="00A35914"/>
    <w:rsid w:val="00A3665C"/>
    <w:rsid w:val="00A36CC1"/>
    <w:rsid w:val="00A36F4F"/>
    <w:rsid w:val="00A37D9B"/>
    <w:rsid w:val="00A40348"/>
    <w:rsid w:val="00A407B6"/>
    <w:rsid w:val="00A4328E"/>
    <w:rsid w:val="00A43385"/>
    <w:rsid w:val="00A439C7"/>
    <w:rsid w:val="00A43A45"/>
    <w:rsid w:val="00A43D35"/>
    <w:rsid w:val="00A43D59"/>
    <w:rsid w:val="00A43F3A"/>
    <w:rsid w:val="00A445B2"/>
    <w:rsid w:val="00A445D7"/>
    <w:rsid w:val="00A44603"/>
    <w:rsid w:val="00A4470F"/>
    <w:rsid w:val="00A44AAE"/>
    <w:rsid w:val="00A44C79"/>
    <w:rsid w:val="00A45588"/>
    <w:rsid w:val="00A4562B"/>
    <w:rsid w:val="00A45CAB"/>
    <w:rsid w:val="00A4618A"/>
    <w:rsid w:val="00A4679D"/>
    <w:rsid w:val="00A46810"/>
    <w:rsid w:val="00A47831"/>
    <w:rsid w:val="00A501ED"/>
    <w:rsid w:val="00A50501"/>
    <w:rsid w:val="00A51A48"/>
    <w:rsid w:val="00A51C0A"/>
    <w:rsid w:val="00A52BF6"/>
    <w:rsid w:val="00A52C3C"/>
    <w:rsid w:val="00A52F7A"/>
    <w:rsid w:val="00A53725"/>
    <w:rsid w:val="00A53EF4"/>
    <w:rsid w:val="00A54138"/>
    <w:rsid w:val="00A541EB"/>
    <w:rsid w:val="00A54222"/>
    <w:rsid w:val="00A543E7"/>
    <w:rsid w:val="00A54463"/>
    <w:rsid w:val="00A545B4"/>
    <w:rsid w:val="00A54F6D"/>
    <w:rsid w:val="00A55186"/>
    <w:rsid w:val="00A5524B"/>
    <w:rsid w:val="00A559C1"/>
    <w:rsid w:val="00A55B96"/>
    <w:rsid w:val="00A56138"/>
    <w:rsid w:val="00A5632F"/>
    <w:rsid w:val="00A5637C"/>
    <w:rsid w:val="00A56B14"/>
    <w:rsid w:val="00A56C3E"/>
    <w:rsid w:val="00A56DCA"/>
    <w:rsid w:val="00A573A7"/>
    <w:rsid w:val="00A57E09"/>
    <w:rsid w:val="00A601EA"/>
    <w:rsid w:val="00A604C5"/>
    <w:rsid w:val="00A60952"/>
    <w:rsid w:val="00A609F7"/>
    <w:rsid w:val="00A60FDD"/>
    <w:rsid w:val="00A6132F"/>
    <w:rsid w:val="00A617F3"/>
    <w:rsid w:val="00A61875"/>
    <w:rsid w:val="00A61AA1"/>
    <w:rsid w:val="00A61CDF"/>
    <w:rsid w:val="00A61E08"/>
    <w:rsid w:val="00A61E0F"/>
    <w:rsid w:val="00A61EB6"/>
    <w:rsid w:val="00A6289B"/>
    <w:rsid w:val="00A63B38"/>
    <w:rsid w:val="00A64188"/>
    <w:rsid w:val="00A642D2"/>
    <w:rsid w:val="00A6461C"/>
    <w:rsid w:val="00A64A1F"/>
    <w:rsid w:val="00A64C37"/>
    <w:rsid w:val="00A662B6"/>
    <w:rsid w:val="00A663B4"/>
    <w:rsid w:val="00A6664B"/>
    <w:rsid w:val="00A6684F"/>
    <w:rsid w:val="00A66BCF"/>
    <w:rsid w:val="00A66F13"/>
    <w:rsid w:val="00A66FAA"/>
    <w:rsid w:val="00A66FEE"/>
    <w:rsid w:val="00A677C0"/>
    <w:rsid w:val="00A6782F"/>
    <w:rsid w:val="00A67871"/>
    <w:rsid w:val="00A67DA9"/>
    <w:rsid w:val="00A67DD0"/>
    <w:rsid w:val="00A67E78"/>
    <w:rsid w:val="00A70541"/>
    <w:rsid w:val="00A70B7A"/>
    <w:rsid w:val="00A7133E"/>
    <w:rsid w:val="00A71686"/>
    <w:rsid w:val="00A71B98"/>
    <w:rsid w:val="00A71D6C"/>
    <w:rsid w:val="00A71DBF"/>
    <w:rsid w:val="00A72459"/>
    <w:rsid w:val="00A73847"/>
    <w:rsid w:val="00A738EE"/>
    <w:rsid w:val="00A739A7"/>
    <w:rsid w:val="00A73C91"/>
    <w:rsid w:val="00A7423C"/>
    <w:rsid w:val="00A74323"/>
    <w:rsid w:val="00A749B0"/>
    <w:rsid w:val="00A74BE5"/>
    <w:rsid w:val="00A75113"/>
    <w:rsid w:val="00A754C5"/>
    <w:rsid w:val="00A75738"/>
    <w:rsid w:val="00A7576C"/>
    <w:rsid w:val="00A75A56"/>
    <w:rsid w:val="00A75E2B"/>
    <w:rsid w:val="00A761E7"/>
    <w:rsid w:val="00A767A9"/>
    <w:rsid w:val="00A76E53"/>
    <w:rsid w:val="00A76ED3"/>
    <w:rsid w:val="00A77C79"/>
    <w:rsid w:val="00A77E6B"/>
    <w:rsid w:val="00A800B8"/>
    <w:rsid w:val="00A801D6"/>
    <w:rsid w:val="00A806CB"/>
    <w:rsid w:val="00A81593"/>
    <w:rsid w:val="00A81D74"/>
    <w:rsid w:val="00A8214D"/>
    <w:rsid w:val="00A82573"/>
    <w:rsid w:val="00A82C35"/>
    <w:rsid w:val="00A831BF"/>
    <w:rsid w:val="00A832BC"/>
    <w:rsid w:val="00A83410"/>
    <w:rsid w:val="00A83453"/>
    <w:rsid w:val="00A83C9B"/>
    <w:rsid w:val="00A83CF9"/>
    <w:rsid w:val="00A8415C"/>
    <w:rsid w:val="00A84750"/>
    <w:rsid w:val="00A84CF8"/>
    <w:rsid w:val="00A84F19"/>
    <w:rsid w:val="00A8503C"/>
    <w:rsid w:val="00A851C2"/>
    <w:rsid w:val="00A85711"/>
    <w:rsid w:val="00A85952"/>
    <w:rsid w:val="00A8628D"/>
    <w:rsid w:val="00A86360"/>
    <w:rsid w:val="00A8671E"/>
    <w:rsid w:val="00A867D1"/>
    <w:rsid w:val="00A86D8B"/>
    <w:rsid w:val="00A873AD"/>
    <w:rsid w:val="00A877F3"/>
    <w:rsid w:val="00A87F1B"/>
    <w:rsid w:val="00A90490"/>
    <w:rsid w:val="00A91007"/>
    <w:rsid w:val="00A910AB"/>
    <w:rsid w:val="00A916BD"/>
    <w:rsid w:val="00A91860"/>
    <w:rsid w:val="00A9199E"/>
    <w:rsid w:val="00A91E34"/>
    <w:rsid w:val="00A91F40"/>
    <w:rsid w:val="00A91F60"/>
    <w:rsid w:val="00A92254"/>
    <w:rsid w:val="00A924EB"/>
    <w:rsid w:val="00A92DF7"/>
    <w:rsid w:val="00A930BF"/>
    <w:rsid w:val="00A936AA"/>
    <w:rsid w:val="00A93CA0"/>
    <w:rsid w:val="00A94122"/>
    <w:rsid w:val="00A94390"/>
    <w:rsid w:val="00A94894"/>
    <w:rsid w:val="00A94CAE"/>
    <w:rsid w:val="00A94D1E"/>
    <w:rsid w:val="00A95725"/>
    <w:rsid w:val="00A95810"/>
    <w:rsid w:val="00A95DBC"/>
    <w:rsid w:val="00A962E5"/>
    <w:rsid w:val="00A96A8E"/>
    <w:rsid w:val="00A97720"/>
    <w:rsid w:val="00A97AD6"/>
    <w:rsid w:val="00A97B9A"/>
    <w:rsid w:val="00A97C10"/>
    <w:rsid w:val="00A97DCD"/>
    <w:rsid w:val="00A97E1C"/>
    <w:rsid w:val="00AA0BF0"/>
    <w:rsid w:val="00AA1777"/>
    <w:rsid w:val="00AA17F0"/>
    <w:rsid w:val="00AA184F"/>
    <w:rsid w:val="00AA2438"/>
    <w:rsid w:val="00AA28CD"/>
    <w:rsid w:val="00AA2AF9"/>
    <w:rsid w:val="00AA2F90"/>
    <w:rsid w:val="00AA33D8"/>
    <w:rsid w:val="00AA39F2"/>
    <w:rsid w:val="00AA3A63"/>
    <w:rsid w:val="00AA475D"/>
    <w:rsid w:val="00AA4AF5"/>
    <w:rsid w:val="00AA4DEC"/>
    <w:rsid w:val="00AA57DC"/>
    <w:rsid w:val="00AA5A72"/>
    <w:rsid w:val="00AA60C2"/>
    <w:rsid w:val="00AA6671"/>
    <w:rsid w:val="00AA7866"/>
    <w:rsid w:val="00AB0118"/>
    <w:rsid w:val="00AB035D"/>
    <w:rsid w:val="00AB05DA"/>
    <w:rsid w:val="00AB0D3E"/>
    <w:rsid w:val="00AB0F25"/>
    <w:rsid w:val="00AB1875"/>
    <w:rsid w:val="00AB1A5A"/>
    <w:rsid w:val="00AB2064"/>
    <w:rsid w:val="00AB235B"/>
    <w:rsid w:val="00AB251D"/>
    <w:rsid w:val="00AB256D"/>
    <w:rsid w:val="00AB3A59"/>
    <w:rsid w:val="00AB433C"/>
    <w:rsid w:val="00AB4361"/>
    <w:rsid w:val="00AB4AD7"/>
    <w:rsid w:val="00AB4B4C"/>
    <w:rsid w:val="00AB52CC"/>
    <w:rsid w:val="00AB537D"/>
    <w:rsid w:val="00AB56F3"/>
    <w:rsid w:val="00AB5B20"/>
    <w:rsid w:val="00AB5F8D"/>
    <w:rsid w:val="00AB6297"/>
    <w:rsid w:val="00AB6601"/>
    <w:rsid w:val="00AB6935"/>
    <w:rsid w:val="00AB6CBC"/>
    <w:rsid w:val="00AB745C"/>
    <w:rsid w:val="00AC01BC"/>
    <w:rsid w:val="00AC0303"/>
    <w:rsid w:val="00AC0592"/>
    <w:rsid w:val="00AC096A"/>
    <w:rsid w:val="00AC09FF"/>
    <w:rsid w:val="00AC16C5"/>
    <w:rsid w:val="00AC1C78"/>
    <w:rsid w:val="00AC254F"/>
    <w:rsid w:val="00AC27C3"/>
    <w:rsid w:val="00AC2B7F"/>
    <w:rsid w:val="00AC2CA8"/>
    <w:rsid w:val="00AC33C9"/>
    <w:rsid w:val="00AC33EB"/>
    <w:rsid w:val="00AC33F9"/>
    <w:rsid w:val="00AC345E"/>
    <w:rsid w:val="00AC3509"/>
    <w:rsid w:val="00AC3B69"/>
    <w:rsid w:val="00AC4249"/>
    <w:rsid w:val="00AC43F1"/>
    <w:rsid w:val="00AC4465"/>
    <w:rsid w:val="00AC4C04"/>
    <w:rsid w:val="00AC4DEB"/>
    <w:rsid w:val="00AC510F"/>
    <w:rsid w:val="00AC52BE"/>
    <w:rsid w:val="00AC5F21"/>
    <w:rsid w:val="00AC614A"/>
    <w:rsid w:val="00AC6C57"/>
    <w:rsid w:val="00AC6CC4"/>
    <w:rsid w:val="00AC72D1"/>
    <w:rsid w:val="00AC7450"/>
    <w:rsid w:val="00AC7476"/>
    <w:rsid w:val="00AC7634"/>
    <w:rsid w:val="00AC779F"/>
    <w:rsid w:val="00AC780D"/>
    <w:rsid w:val="00AD0199"/>
    <w:rsid w:val="00AD0221"/>
    <w:rsid w:val="00AD0251"/>
    <w:rsid w:val="00AD1A2B"/>
    <w:rsid w:val="00AD1D39"/>
    <w:rsid w:val="00AD239A"/>
    <w:rsid w:val="00AD27F6"/>
    <w:rsid w:val="00AD2988"/>
    <w:rsid w:val="00AD2AD4"/>
    <w:rsid w:val="00AD2B68"/>
    <w:rsid w:val="00AD2BB4"/>
    <w:rsid w:val="00AD423E"/>
    <w:rsid w:val="00AD59A5"/>
    <w:rsid w:val="00AD5CF5"/>
    <w:rsid w:val="00AD65D4"/>
    <w:rsid w:val="00AD6ADC"/>
    <w:rsid w:val="00AD6EDC"/>
    <w:rsid w:val="00AD7706"/>
    <w:rsid w:val="00AD7B7D"/>
    <w:rsid w:val="00AE008B"/>
    <w:rsid w:val="00AE08D9"/>
    <w:rsid w:val="00AE0AE7"/>
    <w:rsid w:val="00AE0D8F"/>
    <w:rsid w:val="00AE100C"/>
    <w:rsid w:val="00AE109C"/>
    <w:rsid w:val="00AE141D"/>
    <w:rsid w:val="00AE191D"/>
    <w:rsid w:val="00AE3AA6"/>
    <w:rsid w:val="00AE42B7"/>
    <w:rsid w:val="00AE4E92"/>
    <w:rsid w:val="00AE5373"/>
    <w:rsid w:val="00AE5F62"/>
    <w:rsid w:val="00AE5FD3"/>
    <w:rsid w:val="00AE6072"/>
    <w:rsid w:val="00AE6175"/>
    <w:rsid w:val="00AE62E5"/>
    <w:rsid w:val="00AE65BB"/>
    <w:rsid w:val="00AE67AF"/>
    <w:rsid w:val="00AE6D97"/>
    <w:rsid w:val="00AE75C4"/>
    <w:rsid w:val="00AE76B3"/>
    <w:rsid w:val="00AE7E29"/>
    <w:rsid w:val="00AE7EEB"/>
    <w:rsid w:val="00AF0460"/>
    <w:rsid w:val="00AF0AEA"/>
    <w:rsid w:val="00AF0E67"/>
    <w:rsid w:val="00AF10DC"/>
    <w:rsid w:val="00AF293E"/>
    <w:rsid w:val="00AF29B3"/>
    <w:rsid w:val="00AF404E"/>
    <w:rsid w:val="00AF4CB2"/>
    <w:rsid w:val="00AF4F13"/>
    <w:rsid w:val="00AF51CB"/>
    <w:rsid w:val="00AF54F5"/>
    <w:rsid w:val="00AF5604"/>
    <w:rsid w:val="00AF59D8"/>
    <w:rsid w:val="00AF5EA9"/>
    <w:rsid w:val="00AF632C"/>
    <w:rsid w:val="00AF7261"/>
    <w:rsid w:val="00AF7B8E"/>
    <w:rsid w:val="00B00141"/>
    <w:rsid w:val="00B0029A"/>
    <w:rsid w:val="00B00862"/>
    <w:rsid w:val="00B00BC4"/>
    <w:rsid w:val="00B00CDC"/>
    <w:rsid w:val="00B011D3"/>
    <w:rsid w:val="00B0161F"/>
    <w:rsid w:val="00B022A4"/>
    <w:rsid w:val="00B0277A"/>
    <w:rsid w:val="00B02855"/>
    <w:rsid w:val="00B02E81"/>
    <w:rsid w:val="00B03551"/>
    <w:rsid w:val="00B03D8F"/>
    <w:rsid w:val="00B047C8"/>
    <w:rsid w:val="00B050ED"/>
    <w:rsid w:val="00B05697"/>
    <w:rsid w:val="00B0583C"/>
    <w:rsid w:val="00B05895"/>
    <w:rsid w:val="00B06273"/>
    <w:rsid w:val="00B06547"/>
    <w:rsid w:val="00B06BDD"/>
    <w:rsid w:val="00B0711D"/>
    <w:rsid w:val="00B07134"/>
    <w:rsid w:val="00B07284"/>
    <w:rsid w:val="00B07516"/>
    <w:rsid w:val="00B10438"/>
    <w:rsid w:val="00B106C2"/>
    <w:rsid w:val="00B10711"/>
    <w:rsid w:val="00B10C12"/>
    <w:rsid w:val="00B10C48"/>
    <w:rsid w:val="00B1121D"/>
    <w:rsid w:val="00B117AD"/>
    <w:rsid w:val="00B11BF2"/>
    <w:rsid w:val="00B11DB0"/>
    <w:rsid w:val="00B1203A"/>
    <w:rsid w:val="00B12511"/>
    <w:rsid w:val="00B12878"/>
    <w:rsid w:val="00B132CF"/>
    <w:rsid w:val="00B13464"/>
    <w:rsid w:val="00B140E1"/>
    <w:rsid w:val="00B153DD"/>
    <w:rsid w:val="00B157B3"/>
    <w:rsid w:val="00B1583F"/>
    <w:rsid w:val="00B159A9"/>
    <w:rsid w:val="00B15B33"/>
    <w:rsid w:val="00B15E7C"/>
    <w:rsid w:val="00B167AF"/>
    <w:rsid w:val="00B16899"/>
    <w:rsid w:val="00B16EEF"/>
    <w:rsid w:val="00B17D43"/>
    <w:rsid w:val="00B20670"/>
    <w:rsid w:val="00B20D27"/>
    <w:rsid w:val="00B210C3"/>
    <w:rsid w:val="00B215E0"/>
    <w:rsid w:val="00B21709"/>
    <w:rsid w:val="00B21E86"/>
    <w:rsid w:val="00B221C8"/>
    <w:rsid w:val="00B22230"/>
    <w:rsid w:val="00B22286"/>
    <w:rsid w:val="00B225F6"/>
    <w:rsid w:val="00B2277D"/>
    <w:rsid w:val="00B23308"/>
    <w:rsid w:val="00B23B6E"/>
    <w:rsid w:val="00B24213"/>
    <w:rsid w:val="00B245AB"/>
    <w:rsid w:val="00B24D64"/>
    <w:rsid w:val="00B24FF8"/>
    <w:rsid w:val="00B2512F"/>
    <w:rsid w:val="00B25CB8"/>
    <w:rsid w:val="00B26380"/>
    <w:rsid w:val="00B27522"/>
    <w:rsid w:val="00B3060D"/>
    <w:rsid w:val="00B30821"/>
    <w:rsid w:val="00B30F96"/>
    <w:rsid w:val="00B31053"/>
    <w:rsid w:val="00B313D8"/>
    <w:rsid w:val="00B31CD6"/>
    <w:rsid w:val="00B32167"/>
    <w:rsid w:val="00B325C7"/>
    <w:rsid w:val="00B32F0A"/>
    <w:rsid w:val="00B337CB"/>
    <w:rsid w:val="00B339DD"/>
    <w:rsid w:val="00B33D61"/>
    <w:rsid w:val="00B34198"/>
    <w:rsid w:val="00B3437D"/>
    <w:rsid w:val="00B3454A"/>
    <w:rsid w:val="00B34580"/>
    <w:rsid w:val="00B34630"/>
    <w:rsid w:val="00B36BAA"/>
    <w:rsid w:val="00B3782A"/>
    <w:rsid w:val="00B37A53"/>
    <w:rsid w:val="00B400B7"/>
    <w:rsid w:val="00B402A8"/>
    <w:rsid w:val="00B4038A"/>
    <w:rsid w:val="00B4051D"/>
    <w:rsid w:val="00B40773"/>
    <w:rsid w:val="00B4091B"/>
    <w:rsid w:val="00B40AE9"/>
    <w:rsid w:val="00B414D6"/>
    <w:rsid w:val="00B41681"/>
    <w:rsid w:val="00B4216F"/>
    <w:rsid w:val="00B4268E"/>
    <w:rsid w:val="00B43306"/>
    <w:rsid w:val="00B439FE"/>
    <w:rsid w:val="00B43AC5"/>
    <w:rsid w:val="00B4408B"/>
    <w:rsid w:val="00B440FA"/>
    <w:rsid w:val="00B44A14"/>
    <w:rsid w:val="00B45624"/>
    <w:rsid w:val="00B45C3B"/>
    <w:rsid w:val="00B45DF2"/>
    <w:rsid w:val="00B45E77"/>
    <w:rsid w:val="00B45FBF"/>
    <w:rsid w:val="00B46604"/>
    <w:rsid w:val="00B46D28"/>
    <w:rsid w:val="00B47213"/>
    <w:rsid w:val="00B4723E"/>
    <w:rsid w:val="00B475E5"/>
    <w:rsid w:val="00B478AD"/>
    <w:rsid w:val="00B47CCC"/>
    <w:rsid w:val="00B50365"/>
    <w:rsid w:val="00B5084F"/>
    <w:rsid w:val="00B50C81"/>
    <w:rsid w:val="00B50E24"/>
    <w:rsid w:val="00B51269"/>
    <w:rsid w:val="00B514EE"/>
    <w:rsid w:val="00B51798"/>
    <w:rsid w:val="00B519DE"/>
    <w:rsid w:val="00B51DC4"/>
    <w:rsid w:val="00B51E11"/>
    <w:rsid w:val="00B521E2"/>
    <w:rsid w:val="00B52BA8"/>
    <w:rsid w:val="00B52C7D"/>
    <w:rsid w:val="00B53F17"/>
    <w:rsid w:val="00B54ED3"/>
    <w:rsid w:val="00B55075"/>
    <w:rsid w:val="00B551ED"/>
    <w:rsid w:val="00B5535E"/>
    <w:rsid w:val="00B55C3D"/>
    <w:rsid w:val="00B55D9E"/>
    <w:rsid w:val="00B5632C"/>
    <w:rsid w:val="00B5679B"/>
    <w:rsid w:val="00B569E0"/>
    <w:rsid w:val="00B56A6A"/>
    <w:rsid w:val="00B56D26"/>
    <w:rsid w:val="00B5733A"/>
    <w:rsid w:val="00B57348"/>
    <w:rsid w:val="00B57418"/>
    <w:rsid w:val="00B57420"/>
    <w:rsid w:val="00B60A1D"/>
    <w:rsid w:val="00B61402"/>
    <w:rsid w:val="00B617A2"/>
    <w:rsid w:val="00B619DE"/>
    <w:rsid w:val="00B620A0"/>
    <w:rsid w:val="00B620A6"/>
    <w:rsid w:val="00B62221"/>
    <w:rsid w:val="00B624F6"/>
    <w:rsid w:val="00B63318"/>
    <w:rsid w:val="00B63490"/>
    <w:rsid w:val="00B638B5"/>
    <w:rsid w:val="00B6461F"/>
    <w:rsid w:val="00B64660"/>
    <w:rsid w:val="00B6473B"/>
    <w:rsid w:val="00B64E6E"/>
    <w:rsid w:val="00B650CC"/>
    <w:rsid w:val="00B65471"/>
    <w:rsid w:val="00B65B0D"/>
    <w:rsid w:val="00B65EDD"/>
    <w:rsid w:val="00B6666A"/>
    <w:rsid w:val="00B66A54"/>
    <w:rsid w:val="00B66A57"/>
    <w:rsid w:val="00B66DA1"/>
    <w:rsid w:val="00B67487"/>
    <w:rsid w:val="00B67B1E"/>
    <w:rsid w:val="00B67E00"/>
    <w:rsid w:val="00B7042F"/>
    <w:rsid w:val="00B70548"/>
    <w:rsid w:val="00B706F5"/>
    <w:rsid w:val="00B70E3A"/>
    <w:rsid w:val="00B71224"/>
    <w:rsid w:val="00B714F6"/>
    <w:rsid w:val="00B717BB"/>
    <w:rsid w:val="00B721B9"/>
    <w:rsid w:val="00B722B1"/>
    <w:rsid w:val="00B72648"/>
    <w:rsid w:val="00B733D6"/>
    <w:rsid w:val="00B73441"/>
    <w:rsid w:val="00B7387F"/>
    <w:rsid w:val="00B73B4D"/>
    <w:rsid w:val="00B73BF3"/>
    <w:rsid w:val="00B73C6D"/>
    <w:rsid w:val="00B74684"/>
    <w:rsid w:val="00B74AA6"/>
    <w:rsid w:val="00B75500"/>
    <w:rsid w:val="00B75ACD"/>
    <w:rsid w:val="00B75AF1"/>
    <w:rsid w:val="00B75D63"/>
    <w:rsid w:val="00B76487"/>
    <w:rsid w:val="00B76970"/>
    <w:rsid w:val="00B76E10"/>
    <w:rsid w:val="00B76F4A"/>
    <w:rsid w:val="00B77228"/>
    <w:rsid w:val="00B77EDB"/>
    <w:rsid w:val="00B801DD"/>
    <w:rsid w:val="00B80D68"/>
    <w:rsid w:val="00B81851"/>
    <w:rsid w:val="00B81E8F"/>
    <w:rsid w:val="00B820B3"/>
    <w:rsid w:val="00B82D5A"/>
    <w:rsid w:val="00B832B2"/>
    <w:rsid w:val="00B8331D"/>
    <w:rsid w:val="00B83686"/>
    <w:rsid w:val="00B83702"/>
    <w:rsid w:val="00B83A9E"/>
    <w:rsid w:val="00B83FB8"/>
    <w:rsid w:val="00B849FF"/>
    <w:rsid w:val="00B85330"/>
    <w:rsid w:val="00B85F6C"/>
    <w:rsid w:val="00B8608F"/>
    <w:rsid w:val="00B86091"/>
    <w:rsid w:val="00B869A4"/>
    <w:rsid w:val="00B86D2E"/>
    <w:rsid w:val="00B86E25"/>
    <w:rsid w:val="00B8702F"/>
    <w:rsid w:val="00B87114"/>
    <w:rsid w:val="00B87538"/>
    <w:rsid w:val="00B87DA8"/>
    <w:rsid w:val="00B87F17"/>
    <w:rsid w:val="00B87FB7"/>
    <w:rsid w:val="00B91575"/>
    <w:rsid w:val="00B91EEB"/>
    <w:rsid w:val="00B923F7"/>
    <w:rsid w:val="00B924B3"/>
    <w:rsid w:val="00B929A0"/>
    <w:rsid w:val="00B93656"/>
    <w:rsid w:val="00B93906"/>
    <w:rsid w:val="00B943B6"/>
    <w:rsid w:val="00B94652"/>
    <w:rsid w:val="00B949BE"/>
    <w:rsid w:val="00B94A3D"/>
    <w:rsid w:val="00B95957"/>
    <w:rsid w:val="00B974CE"/>
    <w:rsid w:val="00B9784B"/>
    <w:rsid w:val="00BA06DB"/>
    <w:rsid w:val="00BA0841"/>
    <w:rsid w:val="00BA0A2C"/>
    <w:rsid w:val="00BA0A7D"/>
    <w:rsid w:val="00BA0D0B"/>
    <w:rsid w:val="00BA1355"/>
    <w:rsid w:val="00BA137F"/>
    <w:rsid w:val="00BA1DF5"/>
    <w:rsid w:val="00BA2141"/>
    <w:rsid w:val="00BA2776"/>
    <w:rsid w:val="00BA2E81"/>
    <w:rsid w:val="00BA3233"/>
    <w:rsid w:val="00BA35A9"/>
    <w:rsid w:val="00BA3ADC"/>
    <w:rsid w:val="00BA3FA2"/>
    <w:rsid w:val="00BA40D4"/>
    <w:rsid w:val="00BA486E"/>
    <w:rsid w:val="00BA4F74"/>
    <w:rsid w:val="00BA5539"/>
    <w:rsid w:val="00BA58AC"/>
    <w:rsid w:val="00BA66BA"/>
    <w:rsid w:val="00BA6BFC"/>
    <w:rsid w:val="00BA70F4"/>
    <w:rsid w:val="00BA797D"/>
    <w:rsid w:val="00BA7DCD"/>
    <w:rsid w:val="00BA7EED"/>
    <w:rsid w:val="00BA7F43"/>
    <w:rsid w:val="00BA7F5F"/>
    <w:rsid w:val="00BB02F1"/>
    <w:rsid w:val="00BB0867"/>
    <w:rsid w:val="00BB095A"/>
    <w:rsid w:val="00BB0FC9"/>
    <w:rsid w:val="00BB189E"/>
    <w:rsid w:val="00BB36C2"/>
    <w:rsid w:val="00BB3A86"/>
    <w:rsid w:val="00BB3C0E"/>
    <w:rsid w:val="00BB3E57"/>
    <w:rsid w:val="00BB462C"/>
    <w:rsid w:val="00BB49C5"/>
    <w:rsid w:val="00BB515D"/>
    <w:rsid w:val="00BB51F6"/>
    <w:rsid w:val="00BB52A6"/>
    <w:rsid w:val="00BB5687"/>
    <w:rsid w:val="00BB5898"/>
    <w:rsid w:val="00BB62E8"/>
    <w:rsid w:val="00BB7714"/>
    <w:rsid w:val="00BC0283"/>
    <w:rsid w:val="00BC085F"/>
    <w:rsid w:val="00BC0870"/>
    <w:rsid w:val="00BC0A34"/>
    <w:rsid w:val="00BC0D14"/>
    <w:rsid w:val="00BC1516"/>
    <w:rsid w:val="00BC19D0"/>
    <w:rsid w:val="00BC248D"/>
    <w:rsid w:val="00BC3A47"/>
    <w:rsid w:val="00BC463C"/>
    <w:rsid w:val="00BC485D"/>
    <w:rsid w:val="00BC5144"/>
    <w:rsid w:val="00BC5EEC"/>
    <w:rsid w:val="00BC66DB"/>
    <w:rsid w:val="00BC6861"/>
    <w:rsid w:val="00BC6A18"/>
    <w:rsid w:val="00BC706A"/>
    <w:rsid w:val="00BC71B2"/>
    <w:rsid w:val="00BC7454"/>
    <w:rsid w:val="00BC77A0"/>
    <w:rsid w:val="00BC793A"/>
    <w:rsid w:val="00BC797D"/>
    <w:rsid w:val="00BC7A8F"/>
    <w:rsid w:val="00BD1628"/>
    <w:rsid w:val="00BD1B1B"/>
    <w:rsid w:val="00BD1C65"/>
    <w:rsid w:val="00BD22A1"/>
    <w:rsid w:val="00BD25A9"/>
    <w:rsid w:val="00BD28AC"/>
    <w:rsid w:val="00BD2ADA"/>
    <w:rsid w:val="00BD2B03"/>
    <w:rsid w:val="00BD3AA8"/>
    <w:rsid w:val="00BD3F9A"/>
    <w:rsid w:val="00BD414B"/>
    <w:rsid w:val="00BD46BA"/>
    <w:rsid w:val="00BD552B"/>
    <w:rsid w:val="00BD5593"/>
    <w:rsid w:val="00BD586A"/>
    <w:rsid w:val="00BD5F91"/>
    <w:rsid w:val="00BD63B2"/>
    <w:rsid w:val="00BD6D0F"/>
    <w:rsid w:val="00BD752B"/>
    <w:rsid w:val="00BD76C6"/>
    <w:rsid w:val="00BD78EF"/>
    <w:rsid w:val="00BD7A26"/>
    <w:rsid w:val="00BD7F80"/>
    <w:rsid w:val="00BE07EE"/>
    <w:rsid w:val="00BE0AAF"/>
    <w:rsid w:val="00BE0F61"/>
    <w:rsid w:val="00BE0FDB"/>
    <w:rsid w:val="00BE10B4"/>
    <w:rsid w:val="00BE12A9"/>
    <w:rsid w:val="00BE12B9"/>
    <w:rsid w:val="00BE13A7"/>
    <w:rsid w:val="00BE1D43"/>
    <w:rsid w:val="00BE25E0"/>
    <w:rsid w:val="00BE32E7"/>
    <w:rsid w:val="00BE36E3"/>
    <w:rsid w:val="00BE389E"/>
    <w:rsid w:val="00BE3EE5"/>
    <w:rsid w:val="00BE5774"/>
    <w:rsid w:val="00BE5863"/>
    <w:rsid w:val="00BE5C9A"/>
    <w:rsid w:val="00BE5DF9"/>
    <w:rsid w:val="00BE6759"/>
    <w:rsid w:val="00BE6BD7"/>
    <w:rsid w:val="00BE6F3B"/>
    <w:rsid w:val="00BE7365"/>
    <w:rsid w:val="00BE7C56"/>
    <w:rsid w:val="00BE7E35"/>
    <w:rsid w:val="00BF06BD"/>
    <w:rsid w:val="00BF0DBB"/>
    <w:rsid w:val="00BF0ECE"/>
    <w:rsid w:val="00BF0F55"/>
    <w:rsid w:val="00BF1122"/>
    <w:rsid w:val="00BF1CB3"/>
    <w:rsid w:val="00BF2B80"/>
    <w:rsid w:val="00BF2DB1"/>
    <w:rsid w:val="00BF301A"/>
    <w:rsid w:val="00BF3838"/>
    <w:rsid w:val="00BF3B1E"/>
    <w:rsid w:val="00BF3B93"/>
    <w:rsid w:val="00BF40D8"/>
    <w:rsid w:val="00BF41BC"/>
    <w:rsid w:val="00BF46AE"/>
    <w:rsid w:val="00BF4DE0"/>
    <w:rsid w:val="00BF4FD9"/>
    <w:rsid w:val="00BF5686"/>
    <w:rsid w:val="00BF5848"/>
    <w:rsid w:val="00BF60F2"/>
    <w:rsid w:val="00BF65B0"/>
    <w:rsid w:val="00BF6829"/>
    <w:rsid w:val="00BF6AAA"/>
    <w:rsid w:val="00C00338"/>
    <w:rsid w:val="00C006C2"/>
    <w:rsid w:val="00C006E8"/>
    <w:rsid w:val="00C00828"/>
    <w:rsid w:val="00C0082D"/>
    <w:rsid w:val="00C00AE4"/>
    <w:rsid w:val="00C00D17"/>
    <w:rsid w:val="00C01051"/>
    <w:rsid w:val="00C0115A"/>
    <w:rsid w:val="00C0122A"/>
    <w:rsid w:val="00C01489"/>
    <w:rsid w:val="00C01589"/>
    <w:rsid w:val="00C018EB"/>
    <w:rsid w:val="00C02A3C"/>
    <w:rsid w:val="00C02C33"/>
    <w:rsid w:val="00C02E39"/>
    <w:rsid w:val="00C03628"/>
    <w:rsid w:val="00C03EA6"/>
    <w:rsid w:val="00C04015"/>
    <w:rsid w:val="00C04223"/>
    <w:rsid w:val="00C046FD"/>
    <w:rsid w:val="00C04A78"/>
    <w:rsid w:val="00C04E8C"/>
    <w:rsid w:val="00C05268"/>
    <w:rsid w:val="00C052AB"/>
    <w:rsid w:val="00C0545E"/>
    <w:rsid w:val="00C05EE8"/>
    <w:rsid w:val="00C06174"/>
    <w:rsid w:val="00C072A4"/>
    <w:rsid w:val="00C07A1F"/>
    <w:rsid w:val="00C10372"/>
    <w:rsid w:val="00C10AF1"/>
    <w:rsid w:val="00C1127C"/>
    <w:rsid w:val="00C11453"/>
    <w:rsid w:val="00C11A86"/>
    <w:rsid w:val="00C11E1E"/>
    <w:rsid w:val="00C11F81"/>
    <w:rsid w:val="00C12582"/>
    <w:rsid w:val="00C12882"/>
    <w:rsid w:val="00C12B3B"/>
    <w:rsid w:val="00C12BF8"/>
    <w:rsid w:val="00C131E1"/>
    <w:rsid w:val="00C132EC"/>
    <w:rsid w:val="00C13654"/>
    <w:rsid w:val="00C136BB"/>
    <w:rsid w:val="00C137C9"/>
    <w:rsid w:val="00C138B9"/>
    <w:rsid w:val="00C14171"/>
    <w:rsid w:val="00C1434E"/>
    <w:rsid w:val="00C14BC0"/>
    <w:rsid w:val="00C14DD3"/>
    <w:rsid w:val="00C154EF"/>
    <w:rsid w:val="00C1642A"/>
    <w:rsid w:val="00C16587"/>
    <w:rsid w:val="00C16CDA"/>
    <w:rsid w:val="00C16EC2"/>
    <w:rsid w:val="00C174C0"/>
    <w:rsid w:val="00C179E5"/>
    <w:rsid w:val="00C17FC5"/>
    <w:rsid w:val="00C20566"/>
    <w:rsid w:val="00C20C6C"/>
    <w:rsid w:val="00C20DCA"/>
    <w:rsid w:val="00C20FE1"/>
    <w:rsid w:val="00C21268"/>
    <w:rsid w:val="00C212B4"/>
    <w:rsid w:val="00C219AA"/>
    <w:rsid w:val="00C21A45"/>
    <w:rsid w:val="00C21AC0"/>
    <w:rsid w:val="00C22A5A"/>
    <w:rsid w:val="00C22C28"/>
    <w:rsid w:val="00C22E6D"/>
    <w:rsid w:val="00C23146"/>
    <w:rsid w:val="00C2314C"/>
    <w:rsid w:val="00C23A6F"/>
    <w:rsid w:val="00C23D35"/>
    <w:rsid w:val="00C23E72"/>
    <w:rsid w:val="00C2417D"/>
    <w:rsid w:val="00C2422F"/>
    <w:rsid w:val="00C249B5"/>
    <w:rsid w:val="00C25223"/>
    <w:rsid w:val="00C2528F"/>
    <w:rsid w:val="00C253F9"/>
    <w:rsid w:val="00C254ED"/>
    <w:rsid w:val="00C25D3F"/>
    <w:rsid w:val="00C260F1"/>
    <w:rsid w:val="00C26AF7"/>
    <w:rsid w:val="00C279A0"/>
    <w:rsid w:val="00C27D1D"/>
    <w:rsid w:val="00C3065B"/>
    <w:rsid w:val="00C306D4"/>
    <w:rsid w:val="00C30781"/>
    <w:rsid w:val="00C307C5"/>
    <w:rsid w:val="00C308C6"/>
    <w:rsid w:val="00C309E4"/>
    <w:rsid w:val="00C31179"/>
    <w:rsid w:val="00C31530"/>
    <w:rsid w:val="00C315BE"/>
    <w:rsid w:val="00C31B61"/>
    <w:rsid w:val="00C32101"/>
    <w:rsid w:val="00C32625"/>
    <w:rsid w:val="00C33F3A"/>
    <w:rsid w:val="00C3528E"/>
    <w:rsid w:val="00C353C1"/>
    <w:rsid w:val="00C35683"/>
    <w:rsid w:val="00C35B25"/>
    <w:rsid w:val="00C36900"/>
    <w:rsid w:val="00C36FBF"/>
    <w:rsid w:val="00C3747F"/>
    <w:rsid w:val="00C37A05"/>
    <w:rsid w:val="00C37FF3"/>
    <w:rsid w:val="00C40851"/>
    <w:rsid w:val="00C41A8B"/>
    <w:rsid w:val="00C424D8"/>
    <w:rsid w:val="00C42BCD"/>
    <w:rsid w:val="00C42C36"/>
    <w:rsid w:val="00C42CC9"/>
    <w:rsid w:val="00C42F84"/>
    <w:rsid w:val="00C433F3"/>
    <w:rsid w:val="00C438B0"/>
    <w:rsid w:val="00C43B72"/>
    <w:rsid w:val="00C44131"/>
    <w:rsid w:val="00C44363"/>
    <w:rsid w:val="00C443CB"/>
    <w:rsid w:val="00C454F2"/>
    <w:rsid w:val="00C45A2B"/>
    <w:rsid w:val="00C45B61"/>
    <w:rsid w:val="00C4623C"/>
    <w:rsid w:val="00C46584"/>
    <w:rsid w:val="00C46A83"/>
    <w:rsid w:val="00C46BD8"/>
    <w:rsid w:val="00C46C04"/>
    <w:rsid w:val="00C47AAA"/>
    <w:rsid w:val="00C47EA9"/>
    <w:rsid w:val="00C47F93"/>
    <w:rsid w:val="00C50062"/>
    <w:rsid w:val="00C500BE"/>
    <w:rsid w:val="00C50CB1"/>
    <w:rsid w:val="00C50D69"/>
    <w:rsid w:val="00C50DB4"/>
    <w:rsid w:val="00C51218"/>
    <w:rsid w:val="00C51B4D"/>
    <w:rsid w:val="00C51B4E"/>
    <w:rsid w:val="00C51C70"/>
    <w:rsid w:val="00C51CE2"/>
    <w:rsid w:val="00C5216C"/>
    <w:rsid w:val="00C524C8"/>
    <w:rsid w:val="00C52E55"/>
    <w:rsid w:val="00C53122"/>
    <w:rsid w:val="00C5326C"/>
    <w:rsid w:val="00C53270"/>
    <w:rsid w:val="00C532FD"/>
    <w:rsid w:val="00C53580"/>
    <w:rsid w:val="00C5377F"/>
    <w:rsid w:val="00C53CFD"/>
    <w:rsid w:val="00C53FB7"/>
    <w:rsid w:val="00C54DE9"/>
    <w:rsid w:val="00C54E4B"/>
    <w:rsid w:val="00C55311"/>
    <w:rsid w:val="00C553FD"/>
    <w:rsid w:val="00C55718"/>
    <w:rsid w:val="00C55BF2"/>
    <w:rsid w:val="00C55EB2"/>
    <w:rsid w:val="00C55F96"/>
    <w:rsid w:val="00C574E0"/>
    <w:rsid w:val="00C57A2D"/>
    <w:rsid w:val="00C57A9D"/>
    <w:rsid w:val="00C57D73"/>
    <w:rsid w:val="00C57D88"/>
    <w:rsid w:val="00C57EA3"/>
    <w:rsid w:val="00C600C8"/>
    <w:rsid w:val="00C6041E"/>
    <w:rsid w:val="00C60CF1"/>
    <w:rsid w:val="00C61147"/>
    <w:rsid w:val="00C61158"/>
    <w:rsid w:val="00C611DE"/>
    <w:rsid w:val="00C61FF0"/>
    <w:rsid w:val="00C62174"/>
    <w:rsid w:val="00C6257B"/>
    <w:rsid w:val="00C626CA"/>
    <w:rsid w:val="00C632DF"/>
    <w:rsid w:val="00C634AC"/>
    <w:rsid w:val="00C6385F"/>
    <w:rsid w:val="00C63C3F"/>
    <w:rsid w:val="00C63C8B"/>
    <w:rsid w:val="00C63DAF"/>
    <w:rsid w:val="00C651B1"/>
    <w:rsid w:val="00C6551B"/>
    <w:rsid w:val="00C658AF"/>
    <w:rsid w:val="00C65B80"/>
    <w:rsid w:val="00C65C71"/>
    <w:rsid w:val="00C66012"/>
    <w:rsid w:val="00C662B4"/>
    <w:rsid w:val="00C6758F"/>
    <w:rsid w:val="00C67D48"/>
    <w:rsid w:val="00C70581"/>
    <w:rsid w:val="00C70599"/>
    <w:rsid w:val="00C70852"/>
    <w:rsid w:val="00C70D30"/>
    <w:rsid w:val="00C70D63"/>
    <w:rsid w:val="00C71278"/>
    <w:rsid w:val="00C71427"/>
    <w:rsid w:val="00C71637"/>
    <w:rsid w:val="00C724B5"/>
    <w:rsid w:val="00C724B9"/>
    <w:rsid w:val="00C7253D"/>
    <w:rsid w:val="00C725E7"/>
    <w:rsid w:val="00C72726"/>
    <w:rsid w:val="00C72746"/>
    <w:rsid w:val="00C728B9"/>
    <w:rsid w:val="00C736D5"/>
    <w:rsid w:val="00C73D7C"/>
    <w:rsid w:val="00C73E9E"/>
    <w:rsid w:val="00C7514E"/>
    <w:rsid w:val="00C75CA1"/>
    <w:rsid w:val="00C75DC0"/>
    <w:rsid w:val="00C76720"/>
    <w:rsid w:val="00C770FA"/>
    <w:rsid w:val="00C775C9"/>
    <w:rsid w:val="00C800E3"/>
    <w:rsid w:val="00C80714"/>
    <w:rsid w:val="00C80A1C"/>
    <w:rsid w:val="00C80EEA"/>
    <w:rsid w:val="00C81806"/>
    <w:rsid w:val="00C81966"/>
    <w:rsid w:val="00C82268"/>
    <w:rsid w:val="00C82464"/>
    <w:rsid w:val="00C82900"/>
    <w:rsid w:val="00C82B22"/>
    <w:rsid w:val="00C82B91"/>
    <w:rsid w:val="00C836A7"/>
    <w:rsid w:val="00C83A99"/>
    <w:rsid w:val="00C843F3"/>
    <w:rsid w:val="00C845C0"/>
    <w:rsid w:val="00C849AC"/>
    <w:rsid w:val="00C84AA6"/>
    <w:rsid w:val="00C84E54"/>
    <w:rsid w:val="00C84F17"/>
    <w:rsid w:val="00C85049"/>
    <w:rsid w:val="00C86745"/>
    <w:rsid w:val="00C86A52"/>
    <w:rsid w:val="00C86D8A"/>
    <w:rsid w:val="00C87593"/>
    <w:rsid w:val="00C90697"/>
    <w:rsid w:val="00C90D44"/>
    <w:rsid w:val="00C9189A"/>
    <w:rsid w:val="00C91D7F"/>
    <w:rsid w:val="00C91E8F"/>
    <w:rsid w:val="00C924F9"/>
    <w:rsid w:val="00C92541"/>
    <w:rsid w:val="00C92F90"/>
    <w:rsid w:val="00C92FD7"/>
    <w:rsid w:val="00C9399F"/>
    <w:rsid w:val="00C93A91"/>
    <w:rsid w:val="00C9424B"/>
    <w:rsid w:val="00C94A9D"/>
    <w:rsid w:val="00C94BAF"/>
    <w:rsid w:val="00C94EE6"/>
    <w:rsid w:val="00C94F86"/>
    <w:rsid w:val="00C951AE"/>
    <w:rsid w:val="00C95222"/>
    <w:rsid w:val="00C9568A"/>
    <w:rsid w:val="00C95890"/>
    <w:rsid w:val="00C9629F"/>
    <w:rsid w:val="00C96307"/>
    <w:rsid w:val="00C96809"/>
    <w:rsid w:val="00C96B5A"/>
    <w:rsid w:val="00C96CF5"/>
    <w:rsid w:val="00C97944"/>
    <w:rsid w:val="00C9796D"/>
    <w:rsid w:val="00C97AE7"/>
    <w:rsid w:val="00C97B4F"/>
    <w:rsid w:val="00C97FA2"/>
    <w:rsid w:val="00CA0975"/>
    <w:rsid w:val="00CA0A99"/>
    <w:rsid w:val="00CA1045"/>
    <w:rsid w:val="00CA1306"/>
    <w:rsid w:val="00CA132A"/>
    <w:rsid w:val="00CA13FE"/>
    <w:rsid w:val="00CA2094"/>
    <w:rsid w:val="00CA26E0"/>
    <w:rsid w:val="00CA2F9C"/>
    <w:rsid w:val="00CA2FE7"/>
    <w:rsid w:val="00CA3738"/>
    <w:rsid w:val="00CA389A"/>
    <w:rsid w:val="00CA3D61"/>
    <w:rsid w:val="00CA3E79"/>
    <w:rsid w:val="00CA405F"/>
    <w:rsid w:val="00CA4846"/>
    <w:rsid w:val="00CA4D26"/>
    <w:rsid w:val="00CA5685"/>
    <w:rsid w:val="00CA5A0C"/>
    <w:rsid w:val="00CA601A"/>
    <w:rsid w:val="00CA617B"/>
    <w:rsid w:val="00CA6FE7"/>
    <w:rsid w:val="00CA70BB"/>
    <w:rsid w:val="00CA72A0"/>
    <w:rsid w:val="00CA7817"/>
    <w:rsid w:val="00CA7872"/>
    <w:rsid w:val="00CB0030"/>
    <w:rsid w:val="00CB01D5"/>
    <w:rsid w:val="00CB03C5"/>
    <w:rsid w:val="00CB058D"/>
    <w:rsid w:val="00CB0886"/>
    <w:rsid w:val="00CB0BA6"/>
    <w:rsid w:val="00CB1212"/>
    <w:rsid w:val="00CB121B"/>
    <w:rsid w:val="00CB1438"/>
    <w:rsid w:val="00CB149E"/>
    <w:rsid w:val="00CB190B"/>
    <w:rsid w:val="00CB1D70"/>
    <w:rsid w:val="00CB24AF"/>
    <w:rsid w:val="00CB296A"/>
    <w:rsid w:val="00CB2AC8"/>
    <w:rsid w:val="00CB2C9E"/>
    <w:rsid w:val="00CB30F7"/>
    <w:rsid w:val="00CB3161"/>
    <w:rsid w:val="00CB3C3A"/>
    <w:rsid w:val="00CB4660"/>
    <w:rsid w:val="00CB46E2"/>
    <w:rsid w:val="00CB4B87"/>
    <w:rsid w:val="00CB53AD"/>
    <w:rsid w:val="00CB55CB"/>
    <w:rsid w:val="00CB5EAA"/>
    <w:rsid w:val="00CB5FF1"/>
    <w:rsid w:val="00CB605D"/>
    <w:rsid w:val="00CB6551"/>
    <w:rsid w:val="00CB67A4"/>
    <w:rsid w:val="00CB6823"/>
    <w:rsid w:val="00CB68F0"/>
    <w:rsid w:val="00CB6D46"/>
    <w:rsid w:val="00CB6E03"/>
    <w:rsid w:val="00CB70C0"/>
    <w:rsid w:val="00CB7CDE"/>
    <w:rsid w:val="00CB7F27"/>
    <w:rsid w:val="00CB7FC4"/>
    <w:rsid w:val="00CC0797"/>
    <w:rsid w:val="00CC113A"/>
    <w:rsid w:val="00CC1375"/>
    <w:rsid w:val="00CC17A3"/>
    <w:rsid w:val="00CC1A6A"/>
    <w:rsid w:val="00CC1DCD"/>
    <w:rsid w:val="00CC1ECF"/>
    <w:rsid w:val="00CC1F06"/>
    <w:rsid w:val="00CC309F"/>
    <w:rsid w:val="00CC33CA"/>
    <w:rsid w:val="00CC46EB"/>
    <w:rsid w:val="00CC4C62"/>
    <w:rsid w:val="00CC4D24"/>
    <w:rsid w:val="00CC51A2"/>
    <w:rsid w:val="00CC5511"/>
    <w:rsid w:val="00CC5AE1"/>
    <w:rsid w:val="00CC5D47"/>
    <w:rsid w:val="00CC5FD1"/>
    <w:rsid w:val="00CC60E9"/>
    <w:rsid w:val="00CC6880"/>
    <w:rsid w:val="00CC6DC1"/>
    <w:rsid w:val="00CC6F91"/>
    <w:rsid w:val="00CC7711"/>
    <w:rsid w:val="00CC7CF2"/>
    <w:rsid w:val="00CD00C6"/>
    <w:rsid w:val="00CD1EE7"/>
    <w:rsid w:val="00CD2A07"/>
    <w:rsid w:val="00CD3CE5"/>
    <w:rsid w:val="00CD4211"/>
    <w:rsid w:val="00CD4333"/>
    <w:rsid w:val="00CD48E7"/>
    <w:rsid w:val="00CD4D32"/>
    <w:rsid w:val="00CD4D69"/>
    <w:rsid w:val="00CD4F0C"/>
    <w:rsid w:val="00CD524B"/>
    <w:rsid w:val="00CD60AF"/>
    <w:rsid w:val="00CD63CE"/>
    <w:rsid w:val="00CD6788"/>
    <w:rsid w:val="00CD6E4D"/>
    <w:rsid w:val="00CD719E"/>
    <w:rsid w:val="00CD7456"/>
    <w:rsid w:val="00CD78E4"/>
    <w:rsid w:val="00CD7A99"/>
    <w:rsid w:val="00CD7AF9"/>
    <w:rsid w:val="00CD7CC3"/>
    <w:rsid w:val="00CD7CFF"/>
    <w:rsid w:val="00CD7FED"/>
    <w:rsid w:val="00CE001E"/>
    <w:rsid w:val="00CE0045"/>
    <w:rsid w:val="00CE014F"/>
    <w:rsid w:val="00CE01D8"/>
    <w:rsid w:val="00CE0655"/>
    <w:rsid w:val="00CE0A85"/>
    <w:rsid w:val="00CE141A"/>
    <w:rsid w:val="00CE183B"/>
    <w:rsid w:val="00CE20A0"/>
    <w:rsid w:val="00CE2238"/>
    <w:rsid w:val="00CE24F9"/>
    <w:rsid w:val="00CE2631"/>
    <w:rsid w:val="00CE3583"/>
    <w:rsid w:val="00CE38B3"/>
    <w:rsid w:val="00CE4E57"/>
    <w:rsid w:val="00CE5529"/>
    <w:rsid w:val="00CE6A1B"/>
    <w:rsid w:val="00CE6A9C"/>
    <w:rsid w:val="00CE6BE9"/>
    <w:rsid w:val="00CE6C5E"/>
    <w:rsid w:val="00CE703D"/>
    <w:rsid w:val="00CE74C6"/>
    <w:rsid w:val="00CE7D12"/>
    <w:rsid w:val="00CE7E42"/>
    <w:rsid w:val="00CE7F56"/>
    <w:rsid w:val="00CF0516"/>
    <w:rsid w:val="00CF0789"/>
    <w:rsid w:val="00CF0A63"/>
    <w:rsid w:val="00CF19A2"/>
    <w:rsid w:val="00CF19C4"/>
    <w:rsid w:val="00CF1FEB"/>
    <w:rsid w:val="00CF20F0"/>
    <w:rsid w:val="00CF2466"/>
    <w:rsid w:val="00CF2669"/>
    <w:rsid w:val="00CF28BC"/>
    <w:rsid w:val="00CF299E"/>
    <w:rsid w:val="00CF3105"/>
    <w:rsid w:val="00CF3C72"/>
    <w:rsid w:val="00CF4244"/>
    <w:rsid w:val="00CF5167"/>
    <w:rsid w:val="00CF51AE"/>
    <w:rsid w:val="00CF520C"/>
    <w:rsid w:val="00CF5583"/>
    <w:rsid w:val="00CF59C5"/>
    <w:rsid w:val="00CF5D52"/>
    <w:rsid w:val="00CF5E1B"/>
    <w:rsid w:val="00CF5F6B"/>
    <w:rsid w:val="00CF6FF5"/>
    <w:rsid w:val="00CF7002"/>
    <w:rsid w:val="00CF746A"/>
    <w:rsid w:val="00CF7B12"/>
    <w:rsid w:val="00D002E0"/>
    <w:rsid w:val="00D00877"/>
    <w:rsid w:val="00D00964"/>
    <w:rsid w:val="00D00DE6"/>
    <w:rsid w:val="00D01E6E"/>
    <w:rsid w:val="00D01F94"/>
    <w:rsid w:val="00D021E6"/>
    <w:rsid w:val="00D03416"/>
    <w:rsid w:val="00D0390E"/>
    <w:rsid w:val="00D03CA9"/>
    <w:rsid w:val="00D03FB0"/>
    <w:rsid w:val="00D04140"/>
    <w:rsid w:val="00D046B6"/>
    <w:rsid w:val="00D04EC6"/>
    <w:rsid w:val="00D053C6"/>
    <w:rsid w:val="00D05D96"/>
    <w:rsid w:val="00D05DDF"/>
    <w:rsid w:val="00D05E9F"/>
    <w:rsid w:val="00D05F70"/>
    <w:rsid w:val="00D0645C"/>
    <w:rsid w:val="00D068ED"/>
    <w:rsid w:val="00D06CCD"/>
    <w:rsid w:val="00D075A6"/>
    <w:rsid w:val="00D0767D"/>
    <w:rsid w:val="00D100BC"/>
    <w:rsid w:val="00D11C0B"/>
    <w:rsid w:val="00D12040"/>
    <w:rsid w:val="00D12406"/>
    <w:rsid w:val="00D126A2"/>
    <w:rsid w:val="00D12A90"/>
    <w:rsid w:val="00D12E12"/>
    <w:rsid w:val="00D144F9"/>
    <w:rsid w:val="00D15F0F"/>
    <w:rsid w:val="00D1681B"/>
    <w:rsid w:val="00D178BE"/>
    <w:rsid w:val="00D17E22"/>
    <w:rsid w:val="00D17EB0"/>
    <w:rsid w:val="00D201C7"/>
    <w:rsid w:val="00D2185F"/>
    <w:rsid w:val="00D21C17"/>
    <w:rsid w:val="00D21D39"/>
    <w:rsid w:val="00D21F94"/>
    <w:rsid w:val="00D229A9"/>
    <w:rsid w:val="00D22FBC"/>
    <w:rsid w:val="00D2315C"/>
    <w:rsid w:val="00D2337F"/>
    <w:rsid w:val="00D2387C"/>
    <w:rsid w:val="00D23AFE"/>
    <w:rsid w:val="00D24138"/>
    <w:rsid w:val="00D24795"/>
    <w:rsid w:val="00D2511D"/>
    <w:rsid w:val="00D2554C"/>
    <w:rsid w:val="00D2638A"/>
    <w:rsid w:val="00D26754"/>
    <w:rsid w:val="00D26CC6"/>
    <w:rsid w:val="00D27C1D"/>
    <w:rsid w:val="00D27D16"/>
    <w:rsid w:val="00D30D2E"/>
    <w:rsid w:val="00D30E7B"/>
    <w:rsid w:val="00D30FFC"/>
    <w:rsid w:val="00D3142E"/>
    <w:rsid w:val="00D31491"/>
    <w:rsid w:val="00D314C3"/>
    <w:rsid w:val="00D31F2D"/>
    <w:rsid w:val="00D31FF8"/>
    <w:rsid w:val="00D32351"/>
    <w:rsid w:val="00D32722"/>
    <w:rsid w:val="00D32BB6"/>
    <w:rsid w:val="00D35134"/>
    <w:rsid w:val="00D35B2E"/>
    <w:rsid w:val="00D35D74"/>
    <w:rsid w:val="00D36B9D"/>
    <w:rsid w:val="00D36C42"/>
    <w:rsid w:val="00D36CFB"/>
    <w:rsid w:val="00D371AA"/>
    <w:rsid w:val="00D37210"/>
    <w:rsid w:val="00D37CF1"/>
    <w:rsid w:val="00D40626"/>
    <w:rsid w:val="00D40D30"/>
    <w:rsid w:val="00D41145"/>
    <w:rsid w:val="00D424F5"/>
    <w:rsid w:val="00D426B2"/>
    <w:rsid w:val="00D428E8"/>
    <w:rsid w:val="00D42BCA"/>
    <w:rsid w:val="00D42D70"/>
    <w:rsid w:val="00D43BF2"/>
    <w:rsid w:val="00D43C41"/>
    <w:rsid w:val="00D43F97"/>
    <w:rsid w:val="00D443AB"/>
    <w:rsid w:val="00D44B0F"/>
    <w:rsid w:val="00D44B49"/>
    <w:rsid w:val="00D45185"/>
    <w:rsid w:val="00D45401"/>
    <w:rsid w:val="00D459BD"/>
    <w:rsid w:val="00D45C29"/>
    <w:rsid w:val="00D45D37"/>
    <w:rsid w:val="00D46239"/>
    <w:rsid w:val="00D46DAA"/>
    <w:rsid w:val="00D47B98"/>
    <w:rsid w:val="00D50A55"/>
    <w:rsid w:val="00D50BC3"/>
    <w:rsid w:val="00D50FBC"/>
    <w:rsid w:val="00D51242"/>
    <w:rsid w:val="00D514D0"/>
    <w:rsid w:val="00D517AE"/>
    <w:rsid w:val="00D518F0"/>
    <w:rsid w:val="00D51DD3"/>
    <w:rsid w:val="00D51E68"/>
    <w:rsid w:val="00D52217"/>
    <w:rsid w:val="00D523C8"/>
    <w:rsid w:val="00D53952"/>
    <w:rsid w:val="00D53ACB"/>
    <w:rsid w:val="00D53D0B"/>
    <w:rsid w:val="00D53E0B"/>
    <w:rsid w:val="00D5425E"/>
    <w:rsid w:val="00D54C33"/>
    <w:rsid w:val="00D54DA8"/>
    <w:rsid w:val="00D54FCC"/>
    <w:rsid w:val="00D55853"/>
    <w:rsid w:val="00D559E4"/>
    <w:rsid w:val="00D559FD"/>
    <w:rsid w:val="00D55DC9"/>
    <w:rsid w:val="00D562A1"/>
    <w:rsid w:val="00D562E3"/>
    <w:rsid w:val="00D563CC"/>
    <w:rsid w:val="00D564E3"/>
    <w:rsid w:val="00D56F6C"/>
    <w:rsid w:val="00D57113"/>
    <w:rsid w:val="00D57BCE"/>
    <w:rsid w:val="00D608B9"/>
    <w:rsid w:val="00D609F0"/>
    <w:rsid w:val="00D61471"/>
    <w:rsid w:val="00D62921"/>
    <w:rsid w:val="00D62D30"/>
    <w:rsid w:val="00D63413"/>
    <w:rsid w:val="00D6362F"/>
    <w:rsid w:val="00D63C93"/>
    <w:rsid w:val="00D64172"/>
    <w:rsid w:val="00D64378"/>
    <w:rsid w:val="00D64889"/>
    <w:rsid w:val="00D64B86"/>
    <w:rsid w:val="00D65243"/>
    <w:rsid w:val="00D652C8"/>
    <w:rsid w:val="00D655FC"/>
    <w:rsid w:val="00D66568"/>
    <w:rsid w:val="00D666E3"/>
    <w:rsid w:val="00D66D13"/>
    <w:rsid w:val="00D67A45"/>
    <w:rsid w:val="00D67B4E"/>
    <w:rsid w:val="00D67C5A"/>
    <w:rsid w:val="00D7061C"/>
    <w:rsid w:val="00D70FEF"/>
    <w:rsid w:val="00D7138E"/>
    <w:rsid w:val="00D718FD"/>
    <w:rsid w:val="00D72040"/>
    <w:rsid w:val="00D72FB9"/>
    <w:rsid w:val="00D7304B"/>
    <w:rsid w:val="00D73181"/>
    <w:rsid w:val="00D73357"/>
    <w:rsid w:val="00D74355"/>
    <w:rsid w:val="00D74523"/>
    <w:rsid w:val="00D750CB"/>
    <w:rsid w:val="00D751D8"/>
    <w:rsid w:val="00D7524E"/>
    <w:rsid w:val="00D756A4"/>
    <w:rsid w:val="00D766A9"/>
    <w:rsid w:val="00D76AFB"/>
    <w:rsid w:val="00D76BD6"/>
    <w:rsid w:val="00D770AA"/>
    <w:rsid w:val="00D770CB"/>
    <w:rsid w:val="00D77385"/>
    <w:rsid w:val="00D77576"/>
    <w:rsid w:val="00D775D8"/>
    <w:rsid w:val="00D80259"/>
    <w:rsid w:val="00D806E8"/>
    <w:rsid w:val="00D8086E"/>
    <w:rsid w:val="00D80935"/>
    <w:rsid w:val="00D80B1F"/>
    <w:rsid w:val="00D81083"/>
    <w:rsid w:val="00D8114B"/>
    <w:rsid w:val="00D8142D"/>
    <w:rsid w:val="00D814FF"/>
    <w:rsid w:val="00D81710"/>
    <w:rsid w:val="00D817CA"/>
    <w:rsid w:val="00D81867"/>
    <w:rsid w:val="00D81BA7"/>
    <w:rsid w:val="00D81D09"/>
    <w:rsid w:val="00D820E8"/>
    <w:rsid w:val="00D8246E"/>
    <w:rsid w:val="00D82610"/>
    <w:rsid w:val="00D82834"/>
    <w:rsid w:val="00D829B2"/>
    <w:rsid w:val="00D82CF8"/>
    <w:rsid w:val="00D82D1A"/>
    <w:rsid w:val="00D842CF"/>
    <w:rsid w:val="00D846D5"/>
    <w:rsid w:val="00D84947"/>
    <w:rsid w:val="00D84CD2"/>
    <w:rsid w:val="00D84FE8"/>
    <w:rsid w:val="00D851B1"/>
    <w:rsid w:val="00D8543E"/>
    <w:rsid w:val="00D85554"/>
    <w:rsid w:val="00D85761"/>
    <w:rsid w:val="00D85B6F"/>
    <w:rsid w:val="00D85D1E"/>
    <w:rsid w:val="00D85E4F"/>
    <w:rsid w:val="00D860D9"/>
    <w:rsid w:val="00D8646D"/>
    <w:rsid w:val="00D86B0D"/>
    <w:rsid w:val="00D8717E"/>
    <w:rsid w:val="00D875C5"/>
    <w:rsid w:val="00D87F62"/>
    <w:rsid w:val="00D90173"/>
    <w:rsid w:val="00D901A0"/>
    <w:rsid w:val="00D902EE"/>
    <w:rsid w:val="00D90306"/>
    <w:rsid w:val="00D90776"/>
    <w:rsid w:val="00D907A9"/>
    <w:rsid w:val="00D909B6"/>
    <w:rsid w:val="00D90B93"/>
    <w:rsid w:val="00D90D7B"/>
    <w:rsid w:val="00D914B3"/>
    <w:rsid w:val="00D91619"/>
    <w:rsid w:val="00D916E9"/>
    <w:rsid w:val="00D91D3B"/>
    <w:rsid w:val="00D91DBF"/>
    <w:rsid w:val="00D91EA4"/>
    <w:rsid w:val="00D91FBF"/>
    <w:rsid w:val="00D92820"/>
    <w:rsid w:val="00D92BC4"/>
    <w:rsid w:val="00D92DF5"/>
    <w:rsid w:val="00D930F9"/>
    <w:rsid w:val="00D93104"/>
    <w:rsid w:val="00D93B0E"/>
    <w:rsid w:val="00D93DEF"/>
    <w:rsid w:val="00D93DFE"/>
    <w:rsid w:val="00D94322"/>
    <w:rsid w:val="00D94457"/>
    <w:rsid w:val="00D946ED"/>
    <w:rsid w:val="00D95EA9"/>
    <w:rsid w:val="00D95F8A"/>
    <w:rsid w:val="00D9613F"/>
    <w:rsid w:val="00D96A26"/>
    <w:rsid w:val="00D96AA7"/>
    <w:rsid w:val="00D96FCE"/>
    <w:rsid w:val="00D96FDD"/>
    <w:rsid w:val="00D9701D"/>
    <w:rsid w:val="00D970DE"/>
    <w:rsid w:val="00D9719C"/>
    <w:rsid w:val="00D9733F"/>
    <w:rsid w:val="00D97476"/>
    <w:rsid w:val="00D9747D"/>
    <w:rsid w:val="00D974A2"/>
    <w:rsid w:val="00D97636"/>
    <w:rsid w:val="00D97868"/>
    <w:rsid w:val="00D97EAB"/>
    <w:rsid w:val="00DA0FDA"/>
    <w:rsid w:val="00DA17DE"/>
    <w:rsid w:val="00DA1924"/>
    <w:rsid w:val="00DA1E41"/>
    <w:rsid w:val="00DA2020"/>
    <w:rsid w:val="00DA2FCB"/>
    <w:rsid w:val="00DA308F"/>
    <w:rsid w:val="00DA4309"/>
    <w:rsid w:val="00DA4375"/>
    <w:rsid w:val="00DA47AA"/>
    <w:rsid w:val="00DA48A2"/>
    <w:rsid w:val="00DA4961"/>
    <w:rsid w:val="00DA4ADA"/>
    <w:rsid w:val="00DA5A2C"/>
    <w:rsid w:val="00DA5CDD"/>
    <w:rsid w:val="00DA5DC2"/>
    <w:rsid w:val="00DA5E5A"/>
    <w:rsid w:val="00DA6D8D"/>
    <w:rsid w:val="00DA7138"/>
    <w:rsid w:val="00DA768E"/>
    <w:rsid w:val="00DA7AC1"/>
    <w:rsid w:val="00DA7C91"/>
    <w:rsid w:val="00DA7D06"/>
    <w:rsid w:val="00DB0271"/>
    <w:rsid w:val="00DB03C5"/>
    <w:rsid w:val="00DB11F3"/>
    <w:rsid w:val="00DB16C9"/>
    <w:rsid w:val="00DB25F3"/>
    <w:rsid w:val="00DB27AD"/>
    <w:rsid w:val="00DB3115"/>
    <w:rsid w:val="00DB31E2"/>
    <w:rsid w:val="00DB3361"/>
    <w:rsid w:val="00DB34CE"/>
    <w:rsid w:val="00DB36E5"/>
    <w:rsid w:val="00DB39E0"/>
    <w:rsid w:val="00DB3EFF"/>
    <w:rsid w:val="00DB3FF7"/>
    <w:rsid w:val="00DB41FA"/>
    <w:rsid w:val="00DB434A"/>
    <w:rsid w:val="00DB4648"/>
    <w:rsid w:val="00DB4705"/>
    <w:rsid w:val="00DB4AD4"/>
    <w:rsid w:val="00DB4CE3"/>
    <w:rsid w:val="00DB5C37"/>
    <w:rsid w:val="00DB5F16"/>
    <w:rsid w:val="00DB61F5"/>
    <w:rsid w:val="00DB6205"/>
    <w:rsid w:val="00DB6C9C"/>
    <w:rsid w:val="00DB6DB6"/>
    <w:rsid w:val="00DB7460"/>
    <w:rsid w:val="00DB77C5"/>
    <w:rsid w:val="00DC04B2"/>
    <w:rsid w:val="00DC06DA"/>
    <w:rsid w:val="00DC09E0"/>
    <w:rsid w:val="00DC0C27"/>
    <w:rsid w:val="00DC14BB"/>
    <w:rsid w:val="00DC1658"/>
    <w:rsid w:val="00DC194D"/>
    <w:rsid w:val="00DC1A7F"/>
    <w:rsid w:val="00DC2B43"/>
    <w:rsid w:val="00DC3575"/>
    <w:rsid w:val="00DC3A00"/>
    <w:rsid w:val="00DC4540"/>
    <w:rsid w:val="00DC5366"/>
    <w:rsid w:val="00DC58F9"/>
    <w:rsid w:val="00DC5AB9"/>
    <w:rsid w:val="00DC637A"/>
    <w:rsid w:val="00DC74BD"/>
    <w:rsid w:val="00DC7960"/>
    <w:rsid w:val="00DC7AF3"/>
    <w:rsid w:val="00DC7BAE"/>
    <w:rsid w:val="00DC7BBA"/>
    <w:rsid w:val="00DD04EB"/>
    <w:rsid w:val="00DD054C"/>
    <w:rsid w:val="00DD06B2"/>
    <w:rsid w:val="00DD06E9"/>
    <w:rsid w:val="00DD1B4C"/>
    <w:rsid w:val="00DD210F"/>
    <w:rsid w:val="00DD21FF"/>
    <w:rsid w:val="00DD2201"/>
    <w:rsid w:val="00DD2625"/>
    <w:rsid w:val="00DD27B7"/>
    <w:rsid w:val="00DD2D79"/>
    <w:rsid w:val="00DD300C"/>
    <w:rsid w:val="00DD3239"/>
    <w:rsid w:val="00DD3B02"/>
    <w:rsid w:val="00DD45F7"/>
    <w:rsid w:val="00DD46E3"/>
    <w:rsid w:val="00DD493D"/>
    <w:rsid w:val="00DD4BA9"/>
    <w:rsid w:val="00DD5876"/>
    <w:rsid w:val="00DD5C3A"/>
    <w:rsid w:val="00DD6086"/>
    <w:rsid w:val="00DD6DC1"/>
    <w:rsid w:val="00DD748A"/>
    <w:rsid w:val="00DE03E2"/>
    <w:rsid w:val="00DE0934"/>
    <w:rsid w:val="00DE0E0B"/>
    <w:rsid w:val="00DE0FED"/>
    <w:rsid w:val="00DE14D1"/>
    <w:rsid w:val="00DE17FF"/>
    <w:rsid w:val="00DE1C09"/>
    <w:rsid w:val="00DE1D04"/>
    <w:rsid w:val="00DE1F81"/>
    <w:rsid w:val="00DE20B4"/>
    <w:rsid w:val="00DE249A"/>
    <w:rsid w:val="00DE31F0"/>
    <w:rsid w:val="00DE34FF"/>
    <w:rsid w:val="00DE3602"/>
    <w:rsid w:val="00DE3C21"/>
    <w:rsid w:val="00DE3CE8"/>
    <w:rsid w:val="00DE4517"/>
    <w:rsid w:val="00DE458A"/>
    <w:rsid w:val="00DE4E1F"/>
    <w:rsid w:val="00DE4EC6"/>
    <w:rsid w:val="00DE51CF"/>
    <w:rsid w:val="00DE5300"/>
    <w:rsid w:val="00DE544B"/>
    <w:rsid w:val="00DE6C8D"/>
    <w:rsid w:val="00DE6E5C"/>
    <w:rsid w:val="00DE7131"/>
    <w:rsid w:val="00DE7EB5"/>
    <w:rsid w:val="00DF094D"/>
    <w:rsid w:val="00DF14F3"/>
    <w:rsid w:val="00DF16EC"/>
    <w:rsid w:val="00DF2D10"/>
    <w:rsid w:val="00DF2FEC"/>
    <w:rsid w:val="00DF32D5"/>
    <w:rsid w:val="00DF33F7"/>
    <w:rsid w:val="00DF3D53"/>
    <w:rsid w:val="00DF4605"/>
    <w:rsid w:val="00DF51CA"/>
    <w:rsid w:val="00DF53E8"/>
    <w:rsid w:val="00DF58B1"/>
    <w:rsid w:val="00DF62A7"/>
    <w:rsid w:val="00DF6D53"/>
    <w:rsid w:val="00DF6DBE"/>
    <w:rsid w:val="00DF6F58"/>
    <w:rsid w:val="00DF7642"/>
    <w:rsid w:val="00E00B45"/>
    <w:rsid w:val="00E00ECC"/>
    <w:rsid w:val="00E0131B"/>
    <w:rsid w:val="00E01774"/>
    <w:rsid w:val="00E01866"/>
    <w:rsid w:val="00E01992"/>
    <w:rsid w:val="00E01F6A"/>
    <w:rsid w:val="00E02080"/>
    <w:rsid w:val="00E02224"/>
    <w:rsid w:val="00E02278"/>
    <w:rsid w:val="00E028F3"/>
    <w:rsid w:val="00E029FC"/>
    <w:rsid w:val="00E039DE"/>
    <w:rsid w:val="00E03C48"/>
    <w:rsid w:val="00E04357"/>
    <w:rsid w:val="00E04563"/>
    <w:rsid w:val="00E0557F"/>
    <w:rsid w:val="00E0598F"/>
    <w:rsid w:val="00E05A2D"/>
    <w:rsid w:val="00E05A97"/>
    <w:rsid w:val="00E0737D"/>
    <w:rsid w:val="00E074A2"/>
    <w:rsid w:val="00E07915"/>
    <w:rsid w:val="00E07A89"/>
    <w:rsid w:val="00E07C6E"/>
    <w:rsid w:val="00E10D4F"/>
    <w:rsid w:val="00E10D78"/>
    <w:rsid w:val="00E11021"/>
    <w:rsid w:val="00E11377"/>
    <w:rsid w:val="00E11ED7"/>
    <w:rsid w:val="00E12247"/>
    <w:rsid w:val="00E12400"/>
    <w:rsid w:val="00E12718"/>
    <w:rsid w:val="00E12973"/>
    <w:rsid w:val="00E12BDE"/>
    <w:rsid w:val="00E12C52"/>
    <w:rsid w:val="00E12D21"/>
    <w:rsid w:val="00E13538"/>
    <w:rsid w:val="00E139F3"/>
    <w:rsid w:val="00E13DFC"/>
    <w:rsid w:val="00E13F82"/>
    <w:rsid w:val="00E15326"/>
    <w:rsid w:val="00E15693"/>
    <w:rsid w:val="00E1570D"/>
    <w:rsid w:val="00E15CCE"/>
    <w:rsid w:val="00E15F80"/>
    <w:rsid w:val="00E15FAA"/>
    <w:rsid w:val="00E161D6"/>
    <w:rsid w:val="00E166A1"/>
    <w:rsid w:val="00E166B1"/>
    <w:rsid w:val="00E169DB"/>
    <w:rsid w:val="00E16B05"/>
    <w:rsid w:val="00E16B9F"/>
    <w:rsid w:val="00E16EEC"/>
    <w:rsid w:val="00E16F96"/>
    <w:rsid w:val="00E17046"/>
    <w:rsid w:val="00E1797B"/>
    <w:rsid w:val="00E208DF"/>
    <w:rsid w:val="00E2094A"/>
    <w:rsid w:val="00E20A2F"/>
    <w:rsid w:val="00E20DED"/>
    <w:rsid w:val="00E21344"/>
    <w:rsid w:val="00E21D04"/>
    <w:rsid w:val="00E2217E"/>
    <w:rsid w:val="00E2233F"/>
    <w:rsid w:val="00E24280"/>
    <w:rsid w:val="00E24AE9"/>
    <w:rsid w:val="00E24CFF"/>
    <w:rsid w:val="00E24EB8"/>
    <w:rsid w:val="00E24F8A"/>
    <w:rsid w:val="00E2580E"/>
    <w:rsid w:val="00E25D93"/>
    <w:rsid w:val="00E26755"/>
    <w:rsid w:val="00E2699B"/>
    <w:rsid w:val="00E26B29"/>
    <w:rsid w:val="00E26FC7"/>
    <w:rsid w:val="00E274C1"/>
    <w:rsid w:val="00E30087"/>
    <w:rsid w:val="00E3036A"/>
    <w:rsid w:val="00E30423"/>
    <w:rsid w:val="00E3054B"/>
    <w:rsid w:val="00E306AB"/>
    <w:rsid w:val="00E306C8"/>
    <w:rsid w:val="00E307A1"/>
    <w:rsid w:val="00E30C16"/>
    <w:rsid w:val="00E30CD1"/>
    <w:rsid w:val="00E31085"/>
    <w:rsid w:val="00E314DF"/>
    <w:rsid w:val="00E3210F"/>
    <w:rsid w:val="00E32BC2"/>
    <w:rsid w:val="00E33F98"/>
    <w:rsid w:val="00E3437D"/>
    <w:rsid w:val="00E34D71"/>
    <w:rsid w:val="00E3531F"/>
    <w:rsid w:val="00E35A2F"/>
    <w:rsid w:val="00E35D52"/>
    <w:rsid w:val="00E36198"/>
    <w:rsid w:val="00E3620E"/>
    <w:rsid w:val="00E36619"/>
    <w:rsid w:val="00E36FBE"/>
    <w:rsid w:val="00E375FB"/>
    <w:rsid w:val="00E378C7"/>
    <w:rsid w:val="00E37B7C"/>
    <w:rsid w:val="00E37D7A"/>
    <w:rsid w:val="00E37FB3"/>
    <w:rsid w:val="00E40421"/>
    <w:rsid w:val="00E40E90"/>
    <w:rsid w:val="00E414B9"/>
    <w:rsid w:val="00E41F88"/>
    <w:rsid w:val="00E422A9"/>
    <w:rsid w:val="00E430E4"/>
    <w:rsid w:val="00E43187"/>
    <w:rsid w:val="00E43D74"/>
    <w:rsid w:val="00E43DCD"/>
    <w:rsid w:val="00E44CF6"/>
    <w:rsid w:val="00E454AF"/>
    <w:rsid w:val="00E454D4"/>
    <w:rsid w:val="00E45708"/>
    <w:rsid w:val="00E46454"/>
    <w:rsid w:val="00E46602"/>
    <w:rsid w:val="00E46686"/>
    <w:rsid w:val="00E468E6"/>
    <w:rsid w:val="00E46CCE"/>
    <w:rsid w:val="00E474BC"/>
    <w:rsid w:val="00E47AB1"/>
    <w:rsid w:val="00E47B49"/>
    <w:rsid w:val="00E47F2C"/>
    <w:rsid w:val="00E47F9F"/>
    <w:rsid w:val="00E50289"/>
    <w:rsid w:val="00E50A30"/>
    <w:rsid w:val="00E50CBD"/>
    <w:rsid w:val="00E50F40"/>
    <w:rsid w:val="00E51307"/>
    <w:rsid w:val="00E51339"/>
    <w:rsid w:val="00E513F9"/>
    <w:rsid w:val="00E51406"/>
    <w:rsid w:val="00E51EC9"/>
    <w:rsid w:val="00E520D2"/>
    <w:rsid w:val="00E521E4"/>
    <w:rsid w:val="00E528BE"/>
    <w:rsid w:val="00E52C0A"/>
    <w:rsid w:val="00E53051"/>
    <w:rsid w:val="00E5309E"/>
    <w:rsid w:val="00E536E2"/>
    <w:rsid w:val="00E54C0D"/>
    <w:rsid w:val="00E556DE"/>
    <w:rsid w:val="00E557FB"/>
    <w:rsid w:val="00E55826"/>
    <w:rsid w:val="00E55999"/>
    <w:rsid w:val="00E56D02"/>
    <w:rsid w:val="00E574BC"/>
    <w:rsid w:val="00E57BD5"/>
    <w:rsid w:val="00E60137"/>
    <w:rsid w:val="00E60258"/>
    <w:rsid w:val="00E60477"/>
    <w:rsid w:val="00E60765"/>
    <w:rsid w:val="00E6077F"/>
    <w:rsid w:val="00E60F37"/>
    <w:rsid w:val="00E6177A"/>
    <w:rsid w:val="00E61F54"/>
    <w:rsid w:val="00E62210"/>
    <w:rsid w:val="00E62780"/>
    <w:rsid w:val="00E63696"/>
    <w:rsid w:val="00E63A57"/>
    <w:rsid w:val="00E63AAB"/>
    <w:rsid w:val="00E63C0D"/>
    <w:rsid w:val="00E63C1D"/>
    <w:rsid w:val="00E645DA"/>
    <w:rsid w:val="00E64863"/>
    <w:rsid w:val="00E64957"/>
    <w:rsid w:val="00E64E95"/>
    <w:rsid w:val="00E652A1"/>
    <w:rsid w:val="00E652AE"/>
    <w:rsid w:val="00E654C7"/>
    <w:rsid w:val="00E65BAB"/>
    <w:rsid w:val="00E65D08"/>
    <w:rsid w:val="00E661A4"/>
    <w:rsid w:val="00E662A9"/>
    <w:rsid w:val="00E670E3"/>
    <w:rsid w:val="00E6748E"/>
    <w:rsid w:val="00E6784B"/>
    <w:rsid w:val="00E67907"/>
    <w:rsid w:val="00E67BB8"/>
    <w:rsid w:val="00E70103"/>
    <w:rsid w:val="00E70D01"/>
    <w:rsid w:val="00E7127C"/>
    <w:rsid w:val="00E718F6"/>
    <w:rsid w:val="00E71C33"/>
    <w:rsid w:val="00E721D6"/>
    <w:rsid w:val="00E7227E"/>
    <w:rsid w:val="00E72805"/>
    <w:rsid w:val="00E72E17"/>
    <w:rsid w:val="00E73888"/>
    <w:rsid w:val="00E738B7"/>
    <w:rsid w:val="00E73A8D"/>
    <w:rsid w:val="00E74CEA"/>
    <w:rsid w:val="00E7589C"/>
    <w:rsid w:val="00E75BEC"/>
    <w:rsid w:val="00E7600D"/>
    <w:rsid w:val="00E76AC2"/>
    <w:rsid w:val="00E76DD1"/>
    <w:rsid w:val="00E76F0B"/>
    <w:rsid w:val="00E772FA"/>
    <w:rsid w:val="00E779F4"/>
    <w:rsid w:val="00E77F5A"/>
    <w:rsid w:val="00E8000F"/>
    <w:rsid w:val="00E817F6"/>
    <w:rsid w:val="00E81893"/>
    <w:rsid w:val="00E82EF9"/>
    <w:rsid w:val="00E82FD3"/>
    <w:rsid w:val="00E835C5"/>
    <w:rsid w:val="00E83901"/>
    <w:rsid w:val="00E83E58"/>
    <w:rsid w:val="00E84471"/>
    <w:rsid w:val="00E844FF"/>
    <w:rsid w:val="00E8477F"/>
    <w:rsid w:val="00E8486C"/>
    <w:rsid w:val="00E84D2D"/>
    <w:rsid w:val="00E855CD"/>
    <w:rsid w:val="00E856DE"/>
    <w:rsid w:val="00E85818"/>
    <w:rsid w:val="00E858FC"/>
    <w:rsid w:val="00E859FD"/>
    <w:rsid w:val="00E85EBE"/>
    <w:rsid w:val="00E85F8F"/>
    <w:rsid w:val="00E860CE"/>
    <w:rsid w:val="00E86396"/>
    <w:rsid w:val="00E86642"/>
    <w:rsid w:val="00E8684E"/>
    <w:rsid w:val="00E87E5A"/>
    <w:rsid w:val="00E87FE4"/>
    <w:rsid w:val="00E9030D"/>
    <w:rsid w:val="00E90569"/>
    <w:rsid w:val="00E9079D"/>
    <w:rsid w:val="00E90C5C"/>
    <w:rsid w:val="00E920A8"/>
    <w:rsid w:val="00E92194"/>
    <w:rsid w:val="00E921B1"/>
    <w:rsid w:val="00E92846"/>
    <w:rsid w:val="00E92B9A"/>
    <w:rsid w:val="00E930A5"/>
    <w:rsid w:val="00E9394F"/>
    <w:rsid w:val="00E944B5"/>
    <w:rsid w:val="00E94E76"/>
    <w:rsid w:val="00E951CE"/>
    <w:rsid w:val="00E954B9"/>
    <w:rsid w:val="00E95FDD"/>
    <w:rsid w:val="00E963D9"/>
    <w:rsid w:val="00E96945"/>
    <w:rsid w:val="00EA0519"/>
    <w:rsid w:val="00EA0B78"/>
    <w:rsid w:val="00EA122D"/>
    <w:rsid w:val="00EA159A"/>
    <w:rsid w:val="00EA16EA"/>
    <w:rsid w:val="00EA18A0"/>
    <w:rsid w:val="00EA1C76"/>
    <w:rsid w:val="00EA1F75"/>
    <w:rsid w:val="00EA2019"/>
    <w:rsid w:val="00EA216C"/>
    <w:rsid w:val="00EA21AB"/>
    <w:rsid w:val="00EA2655"/>
    <w:rsid w:val="00EA2BF2"/>
    <w:rsid w:val="00EA3B33"/>
    <w:rsid w:val="00EA3D51"/>
    <w:rsid w:val="00EA3DE4"/>
    <w:rsid w:val="00EA4124"/>
    <w:rsid w:val="00EA4564"/>
    <w:rsid w:val="00EA46DC"/>
    <w:rsid w:val="00EA4D98"/>
    <w:rsid w:val="00EA4E7D"/>
    <w:rsid w:val="00EA522C"/>
    <w:rsid w:val="00EA525F"/>
    <w:rsid w:val="00EA56FE"/>
    <w:rsid w:val="00EA5DA1"/>
    <w:rsid w:val="00EA64BE"/>
    <w:rsid w:val="00EA68AE"/>
    <w:rsid w:val="00EA7164"/>
    <w:rsid w:val="00EA7610"/>
    <w:rsid w:val="00EA7C57"/>
    <w:rsid w:val="00EB0012"/>
    <w:rsid w:val="00EB04D2"/>
    <w:rsid w:val="00EB08CA"/>
    <w:rsid w:val="00EB0B6E"/>
    <w:rsid w:val="00EB0E29"/>
    <w:rsid w:val="00EB1840"/>
    <w:rsid w:val="00EB1849"/>
    <w:rsid w:val="00EB22E0"/>
    <w:rsid w:val="00EB2942"/>
    <w:rsid w:val="00EB3400"/>
    <w:rsid w:val="00EB3401"/>
    <w:rsid w:val="00EB383F"/>
    <w:rsid w:val="00EB3C54"/>
    <w:rsid w:val="00EB42FD"/>
    <w:rsid w:val="00EB4B8F"/>
    <w:rsid w:val="00EB54E0"/>
    <w:rsid w:val="00EB5BE7"/>
    <w:rsid w:val="00EB6E30"/>
    <w:rsid w:val="00EB6F63"/>
    <w:rsid w:val="00EB71A3"/>
    <w:rsid w:val="00EB726E"/>
    <w:rsid w:val="00EB7632"/>
    <w:rsid w:val="00EC0784"/>
    <w:rsid w:val="00EC0896"/>
    <w:rsid w:val="00EC0C1D"/>
    <w:rsid w:val="00EC154D"/>
    <w:rsid w:val="00EC159A"/>
    <w:rsid w:val="00EC233C"/>
    <w:rsid w:val="00EC2892"/>
    <w:rsid w:val="00EC2CC1"/>
    <w:rsid w:val="00EC2E81"/>
    <w:rsid w:val="00EC350B"/>
    <w:rsid w:val="00EC3FE8"/>
    <w:rsid w:val="00EC42C3"/>
    <w:rsid w:val="00EC4470"/>
    <w:rsid w:val="00EC4783"/>
    <w:rsid w:val="00EC4D24"/>
    <w:rsid w:val="00EC51A2"/>
    <w:rsid w:val="00EC5AD2"/>
    <w:rsid w:val="00EC5B59"/>
    <w:rsid w:val="00EC5CB5"/>
    <w:rsid w:val="00EC63A5"/>
    <w:rsid w:val="00EC6FEA"/>
    <w:rsid w:val="00EC77C6"/>
    <w:rsid w:val="00EC7ABF"/>
    <w:rsid w:val="00EC7BE0"/>
    <w:rsid w:val="00ED077A"/>
    <w:rsid w:val="00ED0E3D"/>
    <w:rsid w:val="00ED3469"/>
    <w:rsid w:val="00ED3EBB"/>
    <w:rsid w:val="00ED43F0"/>
    <w:rsid w:val="00ED44D6"/>
    <w:rsid w:val="00ED4772"/>
    <w:rsid w:val="00ED4C8C"/>
    <w:rsid w:val="00ED5D2E"/>
    <w:rsid w:val="00ED5E89"/>
    <w:rsid w:val="00ED5FD7"/>
    <w:rsid w:val="00ED6A58"/>
    <w:rsid w:val="00ED7BC3"/>
    <w:rsid w:val="00ED7C28"/>
    <w:rsid w:val="00ED7EA2"/>
    <w:rsid w:val="00EE02A5"/>
    <w:rsid w:val="00EE0849"/>
    <w:rsid w:val="00EE0CB7"/>
    <w:rsid w:val="00EE1780"/>
    <w:rsid w:val="00EE1B3C"/>
    <w:rsid w:val="00EE1E0D"/>
    <w:rsid w:val="00EE1FFD"/>
    <w:rsid w:val="00EE2625"/>
    <w:rsid w:val="00EE26DF"/>
    <w:rsid w:val="00EE2847"/>
    <w:rsid w:val="00EE3BCD"/>
    <w:rsid w:val="00EE4BF6"/>
    <w:rsid w:val="00EE5517"/>
    <w:rsid w:val="00EE5A2C"/>
    <w:rsid w:val="00EE644A"/>
    <w:rsid w:val="00EE6897"/>
    <w:rsid w:val="00EE68BF"/>
    <w:rsid w:val="00EE71EF"/>
    <w:rsid w:val="00EE76C7"/>
    <w:rsid w:val="00EE772F"/>
    <w:rsid w:val="00EF07E6"/>
    <w:rsid w:val="00EF0A92"/>
    <w:rsid w:val="00EF10F2"/>
    <w:rsid w:val="00EF1687"/>
    <w:rsid w:val="00EF17AD"/>
    <w:rsid w:val="00EF1A60"/>
    <w:rsid w:val="00EF1F3E"/>
    <w:rsid w:val="00EF24E8"/>
    <w:rsid w:val="00EF29D7"/>
    <w:rsid w:val="00EF2FB7"/>
    <w:rsid w:val="00EF3236"/>
    <w:rsid w:val="00EF3C1D"/>
    <w:rsid w:val="00EF3E47"/>
    <w:rsid w:val="00EF3F64"/>
    <w:rsid w:val="00EF4585"/>
    <w:rsid w:val="00EF5654"/>
    <w:rsid w:val="00EF59D2"/>
    <w:rsid w:val="00EF59F4"/>
    <w:rsid w:val="00EF617F"/>
    <w:rsid w:val="00EF631B"/>
    <w:rsid w:val="00EF6479"/>
    <w:rsid w:val="00EF6484"/>
    <w:rsid w:val="00EF675E"/>
    <w:rsid w:val="00EF6C96"/>
    <w:rsid w:val="00EF70BB"/>
    <w:rsid w:val="00EF70E4"/>
    <w:rsid w:val="00EF716A"/>
    <w:rsid w:val="00EF79BC"/>
    <w:rsid w:val="00EF7D1F"/>
    <w:rsid w:val="00EF7EF5"/>
    <w:rsid w:val="00F00380"/>
    <w:rsid w:val="00F00F35"/>
    <w:rsid w:val="00F017A8"/>
    <w:rsid w:val="00F021E2"/>
    <w:rsid w:val="00F021F0"/>
    <w:rsid w:val="00F02672"/>
    <w:rsid w:val="00F02877"/>
    <w:rsid w:val="00F03181"/>
    <w:rsid w:val="00F03431"/>
    <w:rsid w:val="00F038E3"/>
    <w:rsid w:val="00F03D38"/>
    <w:rsid w:val="00F03E65"/>
    <w:rsid w:val="00F042AA"/>
    <w:rsid w:val="00F0471A"/>
    <w:rsid w:val="00F0478B"/>
    <w:rsid w:val="00F0517A"/>
    <w:rsid w:val="00F0522D"/>
    <w:rsid w:val="00F0533B"/>
    <w:rsid w:val="00F05785"/>
    <w:rsid w:val="00F061D9"/>
    <w:rsid w:val="00F0665F"/>
    <w:rsid w:val="00F071E8"/>
    <w:rsid w:val="00F0799F"/>
    <w:rsid w:val="00F07B59"/>
    <w:rsid w:val="00F10568"/>
    <w:rsid w:val="00F10F70"/>
    <w:rsid w:val="00F10FD0"/>
    <w:rsid w:val="00F11625"/>
    <w:rsid w:val="00F12398"/>
    <w:rsid w:val="00F130DF"/>
    <w:rsid w:val="00F13A1C"/>
    <w:rsid w:val="00F13B4B"/>
    <w:rsid w:val="00F13D60"/>
    <w:rsid w:val="00F140E6"/>
    <w:rsid w:val="00F14C78"/>
    <w:rsid w:val="00F16096"/>
    <w:rsid w:val="00F162AF"/>
    <w:rsid w:val="00F165AB"/>
    <w:rsid w:val="00F16A0E"/>
    <w:rsid w:val="00F1705D"/>
    <w:rsid w:val="00F171F5"/>
    <w:rsid w:val="00F17C2A"/>
    <w:rsid w:val="00F2061E"/>
    <w:rsid w:val="00F20DCF"/>
    <w:rsid w:val="00F2140D"/>
    <w:rsid w:val="00F21578"/>
    <w:rsid w:val="00F2203C"/>
    <w:rsid w:val="00F222ED"/>
    <w:rsid w:val="00F2249A"/>
    <w:rsid w:val="00F22A63"/>
    <w:rsid w:val="00F22C5F"/>
    <w:rsid w:val="00F22D57"/>
    <w:rsid w:val="00F239DB"/>
    <w:rsid w:val="00F23D01"/>
    <w:rsid w:val="00F24B17"/>
    <w:rsid w:val="00F24F3E"/>
    <w:rsid w:val="00F25017"/>
    <w:rsid w:val="00F25249"/>
    <w:rsid w:val="00F25407"/>
    <w:rsid w:val="00F259E1"/>
    <w:rsid w:val="00F25B85"/>
    <w:rsid w:val="00F25C07"/>
    <w:rsid w:val="00F26792"/>
    <w:rsid w:val="00F26C2A"/>
    <w:rsid w:val="00F26E26"/>
    <w:rsid w:val="00F2733C"/>
    <w:rsid w:val="00F27AF3"/>
    <w:rsid w:val="00F30426"/>
    <w:rsid w:val="00F30595"/>
    <w:rsid w:val="00F305B3"/>
    <w:rsid w:val="00F3105E"/>
    <w:rsid w:val="00F315AF"/>
    <w:rsid w:val="00F31C94"/>
    <w:rsid w:val="00F31CC7"/>
    <w:rsid w:val="00F31E53"/>
    <w:rsid w:val="00F327AD"/>
    <w:rsid w:val="00F32FA5"/>
    <w:rsid w:val="00F336BF"/>
    <w:rsid w:val="00F33E77"/>
    <w:rsid w:val="00F34736"/>
    <w:rsid w:val="00F347F1"/>
    <w:rsid w:val="00F3492E"/>
    <w:rsid w:val="00F350E6"/>
    <w:rsid w:val="00F35115"/>
    <w:rsid w:val="00F3576A"/>
    <w:rsid w:val="00F358ED"/>
    <w:rsid w:val="00F359B2"/>
    <w:rsid w:val="00F359DB"/>
    <w:rsid w:val="00F359FD"/>
    <w:rsid w:val="00F36465"/>
    <w:rsid w:val="00F365EA"/>
    <w:rsid w:val="00F373CC"/>
    <w:rsid w:val="00F37413"/>
    <w:rsid w:val="00F40155"/>
    <w:rsid w:val="00F40344"/>
    <w:rsid w:val="00F4091F"/>
    <w:rsid w:val="00F4094D"/>
    <w:rsid w:val="00F40DCD"/>
    <w:rsid w:val="00F41947"/>
    <w:rsid w:val="00F42126"/>
    <w:rsid w:val="00F4230F"/>
    <w:rsid w:val="00F42DF4"/>
    <w:rsid w:val="00F430AB"/>
    <w:rsid w:val="00F4318C"/>
    <w:rsid w:val="00F434A1"/>
    <w:rsid w:val="00F43582"/>
    <w:rsid w:val="00F43D5E"/>
    <w:rsid w:val="00F44A5B"/>
    <w:rsid w:val="00F44EB2"/>
    <w:rsid w:val="00F454EE"/>
    <w:rsid w:val="00F4587F"/>
    <w:rsid w:val="00F45DEB"/>
    <w:rsid w:val="00F464F8"/>
    <w:rsid w:val="00F46735"/>
    <w:rsid w:val="00F468E4"/>
    <w:rsid w:val="00F46954"/>
    <w:rsid w:val="00F46A4B"/>
    <w:rsid w:val="00F46CC1"/>
    <w:rsid w:val="00F46D7D"/>
    <w:rsid w:val="00F4746C"/>
    <w:rsid w:val="00F47DF0"/>
    <w:rsid w:val="00F51564"/>
    <w:rsid w:val="00F51B9E"/>
    <w:rsid w:val="00F51FCD"/>
    <w:rsid w:val="00F52C99"/>
    <w:rsid w:val="00F537EC"/>
    <w:rsid w:val="00F53CEE"/>
    <w:rsid w:val="00F53D1F"/>
    <w:rsid w:val="00F53DC2"/>
    <w:rsid w:val="00F53F45"/>
    <w:rsid w:val="00F53F5B"/>
    <w:rsid w:val="00F5410D"/>
    <w:rsid w:val="00F54224"/>
    <w:rsid w:val="00F54416"/>
    <w:rsid w:val="00F5457C"/>
    <w:rsid w:val="00F54C50"/>
    <w:rsid w:val="00F5581B"/>
    <w:rsid w:val="00F55CE6"/>
    <w:rsid w:val="00F5682F"/>
    <w:rsid w:val="00F56C9E"/>
    <w:rsid w:val="00F57CCE"/>
    <w:rsid w:val="00F57FA4"/>
    <w:rsid w:val="00F60357"/>
    <w:rsid w:val="00F60953"/>
    <w:rsid w:val="00F620DA"/>
    <w:rsid w:val="00F62619"/>
    <w:rsid w:val="00F62762"/>
    <w:rsid w:val="00F62F95"/>
    <w:rsid w:val="00F6304D"/>
    <w:rsid w:val="00F63483"/>
    <w:rsid w:val="00F63655"/>
    <w:rsid w:val="00F63704"/>
    <w:rsid w:val="00F63A5A"/>
    <w:rsid w:val="00F63A9D"/>
    <w:rsid w:val="00F63E44"/>
    <w:rsid w:val="00F63F15"/>
    <w:rsid w:val="00F646A8"/>
    <w:rsid w:val="00F64917"/>
    <w:rsid w:val="00F64B46"/>
    <w:rsid w:val="00F64D64"/>
    <w:rsid w:val="00F652A1"/>
    <w:rsid w:val="00F66034"/>
    <w:rsid w:val="00F666A3"/>
    <w:rsid w:val="00F668F5"/>
    <w:rsid w:val="00F669D1"/>
    <w:rsid w:val="00F67FCA"/>
    <w:rsid w:val="00F700B3"/>
    <w:rsid w:val="00F70757"/>
    <w:rsid w:val="00F7120D"/>
    <w:rsid w:val="00F7123D"/>
    <w:rsid w:val="00F712DA"/>
    <w:rsid w:val="00F71304"/>
    <w:rsid w:val="00F71F83"/>
    <w:rsid w:val="00F7213D"/>
    <w:rsid w:val="00F7254A"/>
    <w:rsid w:val="00F7273A"/>
    <w:rsid w:val="00F728E1"/>
    <w:rsid w:val="00F72C90"/>
    <w:rsid w:val="00F72FD0"/>
    <w:rsid w:val="00F72FF6"/>
    <w:rsid w:val="00F7307E"/>
    <w:rsid w:val="00F7329B"/>
    <w:rsid w:val="00F732E0"/>
    <w:rsid w:val="00F74F3C"/>
    <w:rsid w:val="00F74FA0"/>
    <w:rsid w:val="00F75033"/>
    <w:rsid w:val="00F75651"/>
    <w:rsid w:val="00F76683"/>
    <w:rsid w:val="00F7668A"/>
    <w:rsid w:val="00F768AA"/>
    <w:rsid w:val="00F76DA0"/>
    <w:rsid w:val="00F77023"/>
    <w:rsid w:val="00F770C0"/>
    <w:rsid w:val="00F7750B"/>
    <w:rsid w:val="00F7768D"/>
    <w:rsid w:val="00F77B69"/>
    <w:rsid w:val="00F80420"/>
    <w:rsid w:val="00F8059A"/>
    <w:rsid w:val="00F805D9"/>
    <w:rsid w:val="00F805DD"/>
    <w:rsid w:val="00F80924"/>
    <w:rsid w:val="00F80D36"/>
    <w:rsid w:val="00F80D5E"/>
    <w:rsid w:val="00F80ECE"/>
    <w:rsid w:val="00F8125A"/>
    <w:rsid w:val="00F8129B"/>
    <w:rsid w:val="00F81755"/>
    <w:rsid w:val="00F817DC"/>
    <w:rsid w:val="00F8181E"/>
    <w:rsid w:val="00F81CC7"/>
    <w:rsid w:val="00F81D52"/>
    <w:rsid w:val="00F828AA"/>
    <w:rsid w:val="00F82D47"/>
    <w:rsid w:val="00F82FE0"/>
    <w:rsid w:val="00F8365E"/>
    <w:rsid w:val="00F83E28"/>
    <w:rsid w:val="00F84549"/>
    <w:rsid w:val="00F8501B"/>
    <w:rsid w:val="00F86C82"/>
    <w:rsid w:val="00F87650"/>
    <w:rsid w:val="00F87CE1"/>
    <w:rsid w:val="00F90A0B"/>
    <w:rsid w:val="00F90BBA"/>
    <w:rsid w:val="00F9108E"/>
    <w:rsid w:val="00F91C73"/>
    <w:rsid w:val="00F922E5"/>
    <w:rsid w:val="00F92CB1"/>
    <w:rsid w:val="00F92D5A"/>
    <w:rsid w:val="00F93318"/>
    <w:rsid w:val="00F93698"/>
    <w:rsid w:val="00F938E6"/>
    <w:rsid w:val="00F9401C"/>
    <w:rsid w:val="00F9431E"/>
    <w:rsid w:val="00F94511"/>
    <w:rsid w:val="00F949ED"/>
    <w:rsid w:val="00F94CE9"/>
    <w:rsid w:val="00F94DF4"/>
    <w:rsid w:val="00F9530F"/>
    <w:rsid w:val="00F955A4"/>
    <w:rsid w:val="00F95B44"/>
    <w:rsid w:val="00F9621F"/>
    <w:rsid w:val="00F9663B"/>
    <w:rsid w:val="00F9708F"/>
    <w:rsid w:val="00F975F6"/>
    <w:rsid w:val="00F97861"/>
    <w:rsid w:val="00F979EB"/>
    <w:rsid w:val="00F97A4B"/>
    <w:rsid w:val="00F97A55"/>
    <w:rsid w:val="00F97DF0"/>
    <w:rsid w:val="00FA03F0"/>
    <w:rsid w:val="00FA05A1"/>
    <w:rsid w:val="00FA0693"/>
    <w:rsid w:val="00FA06E3"/>
    <w:rsid w:val="00FA0D98"/>
    <w:rsid w:val="00FA1521"/>
    <w:rsid w:val="00FA16A0"/>
    <w:rsid w:val="00FA1947"/>
    <w:rsid w:val="00FA2472"/>
    <w:rsid w:val="00FA2EF3"/>
    <w:rsid w:val="00FA326C"/>
    <w:rsid w:val="00FA4330"/>
    <w:rsid w:val="00FA45A5"/>
    <w:rsid w:val="00FA45E8"/>
    <w:rsid w:val="00FA5027"/>
    <w:rsid w:val="00FA5063"/>
    <w:rsid w:val="00FA5136"/>
    <w:rsid w:val="00FA570A"/>
    <w:rsid w:val="00FA5792"/>
    <w:rsid w:val="00FA663C"/>
    <w:rsid w:val="00FA69EE"/>
    <w:rsid w:val="00FA6A69"/>
    <w:rsid w:val="00FA6E3D"/>
    <w:rsid w:val="00FA70B1"/>
    <w:rsid w:val="00FA77AD"/>
    <w:rsid w:val="00FB060A"/>
    <w:rsid w:val="00FB078C"/>
    <w:rsid w:val="00FB07E3"/>
    <w:rsid w:val="00FB0DF2"/>
    <w:rsid w:val="00FB0FEB"/>
    <w:rsid w:val="00FB113E"/>
    <w:rsid w:val="00FB120D"/>
    <w:rsid w:val="00FB1A9D"/>
    <w:rsid w:val="00FB1BE1"/>
    <w:rsid w:val="00FB1E88"/>
    <w:rsid w:val="00FB28C4"/>
    <w:rsid w:val="00FB29AB"/>
    <w:rsid w:val="00FB2C98"/>
    <w:rsid w:val="00FB352A"/>
    <w:rsid w:val="00FB3903"/>
    <w:rsid w:val="00FB3B2A"/>
    <w:rsid w:val="00FB40E3"/>
    <w:rsid w:val="00FB42D5"/>
    <w:rsid w:val="00FB4B06"/>
    <w:rsid w:val="00FB5474"/>
    <w:rsid w:val="00FB5602"/>
    <w:rsid w:val="00FB5861"/>
    <w:rsid w:val="00FB5884"/>
    <w:rsid w:val="00FB5B36"/>
    <w:rsid w:val="00FB6176"/>
    <w:rsid w:val="00FB6749"/>
    <w:rsid w:val="00FB7056"/>
    <w:rsid w:val="00FB70D5"/>
    <w:rsid w:val="00FB7306"/>
    <w:rsid w:val="00FB73E4"/>
    <w:rsid w:val="00FB79A6"/>
    <w:rsid w:val="00FB7C91"/>
    <w:rsid w:val="00FC1397"/>
    <w:rsid w:val="00FC1507"/>
    <w:rsid w:val="00FC1595"/>
    <w:rsid w:val="00FC1728"/>
    <w:rsid w:val="00FC186B"/>
    <w:rsid w:val="00FC30ED"/>
    <w:rsid w:val="00FC3702"/>
    <w:rsid w:val="00FC3E79"/>
    <w:rsid w:val="00FC43A6"/>
    <w:rsid w:val="00FC4D80"/>
    <w:rsid w:val="00FC5230"/>
    <w:rsid w:val="00FC5BE7"/>
    <w:rsid w:val="00FC5D84"/>
    <w:rsid w:val="00FC5F43"/>
    <w:rsid w:val="00FC6597"/>
    <w:rsid w:val="00FC6638"/>
    <w:rsid w:val="00FC7839"/>
    <w:rsid w:val="00FC7EE3"/>
    <w:rsid w:val="00FD04BF"/>
    <w:rsid w:val="00FD0BE4"/>
    <w:rsid w:val="00FD0E30"/>
    <w:rsid w:val="00FD0F04"/>
    <w:rsid w:val="00FD141A"/>
    <w:rsid w:val="00FD1452"/>
    <w:rsid w:val="00FD1492"/>
    <w:rsid w:val="00FD1596"/>
    <w:rsid w:val="00FD1825"/>
    <w:rsid w:val="00FD1E5E"/>
    <w:rsid w:val="00FD1F0E"/>
    <w:rsid w:val="00FD20D5"/>
    <w:rsid w:val="00FD2173"/>
    <w:rsid w:val="00FD31A6"/>
    <w:rsid w:val="00FD3224"/>
    <w:rsid w:val="00FD39F5"/>
    <w:rsid w:val="00FD3BF2"/>
    <w:rsid w:val="00FD4411"/>
    <w:rsid w:val="00FD46FC"/>
    <w:rsid w:val="00FD5479"/>
    <w:rsid w:val="00FD585C"/>
    <w:rsid w:val="00FD58AE"/>
    <w:rsid w:val="00FD653E"/>
    <w:rsid w:val="00FD6FE7"/>
    <w:rsid w:val="00FD7074"/>
    <w:rsid w:val="00FD7AAD"/>
    <w:rsid w:val="00FE1E0E"/>
    <w:rsid w:val="00FE2437"/>
    <w:rsid w:val="00FE2BE4"/>
    <w:rsid w:val="00FE2C6B"/>
    <w:rsid w:val="00FE2E0F"/>
    <w:rsid w:val="00FE32FB"/>
    <w:rsid w:val="00FE330C"/>
    <w:rsid w:val="00FE3AEE"/>
    <w:rsid w:val="00FE3B6E"/>
    <w:rsid w:val="00FE3F4C"/>
    <w:rsid w:val="00FE4765"/>
    <w:rsid w:val="00FE4F63"/>
    <w:rsid w:val="00FE542B"/>
    <w:rsid w:val="00FE551F"/>
    <w:rsid w:val="00FE5568"/>
    <w:rsid w:val="00FE5847"/>
    <w:rsid w:val="00FE5881"/>
    <w:rsid w:val="00FE5A6E"/>
    <w:rsid w:val="00FE602F"/>
    <w:rsid w:val="00FE60C3"/>
    <w:rsid w:val="00FE66C1"/>
    <w:rsid w:val="00FE69F8"/>
    <w:rsid w:val="00FE6F34"/>
    <w:rsid w:val="00FE7949"/>
    <w:rsid w:val="00FF0BDE"/>
    <w:rsid w:val="00FF0C34"/>
    <w:rsid w:val="00FF0EE7"/>
    <w:rsid w:val="00FF120D"/>
    <w:rsid w:val="00FF18CD"/>
    <w:rsid w:val="00FF193C"/>
    <w:rsid w:val="00FF1F08"/>
    <w:rsid w:val="00FF2528"/>
    <w:rsid w:val="00FF25F4"/>
    <w:rsid w:val="00FF3406"/>
    <w:rsid w:val="00FF396A"/>
    <w:rsid w:val="00FF3B8D"/>
    <w:rsid w:val="00FF3C34"/>
    <w:rsid w:val="00FF3DE0"/>
    <w:rsid w:val="00FF3E4C"/>
    <w:rsid w:val="00FF422B"/>
    <w:rsid w:val="00FF43A8"/>
    <w:rsid w:val="00FF48B0"/>
    <w:rsid w:val="00FF48BC"/>
    <w:rsid w:val="00FF49A0"/>
    <w:rsid w:val="00FF50EC"/>
    <w:rsid w:val="00FF54D0"/>
    <w:rsid w:val="00FF5F80"/>
    <w:rsid w:val="00FF677C"/>
    <w:rsid w:val="00FF6B98"/>
    <w:rsid w:val="00FF7DCF"/>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4F717"/>
  <w15:chartTrackingRefBased/>
  <w15:docId w15:val="{4C11E60A-64C9-4A02-B7A3-3968C4F3F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before="180" w:after="120" w:line="276" w:lineRule="auto"/>
        <w:ind w:left="1814" w:hanging="1077"/>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832"/>
    <w:pPr>
      <w:ind w:left="0" w:firstLine="0"/>
    </w:pPr>
    <w:rPr>
      <w:rFonts w:ascii="Segoe UI" w:eastAsia="Calibri" w:hAnsi="Segoe UI" w:cs="Times New Roman"/>
      <w:sz w:val="20"/>
      <w:lang w:val="en-GB"/>
    </w:rPr>
  </w:style>
  <w:style w:type="paragraph" w:styleId="Heading1">
    <w:name w:val="heading 1"/>
    <w:basedOn w:val="Normal"/>
    <w:next w:val="Normal"/>
    <w:link w:val="Heading1Char"/>
    <w:qFormat/>
    <w:rsid w:val="00094F3D"/>
    <w:pPr>
      <w:numPr>
        <w:numId w:val="12"/>
      </w:numPr>
      <w:spacing w:before="240"/>
      <w:outlineLvl w:val="0"/>
    </w:pPr>
    <w:rPr>
      <w:rFonts w:eastAsia="Segoe UI"/>
      <w:b/>
      <w:color w:val="984A9C"/>
      <w:sz w:val="32"/>
    </w:rPr>
  </w:style>
  <w:style w:type="paragraph" w:styleId="Heading2">
    <w:name w:val="heading 2"/>
    <w:basedOn w:val="Normal"/>
    <w:next w:val="Normal"/>
    <w:link w:val="Heading2Char"/>
    <w:unhideWhenUsed/>
    <w:qFormat/>
    <w:rsid w:val="00472ACF"/>
    <w:pPr>
      <w:numPr>
        <w:ilvl w:val="1"/>
        <w:numId w:val="12"/>
      </w:numPr>
      <w:tabs>
        <w:tab w:val="left" w:pos="2835"/>
        <w:tab w:val="left" w:pos="5670"/>
        <w:tab w:val="left" w:pos="8505"/>
      </w:tabs>
      <w:spacing w:before="360"/>
      <w:outlineLvl w:val="1"/>
    </w:pPr>
    <w:rPr>
      <w:rFonts w:ascii="Segoe UI Semibold" w:eastAsia="Segoe UI" w:hAnsi="Segoe UI Semibold"/>
      <w:color w:val="562873"/>
      <w:sz w:val="22"/>
    </w:rPr>
  </w:style>
  <w:style w:type="paragraph" w:styleId="Heading3">
    <w:name w:val="heading 3"/>
    <w:basedOn w:val="Normal"/>
    <w:next w:val="Normal"/>
    <w:link w:val="Heading3Char"/>
    <w:unhideWhenUsed/>
    <w:qFormat/>
    <w:rsid w:val="005260FE"/>
    <w:pPr>
      <w:numPr>
        <w:ilvl w:val="2"/>
        <w:numId w:val="12"/>
      </w:numPr>
      <w:spacing w:before="360"/>
      <w:outlineLvl w:val="2"/>
    </w:pPr>
    <w:rPr>
      <w:rFonts w:ascii="Segoe UI Semibold" w:eastAsia="Times New Roman" w:hAnsi="Segoe UI Semibold"/>
      <w:color w:val="562873" w:themeColor="accent1"/>
      <w:sz w:val="22"/>
    </w:rPr>
  </w:style>
  <w:style w:type="paragraph" w:styleId="Heading4">
    <w:name w:val="heading 4"/>
    <w:basedOn w:val="Normal"/>
    <w:next w:val="Normal"/>
    <w:link w:val="Heading4Char"/>
    <w:unhideWhenUsed/>
    <w:qFormat/>
    <w:rsid w:val="00B52C7D"/>
    <w:pPr>
      <w:numPr>
        <w:ilvl w:val="3"/>
        <w:numId w:val="12"/>
      </w:numPr>
      <w:spacing w:before="240"/>
      <w:outlineLvl w:val="3"/>
    </w:pPr>
    <w:rPr>
      <w:rFonts w:eastAsia="Times New Roman"/>
      <w:i/>
      <w:color w:val="984A9C"/>
    </w:rPr>
  </w:style>
  <w:style w:type="paragraph" w:styleId="Heading5">
    <w:name w:val="heading 5"/>
    <w:basedOn w:val="Normal"/>
    <w:next w:val="Normal"/>
    <w:link w:val="Heading5Char"/>
    <w:rsid w:val="00C138B9"/>
    <w:pPr>
      <w:numPr>
        <w:ilvl w:val="4"/>
        <w:numId w:val="12"/>
      </w:numPr>
      <w:spacing w:before="240"/>
      <w:outlineLvl w:val="4"/>
    </w:pPr>
    <w:rPr>
      <w:rFonts w:ascii="Arial" w:eastAsia="Times New Roman" w:hAnsi="Arial"/>
      <w:b/>
      <w:bCs/>
      <w:i/>
      <w:iCs/>
      <w:sz w:val="26"/>
      <w:szCs w:val="26"/>
      <w:lang w:val="en-US"/>
    </w:rPr>
  </w:style>
  <w:style w:type="paragraph" w:styleId="Heading6">
    <w:name w:val="heading 6"/>
    <w:basedOn w:val="Normal"/>
    <w:next w:val="Normal"/>
    <w:link w:val="Heading6Char"/>
    <w:rsid w:val="00C138B9"/>
    <w:pPr>
      <w:numPr>
        <w:ilvl w:val="5"/>
        <w:numId w:val="12"/>
      </w:numPr>
      <w:spacing w:before="240"/>
      <w:outlineLvl w:val="5"/>
    </w:pPr>
    <w:rPr>
      <w:rFonts w:ascii="Arial" w:eastAsia="Times New Roman" w:hAnsi="Arial"/>
      <w:b/>
      <w:bCs/>
      <w:sz w:val="22"/>
      <w:lang w:val="en-US"/>
    </w:rPr>
  </w:style>
  <w:style w:type="paragraph" w:styleId="Heading7">
    <w:name w:val="heading 7"/>
    <w:basedOn w:val="Normal"/>
    <w:next w:val="Normal"/>
    <w:link w:val="Heading7Char"/>
    <w:rsid w:val="00C138B9"/>
    <w:pPr>
      <w:numPr>
        <w:ilvl w:val="6"/>
        <w:numId w:val="12"/>
      </w:numPr>
      <w:spacing w:before="240"/>
      <w:outlineLvl w:val="6"/>
    </w:pPr>
    <w:rPr>
      <w:rFonts w:ascii="Arial" w:eastAsia="Times New Roman" w:hAnsi="Arial"/>
      <w:sz w:val="22"/>
      <w:szCs w:val="24"/>
      <w:lang w:val="en-US"/>
    </w:rPr>
  </w:style>
  <w:style w:type="paragraph" w:styleId="Heading8">
    <w:name w:val="heading 8"/>
    <w:basedOn w:val="Normal"/>
    <w:next w:val="Normal"/>
    <w:link w:val="Heading8Char"/>
    <w:rsid w:val="00C138B9"/>
    <w:pPr>
      <w:numPr>
        <w:ilvl w:val="7"/>
        <w:numId w:val="12"/>
      </w:numPr>
      <w:spacing w:before="240"/>
      <w:outlineLvl w:val="7"/>
    </w:pPr>
    <w:rPr>
      <w:rFonts w:ascii="Arial" w:eastAsia="Times New Roman" w:hAnsi="Arial"/>
      <w:i/>
      <w:iCs/>
      <w:sz w:val="22"/>
      <w:szCs w:val="24"/>
      <w:lang w:val="en-US"/>
    </w:rPr>
  </w:style>
  <w:style w:type="paragraph" w:styleId="Heading9">
    <w:name w:val="heading 9"/>
    <w:basedOn w:val="Normal"/>
    <w:next w:val="Normal"/>
    <w:link w:val="Heading9Char"/>
    <w:rsid w:val="00C138B9"/>
    <w:pPr>
      <w:numPr>
        <w:ilvl w:val="8"/>
        <w:numId w:val="12"/>
      </w:numPr>
      <w:spacing w:before="240"/>
      <w:outlineLvl w:val="8"/>
    </w:pPr>
    <w:rPr>
      <w:rFonts w:ascii="Arial" w:eastAsia="Times New Roman" w:hAnsi="Arial" w:cs="Arial"/>
      <w:sz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F770C0"/>
    <w:pPr>
      <w:tabs>
        <w:tab w:val="center" w:pos="4703"/>
        <w:tab w:val="right" w:pos="9406"/>
      </w:tabs>
    </w:pPr>
  </w:style>
  <w:style w:type="character" w:customStyle="1" w:styleId="FooterChar">
    <w:name w:val="Footer Char"/>
    <w:basedOn w:val="DefaultParagraphFont"/>
    <w:link w:val="Footer"/>
    <w:uiPriority w:val="99"/>
    <w:rsid w:val="00F770C0"/>
  </w:style>
  <w:style w:type="character" w:customStyle="1" w:styleId="SubtleEmphasis1">
    <w:name w:val="Subtle Emphasis1"/>
    <w:basedOn w:val="DefaultParagraphFont"/>
    <w:uiPriority w:val="19"/>
    <w:rsid w:val="00F770C0"/>
    <w:rPr>
      <w:rFonts w:ascii="Georgia" w:hAnsi="Georgia"/>
      <w:i/>
      <w:iCs/>
      <w:color w:val="984A9C"/>
      <w:sz w:val="16"/>
      <w:lang w:val="en-US"/>
    </w:rPr>
  </w:style>
  <w:style w:type="paragraph" w:customStyle="1" w:styleId="regular">
    <w:name w:val="regular"/>
    <w:basedOn w:val="Normal"/>
    <w:link w:val="regularChar"/>
    <w:qFormat/>
    <w:rsid w:val="00390924"/>
  </w:style>
  <w:style w:type="character" w:customStyle="1" w:styleId="regularChar">
    <w:name w:val="regular Char"/>
    <w:basedOn w:val="DefaultParagraphFont"/>
    <w:link w:val="regular"/>
    <w:rsid w:val="00390924"/>
    <w:rPr>
      <w:rFonts w:ascii="Segoe UI" w:hAnsi="Segoe UI" w:cs="Segoe UI"/>
      <w:color w:val="000000" w:themeColor="text1"/>
      <w:sz w:val="18"/>
      <w:szCs w:val="20"/>
      <w:lang w:val="en-US"/>
    </w:rPr>
  </w:style>
  <w:style w:type="paragraph" w:customStyle="1" w:styleId="Heading2numbered">
    <w:name w:val="Heading2 numbered"/>
    <w:basedOn w:val="Normal"/>
    <w:next w:val="regular"/>
    <w:qFormat/>
    <w:rsid w:val="004551A0"/>
    <w:pPr>
      <w:numPr>
        <w:ilvl w:val="1"/>
        <w:numId w:val="1"/>
      </w:numPr>
      <w:spacing w:before="360" w:after="240" w:line="240" w:lineRule="auto"/>
      <w:outlineLvl w:val="1"/>
    </w:pPr>
    <w:rPr>
      <w:rFonts w:ascii="Segoe UI Semibold" w:eastAsia="Times New Roman" w:hAnsi="Segoe UI Semibold"/>
      <w:bCs/>
      <w:color w:val="562873"/>
      <w:sz w:val="24"/>
      <w:szCs w:val="26"/>
      <w:shd w:val="clear" w:color="auto" w:fill="FFFFFF"/>
    </w:rPr>
  </w:style>
  <w:style w:type="paragraph" w:customStyle="1" w:styleId="Heading5numbered">
    <w:name w:val="Heading5 numbered"/>
    <w:basedOn w:val="Normal"/>
    <w:next w:val="regular"/>
    <w:rsid w:val="00762FDC"/>
    <w:pPr>
      <w:numPr>
        <w:ilvl w:val="4"/>
        <w:numId w:val="1"/>
      </w:numPr>
      <w:spacing w:before="240"/>
      <w:outlineLvl w:val="4"/>
    </w:pPr>
    <w:rPr>
      <w:rFonts w:eastAsia="Times New Roman"/>
      <w:i/>
      <w:color w:val="034694"/>
      <w:lang w:val="fr-FR"/>
    </w:rPr>
  </w:style>
  <w:style w:type="paragraph" w:customStyle="1" w:styleId="Heading6numbered">
    <w:name w:val="Heading6 numbered"/>
    <w:basedOn w:val="Normal"/>
    <w:rsid w:val="00762FDC"/>
    <w:pPr>
      <w:numPr>
        <w:ilvl w:val="5"/>
        <w:numId w:val="1"/>
      </w:numPr>
      <w:spacing w:before="240"/>
      <w:outlineLvl w:val="5"/>
    </w:pPr>
    <w:rPr>
      <w:rFonts w:eastAsia="Times New Roman"/>
      <w:i/>
      <w:color w:val="808080"/>
      <w:lang w:val="fr-FR"/>
    </w:rPr>
  </w:style>
  <w:style w:type="paragraph" w:customStyle="1" w:styleId="AlexandriaFooter">
    <w:name w:val="Alexandria Footer"/>
    <w:rsid w:val="00F770C0"/>
    <w:pPr>
      <w:pBdr>
        <w:top w:val="single" w:sz="4" w:space="1" w:color="auto"/>
      </w:pBdr>
      <w:tabs>
        <w:tab w:val="center" w:pos="4536"/>
        <w:tab w:val="right" w:pos="9072"/>
      </w:tabs>
      <w:spacing w:after="0" w:line="240" w:lineRule="auto"/>
    </w:pPr>
    <w:rPr>
      <w:rFonts w:ascii="Segoe UI" w:hAnsi="Segoe UI" w:cs="Segoe UI"/>
      <w:i/>
      <w:color w:val="808080"/>
      <w:sz w:val="16"/>
      <w:szCs w:val="16"/>
      <w:lang w:val="en-US"/>
    </w:rPr>
  </w:style>
  <w:style w:type="paragraph" w:customStyle="1" w:styleId="IMSfooter">
    <w:name w:val="IMS footer"/>
    <w:basedOn w:val="AlexandriaFooter"/>
    <w:rsid w:val="00F770C0"/>
    <w:pPr>
      <w:keepNext/>
      <w:keepLines/>
      <w:pBdr>
        <w:top w:val="single" w:sz="12" w:space="1" w:color="808080"/>
      </w:pBdr>
      <w:tabs>
        <w:tab w:val="left" w:pos="567"/>
      </w:tabs>
    </w:pPr>
    <w:rPr>
      <w:bCs/>
      <w:i w:val="0"/>
      <w:noProof/>
    </w:rPr>
  </w:style>
  <w:style w:type="character" w:styleId="SubtleEmphasis">
    <w:name w:val="Subtle Emphasis"/>
    <w:basedOn w:val="DefaultParagraphFont"/>
    <w:uiPriority w:val="19"/>
    <w:rsid w:val="00F770C0"/>
    <w:rPr>
      <w:i/>
      <w:iCs/>
      <w:color w:val="404040" w:themeColor="text1" w:themeTint="BF"/>
    </w:rPr>
  </w:style>
  <w:style w:type="character" w:customStyle="1" w:styleId="Heading1Char">
    <w:name w:val="Heading 1 Char"/>
    <w:basedOn w:val="DefaultParagraphFont"/>
    <w:link w:val="Heading1"/>
    <w:rsid w:val="00094F3D"/>
    <w:rPr>
      <w:rFonts w:ascii="Segoe UI" w:eastAsia="Segoe UI" w:hAnsi="Segoe UI" w:cs="Times New Roman"/>
      <w:b/>
      <w:color w:val="984A9C"/>
      <w:sz w:val="32"/>
      <w:lang w:val="en-GB"/>
    </w:rPr>
  </w:style>
  <w:style w:type="character" w:customStyle="1" w:styleId="Heading2Char">
    <w:name w:val="Heading 2 Char"/>
    <w:basedOn w:val="DefaultParagraphFont"/>
    <w:link w:val="Heading2"/>
    <w:rsid w:val="00472ACF"/>
    <w:rPr>
      <w:rFonts w:ascii="Segoe UI Semibold" w:eastAsia="Segoe UI" w:hAnsi="Segoe UI Semibold" w:cs="Times New Roman"/>
      <w:color w:val="562873"/>
      <w:lang w:val="en-GB"/>
    </w:rPr>
  </w:style>
  <w:style w:type="character" w:customStyle="1" w:styleId="Heading3Char">
    <w:name w:val="Heading 3 Char"/>
    <w:basedOn w:val="DefaultParagraphFont"/>
    <w:link w:val="Heading3"/>
    <w:rsid w:val="005260FE"/>
    <w:rPr>
      <w:rFonts w:ascii="Segoe UI Semibold" w:eastAsia="Times New Roman" w:hAnsi="Segoe UI Semibold" w:cs="Times New Roman"/>
      <w:color w:val="562873" w:themeColor="accent1"/>
      <w:lang w:val="en-GB"/>
    </w:rPr>
  </w:style>
  <w:style w:type="character" w:customStyle="1" w:styleId="Heading4Char">
    <w:name w:val="Heading 4 Char"/>
    <w:basedOn w:val="DefaultParagraphFont"/>
    <w:link w:val="Heading4"/>
    <w:rsid w:val="00B52C7D"/>
    <w:rPr>
      <w:rFonts w:ascii="Segoe UI" w:eastAsia="Times New Roman" w:hAnsi="Segoe UI" w:cs="Times New Roman"/>
      <w:i/>
      <w:color w:val="984A9C"/>
      <w:sz w:val="20"/>
      <w:lang w:val="en-GB"/>
    </w:rPr>
  </w:style>
  <w:style w:type="paragraph" w:styleId="Title">
    <w:name w:val="Title"/>
    <w:basedOn w:val="Normal"/>
    <w:next w:val="Normal"/>
    <w:link w:val="TitleChar"/>
    <w:uiPriority w:val="10"/>
    <w:qFormat/>
    <w:rsid w:val="00094F3D"/>
    <w:pPr>
      <w:spacing w:after="0" w:line="240" w:lineRule="auto"/>
    </w:pPr>
    <w:rPr>
      <w:b/>
      <w:color w:val="984A9C"/>
      <w:sz w:val="56"/>
      <w:szCs w:val="60"/>
    </w:rPr>
  </w:style>
  <w:style w:type="character" w:customStyle="1" w:styleId="TitleChar">
    <w:name w:val="Title Char"/>
    <w:basedOn w:val="DefaultParagraphFont"/>
    <w:link w:val="Title"/>
    <w:uiPriority w:val="10"/>
    <w:rsid w:val="00094F3D"/>
    <w:rPr>
      <w:rFonts w:ascii="Segoe UI" w:eastAsia="Calibri" w:hAnsi="Segoe UI" w:cs="Times New Roman"/>
      <w:b/>
      <w:color w:val="984A9C"/>
      <w:sz w:val="56"/>
      <w:szCs w:val="60"/>
      <w:lang w:val="en-GB"/>
    </w:rPr>
  </w:style>
  <w:style w:type="paragraph" w:customStyle="1" w:styleId="Heading3numbered">
    <w:name w:val="Heading3 numbered"/>
    <w:basedOn w:val="Normal"/>
    <w:link w:val="Heading3numberedChar"/>
    <w:qFormat/>
    <w:rsid w:val="00237293"/>
    <w:pPr>
      <w:numPr>
        <w:ilvl w:val="2"/>
        <w:numId w:val="1"/>
      </w:numPr>
      <w:spacing w:before="360"/>
      <w:outlineLvl w:val="2"/>
    </w:pPr>
    <w:rPr>
      <w:rFonts w:eastAsia="Times New Roman"/>
      <w:color w:val="984A9C"/>
      <w:sz w:val="22"/>
    </w:rPr>
  </w:style>
  <w:style w:type="paragraph" w:styleId="NoSpacing">
    <w:name w:val="No Spacing"/>
    <w:link w:val="NoSpacingChar"/>
    <w:uiPriority w:val="1"/>
    <w:rsid w:val="00390924"/>
    <w:pPr>
      <w:spacing w:after="0" w:line="240" w:lineRule="auto"/>
    </w:pPr>
    <w:rPr>
      <w:rFonts w:ascii="Segoe UI" w:hAnsi="Segoe UI" w:cs="Segoe UI"/>
      <w:sz w:val="18"/>
      <w:szCs w:val="20"/>
      <w:shd w:val="clear" w:color="auto" w:fill="FFFFFF"/>
      <w:lang w:val="en-US"/>
    </w:rPr>
  </w:style>
  <w:style w:type="character" w:customStyle="1" w:styleId="Heading3numberedChar">
    <w:name w:val="Heading3 numbered Char"/>
    <w:basedOn w:val="DefaultParagraphFont"/>
    <w:link w:val="Heading3numbered"/>
    <w:rsid w:val="00237293"/>
    <w:rPr>
      <w:rFonts w:ascii="Segoe UI" w:eastAsia="Times New Roman" w:hAnsi="Segoe UI" w:cs="Times New Roman"/>
      <w:color w:val="984A9C"/>
      <w:lang w:val="en-GB"/>
    </w:rPr>
  </w:style>
  <w:style w:type="paragraph" w:styleId="Subtitle">
    <w:name w:val="Subtitle"/>
    <w:basedOn w:val="Normal"/>
    <w:next w:val="Normal"/>
    <w:link w:val="SubtitleChar"/>
    <w:uiPriority w:val="11"/>
    <w:qFormat/>
    <w:rsid w:val="006A5CEC"/>
    <w:pPr>
      <w:spacing w:after="0" w:line="240" w:lineRule="auto"/>
    </w:pPr>
    <w:rPr>
      <w:color w:val="562873" w:themeColor="accent1"/>
      <w:sz w:val="36"/>
    </w:rPr>
  </w:style>
  <w:style w:type="character" w:customStyle="1" w:styleId="SubtitleChar">
    <w:name w:val="Subtitle Char"/>
    <w:basedOn w:val="DefaultParagraphFont"/>
    <w:link w:val="Subtitle"/>
    <w:uiPriority w:val="11"/>
    <w:rsid w:val="006A5CEC"/>
    <w:rPr>
      <w:rFonts w:ascii="Segoe UI" w:eastAsia="Calibri" w:hAnsi="Segoe UI" w:cs="Times New Roman"/>
      <w:color w:val="562873" w:themeColor="accent1"/>
      <w:sz w:val="36"/>
      <w:lang w:val="en-GB"/>
    </w:rPr>
  </w:style>
  <w:style w:type="paragraph" w:styleId="Header">
    <w:name w:val="header"/>
    <w:basedOn w:val="Normal"/>
    <w:link w:val="HeaderChar"/>
    <w:uiPriority w:val="99"/>
    <w:unhideWhenUsed/>
    <w:rsid w:val="00F770C0"/>
    <w:pPr>
      <w:tabs>
        <w:tab w:val="center" w:pos="4703"/>
        <w:tab w:val="right" w:pos="9406"/>
      </w:tabs>
    </w:pPr>
  </w:style>
  <w:style w:type="character" w:customStyle="1" w:styleId="HeaderChar">
    <w:name w:val="Header Char"/>
    <w:basedOn w:val="DefaultParagraphFont"/>
    <w:link w:val="Header"/>
    <w:uiPriority w:val="99"/>
    <w:rsid w:val="00F770C0"/>
    <w:rPr>
      <w:rFonts w:ascii="Segoe UI" w:hAnsi="Segoe UI" w:cs="Segoe UI"/>
      <w:sz w:val="18"/>
      <w:szCs w:val="20"/>
      <w:lang w:val="en-US"/>
    </w:rPr>
  </w:style>
  <w:style w:type="paragraph" w:styleId="IntenseQuote">
    <w:name w:val="Intense Quote"/>
    <w:basedOn w:val="Normal"/>
    <w:next w:val="Normal"/>
    <w:link w:val="IntenseQuoteChar"/>
    <w:uiPriority w:val="30"/>
    <w:rsid w:val="0039185A"/>
    <w:pPr>
      <w:pBdr>
        <w:top w:val="single" w:sz="4" w:space="10" w:color="562873" w:themeColor="accent1"/>
        <w:bottom w:val="single" w:sz="4" w:space="10" w:color="562873" w:themeColor="accent1"/>
      </w:pBdr>
      <w:spacing w:before="360" w:after="360"/>
      <w:ind w:left="864" w:right="864"/>
      <w:jc w:val="center"/>
    </w:pPr>
    <w:rPr>
      <w:rFonts w:ascii="Georgia" w:hAnsi="Georgia"/>
      <w:i/>
      <w:iCs/>
      <w:color w:val="562873" w:themeColor="accent1"/>
      <w:sz w:val="24"/>
    </w:rPr>
  </w:style>
  <w:style w:type="character" w:customStyle="1" w:styleId="IntenseQuoteChar">
    <w:name w:val="Intense Quote Char"/>
    <w:basedOn w:val="DefaultParagraphFont"/>
    <w:link w:val="IntenseQuote"/>
    <w:uiPriority w:val="30"/>
    <w:rsid w:val="0039185A"/>
    <w:rPr>
      <w:rFonts w:ascii="Georgia" w:hAnsi="Georgia" w:cs="Segoe UI"/>
      <w:i/>
      <w:iCs/>
      <w:color w:val="562873" w:themeColor="accent1"/>
      <w:sz w:val="24"/>
      <w:szCs w:val="20"/>
      <w:lang w:val="en-US"/>
    </w:rPr>
  </w:style>
  <w:style w:type="character" w:styleId="SubtleReference">
    <w:name w:val="Subtle Reference"/>
    <w:basedOn w:val="DefaultParagraphFont"/>
    <w:uiPriority w:val="31"/>
    <w:rsid w:val="00336F30"/>
    <w:rPr>
      <w:rFonts w:ascii="Segoe UI" w:hAnsi="Segoe UI"/>
      <w:smallCaps/>
      <w:color w:val="5A5A5A" w:themeColor="text1" w:themeTint="A5"/>
    </w:rPr>
  </w:style>
  <w:style w:type="character" w:styleId="IntenseReference">
    <w:name w:val="Intense Reference"/>
    <w:basedOn w:val="DefaultParagraphFont"/>
    <w:uiPriority w:val="32"/>
    <w:rsid w:val="00336F30"/>
    <w:rPr>
      <w:rFonts w:ascii="Segoe UI" w:hAnsi="Segoe UI"/>
      <w:b/>
      <w:bCs/>
      <w:smallCaps/>
      <w:color w:val="562873" w:themeColor="accent1"/>
      <w:spacing w:val="5"/>
    </w:rPr>
  </w:style>
  <w:style w:type="paragraph" w:styleId="Quote">
    <w:name w:val="Quote"/>
    <w:basedOn w:val="Subtitle"/>
    <w:next w:val="Normal"/>
    <w:link w:val="QuoteChar"/>
    <w:uiPriority w:val="29"/>
    <w:qFormat/>
    <w:rsid w:val="00D053C6"/>
  </w:style>
  <w:style w:type="character" w:customStyle="1" w:styleId="QuoteChar">
    <w:name w:val="Quote Char"/>
    <w:basedOn w:val="DefaultParagraphFont"/>
    <w:link w:val="Quote"/>
    <w:uiPriority w:val="29"/>
    <w:rsid w:val="00D053C6"/>
    <w:rPr>
      <w:rFonts w:ascii="Georgia" w:hAnsi="Georgia" w:cs="Segoe UI"/>
      <w:color w:val="562873" w:themeColor="accent1"/>
      <w:sz w:val="24"/>
      <w:szCs w:val="20"/>
      <w:lang w:val="en-US"/>
    </w:rPr>
  </w:style>
  <w:style w:type="paragraph" w:styleId="ListParagraph">
    <w:name w:val="List Paragraph"/>
    <w:basedOn w:val="Normal"/>
    <w:link w:val="ListParagraphChar"/>
    <w:uiPriority w:val="34"/>
    <w:qFormat/>
    <w:rsid w:val="00682166"/>
    <w:pPr>
      <w:ind w:left="720"/>
      <w:contextualSpacing/>
    </w:pPr>
  </w:style>
  <w:style w:type="paragraph" w:customStyle="1" w:styleId="HeadingwithoutListing">
    <w:name w:val="Heading without Listing"/>
    <w:basedOn w:val="Normal"/>
    <w:next w:val="Normal"/>
    <w:link w:val="HeadingwithoutListingChar"/>
    <w:qFormat/>
    <w:rsid w:val="00C80714"/>
    <w:pPr>
      <w:keepNext/>
      <w:keepLines/>
      <w:spacing w:before="360"/>
    </w:pPr>
    <w:rPr>
      <w:rFonts w:cstheme="minorBidi"/>
      <w:b/>
      <w:color w:val="562873"/>
      <w:sz w:val="24"/>
    </w:rPr>
  </w:style>
  <w:style w:type="table" w:styleId="TableGrid">
    <w:name w:val="Table Grid"/>
    <w:aliases w:val="Table long document"/>
    <w:basedOn w:val="TableNormal"/>
    <w:uiPriority w:val="59"/>
    <w:rsid w:val="00A87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withoutListingChar">
    <w:name w:val="Heading without Listing Char"/>
    <w:basedOn w:val="DefaultParagraphFont"/>
    <w:link w:val="HeadingwithoutListing"/>
    <w:rsid w:val="00C80714"/>
    <w:rPr>
      <w:rFonts w:ascii="Segoe UI" w:eastAsia="Calibri" w:hAnsi="Segoe UI"/>
      <w:b/>
      <w:color w:val="562873"/>
      <w:sz w:val="24"/>
      <w:lang w:val="en-GB"/>
    </w:rPr>
  </w:style>
  <w:style w:type="character" w:styleId="PlaceholderText">
    <w:name w:val="Placeholder Text"/>
    <w:basedOn w:val="DefaultParagraphFont"/>
    <w:uiPriority w:val="99"/>
    <w:semiHidden/>
    <w:rsid w:val="00A877F3"/>
    <w:rPr>
      <w:color w:val="808080"/>
    </w:rPr>
  </w:style>
  <w:style w:type="paragraph" w:styleId="TOC1">
    <w:name w:val="toc 1"/>
    <w:basedOn w:val="Normal"/>
    <w:next w:val="Normal"/>
    <w:autoRedefine/>
    <w:uiPriority w:val="39"/>
    <w:unhideWhenUsed/>
    <w:rsid w:val="00A6461C"/>
    <w:pPr>
      <w:spacing w:before="120"/>
    </w:pPr>
    <w:rPr>
      <w:rFonts w:asciiTheme="minorHAnsi" w:hAnsiTheme="minorHAnsi" w:cstheme="minorHAnsi"/>
      <w:b/>
      <w:bCs/>
      <w:caps/>
      <w:szCs w:val="20"/>
    </w:rPr>
  </w:style>
  <w:style w:type="character" w:styleId="Strong">
    <w:name w:val="Strong"/>
    <w:uiPriority w:val="22"/>
    <w:qFormat/>
    <w:rsid w:val="00CB2AC8"/>
    <w:rPr>
      <w:rFonts w:ascii="Segoe UI" w:hAnsi="Segoe UI"/>
      <w:b/>
      <w:i w:val="0"/>
      <w:color w:val="562873" w:themeColor="accent1"/>
    </w:rPr>
  </w:style>
  <w:style w:type="character" w:styleId="Emphasis">
    <w:name w:val="Emphasis"/>
    <w:basedOn w:val="DefaultParagraphFont"/>
    <w:uiPriority w:val="20"/>
    <w:qFormat/>
    <w:rsid w:val="009573AC"/>
    <w:rPr>
      <w:i/>
      <w:iCs/>
    </w:rPr>
  </w:style>
  <w:style w:type="paragraph" w:styleId="BalloonText">
    <w:name w:val="Balloon Text"/>
    <w:basedOn w:val="Normal"/>
    <w:link w:val="BalloonTextChar"/>
    <w:uiPriority w:val="99"/>
    <w:semiHidden/>
    <w:unhideWhenUsed/>
    <w:rsid w:val="0003734C"/>
    <w:rPr>
      <w:rFonts w:cs="Segoe UI"/>
      <w:szCs w:val="18"/>
    </w:rPr>
  </w:style>
  <w:style w:type="character" w:customStyle="1" w:styleId="BalloonTextChar">
    <w:name w:val="Balloon Text Char"/>
    <w:basedOn w:val="DefaultParagraphFont"/>
    <w:link w:val="BalloonText"/>
    <w:uiPriority w:val="99"/>
    <w:semiHidden/>
    <w:rsid w:val="0003734C"/>
    <w:rPr>
      <w:rFonts w:ascii="Segoe UI" w:eastAsia="Calibri" w:hAnsi="Segoe UI" w:cs="Segoe UI"/>
      <w:sz w:val="18"/>
      <w:szCs w:val="18"/>
    </w:rPr>
  </w:style>
  <w:style w:type="numbering" w:customStyle="1" w:styleId="BulletsSCKCEN">
    <w:name w:val="Bullets SCK CEN"/>
    <w:uiPriority w:val="99"/>
    <w:rsid w:val="00C254ED"/>
    <w:pPr>
      <w:numPr>
        <w:numId w:val="2"/>
      </w:numPr>
    </w:pPr>
  </w:style>
  <w:style w:type="character" w:customStyle="1" w:styleId="Heading5Char">
    <w:name w:val="Heading 5 Char"/>
    <w:basedOn w:val="DefaultParagraphFont"/>
    <w:link w:val="Heading5"/>
    <w:rsid w:val="00C138B9"/>
    <w:rPr>
      <w:rFonts w:ascii="Arial" w:eastAsia="Times New Roman" w:hAnsi="Arial" w:cs="Times New Roman"/>
      <w:b/>
      <w:bCs/>
      <w:i/>
      <w:iCs/>
      <w:sz w:val="26"/>
      <w:szCs w:val="26"/>
      <w:lang w:val="en-US"/>
    </w:rPr>
  </w:style>
  <w:style w:type="character" w:customStyle="1" w:styleId="Heading6Char">
    <w:name w:val="Heading 6 Char"/>
    <w:basedOn w:val="DefaultParagraphFont"/>
    <w:link w:val="Heading6"/>
    <w:rsid w:val="00C138B9"/>
    <w:rPr>
      <w:rFonts w:ascii="Arial" w:eastAsia="Times New Roman" w:hAnsi="Arial" w:cs="Times New Roman"/>
      <w:b/>
      <w:bCs/>
      <w:lang w:val="en-US"/>
    </w:rPr>
  </w:style>
  <w:style w:type="character" w:customStyle="1" w:styleId="Heading7Char">
    <w:name w:val="Heading 7 Char"/>
    <w:basedOn w:val="DefaultParagraphFont"/>
    <w:link w:val="Heading7"/>
    <w:rsid w:val="00C138B9"/>
    <w:rPr>
      <w:rFonts w:ascii="Arial" w:eastAsia="Times New Roman" w:hAnsi="Arial" w:cs="Times New Roman"/>
      <w:szCs w:val="24"/>
      <w:lang w:val="en-US"/>
    </w:rPr>
  </w:style>
  <w:style w:type="character" w:customStyle="1" w:styleId="Heading8Char">
    <w:name w:val="Heading 8 Char"/>
    <w:basedOn w:val="DefaultParagraphFont"/>
    <w:link w:val="Heading8"/>
    <w:rsid w:val="00C138B9"/>
    <w:rPr>
      <w:rFonts w:ascii="Arial" w:eastAsia="Times New Roman" w:hAnsi="Arial" w:cs="Times New Roman"/>
      <w:i/>
      <w:iCs/>
      <w:szCs w:val="24"/>
      <w:lang w:val="en-US"/>
    </w:rPr>
  </w:style>
  <w:style w:type="character" w:customStyle="1" w:styleId="Heading9Char">
    <w:name w:val="Heading 9 Char"/>
    <w:basedOn w:val="DefaultParagraphFont"/>
    <w:link w:val="Heading9"/>
    <w:rsid w:val="00C138B9"/>
    <w:rPr>
      <w:rFonts w:ascii="Arial" w:eastAsia="Times New Roman" w:hAnsi="Arial" w:cs="Arial"/>
      <w:lang w:val="en-US"/>
    </w:rPr>
  </w:style>
  <w:style w:type="character" w:customStyle="1" w:styleId="NoSpacingChar">
    <w:name w:val="No Spacing Char"/>
    <w:basedOn w:val="DefaultParagraphFont"/>
    <w:link w:val="NoSpacing"/>
    <w:uiPriority w:val="1"/>
    <w:locked/>
    <w:rsid w:val="00C138B9"/>
    <w:rPr>
      <w:rFonts w:ascii="Segoe UI" w:hAnsi="Segoe UI" w:cs="Segoe UI"/>
      <w:sz w:val="18"/>
      <w:szCs w:val="20"/>
      <w:lang w:val="en-US"/>
    </w:rPr>
  </w:style>
  <w:style w:type="character" w:styleId="Hyperlink">
    <w:name w:val="Hyperlink"/>
    <w:basedOn w:val="DefaultParagraphFont"/>
    <w:uiPriority w:val="99"/>
    <w:unhideWhenUsed/>
    <w:rsid w:val="002339A9"/>
    <w:rPr>
      <w:color w:val="BC58AE" w:themeColor="hyperlink"/>
      <w:u w:val="single"/>
    </w:rPr>
  </w:style>
  <w:style w:type="paragraph" w:styleId="TOC2">
    <w:name w:val="toc 2"/>
    <w:basedOn w:val="Normal"/>
    <w:next w:val="Normal"/>
    <w:autoRedefine/>
    <w:uiPriority w:val="39"/>
    <w:unhideWhenUsed/>
    <w:rsid w:val="000E403D"/>
    <w:pPr>
      <w:spacing w:before="0" w:after="0"/>
      <w:ind w:left="200"/>
    </w:pPr>
    <w:rPr>
      <w:rFonts w:asciiTheme="minorHAnsi" w:hAnsiTheme="minorHAnsi" w:cstheme="minorHAnsi"/>
      <w:smallCaps/>
      <w:szCs w:val="20"/>
    </w:rPr>
  </w:style>
  <w:style w:type="paragraph" w:styleId="TOC3">
    <w:name w:val="toc 3"/>
    <w:basedOn w:val="Normal"/>
    <w:next w:val="Normal"/>
    <w:autoRedefine/>
    <w:uiPriority w:val="39"/>
    <w:unhideWhenUsed/>
    <w:rsid w:val="000E403D"/>
    <w:pPr>
      <w:spacing w:before="0" w:after="0"/>
      <w:ind w:left="400"/>
    </w:pPr>
    <w:rPr>
      <w:rFonts w:asciiTheme="minorHAnsi" w:hAnsiTheme="minorHAnsi" w:cstheme="minorHAnsi"/>
      <w:i/>
      <w:iCs/>
      <w:szCs w:val="20"/>
    </w:rPr>
  </w:style>
  <w:style w:type="character" w:customStyle="1" w:styleId="AbbreviationListChar">
    <w:name w:val="Abbreviation List Char"/>
    <w:basedOn w:val="DefaultParagraphFont"/>
    <w:link w:val="AbbreviationList"/>
    <w:locked/>
    <w:rsid w:val="00452B76"/>
    <w:rPr>
      <w:rFonts w:ascii="Segoe UI" w:hAnsi="Segoe UI" w:cs="Segoe UI"/>
      <w:lang w:val="en-GB"/>
    </w:rPr>
  </w:style>
  <w:style w:type="paragraph" w:customStyle="1" w:styleId="AbbreviationList">
    <w:name w:val="Abbreviation List"/>
    <w:basedOn w:val="Normal"/>
    <w:link w:val="AbbreviationListChar"/>
    <w:rsid w:val="00452B76"/>
    <w:pPr>
      <w:spacing w:after="200"/>
      <w:ind w:left="1418" w:hanging="1418"/>
      <w:contextualSpacing/>
    </w:pPr>
    <w:rPr>
      <w:rFonts w:eastAsiaTheme="minorHAnsi" w:cs="Segoe UI"/>
      <w:sz w:val="22"/>
    </w:rPr>
  </w:style>
  <w:style w:type="character" w:customStyle="1" w:styleId="ReferenceListChar">
    <w:name w:val="Reference List Char"/>
    <w:basedOn w:val="DefaultParagraphFont"/>
    <w:link w:val="ReferenceList"/>
    <w:locked/>
    <w:rsid w:val="00452B76"/>
    <w:rPr>
      <w:rFonts w:ascii="Segoe UI" w:hAnsi="Segoe UI" w:cs="Segoe UI"/>
      <w:sz w:val="20"/>
      <w:lang w:val="en-GB"/>
    </w:rPr>
  </w:style>
  <w:style w:type="paragraph" w:customStyle="1" w:styleId="ReferenceList">
    <w:name w:val="Reference List"/>
    <w:basedOn w:val="Normal"/>
    <w:link w:val="ReferenceListChar"/>
    <w:qFormat/>
    <w:rsid w:val="009C1A16"/>
    <w:pPr>
      <w:numPr>
        <w:numId w:val="3"/>
      </w:numPr>
    </w:pPr>
    <w:rPr>
      <w:rFonts w:eastAsiaTheme="minorHAnsi" w:cs="Segoe UI"/>
    </w:rPr>
  </w:style>
  <w:style w:type="paragraph" w:styleId="BodyText">
    <w:name w:val="Body Text"/>
    <w:basedOn w:val="Normal"/>
    <w:link w:val="BodyTextChar"/>
    <w:uiPriority w:val="99"/>
    <w:unhideWhenUsed/>
    <w:rsid w:val="00452B76"/>
    <w:pPr>
      <w:spacing w:after="200"/>
    </w:pPr>
    <w:rPr>
      <w:rFonts w:eastAsiaTheme="minorHAnsi" w:cstheme="minorBidi"/>
      <w:sz w:val="14"/>
    </w:rPr>
  </w:style>
  <w:style w:type="character" w:customStyle="1" w:styleId="BodyTextChar">
    <w:name w:val="Body Text Char"/>
    <w:basedOn w:val="DefaultParagraphFont"/>
    <w:link w:val="BodyText"/>
    <w:uiPriority w:val="99"/>
    <w:rsid w:val="00452B76"/>
    <w:rPr>
      <w:rFonts w:ascii="Segoe UI" w:hAnsi="Segoe UI"/>
      <w:sz w:val="14"/>
      <w:lang w:val="en-GB"/>
    </w:rPr>
  </w:style>
  <w:style w:type="paragraph" w:customStyle="1" w:styleId="Heading1numbered">
    <w:name w:val="Heading1 numbered"/>
    <w:next w:val="regular"/>
    <w:qFormat/>
    <w:rsid w:val="00C65B80"/>
    <w:pPr>
      <w:pageBreakBefore/>
      <w:numPr>
        <w:numId w:val="1"/>
      </w:numPr>
      <w:spacing w:before="240" w:after="240" w:line="240" w:lineRule="auto"/>
      <w:outlineLvl w:val="0"/>
    </w:pPr>
    <w:rPr>
      <w:rFonts w:ascii="Segoe UI Semibold" w:eastAsia="Times New Roman" w:hAnsi="Segoe UI Semibold" w:cs="Times New Roman"/>
      <w:bCs/>
      <w:color w:val="984A9C"/>
      <w:sz w:val="32"/>
      <w:szCs w:val="26"/>
      <w:shd w:val="clear" w:color="auto" w:fill="FFFFFF"/>
      <w:lang w:val="en-GB"/>
    </w:rPr>
  </w:style>
  <w:style w:type="paragraph" w:customStyle="1" w:styleId="Heading4numbered">
    <w:name w:val="Heading4 numbered"/>
    <w:next w:val="regular"/>
    <w:link w:val="Heading4numberedChar"/>
    <w:rsid w:val="00762FDC"/>
    <w:pPr>
      <w:numPr>
        <w:ilvl w:val="3"/>
        <w:numId w:val="1"/>
      </w:numPr>
      <w:spacing w:before="240" w:line="240" w:lineRule="auto"/>
      <w:outlineLvl w:val="3"/>
    </w:pPr>
    <w:rPr>
      <w:rFonts w:ascii="Segoe UI" w:eastAsia="Times New Roman" w:hAnsi="Segoe UI" w:cs="Segoe UI"/>
      <w:i/>
      <w:color w:val="034694"/>
      <w:sz w:val="18"/>
      <w:szCs w:val="20"/>
      <w:shd w:val="clear" w:color="auto" w:fill="FFFFFF"/>
      <w:lang w:val="fr-FR"/>
    </w:rPr>
  </w:style>
  <w:style w:type="paragraph" w:customStyle="1" w:styleId="Normalsemibold">
    <w:name w:val="Normal semibold"/>
    <w:basedOn w:val="regular"/>
    <w:link w:val="NormalsemiboldChar"/>
    <w:rsid w:val="006A5CEC"/>
    <w:pPr>
      <w:tabs>
        <w:tab w:val="right" w:pos="9752"/>
      </w:tabs>
    </w:pPr>
    <w:rPr>
      <w:rFonts w:ascii="Segoe UI Semibold" w:hAnsi="Segoe UI Semibold"/>
    </w:rPr>
  </w:style>
  <w:style w:type="paragraph" w:customStyle="1" w:styleId="Normalsmall">
    <w:name w:val="Normal small"/>
    <w:basedOn w:val="Normal"/>
    <w:link w:val="NormalsmallChar"/>
    <w:rsid w:val="00E718F6"/>
    <w:rPr>
      <w:sz w:val="17"/>
    </w:rPr>
  </w:style>
  <w:style w:type="character" w:customStyle="1" w:styleId="NormalsemiboldChar">
    <w:name w:val="Normal semibold Char"/>
    <w:basedOn w:val="regularChar"/>
    <w:link w:val="Normalsemibold"/>
    <w:rsid w:val="006A5CEC"/>
    <w:rPr>
      <w:rFonts w:ascii="Segoe UI Semibold" w:eastAsia="Calibri" w:hAnsi="Segoe UI Semibold" w:cs="Times New Roman"/>
      <w:color w:val="000000" w:themeColor="text1"/>
      <w:sz w:val="20"/>
      <w:szCs w:val="20"/>
      <w:lang w:val="en-GB"/>
    </w:rPr>
  </w:style>
  <w:style w:type="character" w:customStyle="1" w:styleId="NormalsmallChar">
    <w:name w:val="Normal small Char"/>
    <w:basedOn w:val="DefaultParagraphFont"/>
    <w:link w:val="Normalsmall"/>
    <w:rsid w:val="00E718F6"/>
    <w:rPr>
      <w:rFonts w:ascii="Segoe UI" w:eastAsia="Calibri" w:hAnsi="Segoe UI" w:cs="Times New Roman"/>
      <w:sz w:val="17"/>
      <w:lang w:val="en-GB"/>
    </w:rPr>
  </w:style>
  <w:style w:type="paragraph" w:styleId="Caption">
    <w:name w:val="caption"/>
    <w:basedOn w:val="Normal"/>
    <w:next w:val="Normal"/>
    <w:link w:val="CaptionChar"/>
    <w:uiPriority w:val="35"/>
    <w:unhideWhenUsed/>
    <w:qFormat/>
    <w:rsid w:val="00654624"/>
    <w:pPr>
      <w:spacing w:line="264" w:lineRule="auto"/>
      <w:jc w:val="center"/>
    </w:pPr>
    <w:rPr>
      <w:rFonts w:ascii="Segoe UI Semibold" w:hAnsi="Segoe UI Semibold"/>
      <w:iCs/>
      <w:color w:val="562873"/>
      <w:sz w:val="16"/>
      <w:szCs w:val="18"/>
    </w:rPr>
  </w:style>
  <w:style w:type="paragraph" w:customStyle="1" w:styleId="Default">
    <w:name w:val="Default"/>
    <w:rsid w:val="002839F3"/>
    <w:pPr>
      <w:autoSpaceDE w:val="0"/>
      <w:autoSpaceDN w:val="0"/>
      <w:adjustRightInd w:val="0"/>
      <w:spacing w:after="0" w:line="240" w:lineRule="auto"/>
    </w:pPr>
    <w:rPr>
      <w:rFonts w:ascii="Arial" w:eastAsia="Times New Roman" w:hAnsi="Arial" w:cs="Tahoma"/>
      <w:color w:val="000000"/>
      <w:sz w:val="24"/>
      <w:szCs w:val="24"/>
      <w:lang w:val="en-US"/>
    </w:rPr>
  </w:style>
  <w:style w:type="paragraph" w:customStyle="1" w:styleId="NormalPDG02">
    <w:name w:val="Normal_PDG02"/>
    <w:basedOn w:val="Normal"/>
    <w:rsid w:val="002839F3"/>
    <w:pPr>
      <w:keepLines/>
      <w:framePr w:hSpace="57" w:vSpace="57" w:wrap="auto" w:vAnchor="page" w:hAnchor="page" w:x="1022" w:y="874"/>
      <w:spacing w:before="120" w:after="0" w:line="240" w:lineRule="auto"/>
      <w:jc w:val="center"/>
    </w:pPr>
    <w:rPr>
      <w:rFonts w:ascii="Arial" w:eastAsia="Times New Roman" w:hAnsi="Arial"/>
      <w:noProof/>
      <w:sz w:val="16"/>
      <w:szCs w:val="18"/>
    </w:rPr>
  </w:style>
  <w:style w:type="paragraph" w:customStyle="1" w:styleId="TE">
    <w:name w:val="TE"/>
    <w:qFormat/>
    <w:rsid w:val="002839F3"/>
    <w:pPr>
      <w:autoSpaceDE w:val="0"/>
      <w:autoSpaceDN w:val="0"/>
      <w:adjustRightInd w:val="0"/>
      <w:spacing w:after="0" w:line="240" w:lineRule="auto"/>
      <w:ind w:left="1304" w:hanging="1304"/>
    </w:pPr>
    <w:rPr>
      <w:rFonts w:ascii="Arial" w:eastAsia="Times New Roman" w:hAnsi="Arial" w:cs="Times New Roman"/>
      <w:b/>
      <w:bCs/>
      <w:kern w:val="28"/>
      <w:sz w:val="15"/>
      <w:szCs w:val="18"/>
      <w:lang w:val="en-GB"/>
    </w:rPr>
  </w:style>
  <w:style w:type="character" w:styleId="CommentReference">
    <w:name w:val="annotation reference"/>
    <w:basedOn w:val="DefaultParagraphFont"/>
    <w:unhideWhenUsed/>
    <w:rsid w:val="00457015"/>
    <w:rPr>
      <w:sz w:val="16"/>
      <w:szCs w:val="16"/>
    </w:rPr>
  </w:style>
  <w:style w:type="paragraph" w:styleId="CommentText">
    <w:name w:val="annotation text"/>
    <w:basedOn w:val="Normal"/>
    <w:link w:val="CommentTextChar"/>
    <w:uiPriority w:val="99"/>
    <w:unhideWhenUsed/>
    <w:rsid w:val="00457015"/>
    <w:pPr>
      <w:spacing w:line="240" w:lineRule="auto"/>
    </w:pPr>
    <w:rPr>
      <w:szCs w:val="20"/>
    </w:rPr>
  </w:style>
  <w:style w:type="character" w:customStyle="1" w:styleId="CommentTextChar">
    <w:name w:val="Comment Text Char"/>
    <w:basedOn w:val="DefaultParagraphFont"/>
    <w:link w:val="CommentText"/>
    <w:uiPriority w:val="99"/>
    <w:rsid w:val="00457015"/>
    <w:rPr>
      <w:rFonts w:ascii="Segoe UI" w:eastAsia="Calibri" w:hAnsi="Segoe UI"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457015"/>
    <w:rPr>
      <w:b/>
      <w:bCs/>
    </w:rPr>
  </w:style>
  <w:style w:type="character" w:customStyle="1" w:styleId="CommentSubjectChar">
    <w:name w:val="Comment Subject Char"/>
    <w:basedOn w:val="CommentTextChar"/>
    <w:link w:val="CommentSubject"/>
    <w:uiPriority w:val="99"/>
    <w:semiHidden/>
    <w:rsid w:val="00457015"/>
    <w:rPr>
      <w:rFonts w:ascii="Segoe UI" w:eastAsia="Calibri" w:hAnsi="Segoe UI" w:cs="Times New Roman"/>
      <w:b/>
      <w:bCs/>
      <w:sz w:val="20"/>
      <w:szCs w:val="20"/>
      <w:lang w:val="en-GB"/>
    </w:rPr>
  </w:style>
  <w:style w:type="paragraph" w:customStyle="1" w:styleId="AASemiBold">
    <w:name w:val="[AA] SemiBold"/>
    <w:basedOn w:val="Normal"/>
    <w:next w:val="Normal"/>
    <w:link w:val="AASemiBoldChar"/>
    <w:qFormat/>
    <w:rsid w:val="001A691B"/>
    <w:pPr>
      <w:spacing w:before="120"/>
      <w:ind w:left="-14"/>
    </w:pPr>
    <w:rPr>
      <w:rFonts w:ascii="Segoe UI Semibold" w:hAnsi="Segoe UI Semibold"/>
      <w:color w:val="562873" w:themeColor="accent1"/>
    </w:rPr>
  </w:style>
  <w:style w:type="character" w:customStyle="1" w:styleId="AASemiBoldChar">
    <w:name w:val="[AA] SemiBold Char"/>
    <w:basedOn w:val="DefaultParagraphFont"/>
    <w:link w:val="AASemiBold"/>
    <w:rsid w:val="001A691B"/>
    <w:rPr>
      <w:rFonts w:ascii="Segoe UI Semibold" w:eastAsia="Calibri" w:hAnsi="Segoe UI Semibold" w:cs="Times New Roman"/>
      <w:color w:val="562873" w:themeColor="accent1"/>
      <w:sz w:val="20"/>
      <w:lang w:val="en-GB"/>
    </w:rPr>
  </w:style>
  <w:style w:type="paragraph" w:customStyle="1" w:styleId="Captioncentered">
    <w:name w:val="Caption centered"/>
    <w:basedOn w:val="Normal"/>
    <w:next w:val="Normal"/>
    <w:link w:val="CaptioncenteredChar"/>
    <w:rsid w:val="001A691B"/>
    <w:pPr>
      <w:spacing w:before="120" w:line="264" w:lineRule="auto"/>
      <w:ind w:left="446" w:hanging="446"/>
      <w:jc w:val="center"/>
    </w:pPr>
    <w:rPr>
      <w:rFonts w:ascii="Segoe UI Semibold" w:hAnsi="Segoe UI Semibold" w:cs="Segoe UI"/>
      <w:iCs/>
      <w:color w:val="562873"/>
      <w:sz w:val="19"/>
      <w:szCs w:val="18"/>
      <w:lang w:val="en-US"/>
    </w:rPr>
  </w:style>
  <w:style w:type="character" w:customStyle="1" w:styleId="CaptioncenteredChar">
    <w:name w:val="Caption centered Char"/>
    <w:basedOn w:val="DefaultParagraphFont"/>
    <w:link w:val="Captioncentered"/>
    <w:rsid w:val="001A691B"/>
    <w:rPr>
      <w:rFonts w:ascii="Segoe UI Semibold" w:eastAsia="Calibri" w:hAnsi="Segoe UI Semibold" w:cs="Segoe UI"/>
      <w:iCs/>
      <w:color w:val="562873"/>
      <w:sz w:val="19"/>
      <w:szCs w:val="18"/>
      <w:lang w:val="en-US"/>
    </w:rPr>
  </w:style>
  <w:style w:type="paragraph" w:customStyle="1" w:styleId="AAReferenced">
    <w:name w:val="[AA] Referenced"/>
    <w:basedOn w:val="Normal"/>
    <w:link w:val="AAReferencedChar"/>
    <w:qFormat/>
    <w:rsid w:val="001A691B"/>
    <w:pPr>
      <w:spacing w:before="120"/>
    </w:pPr>
    <w:rPr>
      <w:i/>
      <w:iCs/>
      <w:color w:val="562873" w:themeColor="accent1"/>
    </w:rPr>
  </w:style>
  <w:style w:type="character" w:customStyle="1" w:styleId="AAReferencedChar">
    <w:name w:val="[AA] Referenced Char"/>
    <w:basedOn w:val="DefaultParagraphFont"/>
    <w:link w:val="AAReferenced"/>
    <w:rsid w:val="001A691B"/>
    <w:rPr>
      <w:rFonts w:ascii="Segoe UI" w:eastAsia="Calibri" w:hAnsi="Segoe UI" w:cs="Times New Roman"/>
      <w:i/>
      <w:iCs/>
      <w:color w:val="562873" w:themeColor="accent1"/>
      <w:sz w:val="20"/>
      <w:lang w:val="en-GB"/>
    </w:rPr>
  </w:style>
  <w:style w:type="paragraph" w:customStyle="1" w:styleId="BulletListNormal">
    <w:name w:val="Bullet List Normal"/>
    <w:basedOn w:val="AANormal"/>
    <w:link w:val="BulletListNormalChar"/>
    <w:qFormat/>
    <w:rsid w:val="00B011D3"/>
    <w:pPr>
      <w:numPr>
        <w:numId w:val="4"/>
      </w:numPr>
    </w:pPr>
    <w:rPr>
      <w:sz w:val="18"/>
    </w:rPr>
  </w:style>
  <w:style w:type="character" w:customStyle="1" w:styleId="BulletListNormalChar">
    <w:name w:val="Bullet List Normal Char"/>
    <w:basedOn w:val="DefaultParagraphFont"/>
    <w:link w:val="BulletListNormal"/>
    <w:rsid w:val="00B011D3"/>
    <w:rPr>
      <w:rFonts w:ascii="Segoe UI" w:eastAsia="Calibri" w:hAnsi="Segoe UI" w:cs="Times New Roman"/>
      <w:sz w:val="18"/>
      <w:lang w:val="en-US" w:eastAsia="fr-FR"/>
    </w:rPr>
  </w:style>
  <w:style w:type="paragraph" w:customStyle="1" w:styleId="ADClause">
    <w:name w:val="[AD] Clause"/>
    <w:basedOn w:val="Normal"/>
    <w:next w:val="Normal"/>
    <w:link w:val="ADClauseChar"/>
    <w:autoRedefine/>
    <w:qFormat/>
    <w:rsid w:val="00B50C81"/>
    <w:pPr>
      <w:spacing w:before="120" w:line="240" w:lineRule="auto"/>
      <w:ind w:left="720"/>
      <w:contextualSpacing/>
    </w:pPr>
    <w:rPr>
      <w:rFonts w:cs="Segoe UI"/>
      <w:sz w:val="18"/>
      <w:szCs w:val="20"/>
      <w:lang w:eastAsia="fr-FR"/>
    </w:rPr>
  </w:style>
  <w:style w:type="character" w:customStyle="1" w:styleId="ADClauseChar">
    <w:name w:val="[AD] Clause Char"/>
    <w:basedOn w:val="DefaultParagraphFont"/>
    <w:link w:val="ADClause"/>
    <w:rsid w:val="00B50C81"/>
    <w:rPr>
      <w:rFonts w:ascii="Segoe UI" w:eastAsia="Calibri" w:hAnsi="Segoe UI" w:cs="Segoe UI"/>
      <w:sz w:val="18"/>
      <w:szCs w:val="20"/>
      <w:lang w:val="en-GB" w:eastAsia="fr-FR"/>
    </w:rPr>
  </w:style>
  <w:style w:type="paragraph" w:customStyle="1" w:styleId="AANormal">
    <w:name w:val="[AA Normal]"/>
    <w:basedOn w:val="Normal"/>
    <w:link w:val="AANormalChar"/>
    <w:rsid w:val="001A691B"/>
    <w:pPr>
      <w:spacing w:before="120"/>
    </w:pPr>
    <w:rPr>
      <w:lang w:val="en-US" w:eastAsia="fr-FR"/>
    </w:rPr>
  </w:style>
  <w:style w:type="paragraph" w:customStyle="1" w:styleId="NormalClause">
    <w:name w:val="Normal Clause"/>
    <w:basedOn w:val="Normal"/>
    <w:link w:val="NormalClauseChar"/>
    <w:rsid w:val="001A691B"/>
    <w:pPr>
      <w:tabs>
        <w:tab w:val="num" w:pos="1296"/>
      </w:tabs>
      <w:spacing w:before="120"/>
    </w:pPr>
    <w:rPr>
      <w:lang w:eastAsia="fr-FR"/>
    </w:rPr>
  </w:style>
  <w:style w:type="character" w:customStyle="1" w:styleId="NormalClauseChar">
    <w:name w:val="Normal Clause Char"/>
    <w:basedOn w:val="DefaultParagraphFont"/>
    <w:link w:val="NormalClause"/>
    <w:rsid w:val="001A691B"/>
    <w:rPr>
      <w:rFonts w:ascii="Segoe UI" w:eastAsia="Calibri" w:hAnsi="Segoe UI" w:cs="Times New Roman"/>
      <w:sz w:val="20"/>
      <w:lang w:val="en-GB" w:eastAsia="fr-FR"/>
    </w:rPr>
  </w:style>
  <w:style w:type="character" w:customStyle="1" w:styleId="CaptionChar">
    <w:name w:val="Caption Char"/>
    <w:basedOn w:val="CaptioncenteredChar"/>
    <w:link w:val="Caption"/>
    <w:uiPriority w:val="35"/>
    <w:rsid w:val="00654624"/>
    <w:rPr>
      <w:rFonts w:ascii="Segoe UI Semibold" w:eastAsia="Calibri" w:hAnsi="Segoe UI Semibold" w:cs="Times New Roman"/>
      <w:iCs/>
      <w:color w:val="562873"/>
      <w:sz w:val="16"/>
      <w:szCs w:val="18"/>
      <w:lang w:val="en-GB"/>
    </w:rPr>
  </w:style>
  <w:style w:type="paragraph" w:styleId="TableofFigures">
    <w:name w:val="table of figures"/>
    <w:basedOn w:val="Normal"/>
    <w:next w:val="Normal"/>
    <w:uiPriority w:val="99"/>
    <w:unhideWhenUsed/>
    <w:rsid w:val="001A691B"/>
    <w:pPr>
      <w:spacing w:after="0"/>
    </w:pPr>
  </w:style>
  <w:style w:type="character" w:customStyle="1" w:styleId="normaltextrun">
    <w:name w:val="normaltextrun"/>
    <w:basedOn w:val="DefaultParagraphFont"/>
    <w:rsid w:val="00342AD4"/>
  </w:style>
  <w:style w:type="character" w:customStyle="1" w:styleId="eop">
    <w:name w:val="eop"/>
    <w:basedOn w:val="DefaultParagraphFont"/>
    <w:rsid w:val="00342AD4"/>
  </w:style>
  <w:style w:type="character" w:customStyle="1" w:styleId="Mention1">
    <w:name w:val="Mention1"/>
    <w:basedOn w:val="DefaultParagraphFont"/>
    <w:uiPriority w:val="99"/>
    <w:unhideWhenUsed/>
    <w:rsid w:val="00342AD4"/>
    <w:rPr>
      <w:color w:val="2B579A"/>
      <w:shd w:val="clear" w:color="auto" w:fill="E1DFDD"/>
    </w:rPr>
  </w:style>
  <w:style w:type="character" w:customStyle="1" w:styleId="ListParagraphChar">
    <w:name w:val="List Paragraph Char"/>
    <w:link w:val="ListParagraph"/>
    <w:uiPriority w:val="34"/>
    <w:locked/>
    <w:rsid w:val="00342AD4"/>
    <w:rPr>
      <w:rFonts w:ascii="Segoe UI" w:eastAsia="Calibri" w:hAnsi="Segoe UI" w:cs="Times New Roman"/>
      <w:sz w:val="20"/>
      <w:lang w:val="en-GB"/>
    </w:rPr>
  </w:style>
  <w:style w:type="character" w:customStyle="1" w:styleId="cf01">
    <w:name w:val="cf01"/>
    <w:basedOn w:val="DefaultParagraphFont"/>
    <w:rsid w:val="00342AD4"/>
    <w:rPr>
      <w:rFonts w:ascii="Segoe UI" w:hAnsi="Segoe UI" w:cs="Segoe UI" w:hint="default"/>
      <w:sz w:val="18"/>
      <w:szCs w:val="18"/>
    </w:rPr>
  </w:style>
  <w:style w:type="paragraph" w:styleId="Revision">
    <w:name w:val="Revision"/>
    <w:hidden/>
    <w:uiPriority w:val="99"/>
    <w:semiHidden/>
    <w:rsid w:val="00CF5D52"/>
    <w:pPr>
      <w:spacing w:after="0" w:line="240" w:lineRule="auto"/>
    </w:pPr>
    <w:rPr>
      <w:rFonts w:ascii="Segoe UI" w:eastAsia="Calibri" w:hAnsi="Segoe UI" w:cs="Times New Roman"/>
      <w:sz w:val="20"/>
      <w:lang w:val="en-GB"/>
    </w:rPr>
  </w:style>
  <w:style w:type="paragraph" w:customStyle="1" w:styleId="ReqOK">
    <w:name w:val="[Req# OK]"/>
    <w:basedOn w:val="ADClause"/>
    <w:link w:val="ReqOKChar"/>
    <w:rsid w:val="00CF5D52"/>
    <w:pPr>
      <w:ind w:left="0"/>
    </w:pPr>
    <w:rPr>
      <w:color w:val="00B050"/>
      <w:sz w:val="10"/>
      <w:szCs w:val="14"/>
    </w:rPr>
  </w:style>
  <w:style w:type="character" w:customStyle="1" w:styleId="ReqOKChar">
    <w:name w:val="[Req# OK] Char"/>
    <w:basedOn w:val="ADClauseChar"/>
    <w:link w:val="ReqOK"/>
    <w:rsid w:val="00CF5D52"/>
    <w:rPr>
      <w:rFonts w:ascii="Segoe UI" w:eastAsia="Calibri" w:hAnsi="Segoe UI" w:cs="Times New Roman"/>
      <w:color w:val="00B050"/>
      <w:sz w:val="10"/>
      <w:szCs w:val="14"/>
      <w:lang w:val="en-GB" w:eastAsia="fr-FR"/>
    </w:rPr>
  </w:style>
  <w:style w:type="paragraph" w:customStyle="1" w:styleId="Deleted">
    <w:name w:val="Delete(d)"/>
    <w:basedOn w:val="Normal"/>
    <w:link w:val="DeletedChar"/>
    <w:rsid w:val="00CF5D52"/>
    <w:pPr>
      <w:ind w:left="1066" w:hanging="994"/>
      <w:contextualSpacing/>
    </w:pPr>
    <w:rPr>
      <w:i/>
      <w:color w:val="972907"/>
      <w:sz w:val="10"/>
      <w:szCs w:val="18"/>
      <w:lang w:val="en-US"/>
    </w:rPr>
  </w:style>
  <w:style w:type="character" w:customStyle="1" w:styleId="DeletedChar">
    <w:name w:val="Delete(d) Char"/>
    <w:basedOn w:val="DefaultParagraphFont"/>
    <w:link w:val="Deleted"/>
    <w:rsid w:val="00CF5D52"/>
    <w:rPr>
      <w:rFonts w:ascii="Segoe UI" w:eastAsia="Calibri" w:hAnsi="Segoe UI" w:cs="Times New Roman"/>
      <w:i/>
      <w:color w:val="972907"/>
      <w:sz w:val="10"/>
      <w:szCs w:val="18"/>
      <w:lang w:val="en-US"/>
    </w:rPr>
  </w:style>
  <w:style w:type="table" w:customStyle="1" w:styleId="TableGrid1">
    <w:name w:val="Table Grid1"/>
    <w:basedOn w:val="TableNormal"/>
    <w:next w:val="TableGrid"/>
    <w:uiPriority w:val="59"/>
    <w:rsid w:val="00CF5D52"/>
    <w:pPr>
      <w:spacing w:after="0" w:line="240" w:lineRule="auto"/>
    </w:pPr>
    <w:rPr>
      <w:rFonts w:ascii="Calibri" w:eastAsia="Calibri" w:hAnsi="Calibri"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pecsvalues">
    <w:name w:val="Specs values"/>
    <w:basedOn w:val="DefaultParagraphFont"/>
    <w:uiPriority w:val="1"/>
    <w:rsid w:val="00CF5D52"/>
    <w:rPr>
      <w:rFonts w:ascii="Segoe UI Semibold" w:hAnsi="Segoe UI Semibold"/>
      <w:b w:val="0"/>
      <w:color w:val="7030A0"/>
    </w:rPr>
  </w:style>
  <w:style w:type="paragraph" w:customStyle="1" w:styleId="CRYO-REQ1">
    <w:name w:val="[CRYO-REQ #1]"/>
    <w:basedOn w:val="Normal"/>
    <w:link w:val="CRYO-REQ1Char"/>
    <w:rsid w:val="0059407A"/>
    <w:pPr>
      <w:ind w:left="1260" w:hanging="1260"/>
    </w:pPr>
    <w:rPr>
      <w:color w:val="02346E" w:themeColor="accent4" w:themeShade="BF"/>
      <w:sz w:val="16"/>
      <w:szCs w:val="16"/>
      <w:lang w:val="en-US"/>
    </w:rPr>
  </w:style>
  <w:style w:type="character" w:customStyle="1" w:styleId="CRYO-REQ1Char">
    <w:name w:val="[CRYO-REQ #1] Char"/>
    <w:basedOn w:val="DefaultParagraphFont"/>
    <w:link w:val="CRYO-REQ1"/>
    <w:rsid w:val="0059407A"/>
    <w:rPr>
      <w:rFonts w:ascii="Segoe UI" w:eastAsia="Calibri" w:hAnsi="Segoe UI" w:cs="Times New Roman"/>
      <w:color w:val="02346E" w:themeColor="accent4" w:themeShade="BF"/>
      <w:sz w:val="16"/>
      <w:szCs w:val="16"/>
      <w:lang w:val="en-US"/>
    </w:rPr>
  </w:style>
  <w:style w:type="paragraph" w:customStyle="1" w:styleId="Update">
    <w:name w:val="Update"/>
    <w:basedOn w:val="Normal"/>
    <w:link w:val="UpdateChar"/>
    <w:qFormat/>
    <w:rsid w:val="00766AC3"/>
    <w:pPr>
      <w:tabs>
        <w:tab w:val="left" w:pos="360"/>
      </w:tabs>
      <w:spacing w:before="120"/>
    </w:pPr>
    <w:rPr>
      <w:rFonts w:ascii="Segoe UI Semibold" w:hAnsi="Segoe UI Semibold"/>
      <w:color w:val="C89800"/>
      <w:sz w:val="10"/>
      <w:lang w:val="en-US"/>
    </w:rPr>
  </w:style>
  <w:style w:type="character" w:customStyle="1" w:styleId="UpdateChar">
    <w:name w:val="Update Char"/>
    <w:basedOn w:val="DefaultParagraphFont"/>
    <w:link w:val="Update"/>
    <w:rsid w:val="00766AC3"/>
    <w:rPr>
      <w:rFonts w:ascii="Segoe UI Semibold" w:eastAsia="Calibri" w:hAnsi="Segoe UI Semibold" w:cs="Times New Roman"/>
      <w:color w:val="C89800"/>
      <w:sz w:val="10"/>
      <w:lang w:val="en-US"/>
    </w:rPr>
  </w:style>
  <w:style w:type="paragraph" w:customStyle="1" w:styleId="ARCRYO-REQ">
    <w:name w:val="AR: CRYO-REQ"/>
    <w:basedOn w:val="Normal"/>
    <w:link w:val="ARCRYO-REQChar"/>
    <w:rsid w:val="00766AC3"/>
    <w:pPr>
      <w:numPr>
        <w:numId w:val="7"/>
      </w:numPr>
      <w:tabs>
        <w:tab w:val="left" w:pos="1440"/>
      </w:tabs>
    </w:pPr>
    <w:rPr>
      <w:rFonts w:eastAsia="Times New Roman"/>
      <w:color w:val="002060"/>
      <w:szCs w:val="20"/>
      <w:lang w:val="en-US" w:eastAsia="fr-FR"/>
    </w:rPr>
  </w:style>
  <w:style w:type="character" w:customStyle="1" w:styleId="ARCRYO-REQChar">
    <w:name w:val="AR: CRYO-REQ Char"/>
    <w:basedOn w:val="ListParagraphChar"/>
    <w:link w:val="ARCRYO-REQ"/>
    <w:rsid w:val="00766AC3"/>
    <w:rPr>
      <w:rFonts w:ascii="Segoe UI" w:eastAsia="Times New Roman" w:hAnsi="Segoe UI" w:cs="Times New Roman"/>
      <w:color w:val="002060"/>
      <w:sz w:val="20"/>
      <w:szCs w:val="20"/>
      <w:lang w:val="en-US" w:eastAsia="fr-FR"/>
    </w:rPr>
  </w:style>
  <w:style w:type="paragraph" w:customStyle="1" w:styleId="SysReq1">
    <w:name w:val="[SysReq # 1]"/>
    <w:basedOn w:val="ListParagraph"/>
    <w:next w:val="AAClause1"/>
    <w:link w:val="SysReq1Char"/>
    <w:autoRedefine/>
    <w:qFormat/>
    <w:rsid w:val="005B6C3B"/>
    <w:pPr>
      <w:keepNext/>
      <w:keepLines/>
      <w:numPr>
        <w:numId w:val="13"/>
      </w:numPr>
      <w:tabs>
        <w:tab w:val="left" w:pos="1701"/>
      </w:tabs>
      <w:spacing w:before="120" w:line="240" w:lineRule="auto"/>
      <w:contextualSpacing w:val="0"/>
      <w:mirrorIndents/>
      <w:textboxTightWrap w:val="allLines"/>
      <w:outlineLvl w:val="0"/>
    </w:pPr>
    <w:rPr>
      <w:bCs/>
      <w:color w:val="000000" w:themeColor="text1"/>
      <w:sz w:val="18"/>
      <w:lang w:eastAsia="fr-FR"/>
    </w:rPr>
  </w:style>
  <w:style w:type="character" w:customStyle="1" w:styleId="SysReq1Char">
    <w:name w:val="[SysReq # 1] Char"/>
    <w:basedOn w:val="ListParagraphChar"/>
    <w:link w:val="SysReq1"/>
    <w:rsid w:val="005B6C3B"/>
    <w:rPr>
      <w:rFonts w:ascii="Segoe UI" w:eastAsia="Calibri" w:hAnsi="Segoe UI" w:cs="Times New Roman"/>
      <w:bCs/>
      <w:color w:val="000000" w:themeColor="text1"/>
      <w:sz w:val="18"/>
      <w:lang w:val="en-GB" w:eastAsia="fr-FR"/>
    </w:rPr>
  </w:style>
  <w:style w:type="paragraph" w:customStyle="1" w:styleId="SysReq2">
    <w:name w:val="[SysReq # 2]"/>
    <w:basedOn w:val="SysReq1"/>
    <w:next w:val="SysReq1"/>
    <w:link w:val="SysReq2Char"/>
    <w:autoRedefine/>
    <w:qFormat/>
    <w:rsid w:val="0072117A"/>
    <w:pPr>
      <w:numPr>
        <w:numId w:val="0"/>
      </w:numPr>
      <w:suppressLineNumbers/>
      <w:spacing w:before="100" w:beforeAutospacing="1" w:after="100" w:afterAutospacing="1"/>
    </w:pPr>
  </w:style>
  <w:style w:type="paragraph" w:customStyle="1" w:styleId="ICS">
    <w:name w:val="ICS"/>
    <w:basedOn w:val="SysReq1"/>
    <w:qFormat/>
    <w:rsid w:val="00766AC3"/>
    <w:pPr>
      <w:numPr>
        <w:ilvl w:val="1"/>
        <w:numId w:val="14"/>
      </w:numPr>
    </w:pPr>
    <w:rPr>
      <w:rFonts w:ascii="Segoe UI Semibold" w:hAnsi="Segoe UI Semibold"/>
      <w:b/>
      <w:bCs w:val="0"/>
      <w:color w:val="984A9C" w:themeColor="accent2"/>
    </w:rPr>
  </w:style>
  <w:style w:type="paragraph" w:customStyle="1" w:styleId="B2HeadingN2numbered">
    <w:name w:val="B2: Heading N2 numbered"/>
    <w:basedOn w:val="B1HeadingN1numbered"/>
    <w:next w:val="Normal"/>
    <w:rsid w:val="00766AC3"/>
    <w:pPr>
      <w:pageBreakBefore w:val="0"/>
      <w:tabs>
        <w:tab w:val="left" w:pos="0"/>
      </w:tabs>
      <w:spacing w:line="276" w:lineRule="auto"/>
      <w:ind w:left="0" w:firstLine="0"/>
      <w:outlineLvl w:val="1"/>
    </w:pPr>
    <w:rPr>
      <w:rFonts w:ascii="Segoe UI Semibold" w:hAnsi="Segoe UI Semibold" w:cs="Segoe UI Semibold"/>
      <w:b w:val="0"/>
      <w:color w:val="562873"/>
      <w:sz w:val="26"/>
      <w:szCs w:val="28"/>
      <w:lang w:val="en-GB"/>
    </w:rPr>
  </w:style>
  <w:style w:type="paragraph" w:customStyle="1" w:styleId="B3HeadingN3numbered">
    <w:name w:val="B3: Heading N3 numbered"/>
    <w:next w:val="Normal"/>
    <w:link w:val="B3HeadingN3numberedChar"/>
    <w:rsid w:val="00766AC3"/>
    <w:pPr>
      <w:tabs>
        <w:tab w:val="left" w:pos="4590"/>
      </w:tabs>
      <w:spacing w:before="320" w:line="360" w:lineRule="auto"/>
      <w:outlineLvl w:val="2"/>
    </w:pPr>
    <w:rPr>
      <w:rFonts w:ascii="Segoe UI" w:eastAsia="MS Mincho" w:hAnsi="Segoe UI" w:cs="Segoe UI Semibold"/>
      <w:bCs/>
      <w:noProof/>
      <w:color w:val="984A9C"/>
      <w:szCs w:val="28"/>
      <w:shd w:val="clear" w:color="auto" w:fill="FFFFFF"/>
      <w:lang w:val="en-GB" w:eastAsia="fr-FR"/>
    </w:rPr>
  </w:style>
  <w:style w:type="paragraph" w:customStyle="1" w:styleId="B1HeadingN1numbered">
    <w:name w:val="B1: Heading N1 numbered"/>
    <w:basedOn w:val="Normal"/>
    <w:next w:val="Normal"/>
    <w:rsid w:val="00766AC3"/>
    <w:pPr>
      <w:pageBreakBefore/>
      <w:spacing w:before="380" w:after="180" w:line="360" w:lineRule="auto"/>
      <w:ind w:left="432" w:hanging="432"/>
      <w:outlineLvl w:val="0"/>
    </w:pPr>
    <w:rPr>
      <w:rFonts w:eastAsia="MS Mincho"/>
      <w:b/>
      <w:bCs/>
      <w:smallCaps/>
      <w:noProof/>
      <w:color w:val="984A9C"/>
      <w:sz w:val="32"/>
      <w:szCs w:val="26"/>
      <w:shd w:val="clear" w:color="auto" w:fill="FFFFFF"/>
      <w:lang w:val="en-US" w:eastAsia="fr-FR"/>
    </w:rPr>
  </w:style>
  <w:style w:type="paragraph" w:customStyle="1" w:styleId="B4HeadingN4numbered">
    <w:name w:val="B4: Heading N4 numbered"/>
    <w:basedOn w:val="B3HeadingN3numbered"/>
    <w:next w:val="Normal"/>
    <w:rsid w:val="00766AC3"/>
    <w:pPr>
      <w:ind w:left="864" w:hanging="864"/>
      <w:outlineLvl w:val="3"/>
    </w:pPr>
    <w:rPr>
      <w:rFonts w:cs="Segoe UI"/>
      <w:color w:val="562873" w:themeColor="accent1"/>
      <w:sz w:val="20"/>
      <w:szCs w:val="20"/>
      <w:lang w:val="en-US"/>
    </w:rPr>
  </w:style>
  <w:style w:type="paragraph" w:customStyle="1" w:styleId="RequirementBullet">
    <w:name w:val="Requirement Bullet"/>
    <w:basedOn w:val="ListParagraph"/>
    <w:qFormat/>
    <w:rsid w:val="009526A0"/>
    <w:pPr>
      <w:numPr>
        <w:numId w:val="33"/>
      </w:numPr>
    </w:pPr>
    <w:rPr>
      <w:sz w:val="18"/>
      <w:szCs w:val="18"/>
    </w:rPr>
  </w:style>
  <w:style w:type="paragraph" w:customStyle="1" w:styleId="AAClause1">
    <w:name w:val="[AA Clause 1]"/>
    <w:basedOn w:val="Normal"/>
    <w:link w:val="AAClause1Char"/>
    <w:rsid w:val="00766AC3"/>
    <w:pPr>
      <w:spacing w:before="120"/>
    </w:pPr>
    <w:rPr>
      <w:color w:val="3B3838" w:themeColor="background2" w:themeShade="40"/>
      <w:lang w:val="en-US"/>
    </w:rPr>
  </w:style>
  <w:style w:type="character" w:customStyle="1" w:styleId="AAClause1Char">
    <w:name w:val="[AA Clause 1] Char"/>
    <w:basedOn w:val="DefaultParagraphFont"/>
    <w:link w:val="AAClause1"/>
    <w:rsid w:val="00766AC3"/>
    <w:rPr>
      <w:rFonts w:ascii="Segoe UI" w:eastAsia="Calibri" w:hAnsi="Segoe UI" w:cs="Times New Roman"/>
      <w:color w:val="3B3838" w:themeColor="background2" w:themeShade="40"/>
      <w:sz w:val="20"/>
      <w:lang w:val="en-US"/>
    </w:rPr>
  </w:style>
  <w:style w:type="paragraph" w:customStyle="1" w:styleId="AD00">
    <w:name w:val="AD#00"/>
    <w:basedOn w:val="Normal"/>
    <w:link w:val="AD00Char"/>
    <w:qFormat/>
    <w:rsid w:val="00766AC3"/>
    <w:pPr>
      <w:numPr>
        <w:numId w:val="8"/>
      </w:numPr>
      <w:tabs>
        <w:tab w:val="left" w:pos="647"/>
      </w:tabs>
      <w:spacing w:before="60" w:after="40" w:line="240" w:lineRule="auto"/>
      <w:ind w:left="107"/>
    </w:pPr>
    <w:rPr>
      <w:rFonts w:cs="Segoe UI"/>
    </w:rPr>
  </w:style>
  <w:style w:type="character" w:customStyle="1" w:styleId="AD00Char">
    <w:name w:val="AD#00 Char"/>
    <w:basedOn w:val="DefaultParagraphFont"/>
    <w:link w:val="AD00"/>
    <w:rsid w:val="00766AC3"/>
    <w:rPr>
      <w:rFonts w:ascii="Segoe UI" w:eastAsia="Calibri" w:hAnsi="Segoe UI" w:cs="Segoe UI"/>
      <w:sz w:val="20"/>
      <w:lang w:val="en-GB"/>
    </w:rPr>
  </w:style>
  <w:style w:type="table" w:customStyle="1" w:styleId="TableGrid2">
    <w:name w:val="Table Grid2"/>
    <w:basedOn w:val="TableNormal"/>
    <w:next w:val="TableGrid"/>
    <w:uiPriority w:val="39"/>
    <w:rsid w:val="00766AC3"/>
    <w:pPr>
      <w:spacing w:after="0" w:line="240" w:lineRule="auto"/>
    </w:pPr>
    <w:rPr>
      <w:rFonts w:ascii="Times New Roman" w:eastAsia="Times New Roman" w:hAnsi="Times New Roman" w:cs="Times New Roman"/>
      <w:sz w:val="20"/>
      <w:szCs w:val="20"/>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ysReq3">
    <w:name w:val="[SysReq # 3]"/>
    <w:basedOn w:val="ListNumber2"/>
    <w:next w:val="ListNumber2"/>
    <w:link w:val="SysReq3Char"/>
    <w:autoRedefine/>
    <w:qFormat/>
    <w:rsid w:val="001A6BE4"/>
    <w:pPr>
      <w:keepNext/>
      <w:keepLines/>
      <w:numPr>
        <w:numId w:val="0"/>
      </w:numPr>
      <w:tabs>
        <w:tab w:val="left" w:pos="6521"/>
        <w:tab w:val="left" w:pos="8505"/>
      </w:tabs>
      <w:ind w:left="709"/>
    </w:pPr>
    <w:rPr>
      <w:rFonts w:cs="Segoe UI"/>
      <w:i/>
      <w:szCs w:val="20"/>
      <w:u w:color="034694" w:themeColor="accent4"/>
      <w:lang w:val="en-US" w:eastAsia="fr-FR"/>
    </w:rPr>
  </w:style>
  <w:style w:type="character" w:customStyle="1" w:styleId="SysReq3Char">
    <w:name w:val="[SysReq # 3] Char"/>
    <w:basedOn w:val="DefaultParagraphFont"/>
    <w:link w:val="SysReq3"/>
    <w:rsid w:val="001A6BE4"/>
    <w:rPr>
      <w:rFonts w:ascii="Segoe UI" w:eastAsia="Calibri" w:hAnsi="Segoe UI" w:cs="Segoe UI"/>
      <w:i/>
      <w:sz w:val="20"/>
      <w:szCs w:val="20"/>
      <w:u w:color="034694" w:themeColor="accent4"/>
      <w:lang w:val="en-US" w:eastAsia="fr-FR"/>
    </w:rPr>
  </w:style>
  <w:style w:type="paragraph" w:customStyle="1" w:styleId="C5Headings">
    <w:name w:val="C5 Headings"/>
    <w:basedOn w:val="Heading4"/>
    <w:link w:val="C5HeadingsChar"/>
    <w:rsid w:val="001A3CD7"/>
    <w:rPr>
      <w:color w:val="562873" w:themeColor="accent1"/>
      <w:lang w:val="en-US"/>
    </w:rPr>
  </w:style>
  <w:style w:type="character" w:customStyle="1" w:styleId="C5HeadingsChar">
    <w:name w:val="C5 Headings Char"/>
    <w:basedOn w:val="DefaultParagraphFont"/>
    <w:link w:val="C5Headings"/>
    <w:rsid w:val="001A3CD7"/>
    <w:rPr>
      <w:rFonts w:ascii="Segoe UI" w:eastAsia="Times New Roman" w:hAnsi="Segoe UI" w:cs="Times New Roman"/>
      <w:i/>
      <w:color w:val="562873" w:themeColor="accent1"/>
      <w:sz w:val="20"/>
      <w:lang w:val="en-US"/>
    </w:rPr>
  </w:style>
  <w:style w:type="paragraph" w:customStyle="1" w:styleId="Heading40">
    <w:name w:val="Heading4"/>
    <w:basedOn w:val="Heading4numbered"/>
    <w:link w:val="Heading4Char0"/>
    <w:qFormat/>
    <w:rsid w:val="00087538"/>
    <w:pPr>
      <w:numPr>
        <w:ilvl w:val="0"/>
        <w:numId w:val="0"/>
      </w:numPr>
      <w:ind w:left="864" w:hanging="864"/>
    </w:pPr>
    <w:rPr>
      <w:i w:val="0"/>
      <w:color w:val="562873" w:themeColor="accent1"/>
      <w:sz w:val="20"/>
    </w:rPr>
  </w:style>
  <w:style w:type="character" w:customStyle="1" w:styleId="Heading4numberedChar">
    <w:name w:val="Heading4 numbered Char"/>
    <w:basedOn w:val="DefaultParagraphFont"/>
    <w:link w:val="Heading4numbered"/>
    <w:rsid w:val="00087538"/>
    <w:rPr>
      <w:rFonts w:ascii="Segoe UI" w:eastAsia="Times New Roman" w:hAnsi="Segoe UI" w:cs="Segoe UI"/>
      <w:i/>
      <w:color w:val="034694"/>
      <w:sz w:val="18"/>
      <w:szCs w:val="20"/>
      <w:lang w:val="fr-FR"/>
    </w:rPr>
  </w:style>
  <w:style w:type="character" w:customStyle="1" w:styleId="Heading4Char0">
    <w:name w:val="Heading4 Char"/>
    <w:basedOn w:val="Heading4numberedChar"/>
    <w:link w:val="Heading40"/>
    <w:rsid w:val="00087538"/>
    <w:rPr>
      <w:rFonts w:ascii="Segoe UI" w:eastAsia="Times New Roman" w:hAnsi="Segoe UI" w:cs="Segoe UI"/>
      <w:i w:val="0"/>
      <w:color w:val="562873" w:themeColor="accent1"/>
      <w:sz w:val="20"/>
      <w:szCs w:val="20"/>
      <w:lang w:val="fr-FR"/>
    </w:rPr>
  </w:style>
  <w:style w:type="character" w:customStyle="1" w:styleId="SysReq2Char">
    <w:name w:val="[SysReq # 2] Char"/>
    <w:basedOn w:val="SysReq1Char"/>
    <w:link w:val="SysReq2"/>
    <w:rsid w:val="0072117A"/>
    <w:rPr>
      <w:rFonts w:ascii="Segoe UI" w:eastAsia="Calibri" w:hAnsi="Segoe UI" w:cs="Times New Roman"/>
      <w:bCs/>
      <w:color w:val="000000" w:themeColor="text1"/>
      <w:sz w:val="18"/>
      <w:lang w:val="en-GB" w:eastAsia="fr-FR"/>
    </w:rPr>
  </w:style>
  <w:style w:type="table" w:customStyle="1" w:styleId="GridTable1Light-Accent11">
    <w:name w:val="Grid Table 1 Light - Accent 11"/>
    <w:basedOn w:val="TableNormal"/>
    <w:uiPriority w:val="46"/>
    <w:rsid w:val="00006433"/>
    <w:pPr>
      <w:spacing w:after="0" w:line="240" w:lineRule="auto"/>
    </w:pPr>
    <w:tblPr>
      <w:tblStyleRowBandSize w:val="1"/>
      <w:tblStyleColBandSize w:val="1"/>
      <w:tblBorders>
        <w:top w:val="single" w:sz="4" w:space="0" w:color="BF95DA" w:themeColor="accent1" w:themeTint="66"/>
        <w:left w:val="single" w:sz="4" w:space="0" w:color="BF95DA" w:themeColor="accent1" w:themeTint="66"/>
        <w:bottom w:val="single" w:sz="4" w:space="0" w:color="BF95DA" w:themeColor="accent1" w:themeTint="66"/>
        <w:right w:val="single" w:sz="4" w:space="0" w:color="BF95DA" w:themeColor="accent1" w:themeTint="66"/>
        <w:insideH w:val="single" w:sz="4" w:space="0" w:color="BF95DA" w:themeColor="accent1" w:themeTint="66"/>
        <w:insideV w:val="single" w:sz="4" w:space="0" w:color="BF95DA" w:themeColor="accent1" w:themeTint="66"/>
      </w:tblBorders>
    </w:tblPr>
    <w:tblStylePr w:type="firstRow">
      <w:rPr>
        <w:b/>
        <w:bCs/>
      </w:rPr>
      <w:tblPr/>
      <w:tcPr>
        <w:tcBorders>
          <w:bottom w:val="single" w:sz="12" w:space="0" w:color="A060C8" w:themeColor="accent1" w:themeTint="99"/>
        </w:tcBorders>
      </w:tcPr>
    </w:tblStylePr>
    <w:tblStylePr w:type="lastRow">
      <w:rPr>
        <w:b/>
        <w:bCs/>
      </w:rPr>
      <w:tblPr/>
      <w:tcPr>
        <w:tcBorders>
          <w:top w:val="double" w:sz="2" w:space="0" w:color="A060C8" w:themeColor="accent1" w:themeTint="99"/>
        </w:tcBorders>
      </w:tcPr>
    </w:tblStylePr>
    <w:tblStylePr w:type="firstCol">
      <w:rPr>
        <w:b/>
        <w:bCs/>
      </w:rPr>
    </w:tblStylePr>
    <w:tblStylePr w:type="lastCol">
      <w:rPr>
        <w:b/>
        <w:bCs/>
      </w:rPr>
    </w:tblStylePr>
  </w:style>
  <w:style w:type="character" w:customStyle="1" w:styleId="B3HeadingN3numberedChar">
    <w:name w:val="B3: Heading N3 numbered Char"/>
    <w:basedOn w:val="DefaultParagraphFont"/>
    <w:link w:val="B3HeadingN3numbered"/>
    <w:rsid w:val="00395ABF"/>
    <w:rPr>
      <w:rFonts w:ascii="Segoe UI" w:eastAsia="MS Mincho" w:hAnsi="Segoe UI" w:cs="Segoe UI Semibold"/>
      <w:bCs/>
      <w:noProof/>
      <w:color w:val="984A9C"/>
      <w:szCs w:val="28"/>
      <w:lang w:val="en-GB" w:eastAsia="fr-FR"/>
    </w:rPr>
  </w:style>
  <w:style w:type="table" w:customStyle="1" w:styleId="GridTable4-Accent11">
    <w:name w:val="Grid Table 4 - Accent 11"/>
    <w:basedOn w:val="TableNormal"/>
    <w:uiPriority w:val="49"/>
    <w:rsid w:val="00395ABF"/>
    <w:pPr>
      <w:spacing w:after="0" w:line="240" w:lineRule="auto"/>
    </w:pPr>
    <w:tblPr>
      <w:tblStyleRowBandSize w:val="1"/>
      <w:tblStyleColBandSize w:val="1"/>
      <w:tblBorders>
        <w:top w:val="single" w:sz="4" w:space="0" w:color="A060C8" w:themeColor="accent1" w:themeTint="99"/>
        <w:left w:val="single" w:sz="4" w:space="0" w:color="A060C8" w:themeColor="accent1" w:themeTint="99"/>
        <w:bottom w:val="single" w:sz="4" w:space="0" w:color="A060C8" w:themeColor="accent1" w:themeTint="99"/>
        <w:right w:val="single" w:sz="4" w:space="0" w:color="A060C8" w:themeColor="accent1" w:themeTint="99"/>
        <w:insideH w:val="single" w:sz="4" w:space="0" w:color="A060C8" w:themeColor="accent1" w:themeTint="99"/>
        <w:insideV w:val="single" w:sz="4" w:space="0" w:color="A060C8" w:themeColor="accent1" w:themeTint="99"/>
      </w:tblBorders>
    </w:tblPr>
    <w:tblStylePr w:type="firstRow">
      <w:rPr>
        <w:b/>
        <w:bCs/>
        <w:color w:val="FFFFFF" w:themeColor="background1"/>
      </w:rPr>
      <w:tblPr/>
      <w:tcPr>
        <w:tcBorders>
          <w:top w:val="single" w:sz="4" w:space="0" w:color="562873" w:themeColor="accent1"/>
          <w:left w:val="single" w:sz="4" w:space="0" w:color="562873" w:themeColor="accent1"/>
          <w:bottom w:val="single" w:sz="4" w:space="0" w:color="562873" w:themeColor="accent1"/>
          <w:right w:val="single" w:sz="4" w:space="0" w:color="562873" w:themeColor="accent1"/>
          <w:insideH w:val="nil"/>
          <w:insideV w:val="nil"/>
        </w:tcBorders>
        <w:shd w:val="clear" w:color="auto" w:fill="562873" w:themeFill="accent1"/>
      </w:tcPr>
    </w:tblStylePr>
    <w:tblStylePr w:type="lastRow">
      <w:rPr>
        <w:b/>
        <w:bCs/>
      </w:rPr>
      <w:tblPr/>
      <w:tcPr>
        <w:tcBorders>
          <w:top w:val="double" w:sz="4" w:space="0" w:color="562873" w:themeColor="accent1"/>
        </w:tcBorders>
      </w:tcPr>
    </w:tblStylePr>
    <w:tblStylePr w:type="firstCol">
      <w:rPr>
        <w:b/>
        <w:bCs/>
      </w:rPr>
    </w:tblStylePr>
    <w:tblStylePr w:type="lastCol">
      <w:rPr>
        <w:b/>
        <w:bCs/>
      </w:rPr>
    </w:tblStylePr>
    <w:tblStylePr w:type="band1Vert">
      <w:tblPr/>
      <w:tcPr>
        <w:shd w:val="clear" w:color="auto" w:fill="DFCAEC" w:themeFill="accent1" w:themeFillTint="33"/>
      </w:tcPr>
    </w:tblStylePr>
    <w:tblStylePr w:type="band1Horz">
      <w:tblPr/>
      <w:tcPr>
        <w:shd w:val="clear" w:color="auto" w:fill="DFCAEC" w:themeFill="accent1" w:themeFillTint="33"/>
      </w:tcPr>
    </w:tblStylePr>
  </w:style>
  <w:style w:type="table" w:styleId="GridTable4-Accent1">
    <w:name w:val="Grid Table 4 Accent 1"/>
    <w:basedOn w:val="TableNormal"/>
    <w:uiPriority w:val="49"/>
    <w:rsid w:val="007F284D"/>
    <w:pPr>
      <w:spacing w:after="0" w:line="240" w:lineRule="auto"/>
    </w:pPr>
    <w:tblPr>
      <w:tblStyleRowBandSize w:val="1"/>
      <w:tblStyleColBandSize w:val="1"/>
      <w:tblBorders>
        <w:top w:val="single" w:sz="4" w:space="0" w:color="A060C8" w:themeColor="accent1" w:themeTint="99"/>
        <w:left w:val="single" w:sz="4" w:space="0" w:color="A060C8" w:themeColor="accent1" w:themeTint="99"/>
        <w:bottom w:val="single" w:sz="4" w:space="0" w:color="A060C8" w:themeColor="accent1" w:themeTint="99"/>
        <w:right w:val="single" w:sz="4" w:space="0" w:color="A060C8" w:themeColor="accent1" w:themeTint="99"/>
        <w:insideH w:val="single" w:sz="4" w:space="0" w:color="A060C8" w:themeColor="accent1" w:themeTint="99"/>
        <w:insideV w:val="single" w:sz="4" w:space="0" w:color="A060C8" w:themeColor="accent1" w:themeTint="99"/>
      </w:tblBorders>
    </w:tblPr>
    <w:tblStylePr w:type="firstRow">
      <w:rPr>
        <w:b/>
        <w:bCs/>
        <w:color w:val="FFFFFF" w:themeColor="background1"/>
      </w:rPr>
      <w:tblPr/>
      <w:tcPr>
        <w:tcBorders>
          <w:top w:val="single" w:sz="4" w:space="0" w:color="562873" w:themeColor="accent1"/>
          <w:left w:val="single" w:sz="4" w:space="0" w:color="562873" w:themeColor="accent1"/>
          <w:bottom w:val="single" w:sz="4" w:space="0" w:color="562873" w:themeColor="accent1"/>
          <w:right w:val="single" w:sz="4" w:space="0" w:color="562873" w:themeColor="accent1"/>
          <w:insideH w:val="nil"/>
          <w:insideV w:val="nil"/>
        </w:tcBorders>
        <w:shd w:val="clear" w:color="auto" w:fill="562873" w:themeFill="accent1"/>
      </w:tcPr>
    </w:tblStylePr>
    <w:tblStylePr w:type="lastRow">
      <w:rPr>
        <w:b/>
        <w:bCs/>
      </w:rPr>
      <w:tblPr/>
      <w:tcPr>
        <w:tcBorders>
          <w:top w:val="double" w:sz="4" w:space="0" w:color="562873" w:themeColor="accent1"/>
        </w:tcBorders>
      </w:tcPr>
    </w:tblStylePr>
    <w:tblStylePr w:type="firstCol">
      <w:rPr>
        <w:b/>
        <w:bCs/>
      </w:rPr>
    </w:tblStylePr>
    <w:tblStylePr w:type="lastCol">
      <w:rPr>
        <w:b/>
        <w:bCs/>
      </w:rPr>
    </w:tblStylePr>
    <w:tblStylePr w:type="band1Vert">
      <w:tblPr/>
      <w:tcPr>
        <w:shd w:val="clear" w:color="auto" w:fill="DFCAEC" w:themeFill="accent1" w:themeFillTint="33"/>
      </w:tcPr>
    </w:tblStylePr>
    <w:tblStylePr w:type="band1Horz">
      <w:tblPr/>
      <w:tcPr>
        <w:shd w:val="clear" w:color="auto" w:fill="DFCAEC" w:themeFill="accent1" w:themeFillTint="33"/>
      </w:tcPr>
    </w:tblStylePr>
  </w:style>
  <w:style w:type="paragraph" w:customStyle="1" w:styleId="AClause">
    <w:name w:val="A: Clause"/>
    <w:basedOn w:val="ListParagraph"/>
    <w:link w:val="AClauseChar"/>
    <w:rsid w:val="00F712DA"/>
    <w:pPr>
      <w:tabs>
        <w:tab w:val="left" w:pos="360"/>
      </w:tabs>
      <w:spacing w:before="120"/>
      <w:ind w:left="0"/>
      <w:contextualSpacing w:val="0"/>
    </w:pPr>
    <w:rPr>
      <w:lang w:val="en-US"/>
    </w:rPr>
  </w:style>
  <w:style w:type="character" w:customStyle="1" w:styleId="AClauseChar">
    <w:name w:val="A: Clause Char"/>
    <w:basedOn w:val="ListParagraphChar"/>
    <w:link w:val="AClause"/>
    <w:rsid w:val="00F712DA"/>
    <w:rPr>
      <w:rFonts w:ascii="Segoe UI" w:eastAsia="Calibri" w:hAnsi="Segoe UI" w:cs="Times New Roman"/>
      <w:sz w:val="20"/>
      <w:lang w:val="en-US"/>
    </w:rPr>
  </w:style>
  <w:style w:type="paragraph" w:customStyle="1" w:styleId="Auxiliary">
    <w:name w:val="Auxiliary"/>
    <w:basedOn w:val="Normal"/>
    <w:link w:val="AuxiliaryChar"/>
    <w:rsid w:val="00F712DA"/>
    <w:pPr>
      <w:numPr>
        <w:ilvl w:val="1"/>
      </w:numPr>
      <w:spacing w:before="120"/>
    </w:pPr>
    <w:rPr>
      <w:color w:val="996633"/>
      <w:lang w:val="en-US"/>
    </w:rPr>
  </w:style>
  <w:style w:type="character" w:customStyle="1" w:styleId="AuxiliaryChar">
    <w:name w:val="Auxiliary Char"/>
    <w:basedOn w:val="DefaultParagraphFont"/>
    <w:link w:val="Auxiliary"/>
    <w:rsid w:val="00F712DA"/>
    <w:rPr>
      <w:rFonts w:ascii="Segoe UI" w:eastAsia="Calibri" w:hAnsi="Segoe UI" w:cs="Times New Roman"/>
      <w:color w:val="996633"/>
      <w:sz w:val="20"/>
      <w:lang w:val="en-US"/>
    </w:rPr>
  </w:style>
  <w:style w:type="paragraph" w:customStyle="1" w:styleId="Aclause0">
    <w:name w:val="Aclause"/>
    <w:basedOn w:val="ListParagraph"/>
    <w:link w:val="AclauseChar0"/>
    <w:rsid w:val="006B0945"/>
    <w:pPr>
      <w:tabs>
        <w:tab w:val="left" w:pos="567"/>
      </w:tabs>
      <w:spacing w:before="120"/>
      <w:ind w:left="0"/>
      <w:contextualSpacing w:val="0"/>
    </w:pPr>
    <w:rPr>
      <w:lang w:val="en-US"/>
    </w:rPr>
  </w:style>
  <w:style w:type="character" w:customStyle="1" w:styleId="AclauseChar0">
    <w:name w:val="Aclause Char"/>
    <w:basedOn w:val="ListParagraphChar"/>
    <w:link w:val="Aclause0"/>
    <w:rsid w:val="006B0945"/>
    <w:rPr>
      <w:rFonts w:ascii="Segoe UI" w:eastAsia="Calibri" w:hAnsi="Segoe UI" w:cs="Times New Roman"/>
      <w:sz w:val="20"/>
      <w:lang w:val="en-US"/>
    </w:rPr>
  </w:style>
  <w:style w:type="character" w:customStyle="1" w:styleId="UnresolvedMention1">
    <w:name w:val="Unresolved Mention1"/>
    <w:basedOn w:val="DefaultParagraphFont"/>
    <w:uiPriority w:val="99"/>
    <w:semiHidden/>
    <w:unhideWhenUsed/>
    <w:rsid w:val="0042251B"/>
    <w:rPr>
      <w:color w:val="605E5C"/>
      <w:shd w:val="clear" w:color="auto" w:fill="E1DFDD"/>
    </w:rPr>
  </w:style>
  <w:style w:type="paragraph" w:styleId="TOCHeading">
    <w:name w:val="TOC Heading"/>
    <w:basedOn w:val="Heading1"/>
    <w:next w:val="Normal"/>
    <w:uiPriority w:val="39"/>
    <w:unhideWhenUsed/>
    <w:qFormat/>
    <w:rsid w:val="00BA3ADC"/>
    <w:pPr>
      <w:keepNext/>
      <w:keepLines/>
      <w:spacing w:after="0" w:line="259" w:lineRule="auto"/>
      <w:outlineLvl w:val="9"/>
    </w:pPr>
    <w:rPr>
      <w:rFonts w:asciiTheme="majorHAnsi" w:eastAsiaTheme="majorEastAsia" w:hAnsiTheme="majorHAnsi" w:cstheme="majorBidi"/>
      <w:b w:val="0"/>
      <w:color w:val="401E56" w:themeColor="accent1" w:themeShade="BF"/>
      <w:szCs w:val="32"/>
      <w:lang w:val="en-US"/>
    </w:rPr>
  </w:style>
  <w:style w:type="paragraph" w:styleId="TOC4">
    <w:name w:val="toc 4"/>
    <w:basedOn w:val="Normal"/>
    <w:next w:val="Normal"/>
    <w:autoRedefine/>
    <w:uiPriority w:val="39"/>
    <w:unhideWhenUsed/>
    <w:rsid w:val="00BA3ADC"/>
    <w:pPr>
      <w:spacing w:before="0" w:after="0"/>
      <w:ind w:left="600"/>
    </w:pPr>
    <w:rPr>
      <w:rFonts w:asciiTheme="minorHAnsi" w:hAnsiTheme="minorHAnsi" w:cstheme="minorHAnsi"/>
      <w:sz w:val="18"/>
      <w:szCs w:val="18"/>
    </w:rPr>
  </w:style>
  <w:style w:type="paragraph" w:styleId="TOC5">
    <w:name w:val="toc 5"/>
    <w:basedOn w:val="Normal"/>
    <w:next w:val="Normal"/>
    <w:autoRedefine/>
    <w:uiPriority w:val="39"/>
    <w:unhideWhenUsed/>
    <w:rsid w:val="00BA3ADC"/>
    <w:pPr>
      <w:spacing w:before="0" w:after="0"/>
      <w:ind w:left="800"/>
    </w:pPr>
    <w:rPr>
      <w:rFonts w:asciiTheme="minorHAnsi" w:hAnsiTheme="minorHAnsi" w:cstheme="minorHAnsi"/>
      <w:sz w:val="18"/>
      <w:szCs w:val="18"/>
    </w:rPr>
  </w:style>
  <w:style w:type="paragraph" w:styleId="TOC6">
    <w:name w:val="toc 6"/>
    <w:basedOn w:val="Normal"/>
    <w:next w:val="Normal"/>
    <w:autoRedefine/>
    <w:uiPriority w:val="39"/>
    <w:unhideWhenUsed/>
    <w:rsid w:val="00BA3ADC"/>
    <w:pPr>
      <w:spacing w:before="0" w:after="0"/>
      <w:ind w:left="1000"/>
    </w:pPr>
    <w:rPr>
      <w:rFonts w:asciiTheme="minorHAnsi" w:hAnsiTheme="minorHAnsi" w:cstheme="minorHAnsi"/>
      <w:sz w:val="18"/>
      <w:szCs w:val="18"/>
    </w:rPr>
  </w:style>
  <w:style w:type="paragraph" w:styleId="TOC7">
    <w:name w:val="toc 7"/>
    <w:basedOn w:val="Normal"/>
    <w:next w:val="Normal"/>
    <w:autoRedefine/>
    <w:uiPriority w:val="39"/>
    <w:unhideWhenUsed/>
    <w:rsid w:val="00BA3ADC"/>
    <w:pPr>
      <w:spacing w:before="0" w:after="0"/>
      <w:ind w:left="1200"/>
    </w:pPr>
    <w:rPr>
      <w:rFonts w:asciiTheme="minorHAnsi" w:hAnsiTheme="minorHAnsi" w:cstheme="minorHAnsi"/>
      <w:sz w:val="18"/>
      <w:szCs w:val="18"/>
    </w:rPr>
  </w:style>
  <w:style w:type="paragraph" w:styleId="TOC8">
    <w:name w:val="toc 8"/>
    <w:basedOn w:val="Normal"/>
    <w:next w:val="Normal"/>
    <w:autoRedefine/>
    <w:uiPriority w:val="39"/>
    <w:unhideWhenUsed/>
    <w:rsid w:val="00BA3ADC"/>
    <w:pPr>
      <w:spacing w:before="0" w:after="0"/>
      <w:ind w:left="1400"/>
    </w:pPr>
    <w:rPr>
      <w:rFonts w:asciiTheme="minorHAnsi" w:hAnsiTheme="minorHAnsi" w:cstheme="minorHAnsi"/>
      <w:sz w:val="18"/>
      <w:szCs w:val="18"/>
    </w:rPr>
  </w:style>
  <w:style w:type="paragraph" w:styleId="TOC9">
    <w:name w:val="toc 9"/>
    <w:basedOn w:val="Normal"/>
    <w:next w:val="Normal"/>
    <w:autoRedefine/>
    <w:uiPriority w:val="39"/>
    <w:unhideWhenUsed/>
    <w:rsid w:val="00BA3ADC"/>
    <w:pPr>
      <w:spacing w:before="0" w:after="0"/>
      <w:ind w:left="1600"/>
    </w:pPr>
    <w:rPr>
      <w:rFonts w:asciiTheme="minorHAnsi" w:hAnsiTheme="minorHAnsi" w:cstheme="minorHAnsi"/>
      <w:sz w:val="18"/>
      <w:szCs w:val="18"/>
    </w:rPr>
  </w:style>
  <w:style w:type="table" w:styleId="ListTable4-Accent3">
    <w:name w:val="List Table 4 Accent 3"/>
    <w:basedOn w:val="TableNormal"/>
    <w:uiPriority w:val="49"/>
    <w:rsid w:val="0056730F"/>
    <w:pPr>
      <w:spacing w:after="0" w:line="240" w:lineRule="auto"/>
    </w:pPr>
    <w:rPr>
      <w:rFonts w:ascii="Times New Roman" w:eastAsia="Times New Roman" w:hAnsi="Times New Roman" w:cs="Times New Roman"/>
      <w:sz w:val="20"/>
      <w:szCs w:val="20"/>
      <w:lang w:val="fr-FR" w:eastAsia="fr-FR"/>
    </w:rPr>
    <w:tblPr>
      <w:tblStyleRowBandSize w:val="1"/>
      <w:tblStyleColBandSize w:val="1"/>
      <w:tblBorders>
        <w:top w:val="single" w:sz="4" w:space="0" w:color="BBE7FA" w:themeColor="accent3" w:themeTint="99"/>
        <w:left w:val="single" w:sz="4" w:space="0" w:color="BBE7FA" w:themeColor="accent3" w:themeTint="99"/>
        <w:bottom w:val="single" w:sz="4" w:space="0" w:color="BBE7FA" w:themeColor="accent3" w:themeTint="99"/>
        <w:right w:val="single" w:sz="4" w:space="0" w:color="BBE7FA" w:themeColor="accent3" w:themeTint="99"/>
        <w:insideH w:val="single" w:sz="4" w:space="0" w:color="BBE7FA" w:themeColor="accent3" w:themeTint="99"/>
      </w:tblBorders>
    </w:tblPr>
    <w:tblStylePr w:type="firstRow">
      <w:rPr>
        <w:b/>
        <w:bCs/>
        <w:color w:val="FFFFFF" w:themeColor="background1"/>
      </w:rPr>
      <w:tblPr/>
      <w:tcPr>
        <w:tcBorders>
          <w:top w:val="single" w:sz="4" w:space="0" w:color="8ED8F8" w:themeColor="accent3"/>
          <w:left w:val="single" w:sz="4" w:space="0" w:color="8ED8F8" w:themeColor="accent3"/>
          <w:bottom w:val="single" w:sz="4" w:space="0" w:color="8ED8F8" w:themeColor="accent3"/>
          <w:right w:val="single" w:sz="4" w:space="0" w:color="8ED8F8" w:themeColor="accent3"/>
          <w:insideH w:val="nil"/>
        </w:tcBorders>
        <w:shd w:val="clear" w:color="auto" w:fill="8ED8F8" w:themeFill="accent3"/>
      </w:tcPr>
    </w:tblStylePr>
    <w:tblStylePr w:type="lastRow">
      <w:rPr>
        <w:b/>
        <w:bCs/>
      </w:rPr>
      <w:tblPr/>
      <w:tcPr>
        <w:tcBorders>
          <w:top w:val="double" w:sz="4" w:space="0" w:color="BBE7FA" w:themeColor="accent3" w:themeTint="99"/>
        </w:tcBorders>
      </w:tcPr>
    </w:tblStylePr>
    <w:tblStylePr w:type="firstCol">
      <w:rPr>
        <w:b/>
        <w:bCs/>
      </w:rPr>
    </w:tblStylePr>
    <w:tblStylePr w:type="lastCol">
      <w:rPr>
        <w:b/>
        <w:bCs/>
      </w:rPr>
    </w:tblStylePr>
    <w:tblStylePr w:type="band1Vert">
      <w:tblPr/>
      <w:tcPr>
        <w:shd w:val="clear" w:color="auto" w:fill="E8F7FD" w:themeFill="accent3" w:themeFillTint="33"/>
      </w:tcPr>
    </w:tblStylePr>
    <w:tblStylePr w:type="band1Horz">
      <w:tblPr/>
      <w:tcPr>
        <w:shd w:val="clear" w:color="auto" w:fill="E8F7FD" w:themeFill="accent3" w:themeFillTint="33"/>
      </w:tcPr>
    </w:tblStylePr>
  </w:style>
  <w:style w:type="paragraph" w:customStyle="1" w:styleId="TableCaption">
    <w:name w:val="Table Caption"/>
    <w:basedOn w:val="Normal"/>
    <w:link w:val="TableCaptionChar"/>
    <w:qFormat/>
    <w:rsid w:val="00B24FF8"/>
    <w:pPr>
      <w:spacing w:before="240" w:after="80" w:line="240" w:lineRule="auto"/>
      <w:jc w:val="center"/>
    </w:pPr>
    <w:rPr>
      <w:rFonts w:ascii="Segoe UI Semibold" w:hAnsi="Segoe UI Semibold" w:cs="Segoe UI Semibold"/>
      <w:iCs/>
      <w:color w:val="562873"/>
      <w:sz w:val="18"/>
      <w:szCs w:val="16"/>
      <w:lang w:val="en-US"/>
    </w:rPr>
  </w:style>
  <w:style w:type="character" w:customStyle="1" w:styleId="TableCaptionChar">
    <w:name w:val="Table Caption Char"/>
    <w:basedOn w:val="DefaultParagraphFont"/>
    <w:link w:val="TableCaption"/>
    <w:rsid w:val="00B24FF8"/>
    <w:rPr>
      <w:rFonts w:ascii="Segoe UI Semibold" w:eastAsia="Calibri" w:hAnsi="Segoe UI Semibold" w:cs="Segoe UI Semibold"/>
      <w:iCs/>
      <w:color w:val="562873"/>
      <w:sz w:val="18"/>
      <w:szCs w:val="16"/>
      <w:lang w:val="en-US"/>
    </w:rPr>
  </w:style>
  <w:style w:type="paragraph" w:customStyle="1" w:styleId="13Heading2numbered">
    <w:name w:val="13 Heading2 numbered"/>
    <w:next w:val="Normal"/>
    <w:qFormat/>
    <w:rsid w:val="00C97B4F"/>
    <w:pPr>
      <w:tabs>
        <w:tab w:val="left" w:pos="0"/>
        <w:tab w:val="left" w:pos="540"/>
      </w:tabs>
      <w:spacing w:before="440" w:after="240" w:line="360" w:lineRule="auto"/>
      <w:ind w:left="1440" w:hanging="1440"/>
      <w:outlineLvl w:val="1"/>
    </w:pPr>
    <w:rPr>
      <w:rFonts w:ascii="Segoe UI Semibold" w:eastAsia="Times New Roman" w:hAnsi="Segoe UI Semibold" w:cs="Segoe UI Semibold"/>
      <w:smallCaps/>
      <w:noProof/>
      <w:color w:val="562873"/>
      <w:sz w:val="26"/>
      <w:szCs w:val="26"/>
      <w:shd w:val="clear" w:color="auto" w:fill="FFFFFF"/>
      <w:lang w:val="en-GB"/>
    </w:rPr>
  </w:style>
  <w:style w:type="paragraph" w:customStyle="1" w:styleId="12Heading3numbered">
    <w:name w:val="12 Heading3 numbered"/>
    <w:basedOn w:val="Normal"/>
    <w:next w:val="Normal"/>
    <w:link w:val="12Heading3numberedChar"/>
    <w:qFormat/>
    <w:rsid w:val="00C97B4F"/>
    <w:pPr>
      <w:spacing w:before="360"/>
      <w:ind w:left="720" w:hanging="720"/>
      <w:outlineLvl w:val="2"/>
    </w:pPr>
    <w:rPr>
      <w:rFonts w:eastAsia="Times New Roman"/>
      <w:noProof/>
      <w:color w:val="984A9C"/>
      <w:sz w:val="22"/>
    </w:rPr>
  </w:style>
  <w:style w:type="character" w:customStyle="1" w:styleId="12Heading3numberedChar">
    <w:name w:val="12 Heading3 numbered Char"/>
    <w:basedOn w:val="DefaultParagraphFont"/>
    <w:link w:val="12Heading3numbered"/>
    <w:rsid w:val="00C97B4F"/>
    <w:rPr>
      <w:rFonts w:ascii="Segoe UI" w:eastAsia="Times New Roman" w:hAnsi="Segoe UI" w:cs="Times New Roman"/>
      <w:noProof/>
      <w:color w:val="984A9C"/>
      <w:lang w:val="en-GB"/>
    </w:rPr>
  </w:style>
  <w:style w:type="paragraph" w:customStyle="1" w:styleId="14Heading1numbered">
    <w:name w:val="14 Heading1 numbered"/>
    <w:next w:val="regular"/>
    <w:qFormat/>
    <w:rsid w:val="00C97B4F"/>
    <w:pPr>
      <w:pageBreakBefore/>
      <w:spacing w:before="440" w:after="240" w:line="360" w:lineRule="auto"/>
      <w:ind w:left="720" w:hanging="720"/>
      <w:outlineLvl w:val="0"/>
    </w:pPr>
    <w:rPr>
      <w:rFonts w:ascii="Segoe UI" w:eastAsia="Times New Roman" w:hAnsi="Segoe UI" w:cs="Times New Roman"/>
      <w:b/>
      <w:bCs/>
      <w:smallCaps/>
      <w:noProof/>
      <w:color w:val="984A9C"/>
      <w:sz w:val="32"/>
      <w:szCs w:val="26"/>
      <w:shd w:val="clear" w:color="auto" w:fill="FFFFFF"/>
      <w:lang w:val="en-US"/>
    </w:rPr>
  </w:style>
  <w:style w:type="paragraph" w:customStyle="1" w:styleId="11Heading4numbered">
    <w:name w:val="11 Heading4 numbered"/>
    <w:next w:val="Normal"/>
    <w:qFormat/>
    <w:rsid w:val="00C97B4F"/>
    <w:pPr>
      <w:spacing w:before="240"/>
      <w:ind w:left="720" w:hanging="720"/>
      <w:outlineLvl w:val="3"/>
    </w:pPr>
    <w:rPr>
      <w:rFonts w:ascii="Segoe UI" w:eastAsia="Times New Roman" w:hAnsi="Segoe UI" w:cs="Segoe UI"/>
      <w:color w:val="562873" w:themeColor="accent1"/>
      <w:sz w:val="20"/>
      <w:szCs w:val="20"/>
      <w:shd w:val="clear" w:color="auto" w:fill="FFFFFF"/>
      <w:lang w:val="en-US"/>
    </w:rPr>
  </w:style>
  <w:style w:type="character" w:styleId="FollowedHyperlink">
    <w:name w:val="FollowedHyperlink"/>
    <w:basedOn w:val="DefaultParagraphFont"/>
    <w:uiPriority w:val="99"/>
    <w:semiHidden/>
    <w:unhideWhenUsed/>
    <w:rsid w:val="00E02080"/>
    <w:rPr>
      <w:color w:val="501D53" w:themeColor="followedHyperlink"/>
      <w:u w:val="single"/>
    </w:rPr>
  </w:style>
  <w:style w:type="paragraph" w:customStyle="1" w:styleId="03SemiBold">
    <w:name w:val="03 SemiBold"/>
    <w:basedOn w:val="Normal"/>
    <w:next w:val="Normal"/>
    <w:link w:val="03SemiBoldChar"/>
    <w:qFormat/>
    <w:rsid w:val="00077B90"/>
    <w:pPr>
      <w:spacing w:before="120"/>
      <w:ind w:left="-14"/>
    </w:pPr>
    <w:rPr>
      <w:rFonts w:ascii="Segoe UI Semibold" w:hAnsi="Segoe UI Semibold"/>
      <w:color w:val="562873" w:themeColor="accent1"/>
    </w:rPr>
  </w:style>
  <w:style w:type="character" w:customStyle="1" w:styleId="03SemiBoldChar">
    <w:name w:val="03 SemiBold Char"/>
    <w:basedOn w:val="DefaultParagraphFont"/>
    <w:link w:val="03SemiBold"/>
    <w:rsid w:val="00077B90"/>
    <w:rPr>
      <w:rFonts w:ascii="Segoe UI Semibold" w:eastAsia="Calibri" w:hAnsi="Segoe UI Semibold" w:cs="Times New Roman"/>
      <w:color w:val="562873" w:themeColor="accent1"/>
      <w:sz w:val="20"/>
      <w:lang w:val="en-GB"/>
    </w:rPr>
  </w:style>
  <w:style w:type="paragraph" w:customStyle="1" w:styleId="0AClause">
    <w:name w:val="0A Clause"/>
    <w:basedOn w:val="RequirementList"/>
    <w:next w:val="RequirementList"/>
    <w:link w:val="0AClauseChar"/>
    <w:qFormat/>
    <w:rsid w:val="00E46CCE"/>
    <w:pPr>
      <w:numPr>
        <w:numId w:val="0"/>
      </w:numPr>
    </w:pPr>
    <w:rPr>
      <w:rFonts w:ascii="Segoe UI" w:hAnsi="Segoe UI"/>
      <w:sz w:val="20"/>
      <w:lang w:val="en-US"/>
    </w:rPr>
  </w:style>
  <w:style w:type="character" w:customStyle="1" w:styleId="0AClauseChar">
    <w:name w:val="0A Clause Char"/>
    <w:basedOn w:val="ListParagraphChar"/>
    <w:link w:val="0AClause"/>
    <w:rsid w:val="00E46CCE"/>
    <w:rPr>
      <w:rFonts w:ascii="Segoe UI" w:eastAsia="Calibri" w:hAnsi="Segoe UI" w:cs="Times New Roman"/>
      <w:sz w:val="20"/>
      <w:lang w:val="en-US"/>
    </w:rPr>
  </w:style>
  <w:style w:type="paragraph" w:customStyle="1" w:styleId="List-bulletsflat">
    <w:name w:val="List - bullets flat"/>
    <w:basedOn w:val="ListParagraph"/>
    <w:qFormat/>
    <w:rsid w:val="00B75500"/>
    <w:pPr>
      <w:spacing w:before="120"/>
      <w:ind w:left="0"/>
    </w:pPr>
    <w:rPr>
      <w:lang w:val="en-US"/>
    </w:rPr>
  </w:style>
  <w:style w:type="character" w:customStyle="1" w:styleId="UnresolvedMention2">
    <w:name w:val="Unresolved Mention2"/>
    <w:basedOn w:val="DefaultParagraphFont"/>
    <w:uiPriority w:val="99"/>
    <w:semiHidden/>
    <w:unhideWhenUsed/>
    <w:rsid w:val="0081103D"/>
    <w:rPr>
      <w:color w:val="605E5C"/>
      <w:shd w:val="clear" w:color="auto" w:fill="E1DFDD"/>
    </w:rPr>
  </w:style>
  <w:style w:type="character" w:customStyle="1" w:styleId="UnresolvedMention3">
    <w:name w:val="Unresolved Mention3"/>
    <w:basedOn w:val="DefaultParagraphFont"/>
    <w:uiPriority w:val="99"/>
    <w:semiHidden/>
    <w:unhideWhenUsed/>
    <w:rsid w:val="001E12D3"/>
    <w:rPr>
      <w:color w:val="605E5C"/>
      <w:shd w:val="clear" w:color="auto" w:fill="E1DFDD"/>
    </w:rPr>
  </w:style>
  <w:style w:type="paragraph" w:customStyle="1" w:styleId="02ReferencedSections">
    <w:name w:val="02 Referenced Sections"/>
    <w:basedOn w:val="Normal"/>
    <w:link w:val="02ReferencedSectionsChar"/>
    <w:qFormat/>
    <w:rsid w:val="000E7291"/>
    <w:pPr>
      <w:spacing w:before="120"/>
    </w:pPr>
    <w:rPr>
      <w:i/>
      <w:iCs/>
      <w:color w:val="562873" w:themeColor="accent1"/>
    </w:rPr>
  </w:style>
  <w:style w:type="character" w:customStyle="1" w:styleId="02ReferencedSectionsChar">
    <w:name w:val="02 Referenced Sections Char"/>
    <w:basedOn w:val="DefaultParagraphFont"/>
    <w:link w:val="02ReferencedSections"/>
    <w:rsid w:val="000E7291"/>
    <w:rPr>
      <w:rFonts w:ascii="Segoe UI" w:eastAsia="Calibri" w:hAnsi="Segoe UI" w:cs="Times New Roman"/>
      <w:i/>
      <w:iCs/>
      <w:color w:val="562873" w:themeColor="accent1"/>
      <w:sz w:val="20"/>
      <w:lang w:val="en-GB"/>
    </w:rPr>
  </w:style>
  <w:style w:type="character" w:customStyle="1" w:styleId="UnresolvedMention4">
    <w:name w:val="Unresolved Mention4"/>
    <w:basedOn w:val="DefaultParagraphFont"/>
    <w:uiPriority w:val="99"/>
    <w:semiHidden/>
    <w:unhideWhenUsed/>
    <w:rsid w:val="00B0029A"/>
    <w:rPr>
      <w:color w:val="605E5C"/>
      <w:shd w:val="clear" w:color="auto" w:fill="E1DFDD"/>
    </w:rPr>
  </w:style>
  <w:style w:type="paragraph" w:styleId="NormalWeb">
    <w:name w:val="Normal (Web)"/>
    <w:basedOn w:val="Normal"/>
    <w:uiPriority w:val="99"/>
    <w:unhideWhenUsed/>
    <w:rsid w:val="00744AE2"/>
    <w:rPr>
      <w:rFonts w:ascii="Times New Roman" w:hAnsi="Times New Roman"/>
      <w:sz w:val="24"/>
      <w:szCs w:val="24"/>
    </w:rPr>
  </w:style>
  <w:style w:type="paragraph" w:styleId="EndnoteText">
    <w:name w:val="endnote text"/>
    <w:basedOn w:val="Normal"/>
    <w:link w:val="EndnoteTextChar"/>
    <w:uiPriority w:val="99"/>
    <w:semiHidden/>
    <w:unhideWhenUsed/>
    <w:rsid w:val="00B16EEF"/>
    <w:pPr>
      <w:spacing w:after="0" w:line="240" w:lineRule="auto"/>
    </w:pPr>
    <w:rPr>
      <w:szCs w:val="20"/>
    </w:rPr>
  </w:style>
  <w:style w:type="character" w:customStyle="1" w:styleId="EndnoteTextChar">
    <w:name w:val="Endnote Text Char"/>
    <w:basedOn w:val="DefaultParagraphFont"/>
    <w:link w:val="EndnoteText"/>
    <w:uiPriority w:val="99"/>
    <w:semiHidden/>
    <w:rsid w:val="00B16EEF"/>
    <w:rPr>
      <w:rFonts w:ascii="Segoe UI" w:eastAsia="Calibri" w:hAnsi="Segoe UI" w:cs="Times New Roman"/>
      <w:sz w:val="20"/>
      <w:szCs w:val="20"/>
      <w:lang w:val="en-GB"/>
    </w:rPr>
  </w:style>
  <w:style w:type="character" w:styleId="EndnoteReference">
    <w:name w:val="endnote reference"/>
    <w:basedOn w:val="DefaultParagraphFont"/>
    <w:uiPriority w:val="99"/>
    <w:semiHidden/>
    <w:unhideWhenUsed/>
    <w:rsid w:val="00B16EEF"/>
    <w:rPr>
      <w:vertAlign w:val="superscript"/>
    </w:rPr>
  </w:style>
  <w:style w:type="paragraph" w:styleId="FootnoteText">
    <w:name w:val="footnote text"/>
    <w:basedOn w:val="Normal"/>
    <w:link w:val="FootnoteTextChar"/>
    <w:uiPriority w:val="99"/>
    <w:semiHidden/>
    <w:unhideWhenUsed/>
    <w:rsid w:val="00B16EEF"/>
    <w:pPr>
      <w:spacing w:after="0" w:line="240" w:lineRule="auto"/>
    </w:pPr>
    <w:rPr>
      <w:szCs w:val="20"/>
    </w:rPr>
  </w:style>
  <w:style w:type="character" w:customStyle="1" w:styleId="FootnoteTextChar">
    <w:name w:val="Footnote Text Char"/>
    <w:basedOn w:val="DefaultParagraphFont"/>
    <w:link w:val="FootnoteText"/>
    <w:uiPriority w:val="99"/>
    <w:semiHidden/>
    <w:rsid w:val="00B16EEF"/>
    <w:rPr>
      <w:rFonts w:ascii="Segoe UI" w:eastAsia="Calibri" w:hAnsi="Segoe UI" w:cs="Times New Roman"/>
      <w:sz w:val="20"/>
      <w:szCs w:val="20"/>
      <w:lang w:val="en-GB"/>
    </w:rPr>
  </w:style>
  <w:style w:type="character" w:styleId="FootnoteReference">
    <w:name w:val="footnote reference"/>
    <w:basedOn w:val="DefaultParagraphFont"/>
    <w:uiPriority w:val="99"/>
    <w:semiHidden/>
    <w:unhideWhenUsed/>
    <w:rsid w:val="00B16EEF"/>
    <w:rPr>
      <w:vertAlign w:val="superscript"/>
    </w:rPr>
  </w:style>
  <w:style w:type="character" w:styleId="LineNumber">
    <w:name w:val="line number"/>
    <w:basedOn w:val="DefaultParagraphFont"/>
    <w:uiPriority w:val="99"/>
    <w:semiHidden/>
    <w:unhideWhenUsed/>
    <w:rsid w:val="00C57A9D"/>
  </w:style>
  <w:style w:type="character" w:styleId="UnresolvedMention">
    <w:name w:val="Unresolved Mention"/>
    <w:basedOn w:val="DefaultParagraphFont"/>
    <w:uiPriority w:val="99"/>
    <w:semiHidden/>
    <w:unhideWhenUsed/>
    <w:rsid w:val="004F4CB0"/>
    <w:rPr>
      <w:color w:val="605E5C"/>
      <w:shd w:val="clear" w:color="auto" w:fill="E1DFDD"/>
    </w:rPr>
  </w:style>
  <w:style w:type="paragraph" w:styleId="ListNumber">
    <w:name w:val="List Number"/>
    <w:basedOn w:val="Normal"/>
    <w:uiPriority w:val="99"/>
    <w:semiHidden/>
    <w:unhideWhenUsed/>
    <w:rsid w:val="009E71A9"/>
    <w:pPr>
      <w:numPr>
        <w:numId w:val="11"/>
      </w:numPr>
      <w:contextualSpacing/>
    </w:pPr>
  </w:style>
  <w:style w:type="paragraph" w:customStyle="1" w:styleId="Style1">
    <w:name w:val="Style1"/>
    <w:basedOn w:val="Heading3numbered"/>
    <w:link w:val="Style1Char"/>
    <w:qFormat/>
    <w:rsid w:val="00E20DED"/>
    <w:pPr>
      <w:numPr>
        <w:ilvl w:val="0"/>
        <w:numId w:val="0"/>
      </w:numPr>
    </w:pPr>
  </w:style>
  <w:style w:type="character" w:customStyle="1" w:styleId="Style1Char">
    <w:name w:val="Style1 Char"/>
    <w:basedOn w:val="Heading3numberedChar"/>
    <w:link w:val="Style1"/>
    <w:rsid w:val="00E20DED"/>
    <w:rPr>
      <w:rFonts w:ascii="Segoe UI" w:eastAsia="Times New Roman" w:hAnsi="Segoe UI" w:cs="Times New Roman"/>
      <w:color w:val="984A9C"/>
      <w:lang w:val="en-GB"/>
    </w:rPr>
  </w:style>
  <w:style w:type="paragraph" w:customStyle="1" w:styleId="Style2">
    <w:name w:val="Style2"/>
    <w:basedOn w:val="Style1"/>
    <w:link w:val="Style2Char"/>
    <w:qFormat/>
    <w:rsid w:val="00E20DED"/>
  </w:style>
  <w:style w:type="character" w:customStyle="1" w:styleId="Style2Char">
    <w:name w:val="Style2 Char"/>
    <w:basedOn w:val="Style1Char"/>
    <w:link w:val="Style2"/>
    <w:rsid w:val="00E20DED"/>
    <w:rPr>
      <w:rFonts w:ascii="Segoe UI" w:eastAsia="Times New Roman" w:hAnsi="Segoe UI" w:cs="Times New Roman"/>
      <w:color w:val="984A9C"/>
      <w:lang w:val="en-GB"/>
    </w:rPr>
  </w:style>
  <w:style w:type="paragraph" w:customStyle="1" w:styleId="Style3">
    <w:name w:val="Style3"/>
    <w:basedOn w:val="Normal"/>
    <w:link w:val="Style3Char"/>
    <w:qFormat/>
    <w:rsid w:val="00FA663C"/>
    <w:pPr>
      <w:spacing w:after="0" w:line="240" w:lineRule="auto"/>
    </w:pPr>
    <w:rPr>
      <w:color w:val="FF0000"/>
    </w:rPr>
  </w:style>
  <w:style w:type="character" w:customStyle="1" w:styleId="Style3Char">
    <w:name w:val="Style3 Char"/>
    <w:basedOn w:val="DefaultParagraphFont"/>
    <w:link w:val="Style3"/>
    <w:rsid w:val="00FA663C"/>
    <w:rPr>
      <w:rFonts w:ascii="Segoe UI" w:eastAsia="Calibri" w:hAnsi="Segoe UI" w:cs="Times New Roman"/>
      <w:color w:val="FF0000"/>
      <w:sz w:val="20"/>
      <w:lang w:val="en-GB"/>
    </w:rPr>
  </w:style>
  <w:style w:type="paragraph" w:customStyle="1" w:styleId="Supplementalinfo">
    <w:name w:val="Supplemental info"/>
    <w:basedOn w:val="NormalClause"/>
    <w:link w:val="SupplementalinfoChar"/>
    <w:qFormat/>
    <w:rsid w:val="00CC5FD1"/>
    <w:rPr>
      <w:i/>
      <w:color w:val="595959" w:themeColor="text1" w:themeTint="A6"/>
      <w:sz w:val="18"/>
    </w:rPr>
  </w:style>
  <w:style w:type="character" w:customStyle="1" w:styleId="SupplementalinfoChar">
    <w:name w:val="Supplemental info Char"/>
    <w:basedOn w:val="NormalClauseChar"/>
    <w:link w:val="Supplementalinfo"/>
    <w:rsid w:val="00CC5FD1"/>
    <w:rPr>
      <w:rFonts w:ascii="Segoe UI" w:eastAsia="Calibri" w:hAnsi="Segoe UI" w:cs="Times New Roman"/>
      <w:i/>
      <w:color w:val="595959" w:themeColor="text1" w:themeTint="A6"/>
      <w:sz w:val="18"/>
      <w:lang w:val="en-GB" w:eastAsia="fr-FR"/>
    </w:rPr>
  </w:style>
  <w:style w:type="paragraph" w:styleId="ListContinue">
    <w:name w:val="List Continue"/>
    <w:basedOn w:val="Normal"/>
    <w:uiPriority w:val="99"/>
    <w:semiHidden/>
    <w:unhideWhenUsed/>
    <w:rsid w:val="00C55F96"/>
    <w:pPr>
      <w:ind w:left="283"/>
      <w:contextualSpacing/>
    </w:pPr>
  </w:style>
  <w:style w:type="paragraph" w:styleId="Index1">
    <w:name w:val="index 1"/>
    <w:basedOn w:val="Normal"/>
    <w:next w:val="Normal"/>
    <w:autoRedefine/>
    <w:uiPriority w:val="99"/>
    <w:semiHidden/>
    <w:unhideWhenUsed/>
    <w:rsid w:val="00A6461C"/>
    <w:pPr>
      <w:spacing w:before="0" w:after="0" w:line="240" w:lineRule="auto"/>
      <w:ind w:left="200" w:hanging="200"/>
    </w:pPr>
  </w:style>
  <w:style w:type="paragraph" w:customStyle="1" w:styleId="RequirementList">
    <w:name w:val="RequirementList"/>
    <w:basedOn w:val="ListParagraph"/>
    <w:link w:val="RequirementListChar"/>
    <w:qFormat/>
    <w:rsid w:val="00DA4309"/>
    <w:pPr>
      <w:numPr>
        <w:numId w:val="15"/>
      </w:numPr>
      <w:spacing w:before="120" w:line="240" w:lineRule="exact"/>
      <w:contextualSpacing w:val="0"/>
    </w:pPr>
    <w:rPr>
      <w:rFonts w:ascii="Aptos" w:hAnsi="Aptos"/>
      <w:sz w:val="19"/>
    </w:rPr>
  </w:style>
  <w:style w:type="paragraph" w:styleId="ListBullet">
    <w:name w:val="List Bullet"/>
    <w:basedOn w:val="Normal"/>
    <w:uiPriority w:val="99"/>
    <w:unhideWhenUsed/>
    <w:rsid w:val="006712F2"/>
    <w:pPr>
      <w:numPr>
        <w:numId w:val="18"/>
      </w:numPr>
      <w:spacing w:before="0" w:after="0" w:line="240" w:lineRule="auto"/>
      <w:contextualSpacing/>
    </w:pPr>
    <w:rPr>
      <w:sz w:val="18"/>
      <w:lang w:val="nl-BE"/>
    </w:rPr>
  </w:style>
  <w:style w:type="paragraph" w:styleId="ListBullet2">
    <w:name w:val="List Bullet 2"/>
    <w:basedOn w:val="Normal"/>
    <w:uiPriority w:val="99"/>
    <w:unhideWhenUsed/>
    <w:rsid w:val="006712F2"/>
    <w:pPr>
      <w:numPr>
        <w:numId w:val="19"/>
      </w:numPr>
      <w:spacing w:before="0" w:after="0" w:line="240" w:lineRule="auto"/>
      <w:contextualSpacing/>
    </w:pPr>
    <w:rPr>
      <w:sz w:val="18"/>
      <w:lang w:val="nl-BE"/>
    </w:rPr>
  </w:style>
  <w:style w:type="paragraph" w:customStyle="1" w:styleId="Style4">
    <w:name w:val="Style4"/>
    <w:basedOn w:val="SysReq3"/>
    <w:link w:val="Style4Char"/>
    <w:autoRedefine/>
    <w:qFormat/>
    <w:rsid w:val="00AF7B8E"/>
    <w:pPr>
      <w:numPr>
        <w:numId w:val="23"/>
      </w:numPr>
    </w:pPr>
    <w:rPr>
      <w:rFonts w:eastAsia="Times New Roman"/>
    </w:rPr>
  </w:style>
  <w:style w:type="character" w:customStyle="1" w:styleId="Style4Char">
    <w:name w:val="Style4 Char"/>
    <w:basedOn w:val="SysReq3Char"/>
    <w:link w:val="Style4"/>
    <w:rsid w:val="00AF7B8E"/>
    <w:rPr>
      <w:rFonts w:ascii="Segoe UI" w:eastAsia="Times New Roman" w:hAnsi="Segoe UI" w:cs="Segoe UI"/>
      <w:i/>
      <w:sz w:val="20"/>
      <w:szCs w:val="20"/>
      <w:u w:color="034694" w:themeColor="accent4"/>
      <w:lang w:val="en-US" w:eastAsia="fr-FR"/>
    </w:rPr>
  </w:style>
  <w:style w:type="paragraph" w:customStyle="1" w:styleId="Style5">
    <w:name w:val="Style5"/>
    <w:basedOn w:val="AANormal"/>
    <w:link w:val="Style5Char"/>
    <w:qFormat/>
    <w:rsid w:val="00617826"/>
    <w:rPr>
      <w:i/>
      <w:color w:val="595959" w:themeColor="text1" w:themeTint="A6"/>
      <w:sz w:val="18"/>
    </w:rPr>
  </w:style>
  <w:style w:type="character" w:customStyle="1" w:styleId="AANormalChar">
    <w:name w:val="[AA Normal] Char"/>
    <w:basedOn w:val="DefaultParagraphFont"/>
    <w:link w:val="AANormal"/>
    <w:rsid w:val="00617826"/>
    <w:rPr>
      <w:rFonts w:ascii="Segoe UI" w:eastAsia="Calibri" w:hAnsi="Segoe UI" w:cs="Times New Roman"/>
      <w:sz w:val="20"/>
      <w:lang w:val="en-US" w:eastAsia="fr-FR"/>
    </w:rPr>
  </w:style>
  <w:style w:type="character" w:customStyle="1" w:styleId="Style5Char">
    <w:name w:val="Style5 Char"/>
    <w:basedOn w:val="AANormalChar"/>
    <w:link w:val="Style5"/>
    <w:rsid w:val="00617826"/>
    <w:rPr>
      <w:rFonts w:ascii="Segoe UI" w:eastAsia="Calibri" w:hAnsi="Segoe UI" w:cs="Times New Roman"/>
      <w:i/>
      <w:color w:val="595959" w:themeColor="text1" w:themeTint="A6"/>
      <w:sz w:val="18"/>
      <w:lang w:val="en-US" w:eastAsia="fr-FR"/>
    </w:rPr>
  </w:style>
  <w:style w:type="paragraph" w:customStyle="1" w:styleId="RTMStyle">
    <w:name w:val="RTM Style"/>
    <w:rsid w:val="005A15B1"/>
    <w:pPr>
      <w:spacing w:before="0" w:after="200"/>
      <w:ind w:left="0" w:firstLine="0"/>
    </w:pPr>
    <w:rPr>
      <w:rFonts w:ascii="Calibri" w:eastAsiaTheme="minorEastAsia" w:hAnsi="Calibri"/>
      <w:lang w:val="en-US"/>
    </w:rPr>
  </w:style>
  <w:style w:type="paragraph" w:customStyle="1" w:styleId="pf0">
    <w:name w:val="pf0"/>
    <w:basedOn w:val="Normal"/>
    <w:rsid w:val="00D45D37"/>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Style6">
    <w:name w:val="Style6"/>
    <w:basedOn w:val="ListParagraph"/>
    <w:link w:val="Style6Char"/>
    <w:qFormat/>
    <w:rsid w:val="00433790"/>
    <w:rPr>
      <w:b/>
      <w:bCs/>
      <w:sz w:val="18"/>
      <w:szCs w:val="20"/>
    </w:rPr>
  </w:style>
  <w:style w:type="character" w:customStyle="1" w:styleId="Style6Char">
    <w:name w:val="Style6 Char"/>
    <w:basedOn w:val="ListParagraphChar"/>
    <w:link w:val="Style6"/>
    <w:rsid w:val="00433790"/>
    <w:rPr>
      <w:rFonts w:ascii="Segoe UI" w:eastAsia="Calibri" w:hAnsi="Segoe UI" w:cs="Times New Roman"/>
      <w:b/>
      <w:bCs/>
      <w:sz w:val="18"/>
      <w:szCs w:val="20"/>
      <w:lang w:val="en-GB"/>
    </w:rPr>
  </w:style>
  <w:style w:type="paragraph" w:styleId="ListNumber2">
    <w:name w:val="List Number 2"/>
    <w:basedOn w:val="Normal"/>
    <w:uiPriority w:val="99"/>
    <w:unhideWhenUsed/>
    <w:rsid w:val="001511DA"/>
    <w:pPr>
      <w:numPr>
        <w:numId w:val="45"/>
      </w:numPr>
      <w:contextualSpacing/>
    </w:pPr>
  </w:style>
  <w:style w:type="paragraph" w:customStyle="1" w:styleId="Style7">
    <w:name w:val="Style7"/>
    <w:basedOn w:val="RequirementList"/>
    <w:link w:val="Style7Char"/>
    <w:qFormat/>
    <w:rsid w:val="00054B58"/>
    <w:pPr>
      <w:numPr>
        <w:numId w:val="0"/>
      </w:numPr>
      <w:ind w:left="360"/>
    </w:pPr>
  </w:style>
  <w:style w:type="character" w:customStyle="1" w:styleId="RequirementListChar">
    <w:name w:val="RequirementList Char"/>
    <w:basedOn w:val="ListParagraphChar"/>
    <w:link w:val="RequirementList"/>
    <w:rsid w:val="00DA4309"/>
    <w:rPr>
      <w:rFonts w:ascii="Aptos" w:eastAsia="Calibri" w:hAnsi="Aptos" w:cs="Times New Roman"/>
      <w:sz w:val="19"/>
      <w:lang w:val="en-GB"/>
    </w:rPr>
  </w:style>
  <w:style w:type="character" w:customStyle="1" w:styleId="Style7Char">
    <w:name w:val="Style7 Char"/>
    <w:basedOn w:val="RequirementListChar"/>
    <w:link w:val="Style7"/>
    <w:rsid w:val="00054B58"/>
    <w:rPr>
      <w:rFonts w:ascii="Aptos" w:eastAsia="Calibri" w:hAnsi="Aptos" w:cs="Times New Roman"/>
      <w:sz w:val="18"/>
      <w:lang w:val="en-GB"/>
    </w:rPr>
  </w:style>
  <w:style w:type="paragraph" w:customStyle="1" w:styleId="firstmt-15">
    <w:name w:val="first:mt-1.5"/>
    <w:basedOn w:val="Normal"/>
    <w:rsid w:val="00EE2847"/>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ml-4">
    <w:name w:val="ml-4"/>
    <w:basedOn w:val="Normal"/>
    <w:rsid w:val="00EE2847"/>
    <w:pPr>
      <w:spacing w:before="100" w:beforeAutospacing="1" w:after="100" w:afterAutospacing="1" w:line="240" w:lineRule="auto"/>
    </w:pPr>
    <w:rPr>
      <w:rFonts w:ascii="Times New Roman" w:eastAsia="Times New Roman" w:hAnsi="Times New Roman"/>
      <w:sz w:val="24"/>
      <w:szCs w:val="24"/>
      <w:lang w:val="en-US"/>
    </w:rPr>
  </w:style>
  <w:style w:type="table" w:styleId="LightGrid-Accent1">
    <w:name w:val="Light Grid Accent 1"/>
    <w:basedOn w:val="TableNormal"/>
    <w:uiPriority w:val="62"/>
    <w:rsid w:val="007367C0"/>
    <w:pPr>
      <w:spacing w:before="0" w:after="0" w:line="240" w:lineRule="auto"/>
      <w:ind w:left="0" w:firstLine="0"/>
    </w:pPr>
    <w:rPr>
      <w:rFonts w:eastAsiaTheme="minorEastAsia"/>
      <w:lang w:val="en-US"/>
    </w:rPr>
    <w:tblPr>
      <w:tblStyleRowBandSize w:val="1"/>
      <w:tblStyleColBandSize w:val="1"/>
      <w:tblBorders>
        <w:top w:val="single" w:sz="8" w:space="0" w:color="562873" w:themeColor="accent1"/>
        <w:left w:val="single" w:sz="8" w:space="0" w:color="562873" w:themeColor="accent1"/>
        <w:bottom w:val="single" w:sz="8" w:space="0" w:color="562873" w:themeColor="accent1"/>
        <w:right w:val="single" w:sz="8" w:space="0" w:color="562873" w:themeColor="accent1"/>
        <w:insideH w:val="single" w:sz="8" w:space="0" w:color="562873" w:themeColor="accent1"/>
        <w:insideV w:val="single" w:sz="8" w:space="0" w:color="56287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62873" w:themeColor="accent1"/>
          <w:left w:val="single" w:sz="8" w:space="0" w:color="562873" w:themeColor="accent1"/>
          <w:bottom w:val="single" w:sz="18" w:space="0" w:color="562873" w:themeColor="accent1"/>
          <w:right w:val="single" w:sz="8" w:space="0" w:color="562873" w:themeColor="accent1"/>
          <w:insideH w:val="nil"/>
          <w:insideV w:val="single" w:sz="8" w:space="0" w:color="56287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62873" w:themeColor="accent1"/>
          <w:left w:val="single" w:sz="8" w:space="0" w:color="562873" w:themeColor="accent1"/>
          <w:bottom w:val="single" w:sz="8" w:space="0" w:color="562873" w:themeColor="accent1"/>
          <w:right w:val="single" w:sz="8" w:space="0" w:color="562873" w:themeColor="accent1"/>
          <w:insideH w:val="nil"/>
          <w:insideV w:val="single" w:sz="8" w:space="0" w:color="56287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62873" w:themeColor="accent1"/>
          <w:left w:val="single" w:sz="8" w:space="0" w:color="562873" w:themeColor="accent1"/>
          <w:bottom w:val="single" w:sz="8" w:space="0" w:color="562873" w:themeColor="accent1"/>
          <w:right w:val="single" w:sz="8" w:space="0" w:color="562873" w:themeColor="accent1"/>
        </w:tcBorders>
      </w:tcPr>
    </w:tblStylePr>
    <w:tblStylePr w:type="band1Vert">
      <w:tblPr/>
      <w:tcPr>
        <w:tcBorders>
          <w:top w:val="single" w:sz="8" w:space="0" w:color="562873" w:themeColor="accent1"/>
          <w:left w:val="single" w:sz="8" w:space="0" w:color="562873" w:themeColor="accent1"/>
          <w:bottom w:val="single" w:sz="8" w:space="0" w:color="562873" w:themeColor="accent1"/>
          <w:right w:val="single" w:sz="8" w:space="0" w:color="562873" w:themeColor="accent1"/>
        </w:tcBorders>
        <w:shd w:val="clear" w:color="auto" w:fill="D7BDE8" w:themeFill="accent1" w:themeFillTint="3F"/>
      </w:tcPr>
    </w:tblStylePr>
    <w:tblStylePr w:type="band1Horz">
      <w:tblPr/>
      <w:tcPr>
        <w:tcBorders>
          <w:top w:val="single" w:sz="8" w:space="0" w:color="562873" w:themeColor="accent1"/>
          <w:left w:val="single" w:sz="8" w:space="0" w:color="562873" w:themeColor="accent1"/>
          <w:bottom w:val="single" w:sz="8" w:space="0" w:color="562873" w:themeColor="accent1"/>
          <w:right w:val="single" w:sz="8" w:space="0" w:color="562873" w:themeColor="accent1"/>
          <w:insideV w:val="single" w:sz="8" w:space="0" w:color="562873" w:themeColor="accent1"/>
        </w:tcBorders>
        <w:shd w:val="clear" w:color="auto" w:fill="D7BDE8" w:themeFill="accent1" w:themeFillTint="3F"/>
      </w:tcPr>
    </w:tblStylePr>
    <w:tblStylePr w:type="band2Horz">
      <w:tblPr/>
      <w:tcPr>
        <w:tcBorders>
          <w:top w:val="single" w:sz="8" w:space="0" w:color="562873" w:themeColor="accent1"/>
          <w:left w:val="single" w:sz="8" w:space="0" w:color="562873" w:themeColor="accent1"/>
          <w:bottom w:val="single" w:sz="8" w:space="0" w:color="562873" w:themeColor="accent1"/>
          <w:right w:val="single" w:sz="8" w:space="0" w:color="562873" w:themeColor="accent1"/>
          <w:insideV w:val="single" w:sz="8" w:space="0" w:color="562873" w:themeColor="accent1"/>
        </w:tcBorders>
      </w:tcPr>
    </w:tblStylePr>
  </w:style>
  <w:style w:type="paragraph" w:customStyle="1" w:styleId="DD-">
    <w:name w:val="DD-#"/>
    <w:basedOn w:val="Normal"/>
    <w:link w:val="DD-Char"/>
    <w:qFormat/>
    <w:rsid w:val="0027176C"/>
    <w:pPr>
      <w:spacing w:after="0" w:line="240" w:lineRule="auto"/>
    </w:pPr>
    <w:rPr>
      <w:rFonts w:ascii="Aptos" w:hAnsi="Aptos"/>
      <w:b/>
      <w:color w:val="034694" w:themeColor="accent4"/>
    </w:rPr>
  </w:style>
  <w:style w:type="character" w:customStyle="1" w:styleId="DD-Char">
    <w:name w:val="DD-# Char"/>
    <w:basedOn w:val="DefaultParagraphFont"/>
    <w:link w:val="DD-"/>
    <w:rsid w:val="0027176C"/>
    <w:rPr>
      <w:rFonts w:ascii="Aptos" w:eastAsia="Calibri" w:hAnsi="Aptos" w:cs="Times New Roman"/>
      <w:b/>
      <w:color w:val="034694" w:themeColor="accent4"/>
      <w:sz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708">
      <w:bodyDiv w:val="1"/>
      <w:marLeft w:val="0"/>
      <w:marRight w:val="0"/>
      <w:marTop w:val="0"/>
      <w:marBottom w:val="0"/>
      <w:divBdr>
        <w:top w:val="none" w:sz="0" w:space="0" w:color="auto"/>
        <w:left w:val="none" w:sz="0" w:space="0" w:color="auto"/>
        <w:bottom w:val="none" w:sz="0" w:space="0" w:color="auto"/>
        <w:right w:val="none" w:sz="0" w:space="0" w:color="auto"/>
      </w:divBdr>
    </w:div>
    <w:div w:id="619691">
      <w:bodyDiv w:val="1"/>
      <w:marLeft w:val="0"/>
      <w:marRight w:val="0"/>
      <w:marTop w:val="0"/>
      <w:marBottom w:val="0"/>
      <w:divBdr>
        <w:top w:val="none" w:sz="0" w:space="0" w:color="auto"/>
        <w:left w:val="none" w:sz="0" w:space="0" w:color="auto"/>
        <w:bottom w:val="none" w:sz="0" w:space="0" w:color="auto"/>
        <w:right w:val="none" w:sz="0" w:space="0" w:color="auto"/>
      </w:divBdr>
    </w:div>
    <w:div w:id="11539613">
      <w:bodyDiv w:val="1"/>
      <w:marLeft w:val="0"/>
      <w:marRight w:val="0"/>
      <w:marTop w:val="0"/>
      <w:marBottom w:val="0"/>
      <w:divBdr>
        <w:top w:val="none" w:sz="0" w:space="0" w:color="auto"/>
        <w:left w:val="none" w:sz="0" w:space="0" w:color="auto"/>
        <w:bottom w:val="none" w:sz="0" w:space="0" w:color="auto"/>
        <w:right w:val="none" w:sz="0" w:space="0" w:color="auto"/>
      </w:divBdr>
    </w:div>
    <w:div w:id="12146832">
      <w:bodyDiv w:val="1"/>
      <w:marLeft w:val="0"/>
      <w:marRight w:val="0"/>
      <w:marTop w:val="0"/>
      <w:marBottom w:val="0"/>
      <w:divBdr>
        <w:top w:val="none" w:sz="0" w:space="0" w:color="auto"/>
        <w:left w:val="none" w:sz="0" w:space="0" w:color="auto"/>
        <w:bottom w:val="none" w:sz="0" w:space="0" w:color="auto"/>
        <w:right w:val="none" w:sz="0" w:space="0" w:color="auto"/>
      </w:divBdr>
    </w:div>
    <w:div w:id="12222384">
      <w:bodyDiv w:val="1"/>
      <w:marLeft w:val="0"/>
      <w:marRight w:val="0"/>
      <w:marTop w:val="0"/>
      <w:marBottom w:val="0"/>
      <w:divBdr>
        <w:top w:val="none" w:sz="0" w:space="0" w:color="auto"/>
        <w:left w:val="none" w:sz="0" w:space="0" w:color="auto"/>
        <w:bottom w:val="none" w:sz="0" w:space="0" w:color="auto"/>
        <w:right w:val="none" w:sz="0" w:space="0" w:color="auto"/>
      </w:divBdr>
    </w:div>
    <w:div w:id="13386606">
      <w:bodyDiv w:val="1"/>
      <w:marLeft w:val="0"/>
      <w:marRight w:val="0"/>
      <w:marTop w:val="0"/>
      <w:marBottom w:val="0"/>
      <w:divBdr>
        <w:top w:val="none" w:sz="0" w:space="0" w:color="auto"/>
        <w:left w:val="none" w:sz="0" w:space="0" w:color="auto"/>
        <w:bottom w:val="none" w:sz="0" w:space="0" w:color="auto"/>
        <w:right w:val="none" w:sz="0" w:space="0" w:color="auto"/>
      </w:divBdr>
    </w:div>
    <w:div w:id="16852885">
      <w:bodyDiv w:val="1"/>
      <w:marLeft w:val="0"/>
      <w:marRight w:val="0"/>
      <w:marTop w:val="0"/>
      <w:marBottom w:val="0"/>
      <w:divBdr>
        <w:top w:val="none" w:sz="0" w:space="0" w:color="auto"/>
        <w:left w:val="none" w:sz="0" w:space="0" w:color="auto"/>
        <w:bottom w:val="none" w:sz="0" w:space="0" w:color="auto"/>
        <w:right w:val="none" w:sz="0" w:space="0" w:color="auto"/>
      </w:divBdr>
    </w:div>
    <w:div w:id="19359035">
      <w:bodyDiv w:val="1"/>
      <w:marLeft w:val="0"/>
      <w:marRight w:val="0"/>
      <w:marTop w:val="0"/>
      <w:marBottom w:val="0"/>
      <w:divBdr>
        <w:top w:val="none" w:sz="0" w:space="0" w:color="auto"/>
        <w:left w:val="none" w:sz="0" w:space="0" w:color="auto"/>
        <w:bottom w:val="none" w:sz="0" w:space="0" w:color="auto"/>
        <w:right w:val="none" w:sz="0" w:space="0" w:color="auto"/>
      </w:divBdr>
    </w:div>
    <w:div w:id="31619835">
      <w:bodyDiv w:val="1"/>
      <w:marLeft w:val="0"/>
      <w:marRight w:val="0"/>
      <w:marTop w:val="0"/>
      <w:marBottom w:val="0"/>
      <w:divBdr>
        <w:top w:val="none" w:sz="0" w:space="0" w:color="auto"/>
        <w:left w:val="none" w:sz="0" w:space="0" w:color="auto"/>
        <w:bottom w:val="none" w:sz="0" w:space="0" w:color="auto"/>
        <w:right w:val="none" w:sz="0" w:space="0" w:color="auto"/>
      </w:divBdr>
    </w:div>
    <w:div w:id="31737787">
      <w:bodyDiv w:val="1"/>
      <w:marLeft w:val="0"/>
      <w:marRight w:val="0"/>
      <w:marTop w:val="0"/>
      <w:marBottom w:val="0"/>
      <w:divBdr>
        <w:top w:val="none" w:sz="0" w:space="0" w:color="auto"/>
        <w:left w:val="none" w:sz="0" w:space="0" w:color="auto"/>
        <w:bottom w:val="none" w:sz="0" w:space="0" w:color="auto"/>
        <w:right w:val="none" w:sz="0" w:space="0" w:color="auto"/>
      </w:divBdr>
    </w:div>
    <w:div w:id="31999815">
      <w:bodyDiv w:val="1"/>
      <w:marLeft w:val="0"/>
      <w:marRight w:val="0"/>
      <w:marTop w:val="0"/>
      <w:marBottom w:val="0"/>
      <w:divBdr>
        <w:top w:val="none" w:sz="0" w:space="0" w:color="auto"/>
        <w:left w:val="none" w:sz="0" w:space="0" w:color="auto"/>
        <w:bottom w:val="none" w:sz="0" w:space="0" w:color="auto"/>
        <w:right w:val="none" w:sz="0" w:space="0" w:color="auto"/>
      </w:divBdr>
    </w:div>
    <w:div w:id="40063378">
      <w:bodyDiv w:val="1"/>
      <w:marLeft w:val="0"/>
      <w:marRight w:val="0"/>
      <w:marTop w:val="0"/>
      <w:marBottom w:val="0"/>
      <w:divBdr>
        <w:top w:val="none" w:sz="0" w:space="0" w:color="auto"/>
        <w:left w:val="none" w:sz="0" w:space="0" w:color="auto"/>
        <w:bottom w:val="none" w:sz="0" w:space="0" w:color="auto"/>
        <w:right w:val="none" w:sz="0" w:space="0" w:color="auto"/>
      </w:divBdr>
    </w:div>
    <w:div w:id="40133516">
      <w:bodyDiv w:val="1"/>
      <w:marLeft w:val="0"/>
      <w:marRight w:val="0"/>
      <w:marTop w:val="0"/>
      <w:marBottom w:val="0"/>
      <w:divBdr>
        <w:top w:val="none" w:sz="0" w:space="0" w:color="auto"/>
        <w:left w:val="none" w:sz="0" w:space="0" w:color="auto"/>
        <w:bottom w:val="none" w:sz="0" w:space="0" w:color="auto"/>
        <w:right w:val="none" w:sz="0" w:space="0" w:color="auto"/>
      </w:divBdr>
    </w:div>
    <w:div w:id="48844501">
      <w:bodyDiv w:val="1"/>
      <w:marLeft w:val="0"/>
      <w:marRight w:val="0"/>
      <w:marTop w:val="0"/>
      <w:marBottom w:val="0"/>
      <w:divBdr>
        <w:top w:val="none" w:sz="0" w:space="0" w:color="auto"/>
        <w:left w:val="none" w:sz="0" w:space="0" w:color="auto"/>
        <w:bottom w:val="none" w:sz="0" w:space="0" w:color="auto"/>
        <w:right w:val="none" w:sz="0" w:space="0" w:color="auto"/>
      </w:divBdr>
    </w:div>
    <w:div w:id="63333712">
      <w:bodyDiv w:val="1"/>
      <w:marLeft w:val="0"/>
      <w:marRight w:val="0"/>
      <w:marTop w:val="0"/>
      <w:marBottom w:val="0"/>
      <w:divBdr>
        <w:top w:val="none" w:sz="0" w:space="0" w:color="auto"/>
        <w:left w:val="none" w:sz="0" w:space="0" w:color="auto"/>
        <w:bottom w:val="none" w:sz="0" w:space="0" w:color="auto"/>
        <w:right w:val="none" w:sz="0" w:space="0" w:color="auto"/>
      </w:divBdr>
    </w:div>
    <w:div w:id="63720428">
      <w:bodyDiv w:val="1"/>
      <w:marLeft w:val="0"/>
      <w:marRight w:val="0"/>
      <w:marTop w:val="0"/>
      <w:marBottom w:val="0"/>
      <w:divBdr>
        <w:top w:val="none" w:sz="0" w:space="0" w:color="auto"/>
        <w:left w:val="none" w:sz="0" w:space="0" w:color="auto"/>
        <w:bottom w:val="none" w:sz="0" w:space="0" w:color="auto"/>
        <w:right w:val="none" w:sz="0" w:space="0" w:color="auto"/>
      </w:divBdr>
    </w:div>
    <w:div w:id="65341605">
      <w:bodyDiv w:val="1"/>
      <w:marLeft w:val="0"/>
      <w:marRight w:val="0"/>
      <w:marTop w:val="0"/>
      <w:marBottom w:val="0"/>
      <w:divBdr>
        <w:top w:val="none" w:sz="0" w:space="0" w:color="auto"/>
        <w:left w:val="none" w:sz="0" w:space="0" w:color="auto"/>
        <w:bottom w:val="none" w:sz="0" w:space="0" w:color="auto"/>
        <w:right w:val="none" w:sz="0" w:space="0" w:color="auto"/>
      </w:divBdr>
      <w:divsChild>
        <w:div w:id="1377386519">
          <w:marLeft w:val="0"/>
          <w:marRight w:val="0"/>
          <w:marTop w:val="0"/>
          <w:marBottom w:val="0"/>
          <w:divBdr>
            <w:top w:val="none" w:sz="0" w:space="0" w:color="auto"/>
            <w:left w:val="none" w:sz="0" w:space="0" w:color="auto"/>
            <w:bottom w:val="none" w:sz="0" w:space="0" w:color="auto"/>
            <w:right w:val="none" w:sz="0" w:space="0" w:color="auto"/>
          </w:divBdr>
          <w:divsChild>
            <w:div w:id="106680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3576">
      <w:bodyDiv w:val="1"/>
      <w:marLeft w:val="0"/>
      <w:marRight w:val="0"/>
      <w:marTop w:val="0"/>
      <w:marBottom w:val="0"/>
      <w:divBdr>
        <w:top w:val="none" w:sz="0" w:space="0" w:color="auto"/>
        <w:left w:val="none" w:sz="0" w:space="0" w:color="auto"/>
        <w:bottom w:val="none" w:sz="0" w:space="0" w:color="auto"/>
        <w:right w:val="none" w:sz="0" w:space="0" w:color="auto"/>
      </w:divBdr>
    </w:div>
    <w:div w:id="73818804">
      <w:bodyDiv w:val="1"/>
      <w:marLeft w:val="0"/>
      <w:marRight w:val="0"/>
      <w:marTop w:val="0"/>
      <w:marBottom w:val="0"/>
      <w:divBdr>
        <w:top w:val="none" w:sz="0" w:space="0" w:color="auto"/>
        <w:left w:val="none" w:sz="0" w:space="0" w:color="auto"/>
        <w:bottom w:val="none" w:sz="0" w:space="0" w:color="auto"/>
        <w:right w:val="none" w:sz="0" w:space="0" w:color="auto"/>
      </w:divBdr>
    </w:div>
    <w:div w:id="85736470">
      <w:bodyDiv w:val="1"/>
      <w:marLeft w:val="0"/>
      <w:marRight w:val="0"/>
      <w:marTop w:val="0"/>
      <w:marBottom w:val="0"/>
      <w:divBdr>
        <w:top w:val="none" w:sz="0" w:space="0" w:color="auto"/>
        <w:left w:val="none" w:sz="0" w:space="0" w:color="auto"/>
        <w:bottom w:val="none" w:sz="0" w:space="0" w:color="auto"/>
        <w:right w:val="none" w:sz="0" w:space="0" w:color="auto"/>
      </w:divBdr>
    </w:div>
    <w:div w:id="85925595">
      <w:bodyDiv w:val="1"/>
      <w:marLeft w:val="0"/>
      <w:marRight w:val="0"/>
      <w:marTop w:val="0"/>
      <w:marBottom w:val="0"/>
      <w:divBdr>
        <w:top w:val="none" w:sz="0" w:space="0" w:color="auto"/>
        <w:left w:val="none" w:sz="0" w:space="0" w:color="auto"/>
        <w:bottom w:val="none" w:sz="0" w:space="0" w:color="auto"/>
        <w:right w:val="none" w:sz="0" w:space="0" w:color="auto"/>
      </w:divBdr>
    </w:div>
    <w:div w:id="91434648">
      <w:bodyDiv w:val="1"/>
      <w:marLeft w:val="0"/>
      <w:marRight w:val="0"/>
      <w:marTop w:val="0"/>
      <w:marBottom w:val="0"/>
      <w:divBdr>
        <w:top w:val="none" w:sz="0" w:space="0" w:color="auto"/>
        <w:left w:val="none" w:sz="0" w:space="0" w:color="auto"/>
        <w:bottom w:val="none" w:sz="0" w:space="0" w:color="auto"/>
        <w:right w:val="none" w:sz="0" w:space="0" w:color="auto"/>
      </w:divBdr>
    </w:div>
    <w:div w:id="100028725">
      <w:bodyDiv w:val="1"/>
      <w:marLeft w:val="0"/>
      <w:marRight w:val="0"/>
      <w:marTop w:val="0"/>
      <w:marBottom w:val="0"/>
      <w:divBdr>
        <w:top w:val="none" w:sz="0" w:space="0" w:color="auto"/>
        <w:left w:val="none" w:sz="0" w:space="0" w:color="auto"/>
        <w:bottom w:val="none" w:sz="0" w:space="0" w:color="auto"/>
        <w:right w:val="none" w:sz="0" w:space="0" w:color="auto"/>
      </w:divBdr>
    </w:div>
    <w:div w:id="100030834">
      <w:bodyDiv w:val="1"/>
      <w:marLeft w:val="0"/>
      <w:marRight w:val="0"/>
      <w:marTop w:val="0"/>
      <w:marBottom w:val="0"/>
      <w:divBdr>
        <w:top w:val="none" w:sz="0" w:space="0" w:color="auto"/>
        <w:left w:val="none" w:sz="0" w:space="0" w:color="auto"/>
        <w:bottom w:val="none" w:sz="0" w:space="0" w:color="auto"/>
        <w:right w:val="none" w:sz="0" w:space="0" w:color="auto"/>
      </w:divBdr>
    </w:div>
    <w:div w:id="101611543">
      <w:bodyDiv w:val="1"/>
      <w:marLeft w:val="0"/>
      <w:marRight w:val="0"/>
      <w:marTop w:val="0"/>
      <w:marBottom w:val="0"/>
      <w:divBdr>
        <w:top w:val="none" w:sz="0" w:space="0" w:color="auto"/>
        <w:left w:val="none" w:sz="0" w:space="0" w:color="auto"/>
        <w:bottom w:val="none" w:sz="0" w:space="0" w:color="auto"/>
        <w:right w:val="none" w:sz="0" w:space="0" w:color="auto"/>
      </w:divBdr>
    </w:div>
    <w:div w:id="103306676">
      <w:bodyDiv w:val="1"/>
      <w:marLeft w:val="0"/>
      <w:marRight w:val="0"/>
      <w:marTop w:val="0"/>
      <w:marBottom w:val="0"/>
      <w:divBdr>
        <w:top w:val="none" w:sz="0" w:space="0" w:color="auto"/>
        <w:left w:val="none" w:sz="0" w:space="0" w:color="auto"/>
        <w:bottom w:val="none" w:sz="0" w:space="0" w:color="auto"/>
        <w:right w:val="none" w:sz="0" w:space="0" w:color="auto"/>
      </w:divBdr>
    </w:div>
    <w:div w:id="107624526">
      <w:bodyDiv w:val="1"/>
      <w:marLeft w:val="0"/>
      <w:marRight w:val="0"/>
      <w:marTop w:val="0"/>
      <w:marBottom w:val="0"/>
      <w:divBdr>
        <w:top w:val="none" w:sz="0" w:space="0" w:color="auto"/>
        <w:left w:val="none" w:sz="0" w:space="0" w:color="auto"/>
        <w:bottom w:val="none" w:sz="0" w:space="0" w:color="auto"/>
        <w:right w:val="none" w:sz="0" w:space="0" w:color="auto"/>
      </w:divBdr>
    </w:div>
    <w:div w:id="109011916">
      <w:bodyDiv w:val="1"/>
      <w:marLeft w:val="0"/>
      <w:marRight w:val="0"/>
      <w:marTop w:val="0"/>
      <w:marBottom w:val="0"/>
      <w:divBdr>
        <w:top w:val="none" w:sz="0" w:space="0" w:color="auto"/>
        <w:left w:val="none" w:sz="0" w:space="0" w:color="auto"/>
        <w:bottom w:val="none" w:sz="0" w:space="0" w:color="auto"/>
        <w:right w:val="none" w:sz="0" w:space="0" w:color="auto"/>
      </w:divBdr>
    </w:div>
    <w:div w:id="111897820">
      <w:bodyDiv w:val="1"/>
      <w:marLeft w:val="0"/>
      <w:marRight w:val="0"/>
      <w:marTop w:val="0"/>
      <w:marBottom w:val="0"/>
      <w:divBdr>
        <w:top w:val="none" w:sz="0" w:space="0" w:color="auto"/>
        <w:left w:val="none" w:sz="0" w:space="0" w:color="auto"/>
        <w:bottom w:val="none" w:sz="0" w:space="0" w:color="auto"/>
        <w:right w:val="none" w:sz="0" w:space="0" w:color="auto"/>
      </w:divBdr>
    </w:div>
    <w:div w:id="113332475">
      <w:bodyDiv w:val="1"/>
      <w:marLeft w:val="0"/>
      <w:marRight w:val="0"/>
      <w:marTop w:val="0"/>
      <w:marBottom w:val="0"/>
      <w:divBdr>
        <w:top w:val="none" w:sz="0" w:space="0" w:color="auto"/>
        <w:left w:val="none" w:sz="0" w:space="0" w:color="auto"/>
        <w:bottom w:val="none" w:sz="0" w:space="0" w:color="auto"/>
        <w:right w:val="none" w:sz="0" w:space="0" w:color="auto"/>
      </w:divBdr>
    </w:div>
    <w:div w:id="116917176">
      <w:bodyDiv w:val="1"/>
      <w:marLeft w:val="0"/>
      <w:marRight w:val="0"/>
      <w:marTop w:val="0"/>
      <w:marBottom w:val="0"/>
      <w:divBdr>
        <w:top w:val="none" w:sz="0" w:space="0" w:color="auto"/>
        <w:left w:val="none" w:sz="0" w:space="0" w:color="auto"/>
        <w:bottom w:val="none" w:sz="0" w:space="0" w:color="auto"/>
        <w:right w:val="none" w:sz="0" w:space="0" w:color="auto"/>
      </w:divBdr>
    </w:div>
    <w:div w:id="118501801">
      <w:bodyDiv w:val="1"/>
      <w:marLeft w:val="0"/>
      <w:marRight w:val="0"/>
      <w:marTop w:val="0"/>
      <w:marBottom w:val="0"/>
      <w:divBdr>
        <w:top w:val="none" w:sz="0" w:space="0" w:color="auto"/>
        <w:left w:val="none" w:sz="0" w:space="0" w:color="auto"/>
        <w:bottom w:val="none" w:sz="0" w:space="0" w:color="auto"/>
        <w:right w:val="none" w:sz="0" w:space="0" w:color="auto"/>
      </w:divBdr>
    </w:div>
    <w:div w:id="124782399">
      <w:bodyDiv w:val="1"/>
      <w:marLeft w:val="0"/>
      <w:marRight w:val="0"/>
      <w:marTop w:val="0"/>
      <w:marBottom w:val="0"/>
      <w:divBdr>
        <w:top w:val="none" w:sz="0" w:space="0" w:color="auto"/>
        <w:left w:val="none" w:sz="0" w:space="0" w:color="auto"/>
        <w:bottom w:val="none" w:sz="0" w:space="0" w:color="auto"/>
        <w:right w:val="none" w:sz="0" w:space="0" w:color="auto"/>
      </w:divBdr>
    </w:div>
    <w:div w:id="135269132">
      <w:bodyDiv w:val="1"/>
      <w:marLeft w:val="0"/>
      <w:marRight w:val="0"/>
      <w:marTop w:val="0"/>
      <w:marBottom w:val="0"/>
      <w:divBdr>
        <w:top w:val="none" w:sz="0" w:space="0" w:color="auto"/>
        <w:left w:val="none" w:sz="0" w:space="0" w:color="auto"/>
        <w:bottom w:val="none" w:sz="0" w:space="0" w:color="auto"/>
        <w:right w:val="none" w:sz="0" w:space="0" w:color="auto"/>
      </w:divBdr>
    </w:div>
    <w:div w:id="137191034">
      <w:bodyDiv w:val="1"/>
      <w:marLeft w:val="0"/>
      <w:marRight w:val="0"/>
      <w:marTop w:val="0"/>
      <w:marBottom w:val="0"/>
      <w:divBdr>
        <w:top w:val="none" w:sz="0" w:space="0" w:color="auto"/>
        <w:left w:val="none" w:sz="0" w:space="0" w:color="auto"/>
        <w:bottom w:val="none" w:sz="0" w:space="0" w:color="auto"/>
        <w:right w:val="none" w:sz="0" w:space="0" w:color="auto"/>
      </w:divBdr>
      <w:divsChild>
        <w:div w:id="639963548">
          <w:marLeft w:val="0"/>
          <w:marRight w:val="0"/>
          <w:marTop w:val="0"/>
          <w:marBottom w:val="0"/>
          <w:divBdr>
            <w:top w:val="none" w:sz="0" w:space="0" w:color="auto"/>
            <w:left w:val="none" w:sz="0" w:space="0" w:color="auto"/>
            <w:bottom w:val="none" w:sz="0" w:space="0" w:color="auto"/>
            <w:right w:val="none" w:sz="0" w:space="0" w:color="auto"/>
          </w:divBdr>
        </w:div>
      </w:divsChild>
    </w:div>
    <w:div w:id="137386195">
      <w:bodyDiv w:val="1"/>
      <w:marLeft w:val="0"/>
      <w:marRight w:val="0"/>
      <w:marTop w:val="0"/>
      <w:marBottom w:val="0"/>
      <w:divBdr>
        <w:top w:val="none" w:sz="0" w:space="0" w:color="auto"/>
        <w:left w:val="none" w:sz="0" w:space="0" w:color="auto"/>
        <w:bottom w:val="none" w:sz="0" w:space="0" w:color="auto"/>
        <w:right w:val="none" w:sz="0" w:space="0" w:color="auto"/>
      </w:divBdr>
    </w:div>
    <w:div w:id="138810358">
      <w:bodyDiv w:val="1"/>
      <w:marLeft w:val="0"/>
      <w:marRight w:val="0"/>
      <w:marTop w:val="0"/>
      <w:marBottom w:val="0"/>
      <w:divBdr>
        <w:top w:val="none" w:sz="0" w:space="0" w:color="auto"/>
        <w:left w:val="none" w:sz="0" w:space="0" w:color="auto"/>
        <w:bottom w:val="none" w:sz="0" w:space="0" w:color="auto"/>
        <w:right w:val="none" w:sz="0" w:space="0" w:color="auto"/>
      </w:divBdr>
    </w:div>
    <w:div w:id="148639974">
      <w:bodyDiv w:val="1"/>
      <w:marLeft w:val="0"/>
      <w:marRight w:val="0"/>
      <w:marTop w:val="0"/>
      <w:marBottom w:val="0"/>
      <w:divBdr>
        <w:top w:val="none" w:sz="0" w:space="0" w:color="auto"/>
        <w:left w:val="none" w:sz="0" w:space="0" w:color="auto"/>
        <w:bottom w:val="none" w:sz="0" w:space="0" w:color="auto"/>
        <w:right w:val="none" w:sz="0" w:space="0" w:color="auto"/>
      </w:divBdr>
    </w:div>
    <w:div w:id="150100964">
      <w:bodyDiv w:val="1"/>
      <w:marLeft w:val="0"/>
      <w:marRight w:val="0"/>
      <w:marTop w:val="0"/>
      <w:marBottom w:val="0"/>
      <w:divBdr>
        <w:top w:val="none" w:sz="0" w:space="0" w:color="auto"/>
        <w:left w:val="none" w:sz="0" w:space="0" w:color="auto"/>
        <w:bottom w:val="none" w:sz="0" w:space="0" w:color="auto"/>
        <w:right w:val="none" w:sz="0" w:space="0" w:color="auto"/>
      </w:divBdr>
    </w:div>
    <w:div w:id="150147079">
      <w:bodyDiv w:val="1"/>
      <w:marLeft w:val="0"/>
      <w:marRight w:val="0"/>
      <w:marTop w:val="0"/>
      <w:marBottom w:val="0"/>
      <w:divBdr>
        <w:top w:val="none" w:sz="0" w:space="0" w:color="auto"/>
        <w:left w:val="none" w:sz="0" w:space="0" w:color="auto"/>
        <w:bottom w:val="none" w:sz="0" w:space="0" w:color="auto"/>
        <w:right w:val="none" w:sz="0" w:space="0" w:color="auto"/>
      </w:divBdr>
    </w:div>
    <w:div w:id="153766116">
      <w:bodyDiv w:val="1"/>
      <w:marLeft w:val="0"/>
      <w:marRight w:val="0"/>
      <w:marTop w:val="0"/>
      <w:marBottom w:val="0"/>
      <w:divBdr>
        <w:top w:val="none" w:sz="0" w:space="0" w:color="auto"/>
        <w:left w:val="none" w:sz="0" w:space="0" w:color="auto"/>
        <w:bottom w:val="none" w:sz="0" w:space="0" w:color="auto"/>
        <w:right w:val="none" w:sz="0" w:space="0" w:color="auto"/>
      </w:divBdr>
    </w:div>
    <w:div w:id="156501828">
      <w:bodyDiv w:val="1"/>
      <w:marLeft w:val="0"/>
      <w:marRight w:val="0"/>
      <w:marTop w:val="0"/>
      <w:marBottom w:val="0"/>
      <w:divBdr>
        <w:top w:val="none" w:sz="0" w:space="0" w:color="auto"/>
        <w:left w:val="none" w:sz="0" w:space="0" w:color="auto"/>
        <w:bottom w:val="none" w:sz="0" w:space="0" w:color="auto"/>
        <w:right w:val="none" w:sz="0" w:space="0" w:color="auto"/>
      </w:divBdr>
    </w:div>
    <w:div w:id="156582060">
      <w:bodyDiv w:val="1"/>
      <w:marLeft w:val="0"/>
      <w:marRight w:val="0"/>
      <w:marTop w:val="0"/>
      <w:marBottom w:val="0"/>
      <w:divBdr>
        <w:top w:val="none" w:sz="0" w:space="0" w:color="auto"/>
        <w:left w:val="none" w:sz="0" w:space="0" w:color="auto"/>
        <w:bottom w:val="none" w:sz="0" w:space="0" w:color="auto"/>
        <w:right w:val="none" w:sz="0" w:space="0" w:color="auto"/>
      </w:divBdr>
    </w:div>
    <w:div w:id="160702741">
      <w:bodyDiv w:val="1"/>
      <w:marLeft w:val="0"/>
      <w:marRight w:val="0"/>
      <w:marTop w:val="0"/>
      <w:marBottom w:val="0"/>
      <w:divBdr>
        <w:top w:val="none" w:sz="0" w:space="0" w:color="auto"/>
        <w:left w:val="none" w:sz="0" w:space="0" w:color="auto"/>
        <w:bottom w:val="none" w:sz="0" w:space="0" w:color="auto"/>
        <w:right w:val="none" w:sz="0" w:space="0" w:color="auto"/>
      </w:divBdr>
    </w:div>
    <w:div w:id="170871880">
      <w:bodyDiv w:val="1"/>
      <w:marLeft w:val="0"/>
      <w:marRight w:val="0"/>
      <w:marTop w:val="0"/>
      <w:marBottom w:val="0"/>
      <w:divBdr>
        <w:top w:val="none" w:sz="0" w:space="0" w:color="auto"/>
        <w:left w:val="none" w:sz="0" w:space="0" w:color="auto"/>
        <w:bottom w:val="none" w:sz="0" w:space="0" w:color="auto"/>
        <w:right w:val="none" w:sz="0" w:space="0" w:color="auto"/>
      </w:divBdr>
    </w:div>
    <w:div w:id="178547598">
      <w:bodyDiv w:val="1"/>
      <w:marLeft w:val="0"/>
      <w:marRight w:val="0"/>
      <w:marTop w:val="0"/>
      <w:marBottom w:val="0"/>
      <w:divBdr>
        <w:top w:val="none" w:sz="0" w:space="0" w:color="auto"/>
        <w:left w:val="none" w:sz="0" w:space="0" w:color="auto"/>
        <w:bottom w:val="none" w:sz="0" w:space="0" w:color="auto"/>
        <w:right w:val="none" w:sz="0" w:space="0" w:color="auto"/>
      </w:divBdr>
    </w:div>
    <w:div w:id="183785963">
      <w:bodyDiv w:val="1"/>
      <w:marLeft w:val="0"/>
      <w:marRight w:val="0"/>
      <w:marTop w:val="0"/>
      <w:marBottom w:val="0"/>
      <w:divBdr>
        <w:top w:val="none" w:sz="0" w:space="0" w:color="auto"/>
        <w:left w:val="none" w:sz="0" w:space="0" w:color="auto"/>
        <w:bottom w:val="none" w:sz="0" w:space="0" w:color="auto"/>
        <w:right w:val="none" w:sz="0" w:space="0" w:color="auto"/>
      </w:divBdr>
    </w:div>
    <w:div w:id="185336540">
      <w:bodyDiv w:val="1"/>
      <w:marLeft w:val="0"/>
      <w:marRight w:val="0"/>
      <w:marTop w:val="0"/>
      <w:marBottom w:val="0"/>
      <w:divBdr>
        <w:top w:val="none" w:sz="0" w:space="0" w:color="auto"/>
        <w:left w:val="none" w:sz="0" w:space="0" w:color="auto"/>
        <w:bottom w:val="none" w:sz="0" w:space="0" w:color="auto"/>
        <w:right w:val="none" w:sz="0" w:space="0" w:color="auto"/>
      </w:divBdr>
    </w:div>
    <w:div w:id="188878236">
      <w:bodyDiv w:val="1"/>
      <w:marLeft w:val="0"/>
      <w:marRight w:val="0"/>
      <w:marTop w:val="0"/>
      <w:marBottom w:val="0"/>
      <w:divBdr>
        <w:top w:val="none" w:sz="0" w:space="0" w:color="auto"/>
        <w:left w:val="none" w:sz="0" w:space="0" w:color="auto"/>
        <w:bottom w:val="none" w:sz="0" w:space="0" w:color="auto"/>
        <w:right w:val="none" w:sz="0" w:space="0" w:color="auto"/>
      </w:divBdr>
    </w:div>
    <w:div w:id="198933169">
      <w:bodyDiv w:val="1"/>
      <w:marLeft w:val="0"/>
      <w:marRight w:val="0"/>
      <w:marTop w:val="0"/>
      <w:marBottom w:val="0"/>
      <w:divBdr>
        <w:top w:val="none" w:sz="0" w:space="0" w:color="auto"/>
        <w:left w:val="none" w:sz="0" w:space="0" w:color="auto"/>
        <w:bottom w:val="none" w:sz="0" w:space="0" w:color="auto"/>
        <w:right w:val="none" w:sz="0" w:space="0" w:color="auto"/>
      </w:divBdr>
    </w:div>
    <w:div w:id="202330939">
      <w:bodyDiv w:val="1"/>
      <w:marLeft w:val="0"/>
      <w:marRight w:val="0"/>
      <w:marTop w:val="0"/>
      <w:marBottom w:val="0"/>
      <w:divBdr>
        <w:top w:val="none" w:sz="0" w:space="0" w:color="auto"/>
        <w:left w:val="none" w:sz="0" w:space="0" w:color="auto"/>
        <w:bottom w:val="none" w:sz="0" w:space="0" w:color="auto"/>
        <w:right w:val="none" w:sz="0" w:space="0" w:color="auto"/>
      </w:divBdr>
    </w:div>
    <w:div w:id="202909483">
      <w:bodyDiv w:val="1"/>
      <w:marLeft w:val="0"/>
      <w:marRight w:val="0"/>
      <w:marTop w:val="0"/>
      <w:marBottom w:val="0"/>
      <w:divBdr>
        <w:top w:val="none" w:sz="0" w:space="0" w:color="auto"/>
        <w:left w:val="none" w:sz="0" w:space="0" w:color="auto"/>
        <w:bottom w:val="none" w:sz="0" w:space="0" w:color="auto"/>
        <w:right w:val="none" w:sz="0" w:space="0" w:color="auto"/>
      </w:divBdr>
    </w:div>
    <w:div w:id="204870893">
      <w:bodyDiv w:val="1"/>
      <w:marLeft w:val="0"/>
      <w:marRight w:val="0"/>
      <w:marTop w:val="0"/>
      <w:marBottom w:val="0"/>
      <w:divBdr>
        <w:top w:val="none" w:sz="0" w:space="0" w:color="auto"/>
        <w:left w:val="none" w:sz="0" w:space="0" w:color="auto"/>
        <w:bottom w:val="none" w:sz="0" w:space="0" w:color="auto"/>
        <w:right w:val="none" w:sz="0" w:space="0" w:color="auto"/>
      </w:divBdr>
    </w:div>
    <w:div w:id="214119926">
      <w:bodyDiv w:val="1"/>
      <w:marLeft w:val="0"/>
      <w:marRight w:val="0"/>
      <w:marTop w:val="0"/>
      <w:marBottom w:val="0"/>
      <w:divBdr>
        <w:top w:val="none" w:sz="0" w:space="0" w:color="auto"/>
        <w:left w:val="none" w:sz="0" w:space="0" w:color="auto"/>
        <w:bottom w:val="none" w:sz="0" w:space="0" w:color="auto"/>
        <w:right w:val="none" w:sz="0" w:space="0" w:color="auto"/>
      </w:divBdr>
    </w:div>
    <w:div w:id="215433776">
      <w:bodyDiv w:val="1"/>
      <w:marLeft w:val="0"/>
      <w:marRight w:val="0"/>
      <w:marTop w:val="0"/>
      <w:marBottom w:val="0"/>
      <w:divBdr>
        <w:top w:val="none" w:sz="0" w:space="0" w:color="auto"/>
        <w:left w:val="none" w:sz="0" w:space="0" w:color="auto"/>
        <w:bottom w:val="none" w:sz="0" w:space="0" w:color="auto"/>
        <w:right w:val="none" w:sz="0" w:space="0" w:color="auto"/>
      </w:divBdr>
    </w:div>
    <w:div w:id="217010685">
      <w:bodyDiv w:val="1"/>
      <w:marLeft w:val="0"/>
      <w:marRight w:val="0"/>
      <w:marTop w:val="0"/>
      <w:marBottom w:val="0"/>
      <w:divBdr>
        <w:top w:val="none" w:sz="0" w:space="0" w:color="auto"/>
        <w:left w:val="none" w:sz="0" w:space="0" w:color="auto"/>
        <w:bottom w:val="none" w:sz="0" w:space="0" w:color="auto"/>
        <w:right w:val="none" w:sz="0" w:space="0" w:color="auto"/>
      </w:divBdr>
    </w:div>
    <w:div w:id="219292108">
      <w:bodyDiv w:val="1"/>
      <w:marLeft w:val="0"/>
      <w:marRight w:val="0"/>
      <w:marTop w:val="0"/>
      <w:marBottom w:val="0"/>
      <w:divBdr>
        <w:top w:val="none" w:sz="0" w:space="0" w:color="auto"/>
        <w:left w:val="none" w:sz="0" w:space="0" w:color="auto"/>
        <w:bottom w:val="none" w:sz="0" w:space="0" w:color="auto"/>
        <w:right w:val="none" w:sz="0" w:space="0" w:color="auto"/>
      </w:divBdr>
    </w:div>
    <w:div w:id="220823356">
      <w:bodyDiv w:val="1"/>
      <w:marLeft w:val="0"/>
      <w:marRight w:val="0"/>
      <w:marTop w:val="0"/>
      <w:marBottom w:val="0"/>
      <w:divBdr>
        <w:top w:val="none" w:sz="0" w:space="0" w:color="auto"/>
        <w:left w:val="none" w:sz="0" w:space="0" w:color="auto"/>
        <w:bottom w:val="none" w:sz="0" w:space="0" w:color="auto"/>
        <w:right w:val="none" w:sz="0" w:space="0" w:color="auto"/>
      </w:divBdr>
    </w:div>
    <w:div w:id="221716107">
      <w:bodyDiv w:val="1"/>
      <w:marLeft w:val="0"/>
      <w:marRight w:val="0"/>
      <w:marTop w:val="0"/>
      <w:marBottom w:val="0"/>
      <w:divBdr>
        <w:top w:val="none" w:sz="0" w:space="0" w:color="auto"/>
        <w:left w:val="none" w:sz="0" w:space="0" w:color="auto"/>
        <w:bottom w:val="none" w:sz="0" w:space="0" w:color="auto"/>
        <w:right w:val="none" w:sz="0" w:space="0" w:color="auto"/>
      </w:divBdr>
    </w:div>
    <w:div w:id="225148777">
      <w:bodyDiv w:val="1"/>
      <w:marLeft w:val="0"/>
      <w:marRight w:val="0"/>
      <w:marTop w:val="0"/>
      <w:marBottom w:val="0"/>
      <w:divBdr>
        <w:top w:val="none" w:sz="0" w:space="0" w:color="auto"/>
        <w:left w:val="none" w:sz="0" w:space="0" w:color="auto"/>
        <w:bottom w:val="none" w:sz="0" w:space="0" w:color="auto"/>
        <w:right w:val="none" w:sz="0" w:space="0" w:color="auto"/>
      </w:divBdr>
    </w:div>
    <w:div w:id="228805568">
      <w:bodyDiv w:val="1"/>
      <w:marLeft w:val="0"/>
      <w:marRight w:val="0"/>
      <w:marTop w:val="0"/>
      <w:marBottom w:val="0"/>
      <w:divBdr>
        <w:top w:val="none" w:sz="0" w:space="0" w:color="auto"/>
        <w:left w:val="none" w:sz="0" w:space="0" w:color="auto"/>
        <w:bottom w:val="none" w:sz="0" w:space="0" w:color="auto"/>
        <w:right w:val="none" w:sz="0" w:space="0" w:color="auto"/>
      </w:divBdr>
    </w:div>
    <w:div w:id="229535229">
      <w:bodyDiv w:val="1"/>
      <w:marLeft w:val="0"/>
      <w:marRight w:val="0"/>
      <w:marTop w:val="0"/>
      <w:marBottom w:val="0"/>
      <w:divBdr>
        <w:top w:val="none" w:sz="0" w:space="0" w:color="auto"/>
        <w:left w:val="none" w:sz="0" w:space="0" w:color="auto"/>
        <w:bottom w:val="none" w:sz="0" w:space="0" w:color="auto"/>
        <w:right w:val="none" w:sz="0" w:space="0" w:color="auto"/>
      </w:divBdr>
    </w:div>
    <w:div w:id="231744738">
      <w:bodyDiv w:val="1"/>
      <w:marLeft w:val="0"/>
      <w:marRight w:val="0"/>
      <w:marTop w:val="0"/>
      <w:marBottom w:val="0"/>
      <w:divBdr>
        <w:top w:val="none" w:sz="0" w:space="0" w:color="auto"/>
        <w:left w:val="none" w:sz="0" w:space="0" w:color="auto"/>
        <w:bottom w:val="none" w:sz="0" w:space="0" w:color="auto"/>
        <w:right w:val="none" w:sz="0" w:space="0" w:color="auto"/>
      </w:divBdr>
    </w:div>
    <w:div w:id="235633119">
      <w:bodyDiv w:val="1"/>
      <w:marLeft w:val="0"/>
      <w:marRight w:val="0"/>
      <w:marTop w:val="0"/>
      <w:marBottom w:val="0"/>
      <w:divBdr>
        <w:top w:val="none" w:sz="0" w:space="0" w:color="auto"/>
        <w:left w:val="none" w:sz="0" w:space="0" w:color="auto"/>
        <w:bottom w:val="none" w:sz="0" w:space="0" w:color="auto"/>
        <w:right w:val="none" w:sz="0" w:space="0" w:color="auto"/>
      </w:divBdr>
    </w:div>
    <w:div w:id="235824654">
      <w:bodyDiv w:val="1"/>
      <w:marLeft w:val="0"/>
      <w:marRight w:val="0"/>
      <w:marTop w:val="0"/>
      <w:marBottom w:val="0"/>
      <w:divBdr>
        <w:top w:val="none" w:sz="0" w:space="0" w:color="auto"/>
        <w:left w:val="none" w:sz="0" w:space="0" w:color="auto"/>
        <w:bottom w:val="none" w:sz="0" w:space="0" w:color="auto"/>
        <w:right w:val="none" w:sz="0" w:space="0" w:color="auto"/>
      </w:divBdr>
    </w:div>
    <w:div w:id="236719506">
      <w:bodyDiv w:val="1"/>
      <w:marLeft w:val="0"/>
      <w:marRight w:val="0"/>
      <w:marTop w:val="0"/>
      <w:marBottom w:val="0"/>
      <w:divBdr>
        <w:top w:val="none" w:sz="0" w:space="0" w:color="auto"/>
        <w:left w:val="none" w:sz="0" w:space="0" w:color="auto"/>
        <w:bottom w:val="none" w:sz="0" w:space="0" w:color="auto"/>
        <w:right w:val="none" w:sz="0" w:space="0" w:color="auto"/>
      </w:divBdr>
    </w:div>
    <w:div w:id="240410416">
      <w:bodyDiv w:val="1"/>
      <w:marLeft w:val="0"/>
      <w:marRight w:val="0"/>
      <w:marTop w:val="0"/>
      <w:marBottom w:val="0"/>
      <w:divBdr>
        <w:top w:val="none" w:sz="0" w:space="0" w:color="auto"/>
        <w:left w:val="none" w:sz="0" w:space="0" w:color="auto"/>
        <w:bottom w:val="none" w:sz="0" w:space="0" w:color="auto"/>
        <w:right w:val="none" w:sz="0" w:space="0" w:color="auto"/>
      </w:divBdr>
      <w:divsChild>
        <w:div w:id="1327519207">
          <w:marLeft w:val="0"/>
          <w:marRight w:val="0"/>
          <w:marTop w:val="0"/>
          <w:marBottom w:val="0"/>
          <w:divBdr>
            <w:top w:val="none" w:sz="0" w:space="0" w:color="auto"/>
            <w:left w:val="none" w:sz="0" w:space="0" w:color="auto"/>
            <w:bottom w:val="none" w:sz="0" w:space="0" w:color="auto"/>
            <w:right w:val="none" w:sz="0" w:space="0" w:color="auto"/>
          </w:divBdr>
          <w:divsChild>
            <w:div w:id="33904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254499">
      <w:bodyDiv w:val="1"/>
      <w:marLeft w:val="0"/>
      <w:marRight w:val="0"/>
      <w:marTop w:val="0"/>
      <w:marBottom w:val="0"/>
      <w:divBdr>
        <w:top w:val="none" w:sz="0" w:space="0" w:color="auto"/>
        <w:left w:val="none" w:sz="0" w:space="0" w:color="auto"/>
        <w:bottom w:val="none" w:sz="0" w:space="0" w:color="auto"/>
        <w:right w:val="none" w:sz="0" w:space="0" w:color="auto"/>
      </w:divBdr>
    </w:div>
    <w:div w:id="249701883">
      <w:bodyDiv w:val="1"/>
      <w:marLeft w:val="0"/>
      <w:marRight w:val="0"/>
      <w:marTop w:val="0"/>
      <w:marBottom w:val="0"/>
      <w:divBdr>
        <w:top w:val="none" w:sz="0" w:space="0" w:color="auto"/>
        <w:left w:val="none" w:sz="0" w:space="0" w:color="auto"/>
        <w:bottom w:val="none" w:sz="0" w:space="0" w:color="auto"/>
        <w:right w:val="none" w:sz="0" w:space="0" w:color="auto"/>
      </w:divBdr>
    </w:div>
    <w:div w:id="255096426">
      <w:bodyDiv w:val="1"/>
      <w:marLeft w:val="0"/>
      <w:marRight w:val="0"/>
      <w:marTop w:val="0"/>
      <w:marBottom w:val="0"/>
      <w:divBdr>
        <w:top w:val="none" w:sz="0" w:space="0" w:color="auto"/>
        <w:left w:val="none" w:sz="0" w:space="0" w:color="auto"/>
        <w:bottom w:val="none" w:sz="0" w:space="0" w:color="auto"/>
        <w:right w:val="none" w:sz="0" w:space="0" w:color="auto"/>
      </w:divBdr>
    </w:div>
    <w:div w:id="258560233">
      <w:bodyDiv w:val="1"/>
      <w:marLeft w:val="0"/>
      <w:marRight w:val="0"/>
      <w:marTop w:val="0"/>
      <w:marBottom w:val="0"/>
      <w:divBdr>
        <w:top w:val="none" w:sz="0" w:space="0" w:color="auto"/>
        <w:left w:val="none" w:sz="0" w:space="0" w:color="auto"/>
        <w:bottom w:val="none" w:sz="0" w:space="0" w:color="auto"/>
        <w:right w:val="none" w:sz="0" w:space="0" w:color="auto"/>
      </w:divBdr>
    </w:div>
    <w:div w:id="266811416">
      <w:bodyDiv w:val="1"/>
      <w:marLeft w:val="0"/>
      <w:marRight w:val="0"/>
      <w:marTop w:val="0"/>
      <w:marBottom w:val="0"/>
      <w:divBdr>
        <w:top w:val="none" w:sz="0" w:space="0" w:color="auto"/>
        <w:left w:val="none" w:sz="0" w:space="0" w:color="auto"/>
        <w:bottom w:val="none" w:sz="0" w:space="0" w:color="auto"/>
        <w:right w:val="none" w:sz="0" w:space="0" w:color="auto"/>
      </w:divBdr>
    </w:div>
    <w:div w:id="269361642">
      <w:bodyDiv w:val="1"/>
      <w:marLeft w:val="0"/>
      <w:marRight w:val="0"/>
      <w:marTop w:val="0"/>
      <w:marBottom w:val="0"/>
      <w:divBdr>
        <w:top w:val="none" w:sz="0" w:space="0" w:color="auto"/>
        <w:left w:val="none" w:sz="0" w:space="0" w:color="auto"/>
        <w:bottom w:val="none" w:sz="0" w:space="0" w:color="auto"/>
        <w:right w:val="none" w:sz="0" w:space="0" w:color="auto"/>
      </w:divBdr>
    </w:div>
    <w:div w:id="274292295">
      <w:bodyDiv w:val="1"/>
      <w:marLeft w:val="0"/>
      <w:marRight w:val="0"/>
      <w:marTop w:val="0"/>
      <w:marBottom w:val="0"/>
      <w:divBdr>
        <w:top w:val="none" w:sz="0" w:space="0" w:color="auto"/>
        <w:left w:val="none" w:sz="0" w:space="0" w:color="auto"/>
        <w:bottom w:val="none" w:sz="0" w:space="0" w:color="auto"/>
        <w:right w:val="none" w:sz="0" w:space="0" w:color="auto"/>
      </w:divBdr>
    </w:div>
    <w:div w:id="277953337">
      <w:bodyDiv w:val="1"/>
      <w:marLeft w:val="0"/>
      <w:marRight w:val="0"/>
      <w:marTop w:val="0"/>
      <w:marBottom w:val="0"/>
      <w:divBdr>
        <w:top w:val="none" w:sz="0" w:space="0" w:color="auto"/>
        <w:left w:val="none" w:sz="0" w:space="0" w:color="auto"/>
        <w:bottom w:val="none" w:sz="0" w:space="0" w:color="auto"/>
        <w:right w:val="none" w:sz="0" w:space="0" w:color="auto"/>
      </w:divBdr>
    </w:div>
    <w:div w:id="284849798">
      <w:bodyDiv w:val="1"/>
      <w:marLeft w:val="0"/>
      <w:marRight w:val="0"/>
      <w:marTop w:val="0"/>
      <w:marBottom w:val="0"/>
      <w:divBdr>
        <w:top w:val="none" w:sz="0" w:space="0" w:color="auto"/>
        <w:left w:val="none" w:sz="0" w:space="0" w:color="auto"/>
        <w:bottom w:val="none" w:sz="0" w:space="0" w:color="auto"/>
        <w:right w:val="none" w:sz="0" w:space="0" w:color="auto"/>
      </w:divBdr>
      <w:divsChild>
        <w:div w:id="672879972">
          <w:marLeft w:val="0"/>
          <w:marRight w:val="0"/>
          <w:marTop w:val="0"/>
          <w:marBottom w:val="0"/>
          <w:divBdr>
            <w:top w:val="none" w:sz="0" w:space="0" w:color="auto"/>
            <w:left w:val="none" w:sz="0" w:space="0" w:color="auto"/>
            <w:bottom w:val="none" w:sz="0" w:space="0" w:color="auto"/>
            <w:right w:val="none" w:sz="0" w:space="0" w:color="auto"/>
          </w:divBdr>
        </w:div>
      </w:divsChild>
    </w:div>
    <w:div w:id="289439017">
      <w:bodyDiv w:val="1"/>
      <w:marLeft w:val="0"/>
      <w:marRight w:val="0"/>
      <w:marTop w:val="0"/>
      <w:marBottom w:val="0"/>
      <w:divBdr>
        <w:top w:val="none" w:sz="0" w:space="0" w:color="auto"/>
        <w:left w:val="none" w:sz="0" w:space="0" w:color="auto"/>
        <w:bottom w:val="none" w:sz="0" w:space="0" w:color="auto"/>
        <w:right w:val="none" w:sz="0" w:space="0" w:color="auto"/>
      </w:divBdr>
      <w:divsChild>
        <w:div w:id="1198195813">
          <w:marLeft w:val="0"/>
          <w:marRight w:val="0"/>
          <w:marTop w:val="0"/>
          <w:marBottom w:val="0"/>
          <w:divBdr>
            <w:top w:val="none" w:sz="0" w:space="0" w:color="auto"/>
            <w:left w:val="none" w:sz="0" w:space="0" w:color="auto"/>
            <w:bottom w:val="none" w:sz="0" w:space="0" w:color="auto"/>
            <w:right w:val="none" w:sz="0" w:space="0" w:color="auto"/>
          </w:divBdr>
          <w:divsChild>
            <w:div w:id="49029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70375">
      <w:bodyDiv w:val="1"/>
      <w:marLeft w:val="0"/>
      <w:marRight w:val="0"/>
      <w:marTop w:val="0"/>
      <w:marBottom w:val="0"/>
      <w:divBdr>
        <w:top w:val="none" w:sz="0" w:space="0" w:color="auto"/>
        <w:left w:val="none" w:sz="0" w:space="0" w:color="auto"/>
        <w:bottom w:val="none" w:sz="0" w:space="0" w:color="auto"/>
        <w:right w:val="none" w:sz="0" w:space="0" w:color="auto"/>
      </w:divBdr>
    </w:div>
    <w:div w:id="308440610">
      <w:bodyDiv w:val="1"/>
      <w:marLeft w:val="0"/>
      <w:marRight w:val="0"/>
      <w:marTop w:val="0"/>
      <w:marBottom w:val="0"/>
      <w:divBdr>
        <w:top w:val="none" w:sz="0" w:space="0" w:color="auto"/>
        <w:left w:val="none" w:sz="0" w:space="0" w:color="auto"/>
        <w:bottom w:val="none" w:sz="0" w:space="0" w:color="auto"/>
        <w:right w:val="none" w:sz="0" w:space="0" w:color="auto"/>
      </w:divBdr>
    </w:div>
    <w:div w:id="309216344">
      <w:bodyDiv w:val="1"/>
      <w:marLeft w:val="0"/>
      <w:marRight w:val="0"/>
      <w:marTop w:val="0"/>
      <w:marBottom w:val="0"/>
      <w:divBdr>
        <w:top w:val="none" w:sz="0" w:space="0" w:color="auto"/>
        <w:left w:val="none" w:sz="0" w:space="0" w:color="auto"/>
        <w:bottom w:val="none" w:sz="0" w:space="0" w:color="auto"/>
        <w:right w:val="none" w:sz="0" w:space="0" w:color="auto"/>
      </w:divBdr>
    </w:div>
    <w:div w:id="309334461">
      <w:bodyDiv w:val="1"/>
      <w:marLeft w:val="0"/>
      <w:marRight w:val="0"/>
      <w:marTop w:val="0"/>
      <w:marBottom w:val="0"/>
      <w:divBdr>
        <w:top w:val="none" w:sz="0" w:space="0" w:color="auto"/>
        <w:left w:val="none" w:sz="0" w:space="0" w:color="auto"/>
        <w:bottom w:val="none" w:sz="0" w:space="0" w:color="auto"/>
        <w:right w:val="none" w:sz="0" w:space="0" w:color="auto"/>
      </w:divBdr>
    </w:div>
    <w:div w:id="316498914">
      <w:bodyDiv w:val="1"/>
      <w:marLeft w:val="0"/>
      <w:marRight w:val="0"/>
      <w:marTop w:val="0"/>
      <w:marBottom w:val="0"/>
      <w:divBdr>
        <w:top w:val="none" w:sz="0" w:space="0" w:color="auto"/>
        <w:left w:val="none" w:sz="0" w:space="0" w:color="auto"/>
        <w:bottom w:val="none" w:sz="0" w:space="0" w:color="auto"/>
        <w:right w:val="none" w:sz="0" w:space="0" w:color="auto"/>
      </w:divBdr>
    </w:div>
    <w:div w:id="320619785">
      <w:bodyDiv w:val="1"/>
      <w:marLeft w:val="0"/>
      <w:marRight w:val="0"/>
      <w:marTop w:val="0"/>
      <w:marBottom w:val="0"/>
      <w:divBdr>
        <w:top w:val="none" w:sz="0" w:space="0" w:color="auto"/>
        <w:left w:val="none" w:sz="0" w:space="0" w:color="auto"/>
        <w:bottom w:val="none" w:sz="0" w:space="0" w:color="auto"/>
        <w:right w:val="none" w:sz="0" w:space="0" w:color="auto"/>
      </w:divBdr>
      <w:divsChild>
        <w:div w:id="135353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8797996">
      <w:bodyDiv w:val="1"/>
      <w:marLeft w:val="0"/>
      <w:marRight w:val="0"/>
      <w:marTop w:val="0"/>
      <w:marBottom w:val="0"/>
      <w:divBdr>
        <w:top w:val="none" w:sz="0" w:space="0" w:color="auto"/>
        <w:left w:val="none" w:sz="0" w:space="0" w:color="auto"/>
        <w:bottom w:val="none" w:sz="0" w:space="0" w:color="auto"/>
        <w:right w:val="none" w:sz="0" w:space="0" w:color="auto"/>
      </w:divBdr>
      <w:divsChild>
        <w:div w:id="851186783">
          <w:marLeft w:val="0"/>
          <w:marRight w:val="0"/>
          <w:marTop w:val="0"/>
          <w:marBottom w:val="0"/>
          <w:divBdr>
            <w:top w:val="none" w:sz="0" w:space="0" w:color="auto"/>
            <w:left w:val="none" w:sz="0" w:space="0" w:color="auto"/>
            <w:bottom w:val="none" w:sz="0" w:space="0" w:color="auto"/>
            <w:right w:val="none" w:sz="0" w:space="0" w:color="auto"/>
          </w:divBdr>
          <w:divsChild>
            <w:div w:id="84123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793818">
      <w:bodyDiv w:val="1"/>
      <w:marLeft w:val="0"/>
      <w:marRight w:val="0"/>
      <w:marTop w:val="0"/>
      <w:marBottom w:val="0"/>
      <w:divBdr>
        <w:top w:val="none" w:sz="0" w:space="0" w:color="auto"/>
        <w:left w:val="none" w:sz="0" w:space="0" w:color="auto"/>
        <w:bottom w:val="none" w:sz="0" w:space="0" w:color="auto"/>
        <w:right w:val="none" w:sz="0" w:space="0" w:color="auto"/>
      </w:divBdr>
    </w:div>
    <w:div w:id="345136656">
      <w:bodyDiv w:val="1"/>
      <w:marLeft w:val="0"/>
      <w:marRight w:val="0"/>
      <w:marTop w:val="0"/>
      <w:marBottom w:val="0"/>
      <w:divBdr>
        <w:top w:val="none" w:sz="0" w:space="0" w:color="auto"/>
        <w:left w:val="none" w:sz="0" w:space="0" w:color="auto"/>
        <w:bottom w:val="none" w:sz="0" w:space="0" w:color="auto"/>
        <w:right w:val="none" w:sz="0" w:space="0" w:color="auto"/>
      </w:divBdr>
    </w:div>
    <w:div w:id="350645322">
      <w:bodyDiv w:val="1"/>
      <w:marLeft w:val="0"/>
      <w:marRight w:val="0"/>
      <w:marTop w:val="0"/>
      <w:marBottom w:val="0"/>
      <w:divBdr>
        <w:top w:val="none" w:sz="0" w:space="0" w:color="auto"/>
        <w:left w:val="none" w:sz="0" w:space="0" w:color="auto"/>
        <w:bottom w:val="none" w:sz="0" w:space="0" w:color="auto"/>
        <w:right w:val="none" w:sz="0" w:space="0" w:color="auto"/>
      </w:divBdr>
    </w:div>
    <w:div w:id="351956210">
      <w:bodyDiv w:val="1"/>
      <w:marLeft w:val="0"/>
      <w:marRight w:val="0"/>
      <w:marTop w:val="0"/>
      <w:marBottom w:val="0"/>
      <w:divBdr>
        <w:top w:val="none" w:sz="0" w:space="0" w:color="auto"/>
        <w:left w:val="none" w:sz="0" w:space="0" w:color="auto"/>
        <w:bottom w:val="none" w:sz="0" w:space="0" w:color="auto"/>
        <w:right w:val="none" w:sz="0" w:space="0" w:color="auto"/>
      </w:divBdr>
    </w:div>
    <w:div w:id="354430761">
      <w:bodyDiv w:val="1"/>
      <w:marLeft w:val="0"/>
      <w:marRight w:val="0"/>
      <w:marTop w:val="0"/>
      <w:marBottom w:val="0"/>
      <w:divBdr>
        <w:top w:val="none" w:sz="0" w:space="0" w:color="auto"/>
        <w:left w:val="none" w:sz="0" w:space="0" w:color="auto"/>
        <w:bottom w:val="none" w:sz="0" w:space="0" w:color="auto"/>
        <w:right w:val="none" w:sz="0" w:space="0" w:color="auto"/>
      </w:divBdr>
    </w:div>
    <w:div w:id="356589701">
      <w:bodyDiv w:val="1"/>
      <w:marLeft w:val="0"/>
      <w:marRight w:val="0"/>
      <w:marTop w:val="0"/>
      <w:marBottom w:val="0"/>
      <w:divBdr>
        <w:top w:val="none" w:sz="0" w:space="0" w:color="auto"/>
        <w:left w:val="none" w:sz="0" w:space="0" w:color="auto"/>
        <w:bottom w:val="none" w:sz="0" w:space="0" w:color="auto"/>
        <w:right w:val="none" w:sz="0" w:space="0" w:color="auto"/>
      </w:divBdr>
    </w:div>
    <w:div w:id="366492301">
      <w:bodyDiv w:val="1"/>
      <w:marLeft w:val="0"/>
      <w:marRight w:val="0"/>
      <w:marTop w:val="0"/>
      <w:marBottom w:val="0"/>
      <w:divBdr>
        <w:top w:val="none" w:sz="0" w:space="0" w:color="auto"/>
        <w:left w:val="none" w:sz="0" w:space="0" w:color="auto"/>
        <w:bottom w:val="none" w:sz="0" w:space="0" w:color="auto"/>
        <w:right w:val="none" w:sz="0" w:space="0" w:color="auto"/>
      </w:divBdr>
    </w:div>
    <w:div w:id="367295467">
      <w:bodyDiv w:val="1"/>
      <w:marLeft w:val="0"/>
      <w:marRight w:val="0"/>
      <w:marTop w:val="0"/>
      <w:marBottom w:val="0"/>
      <w:divBdr>
        <w:top w:val="none" w:sz="0" w:space="0" w:color="auto"/>
        <w:left w:val="none" w:sz="0" w:space="0" w:color="auto"/>
        <w:bottom w:val="none" w:sz="0" w:space="0" w:color="auto"/>
        <w:right w:val="none" w:sz="0" w:space="0" w:color="auto"/>
      </w:divBdr>
    </w:div>
    <w:div w:id="383992395">
      <w:bodyDiv w:val="1"/>
      <w:marLeft w:val="0"/>
      <w:marRight w:val="0"/>
      <w:marTop w:val="0"/>
      <w:marBottom w:val="0"/>
      <w:divBdr>
        <w:top w:val="none" w:sz="0" w:space="0" w:color="auto"/>
        <w:left w:val="none" w:sz="0" w:space="0" w:color="auto"/>
        <w:bottom w:val="none" w:sz="0" w:space="0" w:color="auto"/>
        <w:right w:val="none" w:sz="0" w:space="0" w:color="auto"/>
      </w:divBdr>
      <w:divsChild>
        <w:div w:id="264310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509933">
      <w:bodyDiv w:val="1"/>
      <w:marLeft w:val="0"/>
      <w:marRight w:val="0"/>
      <w:marTop w:val="0"/>
      <w:marBottom w:val="0"/>
      <w:divBdr>
        <w:top w:val="none" w:sz="0" w:space="0" w:color="auto"/>
        <w:left w:val="none" w:sz="0" w:space="0" w:color="auto"/>
        <w:bottom w:val="none" w:sz="0" w:space="0" w:color="auto"/>
        <w:right w:val="none" w:sz="0" w:space="0" w:color="auto"/>
      </w:divBdr>
    </w:div>
    <w:div w:id="398209478">
      <w:bodyDiv w:val="1"/>
      <w:marLeft w:val="0"/>
      <w:marRight w:val="0"/>
      <w:marTop w:val="0"/>
      <w:marBottom w:val="0"/>
      <w:divBdr>
        <w:top w:val="none" w:sz="0" w:space="0" w:color="auto"/>
        <w:left w:val="none" w:sz="0" w:space="0" w:color="auto"/>
        <w:bottom w:val="none" w:sz="0" w:space="0" w:color="auto"/>
        <w:right w:val="none" w:sz="0" w:space="0" w:color="auto"/>
      </w:divBdr>
    </w:div>
    <w:div w:id="398404654">
      <w:bodyDiv w:val="1"/>
      <w:marLeft w:val="0"/>
      <w:marRight w:val="0"/>
      <w:marTop w:val="0"/>
      <w:marBottom w:val="0"/>
      <w:divBdr>
        <w:top w:val="none" w:sz="0" w:space="0" w:color="auto"/>
        <w:left w:val="none" w:sz="0" w:space="0" w:color="auto"/>
        <w:bottom w:val="none" w:sz="0" w:space="0" w:color="auto"/>
        <w:right w:val="none" w:sz="0" w:space="0" w:color="auto"/>
      </w:divBdr>
    </w:div>
    <w:div w:id="403651319">
      <w:bodyDiv w:val="1"/>
      <w:marLeft w:val="0"/>
      <w:marRight w:val="0"/>
      <w:marTop w:val="0"/>
      <w:marBottom w:val="0"/>
      <w:divBdr>
        <w:top w:val="none" w:sz="0" w:space="0" w:color="auto"/>
        <w:left w:val="none" w:sz="0" w:space="0" w:color="auto"/>
        <w:bottom w:val="none" w:sz="0" w:space="0" w:color="auto"/>
        <w:right w:val="none" w:sz="0" w:space="0" w:color="auto"/>
      </w:divBdr>
    </w:div>
    <w:div w:id="407652173">
      <w:bodyDiv w:val="1"/>
      <w:marLeft w:val="0"/>
      <w:marRight w:val="0"/>
      <w:marTop w:val="0"/>
      <w:marBottom w:val="0"/>
      <w:divBdr>
        <w:top w:val="none" w:sz="0" w:space="0" w:color="auto"/>
        <w:left w:val="none" w:sz="0" w:space="0" w:color="auto"/>
        <w:bottom w:val="none" w:sz="0" w:space="0" w:color="auto"/>
        <w:right w:val="none" w:sz="0" w:space="0" w:color="auto"/>
      </w:divBdr>
      <w:divsChild>
        <w:div w:id="228463810">
          <w:marLeft w:val="0"/>
          <w:marRight w:val="0"/>
          <w:marTop w:val="0"/>
          <w:marBottom w:val="0"/>
          <w:divBdr>
            <w:top w:val="none" w:sz="0" w:space="0" w:color="auto"/>
            <w:left w:val="none" w:sz="0" w:space="0" w:color="auto"/>
            <w:bottom w:val="none" w:sz="0" w:space="0" w:color="auto"/>
            <w:right w:val="none" w:sz="0" w:space="0" w:color="auto"/>
          </w:divBdr>
          <w:divsChild>
            <w:div w:id="27506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55104">
      <w:bodyDiv w:val="1"/>
      <w:marLeft w:val="0"/>
      <w:marRight w:val="0"/>
      <w:marTop w:val="0"/>
      <w:marBottom w:val="0"/>
      <w:divBdr>
        <w:top w:val="none" w:sz="0" w:space="0" w:color="auto"/>
        <w:left w:val="none" w:sz="0" w:space="0" w:color="auto"/>
        <w:bottom w:val="none" w:sz="0" w:space="0" w:color="auto"/>
        <w:right w:val="none" w:sz="0" w:space="0" w:color="auto"/>
      </w:divBdr>
    </w:div>
    <w:div w:id="410083773">
      <w:bodyDiv w:val="1"/>
      <w:marLeft w:val="0"/>
      <w:marRight w:val="0"/>
      <w:marTop w:val="0"/>
      <w:marBottom w:val="0"/>
      <w:divBdr>
        <w:top w:val="none" w:sz="0" w:space="0" w:color="auto"/>
        <w:left w:val="none" w:sz="0" w:space="0" w:color="auto"/>
        <w:bottom w:val="none" w:sz="0" w:space="0" w:color="auto"/>
        <w:right w:val="none" w:sz="0" w:space="0" w:color="auto"/>
      </w:divBdr>
    </w:div>
    <w:div w:id="417096969">
      <w:bodyDiv w:val="1"/>
      <w:marLeft w:val="0"/>
      <w:marRight w:val="0"/>
      <w:marTop w:val="0"/>
      <w:marBottom w:val="0"/>
      <w:divBdr>
        <w:top w:val="none" w:sz="0" w:space="0" w:color="auto"/>
        <w:left w:val="none" w:sz="0" w:space="0" w:color="auto"/>
        <w:bottom w:val="none" w:sz="0" w:space="0" w:color="auto"/>
        <w:right w:val="none" w:sz="0" w:space="0" w:color="auto"/>
      </w:divBdr>
    </w:div>
    <w:div w:id="418139069">
      <w:bodyDiv w:val="1"/>
      <w:marLeft w:val="0"/>
      <w:marRight w:val="0"/>
      <w:marTop w:val="0"/>
      <w:marBottom w:val="0"/>
      <w:divBdr>
        <w:top w:val="none" w:sz="0" w:space="0" w:color="auto"/>
        <w:left w:val="none" w:sz="0" w:space="0" w:color="auto"/>
        <w:bottom w:val="none" w:sz="0" w:space="0" w:color="auto"/>
        <w:right w:val="none" w:sz="0" w:space="0" w:color="auto"/>
      </w:divBdr>
    </w:div>
    <w:div w:id="432634877">
      <w:bodyDiv w:val="1"/>
      <w:marLeft w:val="0"/>
      <w:marRight w:val="0"/>
      <w:marTop w:val="0"/>
      <w:marBottom w:val="0"/>
      <w:divBdr>
        <w:top w:val="none" w:sz="0" w:space="0" w:color="auto"/>
        <w:left w:val="none" w:sz="0" w:space="0" w:color="auto"/>
        <w:bottom w:val="none" w:sz="0" w:space="0" w:color="auto"/>
        <w:right w:val="none" w:sz="0" w:space="0" w:color="auto"/>
      </w:divBdr>
    </w:div>
    <w:div w:id="434599488">
      <w:bodyDiv w:val="1"/>
      <w:marLeft w:val="0"/>
      <w:marRight w:val="0"/>
      <w:marTop w:val="0"/>
      <w:marBottom w:val="0"/>
      <w:divBdr>
        <w:top w:val="none" w:sz="0" w:space="0" w:color="auto"/>
        <w:left w:val="none" w:sz="0" w:space="0" w:color="auto"/>
        <w:bottom w:val="none" w:sz="0" w:space="0" w:color="auto"/>
        <w:right w:val="none" w:sz="0" w:space="0" w:color="auto"/>
      </w:divBdr>
    </w:div>
    <w:div w:id="442499630">
      <w:bodyDiv w:val="1"/>
      <w:marLeft w:val="0"/>
      <w:marRight w:val="0"/>
      <w:marTop w:val="0"/>
      <w:marBottom w:val="0"/>
      <w:divBdr>
        <w:top w:val="none" w:sz="0" w:space="0" w:color="auto"/>
        <w:left w:val="none" w:sz="0" w:space="0" w:color="auto"/>
        <w:bottom w:val="none" w:sz="0" w:space="0" w:color="auto"/>
        <w:right w:val="none" w:sz="0" w:space="0" w:color="auto"/>
      </w:divBdr>
    </w:div>
    <w:div w:id="445464982">
      <w:bodyDiv w:val="1"/>
      <w:marLeft w:val="0"/>
      <w:marRight w:val="0"/>
      <w:marTop w:val="0"/>
      <w:marBottom w:val="0"/>
      <w:divBdr>
        <w:top w:val="none" w:sz="0" w:space="0" w:color="auto"/>
        <w:left w:val="none" w:sz="0" w:space="0" w:color="auto"/>
        <w:bottom w:val="none" w:sz="0" w:space="0" w:color="auto"/>
        <w:right w:val="none" w:sz="0" w:space="0" w:color="auto"/>
      </w:divBdr>
    </w:div>
    <w:div w:id="470252288">
      <w:bodyDiv w:val="1"/>
      <w:marLeft w:val="0"/>
      <w:marRight w:val="0"/>
      <w:marTop w:val="0"/>
      <w:marBottom w:val="0"/>
      <w:divBdr>
        <w:top w:val="none" w:sz="0" w:space="0" w:color="auto"/>
        <w:left w:val="none" w:sz="0" w:space="0" w:color="auto"/>
        <w:bottom w:val="none" w:sz="0" w:space="0" w:color="auto"/>
        <w:right w:val="none" w:sz="0" w:space="0" w:color="auto"/>
      </w:divBdr>
    </w:div>
    <w:div w:id="472450615">
      <w:bodyDiv w:val="1"/>
      <w:marLeft w:val="0"/>
      <w:marRight w:val="0"/>
      <w:marTop w:val="0"/>
      <w:marBottom w:val="0"/>
      <w:divBdr>
        <w:top w:val="none" w:sz="0" w:space="0" w:color="auto"/>
        <w:left w:val="none" w:sz="0" w:space="0" w:color="auto"/>
        <w:bottom w:val="none" w:sz="0" w:space="0" w:color="auto"/>
        <w:right w:val="none" w:sz="0" w:space="0" w:color="auto"/>
      </w:divBdr>
    </w:div>
    <w:div w:id="476647456">
      <w:bodyDiv w:val="1"/>
      <w:marLeft w:val="0"/>
      <w:marRight w:val="0"/>
      <w:marTop w:val="0"/>
      <w:marBottom w:val="0"/>
      <w:divBdr>
        <w:top w:val="none" w:sz="0" w:space="0" w:color="auto"/>
        <w:left w:val="none" w:sz="0" w:space="0" w:color="auto"/>
        <w:bottom w:val="none" w:sz="0" w:space="0" w:color="auto"/>
        <w:right w:val="none" w:sz="0" w:space="0" w:color="auto"/>
      </w:divBdr>
    </w:div>
    <w:div w:id="478503001">
      <w:bodyDiv w:val="1"/>
      <w:marLeft w:val="0"/>
      <w:marRight w:val="0"/>
      <w:marTop w:val="0"/>
      <w:marBottom w:val="0"/>
      <w:divBdr>
        <w:top w:val="none" w:sz="0" w:space="0" w:color="auto"/>
        <w:left w:val="none" w:sz="0" w:space="0" w:color="auto"/>
        <w:bottom w:val="none" w:sz="0" w:space="0" w:color="auto"/>
        <w:right w:val="none" w:sz="0" w:space="0" w:color="auto"/>
      </w:divBdr>
    </w:div>
    <w:div w:id="485164847">
      <w:bodyDiv w:val="1"/>
      <w:marLeft w:val="0"/>
      <w:marRight w:val="0"/>
      <w:marTop w:val="0"/>
      <w:marBottom w:val="0"/>
      <w:divBdr>
        <w:top w:val="none" w:sz="0" w:space="0" w:color="auto"/>
        <w:left w:val="none" w:sz="0" w:space="0" w:color="auto"/>
        <w:bottom w:val="none" w:sz="0" w:space="0" w:color="auto"/>
        <w:right w:val="none" w:sz="0" w:space="0" w:color="auto"/>
      </w:divBdr>
      <w:divsChild>
        <w:div w:id="698046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0559938">
      <w:bodyDiv w:val="1"/>
      <w:marLeft w:val="0"/>
      <w:marRight w:val="0"/>
      <w:marTop w:val="0"/>
      <w:marBottom w:val="0"/>
      <w:divBdr>
        <w:top w:val="none" w:sz="0" w:space="0" w:color="auto"/>
        <w:left w:val="none" w:sz="0" w:space="0" w:color="auto"/>
        <w:bottom w:val="none" w:sz="0" w:space="0" w:color="auto"/>
        <w:right w:val="none" w:sz="0" w:space="0" w:color="auto"/>
      </w:divBdr>
    </w:div>
    <w:div w:id="493255239">
      <w:bodyDiv w:val="1"/>
      <w:marLeft w:val="0"/>
      <w:marRight w:val="0"/>
      <w:marTop w:val="0"/>
      <w:marBottom w:val="0"/>
      <w:divBdr>
        <w:top w:val="none" w:sz="0" w:space="0" w:color="auto"/>
        <w:left w:val="none" w:sz="0" w:space="0" w:color="auto"/>
        <w:bottom w:val="none" w:sz="0" w:space="0" w:color="auto"/>
        <w:right w:val="none" w:sz="0" w:space="0" w:color="auto"/>
      </w:divBdr>
    </w:div>
    <w:div w:id="494415616">
      <w:bodyDiv w:val="1"/>
      <w:marLeft w:val="0"/>
      <w:marRight w:val="0"/>
      <w:marTop w:val="0"/>
      <w:marBottom w:val="0"/>
      <w:divBdr>
        <w:top w:val="none" w:sz="0" w:space="0" w:color="auto"/>
        <w:left w:val="none" w:sz="0" w:space="0" w:color="auto"/>
        <w:bottom w:val="none" w:sz="0" w:space="0" w:color="auto"/>
        <w:right w:val="none" w:sz="0" w:space="0" w:color="auto"/>
      </w:divBdr>
    </w:div>
    <w:div w:id="498468394">
      <w:bodyDiv w:val="1"/>
      <w:marLeft w:val="0"/>
      <w:marRight w:val="0"/>
      <w:marTop w:val="0"/>
      <w:marBottom w:val="0"/>
      <w:divBdr>
        <w:top w:val="none" w:sz="0" w:space="0" w:color="auto"/>
        <w:left w:val="none" w:sz="0" w:space="0" w:color="auto"/>
        <w:bottom w:val="none" w:sz="0" w:space="0" w:color="auto"/>
        <w:right w:val="none" w:sz="0" w:space="0" w:color="auto"/>
      </w:divBdr>
    </w:div>
    <w:div w:id="501045469">
      <w:bodyDiv w:val="1"/>
      <w:marLeft w:val="0"/>
      <w:marRight w:val="0"/>
      <w:marTop w:val="0"/>
      <w:marBottom w:val="0"/>
      <w:divBdr>
        <w:top w:val="none" w:sz="0" w:space="0" w:color="auto"/>
        <w:left w:val="none" w:sz="0" w:space="0" w:color="auto"/>
        <w:bottom w:val="none" w:sz="0" w:space="0" w:color="auto"/>
        <w:right w:val="none" w:sz="0" w:space="0" w:color="auto"/>
      </w:divBdr>
    </w:div>
    <w:div w:id="507258441">
      <w:bodyDiv w:val="1"/>
      <w:marLeft w:val="0"/>
      <w:marRight w:val="0"/>
      <w:marTop w:val="0"/>
      <w:marBottom w:val="0"/>
      <w:divBdr>
        <w:top w:val="none" w:sz="0" w:space="0" w:color="auto"/>
        <w:left w:val="none" w:sz="0" w:space="0" w:color="auto"/>
        <w:bottom w:val="none" w:sz="0" w:space="0" w:color="auto"/>
        <w:right w:val="none" w:sz="0" w:space="0" w:color="auto"/>
      </w:divBdr>
    </w:div>
    <w:div w:id="512232257">
      <w:bodyDiv w:val="1"/>
      <w:marLeft w:val="0"/>
      <w:marRight w:val="0"/>
      <w:marTop w:val="0"/>
      <w:marBottom w:val="0"/>
      <w:divBdr>
        <w:top w:val="none" w:sz="0" w:space="0" w:color="auto"/>
        <w:left w:val="none" w:sz="0" w:space="0" w:color="auto"/>
        <w:bottom w:val="none" w:sz="0" w:space="0" w:color="auto"/>
        <w:right w:val="none" w:sz="0" w:space="0" w:color="auto"/>
      </w:divBdr>
    </w:div>
    <w:div w:id="512961305">
      <w:bodyDiv w:val="1"/>
      <w:marLeft w:val="0"/>
      <w:marRight w:val="0"/>
      <w:marTop w:val="0"/>
      <w:marBottom w:val="0"/>
      <w:divBdr>
        <w:top w:val="none" w:sz="0" w:space="0" w:color="auto"/>
        <w:left w:val="none" w:sz="0" w:space="0" w:color="auto"/>
        <w:bottom w:val="none" w:sz="0" w:space="0" w:color="auto"/>
        <w:right w:val="none" w:sz="0" w:space="0" w:color="auto"/>
      </w:divBdr>
    </w:div>
    <w:div w:id="515658579">
      <w:bodyDiv w:val="1"/>
      <w:marLeft w:val="0"/>
      <w:marRight w:val="0"/>
      <w:marTop w:val="0"/>
      <w:marBottom w:val="0"/>
      <w:divBdr>
        <w:top w:val="none" w:sz="0" w:space="0" w:color="auto"/>
        <w:left w:val="none" w:sz="0" w:space="0" w:color="auto"/>
        <w:bottom w:val="none" w:sz="0" w:space="0" w:color="auto"/>
        <w:right w:val="none" w:sz="0" w:space="0" w:color="auto"/>
      </w:divBdr>
    </w:div>
    <w:div w:id="522134302">
      <w:bodyDiv w:val="1"/>
      <w:marLeft w:val="0"/>
      <w:marRight w:val="0"/>
      <w:marTop w:val="0"/>
      <w:marBottom w:val="0"/>
      <w:divBdr>
        <w:top w:val="none" w:sz="0" w:space="0" w:color="auto"/>
        <w:left w:val="none" w:sz="0" w:space="0" w:color="auto"/>
        <w:bottom w:val="none" w:sz="0" w:space="0" w:color="auto"/>
        <w:right w:val="none" w:sz="0" w:space="0" w:color="auto"/>
      </w:divBdr>
    </w:div>
    <w:div w:id="527262201">
      <w:bodyDiv w:val="1"/>
      <w:marLeft w:val="0"/>
      <w:marRight w:val="0"/>
      <w:marTop w:val="0"/>
      <w:marBottom w:val="0"/>
      <w:divBdr>
        <w:top w:val="none" w:sz="0" w:space="0" w:color="auto"/>
        <w:left w:val="none" w:sz="0" w:space="0" w:color="auto"/>
        <w:bottom w:val="none" w:sz="0" w:space="0" w:color="auto"/>
        <w:right w:val="none" w:sz="0" w:space="0" w:color="auto"/>
      </w:divBdr>
    </w:div>
    <w:div w:id="528840384">
      <w:bodyDiv w:val="1"/>
      <w:marLeft w:val="0"/>
      <w:marRight w:val="0"/>
      <w:marTop w:val="0"/>
      <w:marBottom w:val="0"/>
      <w:divBdr>
        <w:top w:val="none" w:sz="0" w:space="0" w:color="auto"/>
        <w:left w:val="none" w:sz="0" w:space="0" w:color="auto"/>
        <w:bottom w:val="none" w:sz="0" w:space="0" w:color="auto"/>
        <w:right w:val="none" w:sz="0" w:space="0" w:color="auto"/>
      </w:divBdr>
    </w:div>
    <w:div w:id="531453451">
      <w:bodyDiv w:val="1"/>
      <w:marLeft w:val="0"/>
      <w:marRight w:val="0"/>
      <w:marTop w:val="0"/>
      <w:marBottom w:val="0"/>
      <w:divBdr>
        <w:top w:val="none" w:sz="0" w:space="0" w:color="auto"/>
        <w:left w:val="none" w:sz="0" w:space="0" w:color="auto"/>
        <w:bottom w:val="none" w:sz="0" w:space="0" w:color="auto"/>
        <w:right w:val="none" w:sz="0" w:space="0" w:color="auto"/>
      </w:divBdr>
    </w:div>
    <w:div w:id="541097186">
      <w:bodyDiv w:val="1"/>
      <w:marLeft w:val="0"/>
      <w:marRight w:val="0"/>
      <w:marTop w:val="0"/>
      <w:marBottom w:val="0"/>
      <w:divBdr>
        <w:top w:val="none" w:sz="0" w:space="0" w:color="auto"/>
        <w:left w:val="none" w:sz="0" w:space="0" w:color="auto"/>
        <w:bottom w:val="none" w:sz="0" w:space="0" w:color="auto"/>
        <w:right w:val="none" w:sz="0" w:space="0" w:color="auto"/>
      </w:divBdr>
    </w:div>
    <w:div w:id="548105893">
      <w:bodyDiv w:val="1"/>
      <w:marLeft w:val="0"/>
      <w:marRight w:val="0"/>
      <w:marTop w:val="0"/>
      <w:marBottom w:val="0"/>
      <w:divBdr>
        <w:top w:val="none" w:sz="0" w:space="0" w:color="auto"/>
        <w:left w:val="none" w:sz="0" w:space="0" w:color="auto"/>
        <w:bottom w:val="none" w:sz="0" w:space="0" w:color="auto"/>
        <w:right w:val="none" w:sz="0" w:space="0" w:color="auto"/>
      </w:divBdr>
    </w:div>
    <w:div w:id="566917256">
      <w:bodyDiv w:val="1"/>
      <w:marLeft w:val="0"/>
      <w:marRight w:val="0"/>
      <w:marTop w:val="0"/>
      <w:marBottom w:val="0"/>
      <w:divBdr>
        <w:top w:val="none" w:sz="0" w:space="0" w:color="auto"/>
        <w:left w:val="none" w:sz="0" w:space="0" w:color="auto"/>
        <w:bottom w:val="none" w:sz="0" w:space="0" w:color="auto"/>
        <w:right w:val="none" w:sz="0" w:space="0" w:color="auto"/>
      </w:divBdr>
    </w:div>
    <w:div w:id="569536071">
      <w:bodyDiv w:val="1"/>
      <w:marLeft w:val="0"/>
      <w:marRight w:val="0"/>
      <w:marTop w:val="0"/>
      <w:marBottom w:val="0"/>
      <w:divBdr>
        <w:top w:val="none" w:sz="0" w:space="0" w:color="auto"/>
        <w:left w:val="none" w:sz="0" w:space="0" w:color="auto"/>
        <w:bottom w:val="none" w:sz="0" w:space="0" w:color="auto"/>
        <w:right w:val="none" w:sz="0" w:space="0" w:color="auto"/>
      </w:divBdr>
    </w:div>
    <w:div w:id="578635902">
      <w:bodyDiv w:val="1"/>
      <w:marLeft w:val="0"/>
      <w:marRight w:val="0"/>
      <w:marTop w:val="0"/>
      <w:marBottom w:val="0"/>
      <w:divBdr>
        <w:top w:val="none" w:sz="0" w:space="0" w:color="auto"/>
        <w:left w:val="none" w:sz="0" w:space="0" w:color="auto"/>
        <w:bottom w:val="none" w:sz="0" w:space="0" w:color="auto"/>
        <w:right w:val="none" w:sz="0" w:space="0" w:color="auto"/>
      </w:divBdr>
      <w:divsChild>
        <w:div w:id="484904415">
          <w:marLeft w:val="0"/>
          <w:marRight w:val="0"/>
          <w:marTop w:val="0"/>
          <w:marBottom w:val="0"/>
          <w:divBdr>
            <w:top w:val="none" w:sz="0" w:space="0" w:color="auto"/>
            <w:left w:val="none" w:sz="0" w:space="0" w:color="auto"/>
            <w:bottom w:val="none" w:sz="0" w:space="0" w:color="auto"/>
            <w:right w:val="none" w:sz="0" w:space="0" w:color="auto"/>
          </w:divBdr>
          <w:divsChild>
            <w:div w:id="18914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30079">
      <w:bodyDiv w:val="1"/>
      <w:marLeft w:val="0"/>
      <w:marRight w:val="0"/>
      <w:marTop w:val="0"/>
      <w:marBottom w:val="0"/>
      <w:divBdr>
        <w:top w:val="none" w:sz="0" w:space="0" w:color="auto"/>
        <w:left w:val="none" w:sz="0" w:space="0" w:color="auto"/>
        <w:bottom w:val="none" w:sz="0" w:space="0" w:color="auto"/>
        <w:right w:val="none" w:sz="0" w:space="0" w:color="auto"/>
      </w:divBdr>
      <w:divsChild>
        <w:div w:id="74403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882382">
      <w:bodyDiv w:val="1"/>
      <w:marLeft w:val="0"/>
      <w:marRight w:val="0"/>
      <w:marTop w:val="0"/>
      <w:marBottom w:val="0"/>
      <w:divBdr>
        <w:top w:val="none" w:sz="0" w:space="0" w:color="auto"/>
        <w:left w:val="none" w:sz="0" w:space="0" w:color="auto"/>
        <w:bottom w:val="none" w:sz="0" w:space="0" w:color="auto"/>
        <w:right w:val="none" w:sz="0" w:space="0" w:color="auto"/>
      </w:divBdr>
    </w:div>
    <w:div w:id="585304088">
      <w:bodyDiv w:val="1"/>
      <w:marLeft w:val="0"/>
      <w:marRight w:val="0"/>
      <w:marTop w:val="0"/>
      <w:marBottom w:val="0"/>
      <w:divBdr>
        <w:top w:val="none" w:sz="0" w:space="0" w:color="auto"/>
        <w:left w:val="none" w:sz="0" w:space="0" w:color="auto"/>
        <w:bottom w:val="none" w:sz="0" w:space="0" w:color="auto"/>
        <w:right w:val="none" w:sz="0" w:space="0" w:color="auto"/>
      </w:divBdr>
      <w:divsChild>
        <w:div w:id="785081368">
          <w:marLeft w:val="0"/>
          <w:marRight w:val="0"/>
          <w:marTop w:val="0"/>
          <w:marBottom w:val="0"/>
          <w:divBdr>
            <w:top w:val="none" w:sz="0" w:space="0" w:color="auto"/>
            <w:left w:val="none" w:sz="0" w:space="0" w:color="auto"/>
            <w:bottom w:val="none" w:sz="0" w:space="0" w:color="auto"/>
            <w:right w:val="none" w:sz="0" w:space="0" w:color="auto"/>
          </w:divBdr>
          <w:divsChild>
            <w:div w:id="57130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658000">
      <w:bodyDiv w:val="1"/>
      <w:marLeft w:val="0"/>
      <w:marRight w:val="0"/>
      <w:marTop w:val="0"/>
      <w:marBottom w:val="0"/>
      <w:divBdr>
        <w:top w:val="none" w:sz="0" w:space="0" w:color="auto"/>
        <w:left w:val="none" w:sz="0" w:space="0" w:color="auto"/>
        <w:bottom w:val="none" w:sz="0" w:space="0" w:color="auto"/>
        <w:right w:val="none" w:sz="0" w:space="0" w:color="auto"/>
      </w:divBdr>
    </w:div>
    <w:div w:id="596446170">
      <w:bodyDiv w:val="1"/>
      <w:marLeft w:val="0"/>
      <w:marRight w:val="0"/>
      <w:marTop w:val="0"/>
      <w:marBottom w:val="0"/>
      <w:divBdr>
        <w:top w:val="none" w:sz="0" w:space="0" w:color="auto"/>
        <w:left w:val="none" w:sz="0" w:space="0" w:color="auto"/>
        <w:bottom w:val="none" w:sz="0" w:space="0" w:color="auto"/>
        <w:right w:val="none" w:sz="0" w:space="0" w:color="auto"/>
      </w:divBdr>
    </w:div>
    <w:div w:id="597719361">
      <w:bodyDiv w:val="1"/>
      <w:marLeft w:val="0"/>
      <w:marRight w:val="0"/>
      <w:marTop w:val="0"/>
      <w:marBottom w:val="0"/>
      <w:divBdr>
        <w:top w:val="none" w:sz="0" w:space="0" w:color="auto"/>
        <w:left w:val="none" w:sz="0" w:space="0" w:color="auto"/>
        <w:bottom w:val="none" w:sz="0" w:space="0" w:color="auto"/>
        <w:right w:val="none" w:sz="0" w:space="0" w:color="auto"/>
      </w:divBdr>
    </w:div>
    <w:div w:id="600993083">
      <w:bodyDiv w:val="1"/>
      <w:marLeft w:val="0"/>
      <w:marRight w:val="0"/>
      <w:marTop w:val="0"/>
      <w:marBottom w:val="0"/>
      <w:divBdr>
        <w:top w:val="none" w:sz="0" w:space="0" w:color="auto"/>
        <w:left w:val="none" w:sz="0" w:space="0" w:color="auto"/>
        <w:bottom w:val="none" w:sz="0" w:space="0" w:color="auto"/>
        <w:right w:val="none" w:sz="0" w:space="0" w:color="auto"/>
      </w:divBdr>
    </w:div>
    <w:div w:id="603684851">
      <w:bodyDiv w:val="1"/>
      <w:marLeft w:val="0"/>
      <w:marRight w:val="0"/>
      <w:marTop w:val="0"/>
      <w:marBottom w:val="0"/>
      <w:divBdr>
        <w:top w:val="none" w:sz="0" w:space="0" w:color="auto"/>
        <w:left w:val="none" w:sz="0" w:space="0" w:color="auto"/>
        <w:bottom w:val="none" w:sz="0" w:space="0" w:color="auto"/>
        <w:right w:val="none" w:sz="0" w:space="0" w:color="auto"/>
      </w:divBdr>
    </w:div>
    <w:div w:id="610208826">
      <w:bodyDiv w:val="1"/>
      <w:marLeft w:val="0"/>
      <w:marRight w:val="0"/>
      <w:marTop w:val="0"/>
      <w:marBottom w:val="0"/>
      <w:divBdr>
        <w:top w:val="none" w:sz="0" w:space="0" w:color="auto"/>
        <w:left w:val="none" w:sz="0" w:space="0" w:color="auto"/>
        <w:bottom w:val="none" w:sz="0" w:space="0" w:color="auto"/>
        <w:right w:val="none" w:sz="0" w:space="0" w:color="auto"/>
      </w:divBdr>
    </w:div>
    <w:div w:id="613899747">
      <w:bodyDiv w:val="1"/>
      <w:marLeft w:val="0"/>
      <w:marRight w:val="0"/>
      <w:marTop w:val="0"/>
      <w:marBottom w:val="0"/>
      <w:divBdr>
        <w:top w:val="none" w:sz="0" w:space="0" w:color="auto"/>
        <w:left w:val="none" w:sz="0" w:space="0" w:color="auto"/>
        <w:bottom w:val="none" w:sz="0" w:space="0" w:color="auto"/>
        <w:right w:val="none" w:sz="0" w:space="0" w:color="auto"/>
      </w:divBdr>
    </w:div>
    <w:div w:id="620263431">
      <w:bodyDiv w:val="1"/>
      <w:marLeft w:val="0"/>
      <w:marRight w:val="0"/>
      <w:marTop w:val="0"/>
      <w:marBottom w:val="0"/>
      <w:divBdr>
        <w:top w:val="none" w:sz="0" w:space="0" w:color="auto"/>
        <w:left w:val="none" w:sz="0" w:space="0" w:color="auto"/>
        <w:bottom w:val="none" w:sz="0" w:space="0" w:color="auto"/>
        <w:right w:val="none" w:sz="0" w:space="0" w:color="auto"/>
      </w:divBdr>
    </w:div>
    <w:div w:id="623540348">
      <w:bodyDiv w:val="1"/>
      <w:marLeft w:val="0"/>
      <w:marRight w:val="0"/>
      <w:marTop w:val="0"/>
      <w:marBottom w:val="0"/>
      <w:divBdr>
        <w:top w:val="none" w:sz="0" w:space="0" w:color="auto"/>
        <w:left w:val="none" w:sz="0" w:space="0" w:color="auto"/>
        <w:bottom w:val="none" w:sz="0" w:space="0" w:color="auto"/>
        <w:right w:val="none" w:sz="0" w:space="0" w:color="auto"/>
      </w:divBdr>
    </w:div>
    <w:div w:id="636031367">
      <w:bodyDiv w:val="1"/>
      <w:marLeft w:val="0"/>
      <w:marRight w:val="0"/>
      <w:marTop w:val="0"/>
      <w:marBottom w:val="0"/>
      <w:divBdr>
        <w:top w:val="none" w:sz="0" w:space="0" w:color="auto"/>
        <w:left w:val="none" w:sz="0" w:space="0" w:color="auto"/>
        <w:bottom w:val="none" w:sz="0" w:space="0" w:color="auto"/>
        <w:right w:val="none" w:sz="0" w:space="0" w:color="auto"/>
      </w:divBdr>
    </w:div>
    <w:div w:id="636423640">
      <w:bodyDiv w:val="1"/>
      <w:marLeft w:val="0"/>
      <w:marRight w:val="0"/>
      <w:marTop w:val="0"/>
      <w:marBottom w:val="0"/>
      <w:divBdr>
        <w:top w:val="none" w:sz="0" w:space="0" w:color="auto"/>
        <w:left w:val="none" w:sz="0" w:space="0" w:color="auto"/>
        <w:bottom w:val="none" w:sz="0" w:space="0" w:color="auto"/>
        <w:right w:val="none" w:sz="0" w:space="0" w:color="auto"/>
      </w:divBdr>
    </w:div>
    <w:div w:id="637496416">
      <w:bodyDiv w:val="1"/>
      <w:marLeft w:val="0"/>
      <w:marRight w:val="0"/>
      <w:marTop w:val="0"/>
      <w:marBottom w:val="0"/>
      <w:divBdr>
        <w:top w:val="none" w:sz="0" w:space="0" w:color="auto"/>
        <w:left w:val="none" w:sz="0" w:space="0" w:color="auto"/>
        <w:bottom w:val="none" w:sz="0" w:space="0" w:color="auto"/>
        <w:right w:val="none" w:sz="0" w:space="0" w:color="auto"/>
      </w:divBdr>
    </w:div>
    <w:div w:id="638538983">
      <w:bodyDiv w:val="1"/>
      <w:marLeft w:val="0"/>
      <w:marRight w:val="0"/>
      <w:marTop w:val="0"/>
      <w:marBottom w:val="0"/>
      <w:divBdr>
        <w:top w:val="none" w:sz="0" w:space="0" w:color="auto"/>
        <w:left w:val="none" w:sz="0" w:space="0" w:color="auto"/>
        <w:bottom w:val="none" w:sz="0" w:space="0" w:color="auto"/>
        <w:right w:val="none" w:sz="0" w:space="0" w:color="auto"/>
      </w:divBdr>
    </w:div>
    <w:div w:id="640699157">
      <w:bodyDiv w:val="1"/>
      <w:marLeft w:val="0"/>
      <w:marRight w:val="0"/>
      <w:marTop w:val="0"/>
      <w:marBottom w:val="0"/>
      <w:divBdr>
        <w:top w:val="none" w:sz="0" w:space="0" w:color="auto"/>
        <w:left w:val="none" w:sz="0" w:space="0" w:color="auto"/>
        <w:bottom w:val="none" w:sz="0" w:space="0" w:color="auto"/>
        <w:right w:val="none" w:sz="0" w:space="0" w:color="auto"/>
      </w:divBdr>
    </w:div>
    <w:div w:id="653147811">
      <w:bodyDiv w:val="1"/>
      <w:marLeft w:val="0"/>
      <w:marRight w:val="0"/>
      <w:marTop w:val="0"/>
      <w:marBottom w:val="0"/>
      <w:divBdr>
        <w:top w:val="none" w:sz="0" w:space="0" w:color="auto"/>
        <w:left w:val="none" w:sz="0" w:space="0" w:color="auto"/>
        <w:bottom w:val="none" w:sz="0" w:space="0" w:color="auto"/>
        <w:right w:val="none" w:sz="0" w:space="0" w:color="auto"/>
      </w:divBdr>
    </w:div>
    <w:div w:id="654182231">
      <w:bodyDiv w:val="1"/>
      <w:marLeft w:val="0"/>
      <w:marRight w:val="0"/>
      <w:marTop w:val="0"/>
      <w:marBottom w:val="0"/>
      <w:divBdr>
        <w:top w:val="none" w:sz="0" w:space="0" w:color="auto"/>
        <w:left w:val="none" w:sz="0" w:space="0" w:color="auto"/>
        <w:bottom w:val="none" w:sz="0" w:space="0" w:color="auto"/>
        <w:right w:val="none" w:sz="0" w:space="0" w:color="auto"/>
      </w:divBdr>
    </w:div>
    <w:div w:id="658996566">
      <w:bodyDiv w:val="1"/>
      <w:marLeft w:val="0"/>
      <w:marRight w:val="0"/>
      <w:marTop w:val="0"/>
      <w:marBottom w:val="0"/>
      <w:divBdr>
        <w:top w:val="none" w:sz="0" w:space="0" w:color="auto"/>
        <w:left w:val="none" w:sz="0" w:space="0" w:color="auto"/>
        <w:bottom w:val="none" w:sz="0" w:space="0" w:color="auto"/>
        <w:right w:val="none" w:sz="0" w:space="0" w:color="auto"/>
      </w:divBdr>
    </w:div>
    <w:div w:id="661082518">
      <w:bodyDiv w:val="1"/>
      <w:marLeft w:val="0"/>
      <w:marRight w:val="0"/>
      <w:marTop w:val="0"/>
      <w:marBottom w:val="0"/>
      <w:divBdr>
        <w:top w:val="none" w:sz="0" w:space="0" w:color="auto"/>
        <w:left w:val="none" w:sz="0" w:space="0" w:color="auto"/>
        <w:bottom w:val="none" w:sz="0" w:space="0" w:color="auto"/>
        <w:right w:val="none" w:sz="0" w:space="0" w:color="auto"/>
      </w:divBdr>
    </w:div>
    <w:div w:id="663046503">
      <w:bodyDiv w:val="1"/>
      <w:marLeft w:val="0"/>
      <w:marRight w:val="0"/>
      <w:marTop w:val="0"/>
      <w:marBottom w:val="0"/>
      <w:divBdr>
        <w:top w:val="none" w:sz="0" w:space="0" w:color="auto"/>
        <w:left w:val="none" w:sz="0" w:space="0" w:color="auto"/>
        <w:bottom w:val="none" w:sz="0" w:space="0" w:color="auto"/>
        <w:right w:val="none" w:sz="0" w:space="0" w:color="auto"/>
      </w:divBdr>
    </w:div>
    <w:div w:id="663095531">
      <w:bodyDiv w:val="1"/>
      <w:marLeft w:val="0"/>
      <w:marRight w:val="0"/>
      <w:marTop w:val="0"/>
      <w:marBottom w:val="0"/>
      <w:divBdr>
        <w:top w:val="none" w:sz="0" w:space="0" w:color="auto"/>
        <w:left w:val="none" w:sz="0" w:space="0" w:color="auto"/>
        <w:bottom w:val="none" w:sz="0" w:space="0" w:color="auto"/>
        <w:right w:val="none" w:sz="0" w:space="0" w:color="auto"/>
      </w:divBdr>
      <w:divsChild>
        <w:div w:id="1544638571">
          <w:marLeft w:val="0"/>
          <w:marRight w:val="0"/>
          <w:marTop w:val="0"/>
          <w:marBottom w:val="0"/>
          <w:divBdr>
            <w:top w:val="none" w:sz="0" w:space="0" w:color="auto"/>
            <w:left w:val="none" w:sz="0" w:space="0" w:color="auto"/>
            <w:bottom w:val="none" w:sz="0" w:space="0" w:color="auto"/>
            <w:right w:val="none" w:sz="0" w:space="0" w:color="auto"/>
          </w:divBdr>
          <w:divsChild>
            <w:div w:id="16116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47718">
      <w:bodyDiv w:val="1"/>
      <w:marLeft w:val="0"/>
      <w:marRight w:val="0"/>
      <w:marTop w:val="0"/>
      <w:marBottom w:val="0"/>
      <w:divBdr>
        <w:top w:val="none" w:sz="0" w:space="0" w:color="auto"/>
        <w:left w:val="none" w:sz="0" w:space="0" w:color="auto"/>
        <w:bottom w:val="none" w:sz="0" w:space="0" w:color="auto"/>
        <w:right w:val="none" w:sz="0" w:space="0" w:color="auto"/>
      </w:divBdr>
      <w:divsChild>
        <w:div w:id="569771359">
          <w:marLeft w:val="0"/>
          <w:marRight w:val="0"/>
          <w:marTop w:val="0"/>
          <w:marBottom w:val="0"/>
          <w:divBdr>
            <w:top w:val="none" w:sz="0" w:space="0" w:color="auto"/>
            <w:left w:val="none" w:sz="0" w:space="0" w:color="auto"/>
            <w:bottom w:val="none" w:sz="0" w:space="0" w:color="auto"/>
            <w:right w:val="none" w:sz="0" w:space="0" w:color="auto"/>
          </w:divBdr>
          <w:divsChild>
            <w:div w:id="205908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037355">
      <w:bodyDiv w:val="1"/>
      <w:marLeft w:val="0"/>
      <w:marRight w:val="0"/>
      <w:marTop w:val="0"/>
      <w:marBottom w:val="0"/>
      <w:divBdr>
        <w:top w:val="none" w:sz="0" w:space="0" w:color="auto"/>
        <w:left w:val="none" w:sz="0" w:space="0" w:color="auto"/>
        <w:bottom w:val="none" w:sz="0" w:space="0" w:color="auto"/>
        <w:right w:val="none" w:sz="0" w:space="0" w:color="auto"/>
      </w:divBdr>
    </w:div>
    <w:div w:id="698700525">
      <w:bodyDiv w:val="1"/>
      <w:marLeft w:val="0"/>
      <w:marRight w:val="0"/>
      <w:marTop w:val="0"/>
      <w:marBottom w:val="0"/>
      <w:divBdr>
        <w:top w:val="none" w:sz="0" w:space="0" w:color="auto"/>
        <w:left w:val="none" w:sz="0" w:space="0" w:color="auto"/>
        <w:bottom w:val="none" w:sz="0" w:space="0" w:color="auto"/>
        <w:right w:val="none" w:sz="0" w:space="0" w:color="auto"/>
      </w:divBdr>
    </w:div>
    <w:div w:id="700395830">
      <w:bodyDiv w:val="1"/>
      <w:marLeft w:val="0"/>
      <w:marRight w:val="0"/>
      <w:marTop w:val="0"/>
      <w:marBottom w:val="0"/>
      <w:divBdr>
        <w:top w:val="none" w:sz="0" w:space="0" w:color="auto"/>
        <w:left w:val="none" w:sz="0" w:space="0" w:color="auto"/>
        <w:bottom w:val="none" w:sz="0" w:space="0" w:color="auto"/>
        <w:right w:val="none" w:sz="0" w:space="0" w:color="auto"/>
      </w:divBdr>
    </w:div>
    <w:div w:id="707336350">
      <w:bodyDiv w:val="1"/>
      <w:marLeft w:val="0"/>
      <w:marRight w:val="0"/>
      <w:marTop w:val="0"/>
      <w:marBottom w:val="0"/>
      <w:divBdr>
        <w:top w:val="none" w:sz="0" w:space="0" w:color="auto"/>
        <w:left w:val="none" w:sz="0" w:space="0" w:color="auto"/>
        <w:bottom w:val="none" w:sz="0" w:space="0" w:color="auto"/>
        <w:right w:val="none" w:sz="0" w:space="0" w:color="auto"/>
      </w:divBdr>
    </w:div>
    <w:div w:id="713428736">
      <w:bodyDiv w:val="1"/>
      <w:marLeft w:val="0"/>
      <w:marRight w:val="0"/>
      <w:marTop w:val="0"/>
      <w:marBottom w:val="0"/>
      <w:divBdr>
        <w:top w:val="none" w:sz="0" w:space="0" w:color="auto"/>
        <w:left w:val="none" w:sz="0" w:space="0" w:color="auto"/>
        <w:bottom w:val="none" w:sz="0" w:space="0" w:color="auto"/>
        <w:right w:val="none" w:sz="0" w:space="0" w:color="auto"/>
      </w:divBdr>
    </w:div>
    <w:div w:id="717168826">
      <w:bodyDiv w:val="1"/>
      <w:marLeft w:val="0"/>
      <w:marRight w:val="0"/>
      <w:marTop w:val="0"/>
      <w:marBottom w:val="0"/>
      <w:divBdr>
        <w:top w:val="none" w:sz="0" w:space="0" w:color="auto"/>
        <w:left w:val="none" w:sz="0" w:space="0" w:color="auto"/>
        <w:bottom w:val="none" w:sz="0" w:space="0" w:color="auto"/>
        <w:right w:val="none" w:sz="0" w:space="0" w:color="auto"/>
      </w:divBdr>
    </w:div>
    <w:div w:id="717316440">
      <w:bodyDiv w:val="1"/>
      <w:marLeft w:val="0"/>
      <w:marRight w:val="0"/>
      <w:marTop w:val="0"/>
      <w:marBottom w:val="0"/>
      <w:divBdr>
        <w:top w:val="none" w:sz="0" w:space="0" w:color="auto"/>
        <w:left w:val="none" w:sz="0" w:space="0" w:color="auto"/>
        <w:bottom w:val="none" w:sz="0" w:space="0" w:color="auto"/>
        <w:right w:val="none" w:sz="0" w:space="0" w:color="auto"/>
      </w:divBdr>
    </w:div>
    <w:div w:id="728966670">
      <w:bodyDiv w:val="1"/>
      <w:marLeft w:val="0"/>
      <w:marRight w:val="0"/>
      <w:marTop w:val="0"/>
      <w:marBottom w:val="0"/>
      <w:divBdr>
        <w:top w:val="none" w:sz="0" w:space="0" w:color="auto"/>
        <w:left w:val="none" w:sz="0" w:space="0" w:color="auto"/>
        <w:bottom w:val="none" w:sz="0" w:space="0" w:color="auto"/>
        <w:right w:val="none" w:sz="0" w:space="0" w:color="auto"/>
      </w:divBdr>
    </w:div>
    <w:div w:id="735398007">
      <w:bodyDiv w:val="1"/>
      <w:marLeft w:val="0"/>
      <w:marRight w:val="0"/>
      <w:marTop w:val="0"/>
      <w:marBottom w:val="0"/>
      <w:divBdr>
        <w:top w:val="none" w:sz="0" w:space="0" w:color="auto"/>
        <w:left w:val="none" w:sz="0" w:space="0" w:color="auto"/>
        <w:bottom w:val="none" w:sz="0" w:space="0" w:color="auto"/>
        <w:right w:val="none" w:sz="0" w:space="0" w:color="auto"/>
      </w:divBdr>
      <w:divsChild>
        <w:div w:id="1605190499">
          <w:marLeft w:val="0"/>
          <w:marRight w:val="0"/>
          <w:marTop w:val="0"/>
          <w:marBottom w:val="0"/>
          <w:divBdr>
            <w:top w:val="none" w:sz="0" w:space="0" w:color="auto"/>
            <w:left w:val="none" w:sz="0" w:space="0" w:color="auto"/>
            <w:bottom w:val="none" w:sz="0" w:space="0" w:color="auto"/>
            <w:right w:val="none" w:sz="0" w:space="0" w:color="auto"/>
          </w:divBdr>
          <w:divsChild>
            <w:div w:id="59351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051023">
      <w:bodyDiv w:val="1"/>
      <w:marLeft w:val="0"/>
      <w:marRight w:val="0"/>
      <w:marTop w:val="0"/>
      <w:marBottom w:val="0"/>
      <w:divBdr>
        <w:top w:val="none" w:sz="0" w:space="0" w:color="auto"/>
        <w:left w:val="none" w:sz="0" w:space="0" w:color="auto"/>
        <w:bottom w:val="none" w:sz="0" w:space="0" w:color="auto"/>
        <w:right w:val="none" w:sz="0" w:space="0" w:color="auto"/>
      </w:divBdr>
    </w:div>
    <w:div w:id="736561579">
      <w:bodyDiv w:val="1"/>
      <w:marLeft w:val="0"/>
      <w:marRight w:val="0"/>
      <w:marTop w:val="0"/>
      <w:marBottom w:val="0"/>
      <w:divBdr>
        <w:top w:val="none" w:sz="0" w:space="0" w:color="auto"/>
        <w:left w:val="none" w:sz="0" w:space="0" w:color="auto"/>
        <w:bottom w:val="none" w:sz="0" w:space="0" w:color="auto"/>
        <w:right w:val="none" w:sz="0" w:space="0" w:color="auto"/>
      </w:divBdr>
    </w:div>
    <w:div w:id="737749645">
      <w:bodyDiv w:val="1"/>
      <w:marLeft w:val="0"/>
      <w:marRight w:val="0"/>
      <w:marTop w:val="0"/>
      <w:marBottom w:val="0"/>
      <w:divBdr>
        <w:top w:val="none" w:sz="0" w:space="0" w:color="auto"/>
        <w:left w:val="none" w:sz="0" w:space="0" w:color="auto"/>
        <w:bottom w:val="none" w:sz="0" w:space="0" w:color="auto"/>
        <w:right w:val="none" w:sz="0" w:space="0" w:color="auto"/>
      </w:divBdr>
    </w:div>
    <w:div w:id="746802996">
      <w:bodyDiv w:val="1"/>
      <w:marLeft w:val="0"/>
      <w:marRight w:val="0"/>
      <w:marTop w:val="0"/>
      <w:marBottom w:val="0"/>
      <w:divBdr>
        <w:top w:val="none" w:sz="0" w:space="0" w:color="auto"/>
        <w:left w:val="none" w:sz="0" w:space="0" w:color="auto"/>
        <w:bottom w:val="none" w:sz="0" w:space="0" w:color="auto"/>
        <w:right w:val="none" w:sz="0" w:space="0" w:color="auto"/>
      </w:divBdr>
    </w:div>
    <w:div w:id="752042844">
      <w:bodyDiv w:val="1"/>
      <w:marLeft w:val="0"/>
      <w:marRight w:val="0"/>
      <w:marTop w:val="0"/>
      <w:marBottom w:val="0"/>
      <w:divBdr>
        <w:top w:val="none" w:sz="0" w:space="0" w:color="auto"/>
        <w:left w:val="none" w:sz="0" w:space="0" w:color="auto"/>
        <w:bottom w:val="none" w:sz="0" w:space="0" w:color="auto"/>
        <w:right w:val="none" w:sz="0" w:space="0" w:color="auto"/>
      </w:divBdr>
    </w:div>
    <w:div w:id="755246142">
      <w:bodyDiv w:val="1"/>
      <w:marLeft w:val="0"/>
      <w:marRight w:val="0"/>
      <w:marTop w:val="0"/>
      <w:marBottom w:val="0"/>
      <w:divBdr>
        <w:top w:val="none" w:sz="0" w:space="0" w:color="auto"/>
        <w:left w:val="none" w:sz="0" w:space="0" w:color="auto"/>
        <w:bottom w:val="none" w:sz="0" w:space="0" w:color="auto"/>
        <w:right w:val="none" w:sz="0" w:space="0" w:color="auto"/>
      </w:divBdr>
    </w:div>
    <w:div w:id="760490011">
      <w:bodyDiv w:val="1"/>
      <w:marLeft w:val="0"/>
      <w:marRight w:val="0"/>
      <w:marTop w:val="0"/>
      <w:marBottom w:val="0"/>
      <w:divBdr>
        <w:top w:val="none" w:sz="0" w:space="0" w:color="auto"/>
        <w:left w:val="none" w:sz="0" w:space="0" w:color="auto"/>
        <w:bottom w:val="none" w:sz="0" w:space="0" w:color="auto"/>
        <w:right w:val="none" w:sz="0" w:space="0" w:color="auto"/>
      </w:divBdr>
    </w:div>
    <w:div w:id="761874060">
      <w:bodyDiv w:val="1"/>
      <w:marLeft w:val="0"/>
      <w:marRight w:val="0"/>
      <w:marTop w:val="0"/>
      <w:marBottom w:val="0"/>
      <w:divBdr>
        <w:top w:val="none" w:sz="0" w:space="0" w:color="auto"/>
        <w:left w:val="none" w:sz="0" w:space="0" w:color="auto"/>
        <w:bottom w:val="none" w:sz="0" w:space="0" w:color="auto"/>
        <w:right w:val="none" w:sz="0" w:space="0" w:color="auto"/>
      </w:divBdr>
    </w:div>
    <w:div w:id="777409676">
      <w:bodyDiv w:val="1"/>
      <w:marLeft w:val="0"/>
      <w:marRight w:val="0"/>
      <w:marTop w:val="0"/>
      <w:marBottom w:val="0"/>
      <w:divBdr>
        <w:top w:val="none" w:sz="0" w:space="0" w:color="auto"/>
        <w:left w:val="none" w:sz="0" w:space="0" w:color="auto"/>
        <w:bottom w:val="none" w:sz="0" w:space="0" w:color="auto"/>
        <w:right w:val="none" w:sz="0" w:space="0" w:color="auto"/>
      </w:divBdr>
      <w:divsChild>
        <w:div w:id="47800531">
          <w:marLeft w:val="0"/>
          <w:marRight w:val="0"/>
          <w:marTop w:val="0"/>
          <w:marBottom w:val="0"/>
          <w:divBdr>
            <w:top w:val="none" w:sz="0" w:space="0" w:color="auto"/>
            <w:left w:val="none" w:sz="0" w:space="0" w:color="auto"/>
            <w:bottom w:val="none" w:sz="0" w:space="0" w:color="auto"/>
            <w:right w:val="none" w:sz="0" w:space="0" w:color="auto"/>
          </w:divBdr>
        </w:div>
      </w:divsChild>
    </w:div>
    <w:div w:id="778796111">
      <w:bodyDiv w:val="1"/>
      <w:marLeft w:val="0"/>
      <w:marRight w:val="0"/>
      <w:marTop w:val="0"/>
      <w:marBottom w:val="0"/>
      <w:divBdr>
        <w:top w:val="none" w:sz="0" w:space="0" w:color="auto"/>
        <w:left w:val="none" w:sz="0" w:space="0" w:color="auto"/>
        <w:bottom w:val="none" w:sz="0" w:space="0" w:color="auto"/>
        <w:right w:val="none" w:sz="0" w:space="0" w:color="auto"/>
      </w:divBdr>
    </w:div>
    <w:div w:id="779107517">
      <w:bodyDiv w:val="1"/>
      <w:marLeft w:val="0"/>
      <w:marRight w:val="0"/>
      <w:marTop w:val="0"/>
      <w:marBottom w:val="0"/>
      <w:divBdr>
        <w:top w:val="none" w:sz="0" w:space="0" w:color="auto"/>
        <w:left w:val="none" w:sz="0" w:space="0" w:color="auto"/>
        <w:bottom w:val="none" w:sz="0" w:space="0" w:color="auto"/>
        <w:right w:val="none" w:sz="0" w:space="0" w:color="auto"/>
      </w:divBdr>
    </w:div>
    <w:div w:id="780076273">
      <w:bodyDiv w:val="1"/>
      <w:marLeft w:val="0"/>
      <w:marRight w:val="0"/>
      <w:marTop w:val="0"/>
      <w:marBottom w:val="0"/>
      <w:divBdr>
        <w:top w:val="none" w:sz="0" w:space="0" w:color="auto"/>
        <w:left w:val="none" w:sz="0" w:space="0" w:color="auto"/>
        <w:bottom w:val="none" w:sz="0" w:space="0" w:color="auto"/>
        <w:right w:val="none" w:sz="0" w:space="0" w:color="auto"/>
      </w:divBdr>
    </w:div>
    <w:div w:id="786196093">
      <w:bodyDiv w:val="1"/>
      <w:marLeft w:val="0"/>
      <w:marRight w:val="0"/>
      <w:marTop w:val="0"/>
      <w:marBottom w:val="0"/>
      <w:divBdr>
        <w:top w:val="none" w:sz="0" w:space="0" w:color="auto"/>
        <w:left w:val="none" w:sz="0" w:space="0" w:color="auto"/>
        <w:bottom w:val="none" w:sz="0" w:space="0" w:color="auto"/>
        <w:right w:val="none" w:sz="0" w:space="0" w:color="auto"/>
      </w:divBdr>
    </w:div>
    <w:div w:id="797341245">
      <w:bodyDiv w:val="1"/>
      <w:marLeft w:val="0"/>
      <w:marRight w:val="0"/>
      <w:marTop w:val="0"/>
      <w:marBottom w:val="0"/>
      <w:divBdr>
        <w:top w:val="none" w:sz="0" w:space="0" w:color="auto"/>
        <w:left w:val="none" w:sz="0" w:space="0" w:color="auto"/>
        <w:bottom w:val="none" w:sz="0" w:space="0" w:color="auto"/>
        <w:right w:val="none" w:sz="0" w:space="0" w:color="auto"/>
      </w:divBdr>
    </w:div>
    <w:div w:id="808330250">
      <w:bodyDiv w:val="1"/>
      <w:marLeft w:val="0"/>
      <w:marRight w:val="0"/>
      <w:marTop w:val="0"/>
      <w:marBottom w:val="0"/>
      <w:divBdr>
        <w:top w:val="none" w:sz="0" w:space="0" w:color="auto"/>
        <w:left w:val="none" w:sz="0" w:space="0" w:color="auto"/>
        <w:bottom w:val="none" w:sz="0" w:space="0" w:color="auto"/>
        <w:right w:val="none" w:sz="0" w:space="0" w:color="auto"/>
      </w:divBdr>
    </w:div>
    <w:div w:id="814834914">
      <w:bodyDiv w:val="1"/>
      <w:marLeft w:val="0"/>
      <w:marRight w:val="0"/>
      <w:marTop w:val="0"/>
      <w:marBottom w:val="0"/>
      <w:divBdr>
        <w:top w:val="none" w:sz="0" w:space="0" w:color="auto"/>
        <w:left w:val="none" w:sz="0" w:space="0" w:color="auto"/>
        <w:bottom w:val="none" w:sz="0" w:space="0" w:color="auto"/>
        <w:right w:val="none" w:sz="0" w:space="0" w:color="auto"/>
      </w:divBdr>
    </w:div>
    <w:div w:id="815418955">
      <w:bodyDiv w:val="1"/>
      <w:marLeft w:val="0"/>
      <w:marRight w:val="0"/>
      <w:marTop w:val="0"/>
      <w:marBottom w:val="0"/>
      <w:divBdr>
        <w:top w:val="none" w:sz="0" w:space="0" w:color="auto"/>
        <w:left w:val="none" w:sz="0" w:space="0" w:color="auto"/>
        <w:bottom w:val="none" w:sz="0" w:space="0" w:color="auto"/>
        <w:right w:val="none" w:sz="0" w:space="0" w:color="auto"/>
      </w:divBdr>
    </w:div>
    <w:div w:id="825704914">
      <w:bodyDiv w:val="1"/>
      <w:marLeft w:val="0"/>
      <w:marRight w:val="0"/>
      <w:marTop w:val="0"/>
      <w:marBottom w:val="0"/>
      <w:divBdr>
        <w:top w:val="none" w:sz="0" w:space="0" w:color="auto"/>
        <w:left w:val="none" w:sz="0" w:space="0" w:color="auto"/>
        <w:bottom w:val="none" w:sz="0" w:space="0" w:color="auto"/>
        <w:right w:val="none" w:sz="0" w:space="0" w:color="auto"/>
      </w:divBdr>
    </w:div>
    <w:div w:id="826357979">
      <w:bodyDiv w:val="1"/>
      <w:marLeft w:val="0"/>
      <w:marRight w:val="0"/>
      <w:marTop w:val="0"/>
      <w:marBottom w:val="0"/>
      <w:divBdr>
        <w:top w:val="none" w:sz="0" w:space="0" w:color="auto"/>
        <w:left w:val="none" w:sz="0" w:space="0" w:color="auto"/>
        <w:bottom w:val="none" w:sz="0" w:space="0" w:color="auto"/>
        <w:right w:val="none" w:sz="0" w:space="0" w:color="auto"/>
      </w:divBdr>
    </w:div>
    <w:div w:id="826824022">
      <w:bodyDiv w:val="1"/>
      <w:marLeft w:val="0"/>
      <w:marRight w:val="0"/>
      <w:marTop w:val="0"/>
      <w:marBottom w:val="0"/>
      <w:divBdr>
        <w:top w:val="none" w:sz="0" w:space="0" w:color="auto"/>
        <w:left w:val="none" w:sz="0" w:space="0" w:color="auto"/>
        <w:bottom w:val="none" w:sz="0" w:space="0" w:color="auto"/>
        <w:right w:val="none" w:sz="0" w:space="0" w:color="auto"/>
      </w:divBdr>
    </w:div>
    <w:div w:id="830560102">
      <w:bodyDiv w:val="1"/>
      <w:marLeft w:val="0"/>
      <w:marRight w:val="0"/>
      <w:marTop w:val="0"/>
      <w:marBottom w:val="0"/>
      <w:divBdr>
        <w:top w:val="none" w:sz="0" w:space="0" w:color="auto"/>
        <w:left w:val="none" w:sz="0" w:space="0" w:color="auto"/>
        <w:bottom w:val="none" w:sz="0" w:space="0" w:color="auto"/>
        <w:right w:val="none" w:sz="0" w:space="0" w:color="auto"/>
      </w:divBdr>
    </w:div>
    <w:div w:id="834732569">
      <w:bodyDiv w:val="1"/>
      <w:marLeft w:val="0"/>
      <w:marRight w:val="0"/>
      <w:marTop w:val="0"/>
      <w:marBottom w:val="0"/>
      <w:divBdr>
        <w:top w:val="none" w:sz="0" w:space="0" w:color="auto"/>
        <w:left w:val="none" w:sz="0" w:space="0" w:color="auto"/>
        <w:bottom w:val="none" w:sz="0" w:space="0" w:color="auto"/>
        <w:right w:val="none" w:sz="0" w:space="0" w:color="auto"/>
      </w:divBdr>
    </w:div>
    <w:div w:id="854029468">
      <w:bodyDiv w:val="1"/>
      <w:marLeft w:val="0"/>
      <w:marRight w:val="0"/>
      <w:marTop w:val="0"/>
      <w:marBottom w:val="0"/>
      <w:divBdr>
        <w:top w:val="none" w:sz="0" w:space="0" w:color="auto"/>
        <w:left w:val="none" w:sz="0" w:space="0" w:color="auto"/>
        <w:bottom w:val="none" w:sz="0" w:space="0" w:color="auto"/>
        <w:right w:val="none" w:sz="0" w:space="0" w:color="auto"/>
      </w:divBdr>
      <w:divsChild>
        <w:div w:id="1170413918">
          <w:marLeft w:val="0"/>
          <w:marRight w:val="0"/>
          <w:marTop w:val="0"/>
          <w:marBottom w:val="0"/>
          <w:divBdr>
            <w:top w:val="none" w:sz="0" w:space="0" w:color="auto"/>
            <w:left w:val="none" w:sz="0" w:space="0" w:color="auto"/>
            <w:bottom w:val="none" w:sz="0" w:space="0" w:color="auto"/>
            <w:right w:val="none" w:sz="0" w:space="0" w:color="auto"/>
          </w:divBdr>
          <w:divsChild>
            <w:div w:id="203040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57387">
      <w:bodyDiv w:val="1"/>
      <w:marLeft w:val="0"/>
      <w:marRight w:val="0"/>
      <w:marTop w:val="0"/>
      <w:marBottom w:val="0"/>
      <w:divBdr>
        <w:top w:val="none" w:sz="0" w:space="0" w:color="auto"/>
        <w:left w:val="none" w:sz="0" w:space="0" w:color="auto"/>
        <w:bottom w:val="none" w:sz="0" w:space="0" w:color="auto"/>
        <w:right w:val="none" w:sz="0" w:space="0" w:color="auto"/>
      </w:divBdr>
    </w:div>
    <w:div w:id="860901255">
      <w:bodyDiv w:val="1"/>
      <w:marLeft w:val="0"/>
      <w:marRight w:val="0"/>
      <w:marTop w:val="0"/>
      <w:marBottom w:val="0"/>
      <w:divBdr>
        <w:top w:val="none" w:sz="0" w:space="0" w:color="auto"/>
        <w:left w:val="none" w:sz="0" w:space="0" w:color="auto"/>
        <w:bottom w:val="none" w:sz="0" w:space="0" w:color="auto"/>
        <w:right w:val="none" w:sz="0" w:space="0" w:color="auto"/>
      </w:divBdr>
    </w:div>
    <w:div w:id="861627126">
      <w:bodyDiv w:val="1"/>
      <w:marLeft w:val="0"/>
      <w:marRight w:val="0"/>
      <w:marTop w:val="0"/>
      <w:marBottom w:val="0"/>
      <w:divBdr>
        <w:top w:val="none" w:sz="0" w:space="0" w:color="auto"/>
        <w:left w:val="none" w:sz="0" w:space="0" w:color="auto"/>
        <w:bottom w:val="none" w:sz="0" w:space="0" w:color="auto"/>
        <w:right w:val="none" w:sz="0" w:space="0" w:color="auto"/>
      </w:divBdr>
    </w:div>
    <w:div w:id="862090550">
      <w:bodyDiv w:val="1"/>
      <w:marLeft w:val="0"/>
      <w:marRight w:val="0"/>
      <w:marTop w:val="0"/>
      <w:marBottom w:val="0"/>
      <w:divBdr>
        <w:top w:val="none" w:sz="0" w:space="0" w:color="auto"/>
        <w:left w:val="none" w:sz="0" w:space="0" w:color="auto"/>
        <w:bottom w:val="none" w:sz="0" w:space="0" w:color="auto"/>
        <w:right w:val="none" w:sz="0" w:space="0" w:color="auto"/>
      </w:divBdr>
    </w:div>
    <w:div w:id="870187852">
      <w:bodyDiv w:val="1"/>
      <w:marLeft w:val="0"/>
      <w:marRight w:val="0"/>
      <w:marTop w:val="0"/>
      <w:marBottom w:val="0"/>
      <w:divBdr>
        <w:top w:val="none" w:sz="0" w:space="0" w:color="auto"/>
        <w:left w:val="none" w:sz="0" w:space="0" w:color="auto"/>
        <w:bottom w:val="none" w:sz="0" w:space="0" w:color="auto"/>
        <w:right w:val="none" w:sz="0" w:space="0" w:color="auto"/>
      </w:divBdr>
      <w:divsChild>
        <w:div w:id="904756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996393">
      <w:bodyDiv w:val="1"/>
      <w:marLeft w:val="0"/>
      <w:marRight w:val="0"/>
      <w:marTop w:val="0"/>
      <w:marBottom w:val="0"/>
      <w:divBdr>
        <w:top w:val="none" w:sz="0" w:space="0" w:color="auto"/>
        <w:left w:val="none" w:sz="0" w:space="0" w:color="auto"/>
        <w:bottom w:val="none" w:sz="0" w:space="0" w:color="auto"/>
        <w:right w:val="none" w:sz="0" w:space="0" w:color="auto"/>
      </w:divBdr>
    </w:div>
    <w:div w:id="879166430">
      <w:bodyDiv w:val="1"/>
      <w:marLeft w:val="0"/>
      <w:marRight w:val="0"/>
      <w:marTop w:val="0"/>
      <w:marBottom w:val="0"/>
      <w:divBdr>
        <w:top w:val="none" w:sz="0" w:space="0" w:color="auto"/>
        <w:left w:val="none" w:sz="0" w:space="0" w:color="auto"/>
        <w:bottom w:val="none" w:sz="0" w:space="0" w:color="auto"/>
        <w:right w:val="none" w:sz="0" w:space="0" w:color="auto"/>
      </w:divBdr>
    </w:div>
    <w:div w:id="886449793">
      <w:bodyDiv w:val="1"/>
      <w:marLeft w:val="0"/>
      <w:marRight w:val="0"/>
      <w:marTop w:val="0"/>
      <w:marBottom w:val="0"/>
      <w:divBdr>
        <w:top w:val="none" w:sz="0" w:space="0" w:color="auto"/>
        <w:left w:val="none" w:sz="0" w:space="0" w:color="auto"/>
        <w:bottom w:val="none" w:sz="0" w:space="0" w:color="auto"/>
        <w:right w:val="none" w:sz="0" w:space="0" w:color="auto"/>
      </w:divBdr>
    </w:div>
    <w:div w:id="895513139">
      <w:bodyDiv w:val="1"/>
      <w:marLeft w:val="0"/>
      <w:marRight w:val="0"/>
      <w:marTop w:val="0"/>
      <w:marBottom w:val="0"/>
      <w:divBdr>
        <w:top w:val="none" w:sz="0" w:space="0" w:color="auto"/>
        <w:left w:val="none" w:sz="0" w:space="0" w:color="auto"/>
        <w:bottom w:val="none" w:sz="0" w:space="0" w:color="auto"/>
        <w:right w:val="none" w:sz="0" w:space="0" w:color="auto"/>
      </w:divBdr>
    </w:div>
    <w:div w:id="900755917">
      <w:bodyDiv w:val="1"/>
      <w:marLeft w:val="0"/>
      <w:marRight w:val="0"/>
      <w:marTop w:val="0"/>
      <w:marBottom w:val="0"/>
      <w:divBdr>
        <w:top w:val="none" w:sz="0" w:space="0" w:color="auto"/>
        <w:left w:val="none" w:sz="0" w:space="0" w:color="auto"/>
        <w:bottom w:val="none" w:sz="0" w:space="0" w:color="auto"/>
        <w:right w:val="none" w:sz="0" w:space="0" w:color="auto"/>
      </w:divBdr>
    </w:div>
    <w:div w:id="929047005">
      <w:bodyDiv w:val="1"/>
      <w:marLeft w:val="0"/>
      <w:marRight w:val="0"/>
      <w:marTop w:val="0"/>
      <w:marBottom w:val="0"/>
      <w:divBdr>
        <w:top w:val="none" w:sz="0" w:space="0" w:color="auto"/>
        <w:left w:val="none" w:sz="0" w:space="0" w:color="auto"/>
        <w:bottom w:val="none" w:sz="0" w:space="0" w:color="auto"/>
        <w:right w:val="none" w:sz="0" w:space="0" w:color="auto"/>
      </w:divBdr>
    </w:div>
    <w:div w:id="930048060">
      <w:bodyDiv w:val="1"/>
      <w:marLeft w:val="0"/>
      <w:marRight w:val="0"/>
      <w:marTop w:val="0"/>
      <w:marBottom w:val="0"/>
      <w:divBdr>
        <w:top w:val="none" w:sz="0" w:space="0" w:color="auto"/>
        <w:left w:val="none" w:sz="0" w:space="0" w:color="auto"/>
        <w:bottom w:val="none" w:sz="0" w:space="0" w:color="auto"/>
        <w:right w:val="none" w:sz="0" w:space="0" w:color="auto"/>
      </w:divBdr>
    </w:div>
    <w:div w:id="938374879">
      <w:bodyDiv w:val="1"/>
      <w:marLeft w:val="0"/>
      <w:marRight w:val="0"/>
      <w:marTop w:val="0"/>
      <w:marBottom w:val="0"/>
      <w:divBdr>
        <w:top w:val="none" w:sz="0" w:space="0" w:color="auto"/>
        <w:left w:val="none" w:sz="0" w:space="0" w:color="auto"/>
        <w:bottom w:val="none" w:sz="0" w:space="0" w:color="auto"/>
        <w:right w:val="none" w:sz="0" w:space="0" w:color="auto"/>
      </w:divBdr>
      <w:divsChild>
        <w:div w:id="611740058">
          <w:marLeft w:val="0"/>
          <w:marRight w:val="0"/>
          <w:marTop w:val="0"/>
          <w:marBottom w:val="0"/>
          <w:divBdr>
            <w:top w:val="none" w:sz="0" w:space="0" w:color="auto"/>
            <w:left w:val="none" w:sz="0" w:space="0" w:color="auto"/>
            <w:bottom w:val="none" w:sz="0" w:space="0" w:color="auto"/>
            <w:right w:val="none" w:sz="0" w:space="0" w:color="auto"/>
          </w:divBdr>
          <w:divsChild>
            <w:div w:id="906888577">
              <w:marLeft w:val="0"/>
              <w:marRight w:val="0"/>
              <w:marTop w:val="0"/>
              <w:marBottom w:val="0"/>
              <w:divBdr>
                <w:top w:val="none" w:sz="0" w:space="0" w:color="auto"/>
                <w:left w:val="none" w:sz="0" w:space="0" w:color="auto"/>
                <w:bottom w:val="none" w:sz="0" w:space="0" w:color="auto"/>
                <w:right w:val="none" w:sz="0" w:space="0" w:color="auto"/>
              </w:divBdr>
            </w:div>
          </w:divsChild>
        </w:div>
        <w:div w:id="420839232">
          <w:marLeft w:val="0"/>
          <w:marRight w:val="0"/>
          <w:marTop w:val="0"/>
          <w:marBottom w:val="0"/>
          <w:divBdr>
            <w:top w:val="none" w:sz="0" w:space="0" w:color="auto"/>
            <w:left w:val="none" w:sz="0" w:space="0" w:color="auto"/>
            <w:bottom w:val="none" w:sz="0" w:space="0" w:color="auto"/>
            <w:right w:val="none" w:sz="0" w:space="0" w:color="auto"/>
          </w:divBdr>
          <w:divsChild>
            <w:div w:id="964317160">
              <w:marLeft w:val="0"/>
              <w:marRight w:val="0"/>
              <w:marTop w:val="0"/>
              <w:marBottom w:val="0"/>
              <w:divBdr>
                <w:top w:val="none" w:sz="0" w:space="0" w:color="auto"/>
                <w:left w:val="none" w:sz="0" w:space="0" w:color="auto"/>
                <w:bottom w:val="none" w:sz="0" w:space="0" w:color="auto"/>
                <w:right w:val="none" w:sz="0" w:space="0" w:color="auto"/>
              </w:divBdr>
            </w:div>
          </w:divsChild>
        </w:div>
        <w:div w:id="373777289">
          <w:marLeft w:val="0"/>
          <w:marRight w:val="0"/>
          <w:marTop w:val="0"/>
          <w:marBottom w:val="0"/>
          <w:divBdr>
            <w:top w:val="none" w:sz="0" w:space="0" w:color="auto"/>
            <w:left w:val="none" w:sz="0" w:space="0" w:color="auto"/>
            <w:bottom w:val="none" w:sz="0" w:space="0" w:color="auto"/>
            <w:right w:val="none" w:sz="0" w:space="0" w:color="auto"/>
          </w:divBdr>
          <w:divsChild>
            <w:div w:id="2011060381">
              <w:marLeft w:val="0"/>
              <w:marRight w:val="0"/>
              <w:marTop w:val="0"/>
              <w:marBottom w:val="0"/>
              <w:divBdr>
                <w:top w:val="none" w:sz="0" w:space="0" w:color="auto"/>
                <w:left w:val="none" w:sz="0" w:space="0" w:color="auto"/>
                <w:bottom w:val="none" w:sz="0" w:space="0" w:color="auto"/>
                <w:right w:val="none" w:sz="0" w:space="0" w:color="auto"/>
              </w:divBdr>
            </w:div>
          </w:divsChild>
        </w:div>
        <w:div w:id="456066387">
          <w:marLeft w:val="0"/>
          <w:marRight w:val="0"/>
          <w:marTop w:val="0"/>
          <w:marBottom w:val="0"/>
          <w:divBdr>
            <w:top w:val="none" w:sz="0" w:space="0" w:color="auto"/>
            <w:left w:val="none" w:sz="0" w:space="0" w:color="auto"/>
            <w:bottom w:val="none" w:sz="0" w:space="0" w:color="auto"/>
            <w:right w:val="none" w:sz="0" w:space="0" w:color="auto"/>
          </w:divBdr>
          <w:divsChild>
            <w:div w:id="154895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76701">
      <w:bodyDiv w:val="1"/>
      <w:marLeft w:val="0"/>
      <w:marRight w:val="0"/>
      <w:marTop w:val="0"/>
      <w:marBottom w:val="0"/>
      <w:divBdr>
        <w:top w:val="none" w:sz="0" w:space="0" w:color="auto"/>
        <w:left w:val="none" w:sz="0" w:space="0" w:color="auto"/>
        <w:bottom w:val="none" w:sz="0" w:space="0" w:color="auto"/>
        <w:right w:val="none" w:sz="0" w:space="0" w:color="auto"/>
      </w:divBdr>
    </w:div>
    <w:div w:id="950867138">
      <w:bodyDiv w:val="1"/>
      <w:marLeft w:val="0"/>
      <w:marRight w:val="0"/>
      <w:marTop w:val="0"/>
      <w:marBottom w:val="0"/>
      <w:divBdr>
        <w:top w:val="none" w:sz="0" w:space="0" w:color="auto"/>
        <w:left w:val="none" w:sz="0" w:space="0" w:color="auto"/>
        <w:bottom w:val="none" w:sz="0" w:space="0" w:color="auto"/>
        <w:right w:val="none" w:sz="0" w:space="0" w:color="auto"/>
      </w:divBdr>
    </w:div>
    <w:div w:id="952978140">
      <w:bodyDiv w:val="1"/>
      <w:marLeft w:val="0"/>
      <w:marRight w:val="0"/>
      <w:marTop w:val="0"/>
      <w:marBottom w:val="0"/>
      <w:divBdr>
        <w:top w:val="none" w:sz="0" w:space="0" w:color="auto"/>
        <w:left w:val="none" w:sz="0" w:space="0" w:color="auto"/>
        <w:bottom w:val="none" w:sz="0" w:space="0" w:color="auto"/>
        <w:right w:val="none" w:sz="0" w:space="0" w:color="auto"/>
      </w:divBdr>
    </w:div>
    <w:div w:id="963388173">
      <w:bodyDiv w:val="1"/>
      <w:marLeft w:val="0"/>
      <w:marRight w:val="0"/>
      <w:marTop w:val="0"/>
      <w:marBottom w:val="0"/>
      <w:divBdr>
        <w:top w:val="none" w:sz="0" w:space="0" w:color="auto"/>
        <w:left w:val="none" w:sz="0" w:space="0" w:color="auto"/>
        <w:bottom w:val="none" w:sz="0" w:space="0" w:color="auto"/>
        <w:right w:val="none" w:sz="0" w:space="0" w:color="auto"/>
      </w:divBdr>
    </w:div>
    <w:div w:id="964234936">
      <w:bodyDiv w:val="1"/>
      <w:marLeft w:val="0"/>
      <w:marRight w:val="0"/>
      <w:marTop w:val="0"/>
      <w:marBottom w:val="0"/>
      <w:divBdr>
        <w:top w:val="none" w:sz="0" w:space="0" w:color="auto"/>
        <w:left w:val="none" w:sz="0" w:space="0" w:color="auto"/>
        <w:bottom w:val="none" w:sz="0" w:space="0" w:color="auto"/>
        <w:right w:val="none" w:sz="0" w:space="0" w:color="auto"/>
      </w:divBdr>
    </w:div>
    <w:div w:id="970595189">
      <w:bodyDiv w:val="1"/>
      <w:marLeft w:val="0"/>
      <w:marRight w:val="0"/>
      <w:marTop w:val="0"/>
      <w:marBottom w:val="0"/>
      <w:divBdr>
        <w:top w:val="none" w:sz="0" w:space="0" w:color="auto"/>
        <w:left w:val="none" w:sz="0" w:space="0" w:color="auto"/>
        <w:bottom w:val="none" w:sz="0" w:space="0" w:color="auto"/>
        <w:right w:val="none" w:sz="0" w:space="0" w:color="auto"/>
      </w:divBdr>
    </w:div>
    <w:div w:id="975069171">
      <w:bodyDiv w:val="1"/>
      <w:marLeft w:val="0"/>
      <w:marRight w:val="0"/>
      <w:marTop w:val="0"/>
      <w:marBottom w:val="0"/>
      <w:divBdr>
        <w:top w:val="none" w:sz="0" w:space="0" w:color="auto"/>
        <w:left w:val="none" w:sz="0" w:space="0" w:color="auto"/>
        <w:bottom w:val="none" w:sz="0" w:space="0" w:color="auto"/>
        <w:right w:val="none" w:sz="0" w:space="0" w:color="auto"/>
      </w:divBdr>
    </w:div>
    <w:div w:id="975795635">
      <w:bodyDiv w:val="1"/>
      <w:marLeft w:val="0"/>
      <w:marRight w:val="0"/>
      <w:marTop w:val="0"/>
      <w:marBottom w:val="0"/>
      <w:divBdr>
        <w:top w:val="none" w:sz="0" w:space="0" w:color="auto"/>
        <w:left w:val="none" w:sz="0" w:space="0" w:color="auto"/>
        <w:bottom w:val="none" w:sz="0" w:space="0" w:color="auto"/>
        <w:right w:val="none" w:sz="0" w:space="0" w:color="auto"/>
      </w:divBdr>
    </w:div>
    <w:div w:id="984430215">
      <w:bodyDiv w:val="1"/>
      <w:marLeft w:val="0"/>
      <w:marRight w:val="0"/>
      <w:marTop w:val="0"/>
      <w:marBottom w:val="0"/>
      <w:divBdr>
        <w:top w:val="none" w:sz="0" w:space="0" w:color="auto"/>
        <w:left w:val="none" w:sz="0" w:space="0" w:color="auto"/>
        <w:bottom w:val="none" w:sz="0" w:space="0" w:color="auto"/>
        <w:right w:val="none" w:sz="0" w:space="0" w:color="auto"/>
      </w:divBdr>
    </w:div>
    <w:div w:id="984553104">
      <w:bodyDiv w:val="1"/>
      <w:marLeft w:val="0"/>
      <w:marRight w:val="0"/>
      <w:marTop w:val="0"/>
      <w:marBottom w:val="0"/>
      <w:divBdr>
        <w:top w:val="none" w:sz="0" w:space="0" w:color="auto"/>
        <w:left w:val="none" w:sz="0" w:space="0" w:color="auto"/>
        <w:bottom w:val="none" w:sz="0" w:space="0" w:color="auto"/>
        <w:right w:val="none" w:sz="0" w:space="0" w:color="auto"/>
      </w:divBdr>
    </w:div>
    <w:div w:id="985276990">
      <w:bodyDiv w:val="1"/>
      <w:marLeft w:val="0"/>
      <w:marRight w:val="0"/>
      <w:marTop w:val="0"/>
      <w:marBottom w:val="0"/>
      <w:divBdr>
        <w:top w:val="none" w:sz="0" w:space="0" w:color="auto"/>
        <w:left w:val="none" w:sz="0" w:space="0" w:color="auto"/>
        <w:bottom w:val="none" w:sz="0" w:space="0" w:color="auto"/>
        <w:right w:val="none" w:sz="0" w:space="0" w:color="auto"/>
      </w:divBdr>
    </w:div>
    <w:div w:id="992027316">
      <w:bodyDiv w:val="1"/>
      <w:marLeft w:val="0"/>
      <w:marRight w:val="0"/>
      <w:marTop w:val="0"/>
      <w:marBottom w:val="0"/>
      <w:divBdr>
        <w:top w:val="none" w:sz="0" w:space="0" w:color="auto"/>
        <w:left w:val="none" w:sz="0" w:space="0" w:color="auto"/>
        <w:bottom w:val="none" w:sz="0" w:space="0" w:color="auto"/>
        <w:right w:val="none" w:sz="0" w:space="0" w:color="auto"/>
      </w:divBdr>
    </w:div>
    <w:div w:id="995302526">
      <w:bodyDiv w:val="1"/>
      <w:marLeft w:val="0"/>
      <w:marRight w:val="0"/>
      <w:marTop w:val="0"/>
      <w:marBottom w:val="0"/>
      <w:divBdr>
        <w:top w:val="none" w:sz="0" w:space="0" w:color="auto"/>
        <w:left w:val="none" w:sz="0" w:space="0" w:color="auto"/>
        <w:bottom w:val="none" w:sz="0" w:space="0" w:color="auto"/>
        <w:right w:val="none" w:sz="0" w:space="0" w:color="auto"/>
      </w:divBdr>
    </w:div>
    <w:div w:id="1011294461">
      <w:bodyDiv w:val="1"/>
      <w:marLeft w:val="0"/>
      <w:marRight w:val="0"/>
      <w:marTop w:val="0"/>
      <w:marBottom w:val="0"/>
      <w:divBdr>
        <w:top w:val="none" w:sz="0" w:space="0" w:color="auto"/>
        <w:left w:val="none" w:sz="0" w:space="0" w:color="auto"/>
        <w:bottom w:val="none" w:sz="0" w:space="0" w:color="auto"/>
        <w:right w:val="none" w:sz="0" w:space="0" w:color="auto"/>
      </w:divBdr>
    </w:div>
    <w:div w:id="1015696780">
      <w:bodyDiv w:val="1"/>
      <w:marLeft w:val="0"/>
      <w:marRight w:val="0"/>
      <w:marTop w:val="0"/>
      <w:marBottom w:val="0"/>
      <w:divBdr>
        <w:top w:val="none" w:sz="0" w:space="0" w:color="auto"/>
        <w:left w:val="none" w:sz="0" w:space="0" w:color="auto"/>
        <w:bottom w:val="none" w:sz="0" w:space="0" w:color="auto"/>
        <w:right w:val="none" w:sz="0" w:space="0" w:color="auto"/>
      </w:divBdr>
    </w:div>
    <w:div w:id="1026641151">
      <w:bodyDiv w:val="1"/>
      <w:marLeft w:val="0"/>
      <w:marRight w:val="0"/>
      <w:marTop w:val="0"/>
      <w:marBottom w:val="0"/>
      <w:divBdr>
        <w:top w:val="none" w:sz="0" w:space="0" w:color="auto"/>
        <w:left w:val="none" w:sz="0" w:space="0" w:color="auto"/>
        <w:bottom w:val="none" w:sz="0" w:space="0" w:color="auto"/>
        <w:right w:val="none" w:sz="0" w:space="0" w:color="auto"/>
      </w:divBdr>
    </w:div>
    <w:div w:id="1038119019">
      <w:bodyDiv w:val="1"/>
      <w:marLeft w:val="0"/>
      <w:marRight w:val="0"/>
      <w:marTop w:val="0"/>
      <w:marBottom w:val="0"/>
      <w:divBdr>
        <w:top w:val="none" w:sz="0" w:space="0" w:color="auto"/>
        <w:left w:val="none" w:sz="0" w:space="0" w:color="auto"/>
        <w:bottom w:val="none" w:sz="0" w:space="0" w:color="auto"/>
        <w:right w:val="none" w:sz="0" w:space="0" w:color="auto"/>
      </w:divBdr>
    </w:div>
    <w:div w:id="1043091425">
      <w:bodyDiv w:val="1"/>
      <w:marLeft w:val="0"/>
      <w:marRight w:val="0"/>
      <w:marTop w:val="0"/>
      <w:marBottom w:val="0"/>
      <w:divBdr>
        <w:top w:val="none" w:sz="0" w:space="0" w:color="auto"/>
        <w:left w:val="none" w:sz="0" w:space="0" w:color="auto"/>
        <w:bottom w:val="none" w:sz="0" w:space="0" w:color="auto"/>
        <w:right w:val="none" w:sz="0" w:space="0" w:color="auto"/>
      </w:divBdr>
    </w:div>
    <w:div w:id="1050032417">
      <w:bodyDiv w:val="1"/>
      <w:marLeft w:val="0"/>
      <w:marRight w:val="0"/>
      <w:marTop w:val="0"/>
      <w:marBottom w:val="0"/>
      <w:divBdr>
        <w:top w:val="none" w:sz="0" w:space="0" w:color="auto"/>
        <w:left w:val="none" w:sz="0" w:space="0" w:color="auto"/>
        <w:bottom w:val="none" w:sz="0" w:space="0" w:color="auto"/>
        <w:right w:val="none" w:sz="0" w:space="0" w:color="auto"/>
      </w:divBdr>
    </w:div>
    <w:div w:id="1051349983">
      <w:bodyDiv w:val="1"/>
      <w:marLeft w:val="0"/>
      <w:marRight w:val="0"/>
      <w:marTop w:val="0"/>
      <w:marBottom w:val="0"/>
      <w:divBdr>
        <w:top w:val="none" w:sz="0" w:space="0" w:color="auto"/>
        <w:left w:val="none" w:sz="0" w:space="0" w:color="auto"/>
        <w:bottom w:val="none" w:sz="0" w:space="0" w:color="auto"/>
        <w:right w:val="none" w:sz="0" w:space="0" w:color="auto"/>
      </w:divBdr>
    </w:div>
    <w:div w:id="1060521237">
      <w:bodyDiv w:val="1"/>
      <w:marLeft w:val="0"/>
      <w:marRight w:val="0"/>
      <w:marTop w:val="0"/>
      <w:marBottom w:val="0"/>
      <w:divBdr>
        <w:top w:val="none" w:sz="0" w:space="0" w:color="auto"/>
        <w:left w:val="none" w:sz="0" w:space="0" w:color="auto"/>
        <w:bottom w:val="none" w:sz="0" w:space="0" w:color="auto"/>
        <w:right w:val="none" w:sz="0" w:space="0" w:color="auto"/>
      </w:divBdr>
    </w:div>
    <w:div w:id="1069110966">
      <w:bodyDiv w:val="1"/>
      <w:marLeft w:val="0"/>
      <w:marRight w:val="0"/>
      <w:marTop w:val="0"/>
      <w:marBottom w:val="0"/>
      <w:divBdr>
        <w:top w:val="none" w:sz="0" w:space="0" w:color="auto"/>
        <w:left w:val="none" w:sz="0" w:space="0" w:color="auto"/>
        <w:bottom w:val="none" w:sz="0" w:space="0" w:color="auto"/>
        <w:right w:val="none" w:sz="0" w:space="0" w:color="auto"/>
      </w:divBdr>
    </w:div>
    <w:div w:id="1075711133">
      <w:bodyDiv w:val="1"/>
      <w:marLeft w:val="0"/>
      <w:marRight w:val="0"/>
      <w:marTop w:val="0"/>
      <w:marBottom w:val="0"/>
      <w:divBdr>
        <w:top w:val="none" w:sz="0" w:space="0" w:color="auto"/>
        <w:left w:val="none" w:sz="0" w:space="0" w:color="auto"/>
        <w:bottom w:val="none" w:sz="0" w:space="0" w:color="auto"/>
        <w:right w:val="none" w:sz="0" w:space="0" w:color="auto"/>
      </w:divBdr>
    </w:div>
    <w:div w:id="1076518079">
      <w:bodyDiv w:val="1"/>
      <w:marLeft w:val="0"/>
      <w:marRight w:val="0"/>
      <w:marTop w:val="0"/>
      <w:marBottom w:val="0"/>
      <w:divBdr>
        <w:top w:val="none" w:sz="0" w:space="0" w:color="auto"/>
        <w:left w:val="none" w:sz="0" w:space="0" w:color="auto"/>
        <w:bottom w:val="none" w:sz="0" w:space="0" w:color="auto"/>
        <w:right w:val="none" w:sz="0" w:space="0" w:color="auto"/>
      </w:divBdr>
    </w:div>
    <w:div w:id="1086267354">
      <w:bodyDiv w:val="1"/>
      <w:marLeft w:val="0"/>
      <w:marRight w:val="0"/>
      <w:marTop w:val="0"/>
      <w:marBottom w:val="0"/>
      <w:divBdr>
        <w:top w:val="none" w:sz="0" w:space="0" w:color="auto"/>
        <w:left w:val="none" w:sz="0" w:space="0" w:color="auto"/>
        <w:bottom w:val="none" w:sz="0" w:space="0" w:color="auto"/>
        <w:right w:val="none" w:sz="0" w:space="0" w:color="auto"/>
      </w:divBdr>
    </w:div>
    <w:div w:id="1088504221">
      <w:bodyDiv w:val="1"/>
      <w:marLeft w:val="0"/>
      <w:marRight w:val="0"/>
      <w:marTop w:val="0"/>
      <w:marBottom w:val="0"/>
      <w:divBdr>
        <w:top w:val="none" w:sz="0" w:space="0" w:color="auto"/>
        <w:left w:val="none" w:sz="0" w:space="0" w:color="auto"/>
        <w:bottom w:val="none" w:sz="0" w:space="0" w:color="auto"/>
        <w:right w:val="none" w:sz="0" w:space="0" w:color="auto"/>
      </w:divBdr>
    </w:div>
    <w:div w:id="1091707167">
      <w:bodyDiv w:val="1"/>
      <w:marLeft w:val="0"/>
      <w:marRight w:val="0"/>
      <w:marTop w:val="0"/>
      <w:marBottom w:val="0"/>
      <w:divBdr>
        <w:top w:val="none" w:sz="0" w:space="0" w:color="auto"/>
        <w:left w:val="none" w:sz="0" w:space="0" w:color="auto"/>
        <w:bottom w:val="none" w:sz="0" w:space="0" w:color="auto"/>
        <w:right w:val="none" w:sz="0" w:space="0" w:color="auto"/>
      </w:divBdr>
    </w:div>
    <w:div w:id="1103188833">
      <w:bodyDiv w:val="1"/>
      <w:marLeft w:val="0"/>
      <w:marRight w:val="0"/>
      <w:marTop w:val="0"/>
      <w:marBottom w:val="0"/>
      <w:divBdr>
        <w:top w:val="none" w:sz="0" w:space="0" w:color="auto"/>
        <w:left w:val="none" w:sz="0" w:space="0" w:color="auto"/>
        <w:bottom w:val="none" w:sz="0" w:space="0" w:color="auto"/>
        <w:right w:val="none" w:sz="0" w:space="0" w:color="auto"/>
      </w:divBdr>
    </w:div>
    <w:div w:id="1111163023">
      <w:bodyDiv w:val="1"/>
      <w:marLeft w:val="0"/>
      <w:marRight w:val="0"/>
      <w:marTop w:val="0"/>
      <w:marBottom w:val="0"/>
      <w:divBdr>
        <w:top w:val="none" w:sz="0" w:space="0" w:color="auto"/>
        <w:left w:val="none" w:sz="0" w:space="0" w:color="auto"/>
        <w:bottom w:val="none" w:sz="0" w:space="0" w:color="auto"/>
        <w:right w:val="none" w:sz="0" w:space="0" w:color="auto"/>
      </w:divBdr>
    </w:div>
    <w:div w:id="1124080655">
      <w:bodyDiv w:val="1"/>
      <w:marLeft w:val="0"/>
      <w:marRight w:val="0"/>
      <w:marTop w:val="0"/>
      <w:marBottom w:val="0"/>
      <w:divBdr>
        <w:top w:val="none" w:sz="0" w:space="0" w:color="auto"/>
        <w:left w:val="none" w:sz="0" w:space="0" w:color="auto"/>
        <w:bottom w:val="none" w:sz="0" w:space="0" w:color="auto"/>
        <w:right w:val="none" w:sz="0" w:space="0" w:color="auto"/>
      </w:divBdr>
    </w:div>
    <w:div w:id="1126196385">
      <w:bodyDiv w:val="1"/>
      <w:marLeft w:val="0"/>
      <w:marRight w:val="0"/>
      <w:marTop w:val="0"/>
      <w:marBottom w:val="0"/>
      <w:divBdr>
        <w:top w:val="none" w:sz="0" w:space="0" w:color="auto"/>
        <w:left w:val="none" w:sz="0" w:space="0" w:color="auto"/>
        <w:bottom w:val="none" w:sz="0" w:space="0" w:color="auto"/>
        <w:right w:val="none" w:sz="0" w:space="0" w:color="auto"/>
      </w:divBdr>
    </w:div>
    <w:div w:id="1129670049">
      <w:bodyDiv w:val="1"/>
      <w:marLeft w:val="0"/>
      <w:marRight w:val="0"/>
      <w:marTop w:val="0"/>
      <w:marBottom w:val="0"/>
      <w:divBdr>
        <w:top w:val="none" w:sz="0" w:space="0" w:color="auto"/>
        <w:left w:val="none" w:sz="0" w:space="0" w:color="auto"/>
        <w:bottom w:val="none" w:sz="0" w:space="0" w:color="auto"/>
        <w:right w:val="none" w:sz="0" w:space="0" w:color="auto"/>
      </w:divBdr>
    </w:div>
    <w:div w:id="1134449092">
      <w:bodyDiv w:val="1"/>
      <w:marLeft w:val="0"/>
      <w:marRight w:val="0"/>
      <w:marTop w:val="0"/>
      <w:marBottom w:val="0"/>
      <w:divBdr>
        <w:top w:val="none" w:sz="0" w:space="0" w:color="auto"/>
        <w:left w:val="none" w:sz="0" w:space="0" w:color="auto"/>
        <w:bottom w:val="none" w:sz="0" w:space="0" w:color="auto"/>
        <w:right w:val="none" w:sz="0" w:space="0" w:color="auto"/>
      </w:divBdr>
    </w:div>
    <w:div w:id="1150753245">
      <w:bodyDiv w:val="1"/>
      <w:marLeft w:val="0"/>
      <w:marRight w:val="0"/>
      <w:marTop w:val="0"/>
      <w:marBottom w:val="0"/>
      <w:divBdr>
        <w:top w:val="none" w:sz="0" w:space="0" w:color="auto"/>
        <w:left w:val="none" w:sz="0" w:space="0" w:color="auto"/>
        <w:bottom w:val="none" w:sz="0" w:space="0" w:color="auto"/>
        <w:right w:val="none" w:sz="0" w:space="0" w:color="auto"/>
      </w:divBdr>
    </w:div>
    <w:div w:id="1158770790">
      <w:bodyDiv w:val="1"/>
      <w:marLeft w:val="0"/>
      <w:marRight w:val="0"/>
      <w:marTop w:val="0"/>
      <w:marBottom w:val="0"/>
      <w:divBdr>
        <w:top w:val="none" w:sz="0" w:space="0" w:color="auto"/>
        <w:left w:val="none" w:sz="0" w:space="0" w:color="auto"/>
        <w:bottom w:val="none" w:sz="0" w:space="0" w:color="auto"/>
        <w:right w:val="none" w:sz="0" w:space="0" w:color="auto"/>
      </w:divBdr>
    </w:div>
    <w:div w:id="1163742312">
      <w:bodyDiv w:val="1"/>
      <w:marLeft w:val="0"/>
      <w:marRight w:val="0"/>
      <w:marTop w:val="0"/>
      <w:marBottom w:val="0"/>
      <w:divBdr>
        <w:top w:val="none" w:sz="0" w:space="0" w:color="auto"/>
        <w:left w:val="none" w:sz="0" w:space="0" w:color="auto"/>
        <w:bottom w:val="none" w:sz="0" w:space="0" w:color="auto"/>
        <w:right w:val="none" w:sz="0" w:space="0" w:color="auto"/>
      </w:divBdr>
      <w:divsChild>
        <w:div w:id="95564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892027">
          <w:marLeft w:val="0"/>
          <w:marRight w:val="0"/>
          <w:marTop w:val="0"/>
          <w:marBottom w:val="0"/>
          <w:divBdr>
            <w:top w:val="none" w:sz="0" w:space="0" w:color="auto"/>
            <w:left w:val="none" w:sz="0" w:space="0" w:color="auto"/>
            <w:bottom w:val="none" w:sz="0" w:space="0" w:color="auto"/>
            <w:right w:val="none" w:sz="0" w:space="0" w:color="auto"/>
          </w:divBdr>
          <w:divsChild>
            <w:div w:id="1695158347">
              <w:marLeft w:val="0"/>
              <w:marRight w:val="0"/>
              <w:marTop w:val="0"/>
              <w:marBottom w:val="0"/>
              <w:divBdr>
                <w:top w:val="none" w:sz="0" w:space="0" w:color="auto"/>
                <w:left w:val="none" w:sz="0" w:space="0" w:color="auto"/>
                <w:bottom w:val="none" w:sz="0" w:space="0" w:color="auto"/>
                <w:right w:val="none" w:sz="0" w:space="0" w:color="auto"/>
              </w:divBdr>
            </w:div>
          </w:divsChild>
        </w:div>
        <w:div w:id="270163794">
          <w:marLeft w:val="0"/>
          <w:marRight w:val="0"/>
          <w:marTop w:val="0"/>
          <w:marBottom w:val="0"/>
          <w:divBdr>
            <w:top w:val="none" w:sz="0" w:space="0" w:color="auto"/>
            <w:left w:val="none" w:sz="0" w:space="0" w:color="auto"/>
            <w:bottom w:val="none" w:sz="0" w:space="0" w:color="auto"/>
            <w:right w:val="none" w:sz="0" w:space="0" w:color="auto"/>
          </w:divBdr>
          <w:divsChild>
            <w:div w:id="1786534181">
              <w:marLeft w:val="0"/>
              <w:marRight w:val="0"/>
              <w:marTop w:val="0"/>
              <w:marBottom w:val="0"/>
              <w:divBdr>
                <w:top w:val="none" w:sz="0" w:space="0" w:color="auto"/>
                <w:left w:val="none" w:sz="0" w:space="0" w:color="auto"/>
                <w:bottom w:val="none" w:sz="0" w:space="0" w:color="auto"/>
                <w:right w:val="none" w:sz="0" w:space="0" w:color="auto"/>
              </w:divBdr>
            </w:div>
          </w:divsChild>
        </w:div>
        <w:div w:id="487405577">
          <w:marLeft w:val="0"/>
          <w:marRight w:val="0"/>
          <w:marTop w:val="0"/>
          <w:marBottom w:val="0"/>
          <w:divBdr>
            <w:top w:val="none" w:sz="0" w:space="0" w:color="auto"/>
            <w:left w:val="none" w:sz="0" w:space="0" w:color="auto"/>
            <w:bottom w:val="none" w:sz="0" w:space="0" w:color="auto"/>
            <w:right w:val="none" w:sz="0" w:space="0" w:color="auto"/>
          </w:divBdr>
          <w:divsChild>
            <w:div w:id="126773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35720">
      <w:bodyDiv w:val="1"/>
      <w:marLeft w:val="0"/>
      <w:marRight w:val="0"/>
      <w:marTop w:val="0"/>
      <w:marBottom w:val="0"/>
      <w:divBdr>
        <w:top w:val="none" w:sz="0" w:space="0" w:color="auto"/>
        <w:left w:val="none" w:sz="0" w:space="0" w:color="auto"/>
        <w:bottom w:val="none" w:sz="0" w:space="0" w:color="auto"/>
        <w:right w:val="none" w:sz="0" w:space="0" w:color="auto"/>
      </w:divBdr>
    </w:div>
    <w:div w:id="1169712988">
      <w:bodyDiv w:val="1"/>
      <w:marLeft w:val="0"/>
      <w:marRight w:val="0"/>
      <w:marTop w:val="0"/>
      <w:marBottom w:val="0"/>
      <w:divBdr>
        <w:top w:val="none" w:sz="0" w:space="0" w:color="auto"/>
        <w:left w:val="none" w:sz="0" w:space="0" w:color="auto"/>
        <w:bottom w:val="none" w:sz="0" w:space="0" w:color="auto"/>
        <w:right w:val="none" w:sz="0" w:space="0" w:color="auto"/>
      </w:divBdr>
    </w:div>
    <w:div w:id="1178036508">
      <w:bodyDiv w:val="1"/>
      <w:marLeft w:val="0"/>
      <w:marRight w:val="0"/>
      <w:marTop w:val="0"/>
      <w:marBottom w:val="0"/>
      <w:divBdr>
        <w:top w:val="none" w:sz="0" w:space="0" w:color="auto"/>
        <w:left w:val="none" w:sz="0" w:space="0" w:color="auto"/>
        <w:bottom w:val="none" w:sz="0" w:space="0" w:color="auto"/>
        <w:right w:val="none" w:sz="0" w:space="0" w:color="auto"/>
      </w:divBdr>
    </w:div>
    <w:div w:id="1181892652">
      <w:bodyDiv w:val="1"/>
      <w:marLeft w:val="0"/>
      <w:marRight w:val="0"/>
      <w:marTop w:val="0"/>
      <w:marBottom w:val="0"/>
      <w:divBdr>
        <w:top w:val="none" w:sz="0" w:space="0" w:color="auto"/>
        <w:left w:val="none" w:sz="0" w:space="0" w:color="auto"/>
        <w:bottom w:val="none" w:sz="0" w:space="0" w:color="auto"/>
        <w:right w:val="none" w:sz="0" w:space="0" w:color="auto"/>
      </w:divBdr>
      <w:divsChild>
        <w:div w:id="965043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2354065">
      <w:bodyDiv w:val="1"/>
      <w:marLeft w:val="0"/>
      <w:marRight w:val="0"/>
      <w:marTop w:val="0"/>
      <w:marBottom w:val="0"/>
      <w:divBdr>
        <w:top w:val="none" w:sz="0" w:space="0" w:color="auto"/>
        <w:left w:val="none" w:sz="0" w:space="0" w:color="auto"/>
        <w:bottom w:val="none" w:sz="0" w:space="0" w:color="auto"/>
        <w:right w:val="none" w:sz="0" w:space="0" w:color="auto"/>
      </w:divBdr>
    </w:div>
    <w:div w:id="1183126394">
      <w:bodyDiv w:val="1"/>
      <w:marLeft w:val="0"/>
      <w:marRight w:val="0"/>
      <w:marTop w:val="0"/>
      <w:marBottom w:val="0"/>
      <w:divBdr>
        <w:top w:val="none" w:sz="0" w:space="0" w:color="auto"/>
        <w:left w:val="none" w:sz="0" w:space="0" w:color="auto"/>
        <w:bottom w:val="none" w:sz="0" w:space="0" w:color="auto"/>
        <w:right w:val="none" w:sz="0" w:space="0" w:color="auto"/>
      </w:divBdr>
    </w:div>
    <w:div w:id="1183862342">
      <w:bodyDiv w:val="1"/>
      <w:marLeft w:val="0"/>
      <w:marRight w:val="0"/>
      <w:marTop w:val="0"/>
      <w:marBottom w:val="0"/>
      <w:divBdr>
        <w:top w:val="none" w:sz="0" w:space="0" w:color="auto"/>
        <w:left w:val="none" w:sz="0" w:space="0" w:color="auto"/>
        <w:bottom w:val="none" w:sz="0" w:space="0" w:color="auto"/>
        <w:right w:val="none" w:sz="0" w:space="0" w:color="auto"/>
      </w:divBdr>
    </w:div>
    <w:div w:id="1200626182">
      <w:bodyDiv w:val="1"/>
      <w:marLeft w:val="0"/>
      <w:marRight w:val="0"/>
      <w:marTop w:val="0"/>
      <w:marBottom w:val="0"/>
      <w:divBdr>
        <w:top w:val="none" w:sz="0" w:space="0" w:color="auto"/>
        <w:left w:val="none" w:sz="0" w:space="0" w:color="auto"/>
        <w:bottom w:val="none" w:sz="0" w:space="0" w:color="auto"/>
        <w:right w:val="none" w:sz="0" w:space="0" w:color="auto"/>
      </w:divBdr>
    </w:div>
    <w:div w:id="1205213962">
      <w:bodyDiv w:val="1"/>
      <w:marLeft w:val="0"/>
      <w:marRight w:val="0"/>
      <w:marTop w:val="0"/>
      <w:marBottom w:val="0"/>
      <w:divBdr>
        <w:top w:val="none" w:sz="0" w:space="0" w:color="auto"/>
        <w:left w:val="none" w:sz="0" w:space="0" w:color="auto"/>
        <w:bottom w:val="none" w:sz="0" w:space="0" w:color="auto"/>
        <w:right w:val="none" w:sz="0" w:space="0" w:color="auto"/>
      </w:divBdr>
    </w:div>
    <w:div w:id="1207793693">
      <w:bodyDiv w:val="1"/>
      <w:marLeft w:val="0"/>
      <w:marRight w:val="0"/>
      <w:marTop w:val="0"/>
      <w:marBottom w:val="0"/>
      <w:divBdr>
        <w:top w:val="none" w:sz="0" w:space="0" w:color="auto"/>
        <w:left w:val="none" w:sz="0" w:space="0" w:color="auto"/>
        <w:bottom w:val="none" w:sz="0" w:space="0" w:color="auto"/>
        <w:right w:val="none" w:sz="0" w:space="0" w:color="auto"/>
      </w:divBdr>
    </w:div>
    <w:div w:id="1213300690">
      <w:bodyDiv w:val="1"/>
      <w:marLeft w:val="0"/>
      <w:marRight w:val="0"/>
      <w:marTop w:val="0"/>
      <w:marBottom w:val="0"/>
      <w:divBdr>
        <w:top w:val="none" w:sz="0" w:space="0" w:color="auto"/>
        <w:left w:val="none" w:sz="0" w:space="0" w:color="auto"/>
        <w:bottom w:val="none" w:sz="0" w:space="0" w:color="auto"/>
        <w:right w:val="none" w:sz="0" w:space="0" w:color="auto"/>
      </w:divBdr>
    </w:div>
    <w:div w:id="1214347841">
      <w:bodyDiv w:val="1"/>
      <w:marLeft w:val="0"/>
      <w:marRight w:val="0"/>
      <w:marTop w:val="0"/>
      <w:marBottom w:val="0"/>
      <w:divBdr>
        <w:top w:val="none" w:sz="0" w:space="0" w:color="auto"/>
        <w:left w:val="none" w:sz="0" w:space="0" w:color="auto"/>
        <w:bottom w:val="none" w:sz="0" w:space="0" w:color="auto"/>
        <w:right w:val="none" w:sz="0" w:space="0" w:color="auto"/>
      </w:divBdr>
    </w:div>
    <w:div w:id="1214655527">
      <w:bodyDiv w:val="1"/>
      <w:marLeft w:val="0"/>
      <w:marRight w:val="0"/>
      <w:marTop w:val="0"/>
      <w:marBottom w:val="0"/>
      <w:divBdr>
        <w:top w:val="none" w:sz="0" w:space="0" w:color="auto"/>
        <w:left w:val="none" w:sz="0" w:space="0" w:color="auto"/>
        <w:bottom w:val="none" w:sz="0" w:space="0" w:color="auto"/>
        <w:right w:val="none" w:sz="0" w:space="0" w:color="auto"/>
      </w:divBdr>
    </w:div>
    <w:div w:id="1215194883">
      <w:bodyDiv w:val="1"/>
      <w:marLeft w:val="0"/>
      <w:marRight w:val="0"/>
      <w:marTop w:val="0"/>
      <w:marBottom w:val="0"/>
      <w:divBdr>
        <w:top w:val="none" w:sz="0" w:space="0" w:color="auto"/>
        <w:left w:val="none" w:sz="0" w:space="0" w:color="auto"/>
        <w:bottom w:val="none" w:sz="0" w:space="0" w:color="auto"/>
        <w:right w:val="none" w:sz="0" w:space="0" w:color="auto"/>
      </w:divBdr>
    </w:div>
    <w:div w:id="1218511041">
      <w:bodyDiv w:val="1"/>
      <w:marLeft w:val="0"/>
      <w:marRight w:val="0"/>
      <w:marTop w:val="0"/>
      <w:marBottom w:val="0"/>
      <w:divBdr>
        <w:top w:val="none" w:sz="0" w:space="0" w:color="auto"/>
        <w:left w:val="none" w:sz="0" w:space="0" w:color="auto"/>
        <w:bottom w:val="none" w:sz="0" w:space="0" w:color="auto"/>
        <w:right w:val="none" w:sz="0" w:space="0" w:color="auto"/>
      </w:divBdr>
    </w:div>
    <w:div w:id="1233810320">
      <w:bodyDiv w:val="1"/>
      <w:marLeft w:val="0"/>
      <w:marRight w:val="0"/>
      <w:marTop w:val="0"/>
      <w:marBottom w:val="0"/>
      <w:divBdr>
        <w:top w:val="none" w:sz="0" w:space="0" w:color="auto"/>
        <w:left w:val="none" w:sz="0" w:space="0" w:color="auto"/>
        <w:bottom w:val="none" w:sz="0" w:space="0" w:color="auto"/>
        <w:right w:val="none" w:sz="0" w:space="0" w:color="auto"/>
      </w:divBdr>
    </w:div>
    <w:div w:id="1234241863">
      <w:bodyDiv w:val="1"/>
      <w:marLeft w:val="0"/>
      <w:marRight w:val="0"/>
      <w:marTop w:val="0"/>
      <w:marBottom w:val="0"/>
      <w:divBdr>
        <w:top w:val="none" w:sz="0" w:space="0" w:color="auto"/>
        <w:left w:val="none" w:sz="0" w:space="0" w:color="auto"/>
        <w:bottom w:val="none" w:sz="0" w:space="0" w:color="auto"/>
        <w:right w:val="none" w:sz="0" w:space="0" w:color="auto"/>
      </w:divBdr>
    </w:div>
    <w:div w:id="1234394735">
      <w:bodyDiv w:val="1"/>
      <w:marLeft w:val="0"/>
      <w:marRight w:val="0"/>
      <w:marTop w:val="0"/>
      <w:marBottom w:val="0"/>
      <w:divBdr>
        <w:top w:val="none" w:sz="0" w:space="0" w:color="auto"/>
        <w:left w:val="none" w:sz="0" w:space="0" w:color="auto"/>
        <w:bottom w:val="none" w:sz="0" w:space="0" w:color="auto"/>
        <w:right w:val="none" w:sz="0" w:space="0" w:color="auto"/>
      </w:divBdr>
    </w:div>
    <w:div w:id="1236430204">
      <w:bodyDiv w:val="1"/>
      <w:marLeft w:val="0"/>
      <w:marRight w:val="0"/>
      <w:marTop w:val="0"/>
      <w:marBottom w:val="0"/>
      <w:divBdr>
        <w:top w:val="none" w:sz="0" w:space="0" w:color="auto"/>
        <w:left w:val="none" w:sz="0" w:space="0" w:color="auto"/>
        <w:bottom w:val="none" w:sz="0" w:space="0" w:color="auto"/>
        <w:right w:val="none" w:sz="0" w:space="0" w:color="auto"/>
      </w:divBdr>
    </w:div>
    <w:div w:id="1238712988">
      <w:bodyDiv w:val="1"/>
      <w:marLeft w:val="0"/>
      <w:marRight w:val="0"/>
      <w:marTop w:val="0"/>
      <w:marBottom w:val="0"/>
      <w:divBdr>
        <w:top w:val="none" w:sz="0" w:space="0" w:color="auto"/>
        <w:left w:val="none" w:sz="0" w:space="0" w:color="auto"/>
        <w:bottom w:val="none" w:sz="0" w:space="0" w:color="auto"/>
        <w:right w:val="none" w:sz="0" w:space="0" w:color="auto"/>
      </w:divBdr>
    </w:div>
    <w:div w:id="1241869602">
      <w:bodyDiv w:val="1"/>
      <w:marLeft w:val="0"/>
      <w:marRight w:val="0"/>
      <w:marTop w:val="0"/>
      <w:marBottom w:val="0"/>
      <w:divBdr>
        <w:top w:val="none" w:sz="0" w:space="0" w:color="auto"/>
        <w:left w:val="none" w:sz="0" w:space="0" w:color="auto"/>
        <w:bottom w:val="none" w:sz="0" w:space="0" w:color="auto"/>
        <w:right w:val="none" w:sz="0" w:space="0" w:color="auto"/>
      </w:divBdr>
    </w:div>
    <w:div w:id="1242761434">
      <w:bodyDiv w:val="1"/>
      <w:marLeft w:val="0"/>
      <w:marRight w:val="0"/>
      <w:marTop w:val="0"/>
      <w:marBottom w:val="0"/>
      <w:divBdr>
        <w:top w:val="none" w:sz="0" w:space="0" w:color="auto"/>
        <w:left w:val="none" w:sz="0" w:space="0" w:color="auto"/>
        <w:bottom w:val="none" w:sz="0" w:space="0" w:color="auto"/>
        <w:right w:val="none" w:sz="0" w:space="0" w:color="auto"/>
      </w:divBdr>
      <w:divsChild>
        <w:div w:id="369456808">
          <w:marLeft w:val="0"/>
          <w:marRight w:val="0"/>
          <w:marTop w:val="0"/>
          <w:marBottom w:val="0"/>
          <w:divBdr>
            <w:top w:val="none" w:sz="0" w:space="0" w:color="auto"/>
            <w:left w:val="none" w:sz="0" w:space="0" w:color="auto"/>
            <w:bottom w:val="none" w:sz="0" w:space="0" w:color="auto"/>
            <w:right w:val="none" w:sz="0" w:space="0" w:color="auto"/>
          </w:divBdr>
          <w:divsChild>
            <w:div w:id="208047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958031">
      <w:bodyDiv w:val="1"/>
      <w:marLeft w:val="0"/>
      <w:marRight w:val="0"/>
      <w:marTop w:val="0"/>
      <w:marBottom w:val="0"/>
      <w:divBdr>
        <w:top w:val="none" w:sz="0" w:space="0" w:color="auto"/>
        <w:left w:val="none" w:sz="0" w:space="0" w:color="auto"/>
        <w:bottom w:val="none" w:sz="0" w:space="0" w:color="auto"/>
        <w:right w:val="none" w:sz="0" w:space="0" w:color="auto"/>
      </w:divBdr>
    </w:div>
    <w:div w:id="1260991816">
      <w:bodyDiv w:val="1"/>
      <w:marLeft w:val="0"/>
      <w:marRight w:val="0"/>
      <w:marTop w:val="0"/>
      <w:marBottom w:val="0"/>
      <w:divBdr>
        <w:top w:val="none" w:sz="0" w:space="0" w:color="auto"/>
        <w:left w:val="none" w:sz="0" w:space="0" w:color="auto"/>
        <w:bottom w:val="none" w:sz="0" w:space="0" w:color="auto"/>
        <w:right w:val="none" w:sz="0" w:space="0" w:color="auto"/>
      </w:divBdr>
    </w:div>
    <w:div w:id="1275937707">
      <w:bodyDiv w:val="1"/>
      <w:marLeft w:val="0"/>
      <w:marRight w:val="0"/>
      <w:marTop w:val="0"/>
      <w:marBottom w:val="0"/>
      <w:divBdr>
        <w:top w:val="none" w:sz="0" w:space="0" w:color="auto"/>
        <w:left w:val="none" w:sz="0" w:space="0" w:color="auto"/>
        <w:bottom w:val="none" w:sz="0" w:space="0" w:color="auto"/>
        <w:right w:val="none" w:sz="0" w:space="0" w:color="auto"/>
      </w:divBdr>
      <w:divsChild>
        <w:div w:id="1650744368">
          <w:marLeft w:val="0"/>
          <w:marRight w:val="0"/>
          <w:marTop w:val="0"/>
          <w:marBottom w:val="0"/>
          <w:divBdr>
            <w:top w:val="none" w:sz="0" w:space="0" w:color="auto"/>
            <w:left w:val="none" w:sz="0" w:space="0" w:color="auto"/>
            <w:bottom w:val="none" w:sz="0" w:space="0" w:color="auto"/>
            <w:right w:val="none" w:sz="0" w:space="0" w:color="auto"/>
          </w:divBdr>
          <w:divsChild>
            <w:div w:id="193994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40374">
      <w:bodyDiv w:val="1"/>
      <w:marLeft w:val="0"/>
      <w:marRight w:val="0"/>
      <w:marTop w:val="0"/>
      <w:marBottom w:val="0"/>
      <w:divBdr>
        <w:top w:val="none" w:sz="0" w:space="0" w:color="auto"/>
        <w:left w:val="none" w:sz="0" w:space="0" w:color="auto"/>
        <w:bottom w:val="none" w:sz="0" w:space="0" w:color="auto"/>
        <w:right w:val="none" w:sz="0" w:space="0" w:color="auto"/>
      </w:divBdr>
    </w:div>
    <w:div w:id="1291008346">
      <w:bodyDiv w:val="1"/>
      <w:marLeft w:val="0"/>
      <w:marRight w:val="0"/>
      <w:marTop w:val="0"/>
      <w:marBottom w:val="0"/>
      <w:divBdr>
        <w:top w:val="none" w:sz="0" w:space="0" w:color="auto"/>
        <w:left w:val="none" w:sz="0" w:space="0" w:color="auto"/>
        <w:bottom w:val="none" w:sz="0" w:space="0" w:color="auto"/>
        <w:right w:val="none" w:sz="0" w:space="0" w:color="auto"/>
      </w:divBdr>
    </w:div>
    <w:div w:id="1296637928">
      <w:bodyDiv w:val="1"/>
      <w:marLeft w:val="0"/>
      <w:marRight w:val="0"/>
      <w:marTop w:val="0"/>
      <w:marBottom w:val="0"/>
      <w:divBdr>
        <w:top w:val="none" w:sz="0" w:space="0" w:color="auto"/>
        <w:left w:val="none" w:sz="0" w:space="0" w:color="auto"/>
        <w:bottom w:val="none" w:sz="0" w:space="0" w:color="auto"/>
        <w:right w:val="none" w:sz="0" w:space="0" w:color="auto"/>
      </w:divBdr>
    </w:div>
    <w:div w:id="1306542508">
      <w:bodyDiv w:val="1"/>
      <w:marLeft w:val="0"/>
      <w:marRight w:val="0"/>
      <w:marTop w:val="0"/>
      <w:marBottom w:val="0"/>
      <w:divBdr>
        <w:top w:val="none" w:sz="0" w:space="0" w:color="auto"/>
        <w:left w:val="none" w:sz="0" w:space="0" w:color="auto"/>
        <w:bottom w:val="none" w:sz="0" w:space="0" w:color="auto"/>
        <w:right w:val="none" w:sz="0" w:space="0" w:color="auto"/>
      </w:divBdr>
    </w:div>
    <w:div w:id="1307933541">
      <w:bodyDiv w:val="1"/>
      <w:marLeft w:val="0"/>
      <w:marRight w:val="0"/>
      <w:marTop w:val="0"/>
      <w:marBottom w:val="0"/>
      <w:divBdr>
        <w:top w:val="none" w:sz="0" w:space="0" w:color="auto"/>
        <w:left w:val="none" w:sz="0" w:space="0" w:color="auto"/>
        <w:bottom w:val="none" w:sz="0" w:space="0" w:color="auto"/>
        <w:right w:val="none" w:sz="0" w:space="0" w:color="auto"/>
      </w:divBdr>
    </w:div>
    <w:div w:id="1325620471">
      <w:bodyDiv w:val="1"/>
      <w:marLeft w:val="0"/>
      <w:marRight w:val="0"/>
      <w:marTop w:val="0"/>
      <w:marBottom w:val="0"/>
      <w:divBdr>
        <w:top w:val="none" w:sz="0" w:space="0" w:color="auto"/>
        <w:left w:val="none" w:sz="0" w:space="0" w:color="auto"/>
        <w:bottom w:val="none" w:sz="0" w:space="0" w:color="auto"/>
        <w:right w:val="none" w:sz="0" w:space="0" w:color="auto"/>
      </w:divBdr>
    </w:div>
    <w:div w:id="1331445310">
      <w:bodyDiv w:val="1"/>
      <w:marLeft w:val="0"/>
      <w:marRight w:val="0"/>
      <w:marTop w:val="0"/>
      <w:marBottom w:val="0"/>
      <w:divBdr>
        <w:top w:val="none" w:sz="0" w:space="0" w:color="auto"/>
        <w:left w:val="none" w:sz="0" w:space="0" w:color="auto"/>
        <w:bottom w:val="none" w:sz="0" w:space="0" w:color="auto"/>
        <w:right w:val="none" w:sz="0" w:space="0" w:color="auto"/>
      </w:divBdr>
    </w:div>
    <w:div w:id="1336960287">
      <w:bodyDiv w:val="1"/>
      <w:marLeft w:val="0"/>
      <w:marRight w:val="0"/>
      <w:marTop w:val="0"/>
      <w:marBottom w:val="0"/>
      <w:divBdr>
        <w:top w:val="none" w:sz="0" w:space="0" w:color="auto"/>
        <w:left w:val="none" w:sz="0" w:space="0" w:color="auto"/>
        <w:bottom w:val="none" w:sz="0" w:space="0" w:color="auto"/>
        <w:right w:val="none" w:sz="0" w:space="0" w:color="auto"/>
      </w:divBdr>
    </w:div>
    <w:div w:id="1353262393">
      <w:bodyDiv w:val="1"/>
      <w:marLeft w:val="0"/>
      <w:marRight w:val="0"/>
      <w:marTop w:val="0"/>
      <w:marBottom w:val="0"/>
      <w:divBdr>
        <w:top w:val="none" w:sz="0" w:space="0" w:color="auto"/>
        <w:left w:val="none" w:sz="0" w:space="0" w:color="auto"/>
        <w:bottom w:val="none" w:sz="0" w:space="0" w:color="auto"/>
        <w:right w:val="none" w:sz="0" w:space="0" w:color="auto"/>
      </w:divBdr>
    </w:div>
    <w:div w:id="1353997359">
      <w:bodyDiv w:val="1"/>
      <w:marLeft w:val="0"/>
      <w:marRight w:val="0"/>
      <w:marTop w:val="0"/>
      <w:marBottom w:val="0"/>
      <w:divBdr>
        <w:top w:val="none" w:sz="0" w:space="0" w:color="auto"/>
        <w:left w:val="none" w:sz="0" w:space="0" w:color="auto"/>
        <w:bottom w:val="none" w:sz="0" w:space="0" w:color="auto"/>
        <w:right w:val="none" w:sz="0" w:space="0" w:color="auto"/>
      </w:divBdr>
    </w:div>
    <w:div w:id="1356228639">
      <w:bodyDiv w:val="1"/>
      <w:marLeft w:val="0"/>
      <w:marRight w:val="0"/>
      <w:marTop w:val="0"/>
      <w:marBottom w:val="0"/>
      <w:divBdr>
        <w:top w:val="none" w:sz="0" w:space="0" w:color="auto"/>
        <w:left w:val="none" w:sz="0" w:space="0" w:color="auto"/>
        <w:bottom w:val="none" w:sz="0" w:space="0" w:color="auto"/>
        <w:right w:val="none" w:sz="0" w:space="0" w:color="auto"/>
      </w:divBdr>
      <w:divsChild>
        <w:div w:id="2037151241">
          <w:marLeft w:val="0"/>
          <w:marRight w:val="0"/>
          <w:marTop w:val="0"/>
          <w:marBottom w:val="0"/>
          <w:divBdr>
            <w:top w:val="none" w:sz="0" w:space="0" w:color="auto"/>
            <w:left w:val="none" w:sz="0" w:space="0" w:color="auto"/>
            <w:bottom w:val="none" w:sz="0" w:space="0" w:color="auto"/>
            <w:right w:val="none" w:sz="0" w:space="0" w:color="auto"/>
          </w:divBdr>
          <w:divsChild>
            <w:div w:id="18595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79209">
      <w:bodyDiv w:val="1"/>
      <w:marLeft w:val="0"/>
      <w:marRight w:val="0"/>
      <w:marTop w:val="0"/>
      <w:marBottom w:val="0"/>
      <w:divBdr>
        <w:top w:val="none" w:sz="0" w:space="0" w:color="auto"/>
        <w:left w:val="none" w:sz="0" w:space="0" w:color="auto"/>
        <w:bottom w:val="none" w:sz="0" w:space="0" w:color="auto"/>
        <w:right w:val="none" w:sz="0" w:space="0" w:color="auto"/>
      </w:divBdr>
    </w:div>
    <w:div w:id="1365863254">
      <w:bodyDiv w:val="1"/>
      <w:marLeft w:val="0"/>
      <w:marRight w:val="0"/>
      <w:marTop w:val="0"/>
      <w:marBottom w:val="0"/>
      <w:divBdr>
        <w:top w:val="none" w:sz="0" w:space="0" w:color="auto"/>
        <w:left w:val="none" w:sz="0" w:space="0" w:color="auto"/>
        <w:bottom w:val="none" w:sz="0" w:space="0" w:color="auto"/>
        <w:right w:val="none" w:sz="0" w:space="0" w:color="auto"/>
      </w:divBdr>
    </w:div>
    <w:div w:id="1366102315">
      <w:bodyDiv w:val="1"/>
      <w:marLeft w:val="0"/>
      <w:marRight w:val="0"/>
      <w:marTop w:val="0"/>
      <w:marBottom w:val="0"/>
      <w:divBdr>
        <w:top w:val="none" w:sz="0" w:space="0" w:color="auto"/>
        <w:left w:val="none" w:sz="0" w:space="0" w:color="auto"/>
        <w:bottom w:val="none" w:sz="0" w:space="0" w:color="auto"/>
        <w:right w:val="none" w:sz="0" w:space="0" w:color="auto"/>
      </w:divBdr>
    </w:div>
    <w:div w:id="1371763013">
      <w:bodyDiv w:val="1"/>
      <w:marLeft w:val="0"/>
      <w:marRight w:val="0"/>
      <w:marTop w:val="0"/>
      <w:marBottom w:val="0"/>
      <w:divBdr>
        <w:top w:val="none" w:sz="0" w:space="0" w:color="auto"/>
        <w:left w:val="none" w:sz="0" w:space="0" w:color="auto"/>
        <w:bottom w:val="none" w:sz="0" w:space="0" w:color="auto"/>
        <w:right w:val="none" w:sz="0" w:space="0" w:color="auto"/>
      </w:divBdr>
    </w:div>
    <w:div w:id="1374816438">
      <w:bodyDiv w:val="1"/>
      <w:marLeft w:val="0"/>
      <w:marRight w:val="0"/>
      <w:marTop w:val="0"/>
      <w:marBottom w:val="0"/>
      <w:divBdr>
        <w:top w:val="none" w:sz="0" w:space="0" w:color="auto"/>
        <w:left w:val="none" w:sz="0" w:space="0" w:color="auto"/>
        <w:bottom w:val="none" w:sz="0" w:space="0" w:color="auto"/>
        <w:right w:val="none" w:sz="0" w:space="0" w:color="auto"/>
      </w:divBdr>
    </w:div>
    <w:div w:id="1381712436">
      <w:bodyDiv w:val="1"/>
      <w:marLeft w:val="0"/>
      <w:marRight w:val="0"/>
      <w:marTop w:val="0"/>
      <w:marBottom w:val="0"/>
      <w:divBdr>
        <w:top w:val="none" w:sz="0" w:space="0" w:color="auto"/>
        <w:left w:val="none" w:sz="0" w:space="0" w:color="auto"/>
        <w:bottom w:val="none" w:sz="0" w:space="0" w:color="auto"/>
        <w:right w:val="none" w:sz="0" w:space="0" w:color="auto"/>
      </w:divBdr>
    </w:div>
    <w:div w:id="1386874260">
      <w:bodyDiv w:val="1"/>
      <w:marLeft w:val="0"/>
      <w:marRight w:val="0"/>
      <w:marTop w:val="0"/>
      <w:marBottom w:val="0"/>
      <w:divBdr>
        <w:top w:val="none" w:sz="0" w:space="0" w:color="auto"/>
        <w:left w:val="none" w:sz="0" w:space="0" w:color="auto"/>
        <w:bottom w:val="none" w:sz="0" w:space="0" w:color="auto"/>
        <w:right w:val="none" w:sz="0" w:space="0" w:color="auto"/>
      </w:divBdr>
    </w:div>
    <w:div w:id="1390154297">
      <w:bodyDiv w:val="1"/>
      <w:marLeft w:val="0"/>
      <w:marRight w:val="0"/>
      <w:marTop w:val="0"/>
      <w:marBottom w:val="0"/>
      <w:divBdr>
        <w:top w:val="none" w:sz="0" w:space="0" w:color="auto"/>
        <w:left w:val="none" w:sz="0" w:space="0" w:color="auto"/>
        <w:bottom w:val="none" w:sz="0" w:space="0" w:color="auto"/>
        <w:right w:val="none" w:sz="0" w:space="0" w:color="auto"/>
      </w:divBdr>
    </w:div>
    <w:div w:id="1392733527">
      <w:bodyDiv w:val="1"/>
      <w:marLeft w:val="0"/>
      <w:marRight w:val="0"/>
      <w:marTop w:val="0"/>
      <w:marBottom w:val="0"/>
      <w:divBdr>
        <w:top w:val="none" w:sz="0" w:space="0" w:color="auto"/>
        <w:left w:val="none" w:sz="0" w:space="0" w:color="auto"/>
        <w:bottom w:val="none" w:sz="0" w:space="0" w:color="auto"/>
        <w:right w:val="none" w:sz="0" w:space="0" w:color="auto"/>
      </w:divBdr>
    </w:div>
    <w:div w:id="1406605721">
      <w:bodyDiv w:val="1"/>
      <w:marLeft w:val="0"/>
      <w:marRight w:val="0"/>
      <w:marTop w:val="0"/>
      <w:marBottom w:val="0"/>
      <w:divBdr>
        <w:top w:val="none" w:sz="0" w:space="0" w:color="auto"/>
        <w:left w:val="none" w:sz="0" w:space="0" w:color="auto"/>
        <w:bottom w:val="none" w:sz="0" w:space="0" w:color="auto"/>
        <w:right w:val="none" w:sz="0" w:space="0" w:color="auto"/>
      </w:divBdr>
    </w:div>
    <w:div w:id="1407803167">
      <w:bodyDiv w:val="1"/>
      <w:marLeft w:val="0"/>
      <w:marRight w:val="0"/>
      <w:marTop w:val="0"/>
      <w:marBottom w:val="0"/>
      <w:divBdr>
        <w:top w:val="none" w:sz="0" w:space="0" w:color="auto"/>
        <w:left w:val="none" w:sz="0" w:space="0" w:color="auto"/>
        <w:bottom w:val="none" w:sz="0" w:space="0" w:color="auto"/>
        <w:right w:val="none" w:sz="0" w:space="0" w:color="auto"/>
      </w:divBdr>
    </w:div>
    <w:div w:id="1416438461">
      <w:bodyDiv w:val="1"/>
      <w:marLeft w:val="0"/>
      <w:marRight w:val="0"/>
      <w:marTop w:val="0"/>
      <w:marBottom w:val="0"/>
      <w:divBdr>
        <w:top w:val="none" w:sz="0" w:space="0" w:color="auto"/>
        <w:left w:val="none" w:sz="0" w:space="0" w:color="auto"/>
        <w:bottom w:val="none" w:sz="0" w:space="0" w:color="auto"/>
        <w:right w:val="none" w:sz="0" w:space="0" w:color="auto"/>
      </w:divBdr>
      <w:divsChild>
        <w:div w:id="763258042">
          <w:marLeft w:val="0"/>
          <w:marRight w:val="0"/>
          <w:marTop w:val="0"/>
          <w:marBottom w:val="0"/>
          <w:divBdr>
            <w:top w:val="none" w:sz="0" w:space="0" w:color="auto"/>
            <w:left w:val="none" w:sz="0" w:space="0" w:color="auto"/>
            <w:bottom w:val="none" w:sz="0" w:space="0" w:color="auto"/>
            <w:right w:val="none" w:sz="0" w:space="0" w:color="auto"/>
          </w:divBdr>
          <w:divsChild>
            <w:div w:id="140079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72201">
      <w:bodyDiv w:val="1"/>
      <w:marLeft w:val="0"/>
      <w:marRight w:val="0"/>
      <w:marTop w:val="0"/>
      <w:marBottom w:val="0"/>
      <w:divBdr>
        <w:top w:val="none" w:sz="0" w:space="0" w:color="auto"/>
        <w:left w:val="none" w:sz="0" w:space="0" w:color="auto"/>
        <w:bottom w:val="none" w:sz="0" w:space="0" w:color="auto"/>
        <w:right w:val="none" w:sz="0" w:space="0" w:color="auto"/>
      </w:divBdr>
    </w:div>
    <w:div w:id="1446458143">
      <w:bodyDiv w:val="1"/>
      <w:marLeft w:val="0"/>
      <w:marRight w:val="0"/>
      <w:marTop w:val="0"/>
      <w:marBottom w:val="0"/>
      <w:divBdr>
        <w:top w:val="none" w:sz="0" w:space="0" w:color="auto"/>
        <w:left w:val="none" w:sz="0" w:space="0" w:color="auto"/>
        <w:bottom w:val="none" w:sz="0" w:space="0" w:color="auto"/>
        <w:right w:val="none" w:sz="0" w:space="0" w:color="auto"/>
      </w:divBdr>
    </w:div>
    <w:div w:id="1451362509">
      <w:bodyDiv w:val="1"/>
      <w:marLeft w:val="0"/>
      <w:marRight w:val="0"/>
      <w:marTop w:val="0"/>
      <w:marBottom w:val="0"/>
      <w:divBdr>
        <w:top w:val="none" w:sz="0" w:space="0" w:color="auto"/>
        <w:left w:val="none" w:sz="0" w:space="0" w:color="auto"/>
        <w:bottom w:val="none" w:sz="0" w:space="0" w:color="auto"/>
        <w:right w:val="none" w:sz="0" w:space="0" w:color="auto"/>
      </w:divBdr>
    </w:div>
    <w:div w:id="1452896130">
      <w:bodyDiv w:val="1"/>
      <w:marLeft w:val="0"/>
      <w:marRight w:val="0"/>
      <w:marTop w:val="0"/>
      <w:marBottom w:val="0"/>
      <w:divBdr>
        <w:top w:val="none" w:sz="0" w:space="0" w:color="auto"/>
        <w:left w:val="none" w:sz="0" w:space="0" w:color="auto"/>
        <w:bottom w:val="none" w:sz="0" w:space="0" w:color="auto"/>
        <w:right w:val="none" w:sz="0" w:space="0" w:color="auto"/>
      </w:divBdr>
    </w:div>
    <w:div w:id="1454405199">
      <w:bodyDiv w:val="1"/>
      <w:marLeft w:val="0"/>
      <w:marRight w:val="0"/>
      <w:marTop w:val="0"/>
      <w:marBottom w:val="0"/>
      <w:divBdr>
        <w:top w:val="none" w:sz="0" w:space="0" w:color="auto"/>
        <w:left w:val="none" w:sz="0" w:space="0" w:color="auto"/>
        <w:bottom w:val="none" w:sz="0" w:space="0" w:color="auto"/>
        <w:right w:val="none" w:sz="0" w:space="0" w:color="auto"/>
      </w:divBdr>
    </w:div>
    <w:div w:id="1457094166">
      <w:bodyDiv w:val="1"/>
      <w:marLeft w:val="0"/>
      <w:marRight w:val="0"/>
      <w:marTop w:val="0"/>
      <w:marBottom w:val="0"/>
      <w:divBdr>
        <w:top w:val="none" w:sz="0" w:space="0" w:color="auto"/>
        <w:left w:val="none" w:sz="0" w:space="0" w:color="auto"/>
        <w:bottom w:val="none" w:sz="0" w:space="0" w:color="auto"/>
        <w:right w:val="none" w:sz="0" w:space="0" w:color="auto"/>
      </w:divBdr>
    </w:div>
    <w:div w:id="1458257251">
      <w:bodyDiv w:val="1"/>
      <w:marLeft w:val="0"/>
      <w:marRight w:val="0"/>
      <w:marTop w:val="0"/>
      <w:marBottom w:val="0"/>
      <w:divBdr>
        <w:top w:val="none" w:sz="0" w:space="0" w:color="auto"/>
        <w:left w:val="none" w:sz="0" w:space="0" w:color="auto"/>
        <w:bottom w:val="none" w:sz="0" w:space="0" w:color="auto"/>
        <w:right w:val="none" w:sz="0" w:space="0" w:color="auto"/>
      </w:divBdr>
    </w:div>
    <w:div w:id="1459644290">
      <w:bodyDiv w:val="1"/>
      <w:marLeft w:val="0"/>
      <w:marRight w:val="0"/>
      <w:marTop w:val="0"/>
      <w:marBottom w:val="0"/>
      <w:divBdr>
        <w:top w:val="none" w:sz="0" w:space="0" w:color="auto"/>
        <w:left w:val="none" w:sz="0" w:space="0" w:color="auto"/>
        <w:bottom w:val="none" w:sz="0" w:space="0" w:color="auto"/>
        <w:right w:val="none" w:sz="0" w:space="0" w:color="auto"/>
      </w:divBdr>
      <w:divsChild>
        <w:div w:id="1515680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206430">
      <w:bodyDiv w:val="1"/>
      <w:marLeft w:val="0"/>
      <w:marRight w:val="0"/>
      <w:marTop w:val="0"/>
      <w:marBottom w:val="0"/>
      <w:divBdr>
        <w:top w:val="none" w:sz="0" w:space="0" w:color="auto"/>
        <w:left w:val="none" w:sz="0" w:space="0" w:color="auto"/>
        <w:bottom w:val="none" w:sz="0" w:space="0" w:color="auto"/>
        <w:right w:val="none" w:sz="0" w:space="0" w:color="auto"/>
      </w:divBdr>
    </w:div>
    <w:div w:id="1474827536">
      <w:bodyDiv w:val="1"/>
      <w:marLeft w:val="0"/>
      <w:marRight w:val="0"/>
      <w:marTop w:val="0"/>
      <w:marBottom w:val="0"/>
      <w:divBdr>
        <w:top w:val="none" w:sz="0" w:space="0" w:color="auto"/>
        <w:left w:val="none" w:sz="0" w:space="0" w:color="auto"/>
        <w:bottom w:val="none" w:sz="0" w:space="0" w:color="auto"/>
        <w:right w:val="none" w:sz="0" w:space="0" w:color="auto"/>
      </w:divBdr>
    </w:div>
    <w:div w:id="1477799104">
      <w:bodyDiv w:val="1"/>
      <w:marLeft w:val="0"/>
      <w:marRight w:val="0"/>
      <w:marTop w:val="0"/>
      <w:marBottom w:val="0"/>
      <w:divBdr>
        <w:top w:val="none" w:sz="0" w:space="0" w:color="auto"/>
        <w:left w:val="none" w:sz="0" w:space="0" w:color="auto"/>
        <w:bottom w:val="none" w:sz="0" w:space="0" w:color="auto"/>
        <w:right w:val="none" w:sz="0" w:space="0" w:color="auto"/>
      </w:divBdr>
    </w:div>
    <w:div w:id="1492065508">
      <w:bodyDiv w:val="1"/>
      <w:marLeft w:val="0"/>
      <w:marRight w:val="0"/>
      <w:marTop w:val="0"/>
      <w:marBottom w:val="0"/>
      <w:divBdr>
        <w:top w:val="none" w:sz="0" w:space="0" w:color="auto"/>
        <w:left w:val="none" w:sz="0" w:space="0" w:color="auto"/>
        <w:bottom w:val="none" w:sz="0" w:space="0" w:color="auto"/>
        <w:right w:val="none" w:sz="0" w:space="0" w:color="auto"/>
      </w:divBdr>
    </w:div>
    <w:div w:id="1493787674">
      <w:bodyDiv w:val="1"/>
      <w:marLeft w:val="0"/>
      <w:marRight w:val="0"/>
      <w:marTop w:val="0"/>
      <w:marBottom w:val="0"/>
      <w:divBdr>
        <w:top w:val="none" w:sz="0" w:space="0" w:color="auto"/>
        <w:left w:val="none" w:sz="0" w:space="0" w:color="auto"/>
        <w:bottom w:val="none" w:sz="0" w:space="0" w:color="auto"/>
        <w:right w:val="none" w:sz="0" w:space="0" w:color="auto"/>
      </w:divBdr>
    </w:div>
    <w:div w:id="1494371794">
      <w:bodyDiv w:val="1"/>
      <w:marLeft w:val="0"/>
      <w:marRight w:val="0"/>
      <w:marTop w:val="0"/>
      <w:marBottom w:val="0"/>
      <w:divBdr>
        <w:top w:val="none" w:sz="0" w:space="0" w:color="auto"/>
        <w:left w:val="none" w:sz="0" w:space="0" w:color="auto"/>
        <w:bottom w:val="none" w:sz="0" w:space="0" w:color="auto"/>
        <w:right w:val="none" w:sz="0" w:space="0" w:color="auto"/>
      </w:divBdr>
    </w:div>
    <w:div w:id="1504734210">
      <w:bodyDiv w:val="1"/>
      <w:marLeft w:val="0"/>
      <w:marRight w:val="0"/>
      <w:marTop w:val="0"/>
      <w:marBottom w:val="0"/>
      <w:divBdr>
        <w:top w:val="none" w:sz="0" w:space="0" w:color="auto"/>
        <w:left w:val="none" w:sz="0" w:space="0" w:color="auto"/>
        <w:bottom w:val="none" w:sz="0" w:space="0" w:color="auto"/>
        <w:right w:val="none" w:sz="0" w:space="0" w:color="auto"/>
      </w:divBdr>
    </w:div>
    <w:div w:id="1518158574">
      <w:bodyDiv w:val="1"/>
      <w:marLeft w:val="0"/>
      <w:marRight w:val="0"/>
      <w:marTop w:val="0"/>
      <w:marBottom w:val="0"/>
      <w:divBdr>
        <w:top w:val="none" w:sz="0" w:space="0" w:color="auto"/>
        <w:left w:val="none" w:sz="0" w:space="0" w:color="auto"/>
        <w:bottom w:val="none" w:sz="0" w:space="0" w:color="auto"/>
        <w:right w:val="none" w:sz="0" w:space="0" w:color="auto"/>
      </w:divBdr>
    </w:div>
    <w:div w:id="1519808569">
      <w:bodyDiv w:val="1"/>
      <w:marLeft w:val="0"/>
      <w:marRight w:val="0"/>
      <w:marTop w:val="0"/>
      <w:marBottom w:val="0"/>
      <w:divBdr>
        <w:top w:val="none" w:sz="0" w:space="0" w:color="auto"/>
        <w:left w:val="none" w:sz="0" w:space="0" w:color="auto"/>
        <w:bottom w:val="none" w:sz="0" w:space="0" w:color="auto"/>
        <w:right w:val="none" w:sz="0" w:space="0" w:color="auto"/>
      </w:divBdr>
    </w:div>
    <w:div w:id="1533499013">
      <w:bodyDiv w:val="1"/>
      <w:marLeft w:val="0"/>
      <w:marRight w:val="0"/>
      <w:marTop w:val="0"/>
      <w:marBottom w:val="0"/>
      <w:divBdr>
        <w:top w:val="none" w:sz="0" w:space="0" w:color="auto"/>
        <w:left w:val="none" w:sz="0" w:space="0" w:color="auto"/>
        <w:bottom w:val="none" w:sz="0" w:space="0" w:color="auto"/>
        <w:right w:val="none" w:sz="0" w:space="0" w:color="auto"/>
      </w:divBdr>
    </w:div>
    <w:div w:id="1538079239">
      <w:bodyDiv w:val="1"/>
      <w:marLeft w:val="0"/>
      <w:marRight w:val="0"/>
      <w:marTop w:val="0"/>
      <w:marBottom w:val="0"/>
      <w:divBdr>
        <w:top w:val="none" w:sz="0" w:space="0" w:color="auto"/>
        <w:left w:val="none" w:sz="0" w:space="0" w:color="auto"/>
        <w:bottom w:val="none" w:sz="0" w:space="0" w:color="auto"/>
        <w:right w:val="none" w:sz="0" w:space="0" w:color="auto"/>
      </w:divBdr>
    </w:div>
    <w:div w:id="1549730822">
      <w:bodyDiv w:val="1"/>
      <w:marLeft w:val="0"/>
      <w:marRight w:val="0"/>
      <w:marTop w:val="0"/>
      <w:marBottom w:val="0"/>
      <w:divBdr>
        <w:top w:val="none" w:sz="0" w:space="0" w:color="auto"/>
        <w:left w:val="none" w:sz="0" w:space="0" w:color="auto"/>
        <w:bottom w:val="none" w:sz="0" w:space="0" w:color="auto"/>
        <w:right w:val="none" w:sz="0" w:space="0" w:color="auto"/>
      </w:divBdr>
    </w:div>
    <w:div w:id="1549875091">
      <w:bodyDiv w:val="1"/>
      <w:marLeft w:val="0"/>
      <w:marRight w:val="0"/>
      <w:marTop w:val="0"/>
      <w:marBottom w:val="0"/>
      <w:divBdr>
        <w:top w:val="none" w:sz="0" w:space="0" w:color="auto"/>
        <w:left w:val="none" w:sz="0" w:space="0" w:color="auto"/>
        <w:bottom w:val="none" w:sz="0" w:space="0" w:color="auto"/>
        <w:right w:val="none" w:sz="0" w:space="0" w:color="auto"/>
      </w:divBdr>
    </w:div>
    <w:div w:id="1552157485">
      <w:bodyDiv w:val="1"/>
      <w:marLeft w:val="0"/>
      <w:marRight w:val="0"/>
      <w:marTop w:val="0"/>
      <w:marBottom w:val="0"/>
      <w:divBdr>
        <w:top w:val="none" w:sz="0" w:space="0" w:color="auto"/>
        <w:left w:val="none" w:sz="0" w:space="0" w:color="auto"/>
        <w:bottom w:val="none" w:sz="0" w:space="0" w:color="auto"/>
        <w:right w:val="none" w:sz="0" w:space="0" w:color="auto"/>
      </w:divBdr>
    </w:div>
    <w:div w:id="1554656116">
      <w:bodyDiv w:val="1"/>
      <w:marLeft w:val="0"/>
      <w:marRight w:val="0"/>
      <w:marTop w:val="0"/>
      <w:marBottom w:val="0"/>
      <w:divBdr>
        <w:top w:val="none" w:sz="0" w:space="0" w:color="auto"/>
        <w:left w:val="none" w:sz="0" w:space="0" w:color="auto"/>
        <w:bottom w:val="none" w:sz="0" w:space="0" w:color="auto"/>
        <w:right w:val="none" w:sz="0" w:space="0" w:color="auto"/>
      </w:divBdr>
    </w:div>
    <w:div w:id="1556233173">
      <w:bodyDiv w:val="1"/>
      <w:marLeft w:val="0"/>
      <w:marRight w:val="0"/>
      <w:marTop w:val="0"/>
      <w:marBottom w:val="0"/>
      <w:divBdr>
        <w:top w:val="none" w:sz="0" w:space="0" w:color="auto"/>
        <w:left w:val="none" w:sz="0" w:space="0" w:color="auto"/>
        <w:bottom w:val="none" w:sz="0" w:space="0" w:color="auto"/>
        <w:right w:val="none" w:sz="0" w:space="0" w:color="auto"/>
      </w:divBdr>
    </w:div>
    <w:div w:id="1559364984">
      <w:bodyDiv w:val="1"/>
      <w:marLeft w:val="0"/>
      <w:marRight w:val="0"/>
      <w:marTop w:val="0"/>
      <w:marBottom w:val="0"/>
      <w:divBdr>
        <w:top w:val="none" w:sz="0" w:space="0" w:color="auto"/>
        <w:left w:val="none" w:sz="0" w:space="0" w:color="auto"/>
        <w:bottom w:val="none" w:sz="0" w:space="0" w:color="auto"/>
        <w:right w:val="none" w:sz="0" w:space="0" w:color="auto"/>
      </w:divBdr>
    </w:div>
    <w:div w:id="1559508875">
      <w:bodyDiv w:val="1"/>
      <w:marLeft w:val="0"/>
      <w:marRight w:val="0"/>
      <w:marTop w:val="0"/>
      <w:marBottom w:val="0"/>
      <w:divBdr>
        <w:top w:val="none" w:sz="0" w:space="0" w:color="auto"/>
        <w:left w:val="none" w:sz="0" w:space="0" w:color="auto"/>
        <w:bottom w:val="none" w:sz="0" w:space="0" w:color="auto"/>
        <w:right w:val="none" w:sz="0" w:space="0" w:color="auto"/>
      </w:divBdr>
    </w:div>
    <w:div w:id="1559513456">
      <w:bodyDiv w:val="1"/>
      <w:marLeft w:val="0"/>
      <w:marRight w:val="0"/>
      <w:marTop w:val="0"/>
      <w:marBottom w:val="0"/>
      <w:divBdr>
        <w:top w:val="none" w:sz="0" w:space="0" w:color="auto"/>
        <w:left w:val="none" w:sz="0" w:space="0" w:color="auto"/>
        <w:bottom w:val="none" w:sz="0" w:space="0" w:color="auto"/>
        <w:right w:val="none" w:sz="0" w:space="0" w:color="auto"/>
      </w:divBdr>
    </w:div>
    <w:div w:id="1560633286">
      <w:bodyDiv w:val="1"/>
      <w:marLeft w:val="0"/>
      <w:marRight w:val="0"/>
      <w:marTop w:val="0"/>
      <w:marBottom w:val="0"/>
      <w:divBdr>
        <w:top w:val="none" w:sz="0" w:space="0" w:color="auto"/>
        <w:left w:val="none" w:sz="0" w:space="0" w:color="auto"/>
        <w:bottom w:val="none" w:sz="0" w:space="0" w:color="auto"/>
        <w:right w:val="none" w:sz="0" w:space="0" w:color="auto"/>
      </w:divBdr>
    </w:div>
    <w:div w:id="1562862411">
      <w:bodyDiv w:val="1"/>
      <w:marLeft w:val="0"/>
      <w:marRight w:val="0"/>
      <w:marTop w:val="0"/>
      <w:marBottom w:val="0"/>
      <w:divBdr>
        <w:top w:val="none" w:sz="0" w:space="0" w:color="auto"/>
        <w:left w:val="none" w:sz="0" w:space="0" w:color="auto"/>
        <w:bottom w:val="none" w:sz="0" w:space="0" w:color="auto"/>
        <w:right w:val="none" w:sz="0" w:space="0" w:color="auto"/>
      </w:divBdr>
    </w:div>
    <w:div w:id="1564827015">
      <w:bodyDiv w:val="1"/>
      <w:marLeft w:val="0"/>
      <w:marRight w:val="0"/>
      <w:marTop w:val="0"/>
      <w:marBottom w:val="0"/>
      <w:divBdr>
        <w:top w:val="none" w:sz="0" w:space="0" w:color="auto"/>
        <w:left w:val="none" w:sz="0" w:space="0" w:color="auto"/>
        <w:bottom w:val="none" w:sz="0" w:space="0" w:color="auto"/>
        <w:right w:val="none" w:sz="0" w:space="0" w:color="auto"/>
      </w:divBdr>
    </w:div>
    <w:div w:id="1566717293">
      <w:bodyDiv w:val="1"/>
      <w:marLeft w:val="0"/>
      <w:marRight w:val="0"/>
      <w:marTop w:val="0"/>
      <w:marBottom w:val="0"/>
      <w:divBdr>
        <w:top w:val="none" w:sz="0" w:space="0" w:color="auto"/>
        <w:left w:val="none" w:sz="0" w:space="0" w:color="auto"/>
        <w:bottom w:val="none" w:sz="0" w:space="0" w:color="auto"/>
        <w:right w:val="none" w:sz="0" w:space="0" w:color="auto"/>
      </w:divBdr>
    </w:div>
    <w:div w:id="1569195167">
      <w:bodyDiv w:val="1"/>
      <w:marLeft w:val="0"/>
      <w:marRight w:val="0"/>
      <w:marTop w:val="0"/>
      <w:marBottom w:val="0"/>
      <w:divBdr>
        <w:top w:val="none" w:sz="0" w:space="0" w:color="auto"/>
        <w:left w:val="none" w:sz="0" w:space="0" w:color="auto"/>
        <w:bottom w:val="none" w:sz="0" w:space="0" w:color="auto"/>
        <w:right w:val="none" w:sz="0" w:space="0" w:color="auto"/>
      </w:divBdr>
    </w:div>
    <w:div w:id="1573813089">
      <w:bodyDiv w:val="1"/>
      <w:marLeft w:val="0"/>
      <w:marRight w:val="0"/>
      <w:marTop w:val="0"/>
      <w:marBottom w:val="0"/>
      <w:divBdr>
        <w:top w:val="none" w:sz="0" w:space="0" w:color="auto"/>
        <w:left w:val="none" w:sz="0" w:space="0" w:color="auto"/>
        <w:bottom w:val="none" w:sz="0" w:space="0" w:color="auto"/>
        <w:right w:val="none" w:sz="0" w:space="0" w:color="auto"/>
      </w:divBdr>
    </w:div>
    <w:div w:id="1573849882">
      <w:bodyDiv w:val="1"/>
      <w:marLeft w:val="0"/>
      <w:marRight w:val="0"/>
      <w:marTop w:val="0"/>
      <w:marBottom w:val="0"/>
      <w:divBdr>
        <w:top w:val="none" w:sz="0" w:space="0" w:color="auto"/>
        <w:left w:val="none" w:sz="0" w:space="0" w:color="auto"/>
        <w:bottom w:val="none" w:sz="0" w:space="0" w:color="auto"/>
        <w:right w:val="none" w:sz="0" w:space="0" w:color="auto"/>
      </w:divBdr>
    </w:div>
    <w:div w:id="1574659361">
      <w:bodyDiv w:val="1"/>
      <w:marLeft w:val="0"/>
      <w:marRight w:val="0"/>
      <w:marTop w:val="0"/>
      <w:marBottom w:val="0"/>
      <w:divBdr>
        <w:top w:val="none" w:sz="0" w:space="0" w:color="auto"/>
        <w:left w:val="none" w:sz="0" w:space="0" w:color="auto"/>
        <w:bottom w:val="none" w:sz="0" w:space="0" w:color="auto"/>
        <w:right w:val="none" w:sz="0" w:space="0" w:color="auto"/>
      </w:divBdr>
    </w:div>
    <w:div w:id="1577203655">
      <w:bodyDiv w:val="1"/>
      <w:marLeft w:val="0"/>
      <w:marRight w:val="0"/>
      <w:marTop w:val="0"/>
      <w:marBottom w:val="0"/>
      <w:divBdr>
        <w:top w:val="none" w:sz="0" w:space="0" w:color="auto"/>
        <w:left w:val="none" w:sz="0" w:space="0" w:color="auto"/>
        <w:bottom w:val="none" w:sz="0" w:space="0" w:color="auto"/>
        <w:right w:val="none" w:sz="0" w:space="0" w:color="auto"/>
      </w:divBdr>
      <w:divsChild>
        <w:div w:id="622420981">
          <w:marLeft w:val="1555"/>
          <w:marRight w:val="0"/>
          <w:marTop w:val="100"/>
          <w:marBottom w:val="0"/>
          <w:divBdr>
            <w:top w:val="none" w:sz="0" w:space="0" w:color="auto"/>
            <w:left w:val="none" w:sz="0" w:space="0" w:color="auto"/>
            <w:bottom w:val="none" w:sz="0" w:space="0" w:color="auto"/>
            <w:right w:val="none" w:sz="0" w:space="0" w:color="auto"/>
          </w:divBdr>
        </w:div>
        <w:div w:id="793989230">
          <w:marLeft w:val="1555"/>
          <w:marRight w:val="0"/>
          <w:marTop w:val="100"/>
          <w:marBottom w:val="0"/>
          <w:divBdr>
            <w:top w:val="none" w:sz="0" w:space="0" w:color="auto"/>
            <w:left w:val="none" w:sz="0" w:space="0" w:color="auto"/>
            <w:bottom w:val="none" w:sz="0" w:space="0" w:color="auto"/>
            <w:right w:val="none" w:sz="0" w:space="0" w:color="auto"/>
          </w:divBdr>
        </w:div>
        <w:div w:id="976958503">
          <w:marLeft w:val="562"/>
          <w:marRight w:val="0"/>
          <w:marTop w:val="200"/>
          <w:marBottom w:val="0"/>
          <w:divBdr>
            <w:top w:val="none" w:sz="0" w:space="0" w:color="auto"/>
            <w:left w:val="none" w:sz="0" w:space="0" w:color="auto"/>
            <w:bottom w:val="none" w:sz="0" w:space="0" w:color="auto"/>
            <w:right w:val="none" w:sz="0" w:space="0" w:color="auto"/>
          </w:divBdr>
        </w:div>
        <w:div w:id="1883708040">
          <w:marLeft w:val="979"/>
          <w:marRight w:val="0"/>
          <w:marTop w:val="100"/>
          <w:marBottom w:val="0"/>
          <w:divBdr>
            <w:top w:val="none" w:sz="0" w:space="0" w:color="auto"/>
            <w:left w:val="none" w:sz="0" w:space="0" w:color="auto"/>
            <w:bottom w:val="none" w:sz="0" w:space="0" w:color="auto"/>
            <w:right w:val="none" w:sz="0" w:space="0" w:color="auto"/>
          </w:divBdr>
        </w:div>
      </w:divsChild>
    </w:div>
    <w:div w:id="1580091435">
      <w:bodyDiv w:val="1"/>
      <w:marLeft w:val="0"/>
      <w:marRight w:val="0"/>
      <w:marTop w:val="0"/>
      <w:marBottom w:val="0"/>
      <w:divBdr>
        <w:top w:val="none" w:sz="0" w:space="0" w:color="auto"/>
        <w:left w:val="none" w:sz="0" w:space="0" w:color="auto"/>
        <w:bottom w:val="none" w:sz="0" w:space="0" w:color="auto"/>
        <w:right w:val="none" w:sz="0" w:space="0" w:color="auto"/>
      </w:divBdr>
    </w:div>
    <w:div w:id="1584992340">
      <w:bodyDiv w:val="1"/>
      <w:marLeft w:val="0"/>
      <w:marRight w:val="0"/>
      <w:marTop w:val="0"/>
      <w:marBottom w:val="0"/>
      <w:divBdr>
        <w:top w:val="none" w:sz="0" w:space="0" w:color="auto"/>
        <w:left w:val="none" w:sz="0" w:space="0" w:color="auto"/>
        <w:bottom w:val="none" w:sz="0" w:space="0" w:color="auto"/>
        <w:right w:val="none" w:sz="0" w:space="0" w:color="auto"/>
      </w:divBdr>
    </w:div>
    <w:div w:id="1590231228">
      <w:bodyDiv w:val="1"/>
      <w:marLeft w:val="0"/>
      <w:marRight w:val="0"/>
      <w:marTop w:val="0"/>
      <w:marBottom w:val="0"/>
      <w:divBdr>
        <w:top w:val="none" w:sz="0" w:space="0" w:color="auto"/>
        <w:left w:val="none" w:sz="0" w:space="0" w:color="auto"/>
        <w:bottom w:val="none" w:sz="0" w:space="0" w:color="auto"/>
        <w:right w:val="none" w:sz="0" w:space="0" w:color="auto"/>
      </w:divBdr>
      <w:divsChild>
        <w:div w:id="1252857540">
          <w:marLeft w:val="0"/>
          <w:marRight w:val="0"/>
          <w:marTop w:val="0"/>
          <w:marBottom w:val="0"/>
          <w:divBdr>
            <w:top w:val="none" w:sz="0" w:space="0" w:color="auto"/>
            <w:left w:val="none" w:sz="0" w:space="0" w:color="auto"/>
            <w:bottom w:val="none" w:sz="0" w:space="0" w:color="auto"/>
            <w:right w:val="none" w:sz="0" w:space="0" w:color="auto"/>
          </w:divBdr>
          <w:divsChild>
            <w:div w:id="122953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26194">
      <w:bodyDiv w:val="1"/>
      <w:marLeft w:val="0"/>
      <w:marRight w:val="0"/>
      <w:marTop w:val="0"/>
      <w:marBottom w:val="0"/>
      <w:divBdr>
        <w:top w:val="none" w:sz="0" w:space="0" w:color="auto"/>
        <w:left w:val="none" w:sz="0" w:space="0" w:color="auto"/>
        <w:bottom w:val="none" w:sz="0" w:space="0" w:color="auto"/>
        <w:right w:val="none" w:sz="0" w:space="0" w:color="auto"/>
      </w:divBdr>
    </w:div>
    <w:div w:id="1602301762">
      <w:bodyDiv w:val="1"/>
      <w:marLeft w:val="0"/>
      <w:marRight w:val="0"/>
      <w:marTop w:val="0"/>
      <w:marBottom w:val="0"/>
      <w:divBdr>
        <w:top w:val="none" w:sz="0" w:space="0" w:color="auto"/>
        <w:left w:val="none" w:sz="0" w:space="0" w:color="auto"/>
        <w:bottom w:val="none" w:sz="0" w:space="0" w:color="auto"/>
        <w:right w:val="none" w:sz="0" w:space="0" w:color="auto"/>
      </w:divBdr>
    </w:div>
    <w:div w:id="1608734725">
      <w:bodyDiv w:val="1"/>
      <w:marLeft w:val="0"/>
      <w:marRight w:val="0"/>
      <w:marTop w:val="0"/>
      <w:marBottom w:val="0"/>
      <w:divBdr>
        <w:top w:val="none" w:sz="0" w:space="0" w:color="auto"/>
        <w:left w:val="none" w:sz="0" w:space="0" w:color="auto"/>
        <w:bottom w:val="none" w:sz="0" w:space="0" w:color="auto"/>
        <w:right w:val="none" w:sz="0" w:space="0" w:color="auto"/>
      </w:divBdr>
    </w:div>
    <w:div w:id="1609697246">
      <w:bodyDiv w:val="1"/>
      <w:marLeft w:val="0"/>
      <w:marRight w:val="0"/>
      <w:marTop w:val="0"/>
      <w:marBottom w:val="0"/>
      <w:divBdr>
        <w:top w:val="none" w:sz="0" w:space="0" w:color="auto"/>
        <w:left w:val="none" w:sz="0" w:space="0" w:color="auto"/>
        <w:bottom w:val="none" w:sz="0" w:space="0" w:color="auto"/>
        <w:right w:val="none" w:sz="0" w:space="0" w:color="auto"/>
      </w:divBdr>
    </w:div>
    <w:div w:id="1625620822">
      <w:bodyDiv w:val="1"/>
      <w:marLeft w:val="0"/>
      <w:marRight w:val="0"/>
      <w:marTop w:val="0"/>
      <w:marBottom w:val="0"/>
      <w:divBdr>
        <w:top w:val="none" w:sz="0" w:space="0" w:color="auto"/>
        <w:left w:val="none" w:sz="0" w:space="0" w:color="auto"/>
        <w:bottom w:val="none" w:sz="0" w:space="0" w:color="auto"/>
        <w:right w:val="none" w:sz="0" w:space="0" w:color="auto"/>
      </w:divBdr>
    </w:div>
    <w:div w:id="1627006981">
      <w:bodyDiv w:val="1"/>
      <w:marLeft w:val="0"/>
      <w:marRight w:val="0"/>
      <w:marTop w:val="0"/>
      <w:marBottom w:val="0"/>
      <w:divBdr>
        <w:top w:val="none" w:sz="0" w:space="0" w:color="auto"/>
        <w:left w:val="none" w:sz="0" w:space="0" w:color="auto"/>
        <w:bottom w:val="none" w:sz="0" w:space="0" w:color="auto"/>
        <w:right w:val="none" w:sz="0" w:space="0" w:color="auto"/>
      </w:divBdr>
    </w:div>
    <w:div w:id="1638027598">
      <w:bodyDiv w:val="1"/>
      <w:marLeft w:val="0"/>
      <w:marRight w:val="0"/>
      <w:marTop w:val="0"/>
      <w:marBottom w:val="0"/>
      <w:divBdr>
        <w:top w:val="none" w:sz="0" w:space="0" w:color="auto"/>
        <w:left w:val="none" w:sz="0" w:space="0" w:color="auto"/>
        <w:bottom w:val="none" w:sz="0" w:space="0" w:color="auto"/>
        <w:right w:val="none" w:sz="0" w:space="0" w:color="auto"/>
      </w:divBdr>
    </w:div>
    <w:div w:id="1644655581">
      <w:bodyDiv w:val="1"/>
      <w:marLeft w:val="0"/>
      <w:marRight w:val="0"/>
      <w:marTop w:val="0"/>
      <w:marBottom w:val="0"/>
      <w:divBdr>
        <w:top w:val="none" w:sz="0" w:space="0" w:color="auto"/>
        <w:left w:val="none" w:sz="0" w:space="0" w:color="auto"/>
        <w:bottom w:val="none" w:sz="0" w:space="0" w:color="auto"/>
        <w:right w:val="none" w:sz="0" w:space="0" w:color="auto"/>
      </w:divBdr>
    </w:div>
    <w:div w:id="1647008606">
      <w:bodyDiv w:val="1"/>
      <w:marLeft w:val="0"/>
      <w:marRight w:val="0"/>
      <w:marTop w:val="0"/>
      <w:marBottom w:val="0"/>
      <w:divBdr>
        <w:top w:val="none" w:sz="0" w:space="0" w:color="auto"/>
        <w:left w:val="none" w:sz="0" w:space="0" w:color="auto"/>
        <w:bottom w:val="none" w:sz="0" w:space="0" w:color="auto"/>
        <w:right w:val="none" w:sz="0" w:space="0" w:color="auto"/>
      </w:divBdr>
      <w:divsChild>
        <w:div w:id="674501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8027022">
      <w:bodyDiv w:val="1"/>
      <w:marLeft w:val="0"/>
      <w:marRight w:val="0"/>
      <w:marTop w:val="0"/>
      <w:marBottom w:val="0"/>
      <w:divBdr>
        <w:top w:val="none" w:sz="0" w:space="0" w:color="auto"/>
        <w:left w:val="none" w:sz="0" w:space="0" w:color="auto"/>
        <w:bottom w:val="none" w:sz="0" w:space="0" w:color="auto"/>
        <w:right w:val="none" w:sz="0" w:space="0" w:color="auto"/>
      </w:divBdr>
      <w:divsChild>
        <w:div w:id="117771804">
          <w:marLeft w:val="0"/>
          <w:marRight w:val="0"/>
          <w:marTop w:val="0"/>
          <w:marBottom w:val="0"/>
          <w:divBdr>
            <w:top w:val="none" w:sz="0" w:space="0" w:color="auto"/>
            <w:left w:val="none" w:sz="0" w:space="0" w:color="auto"/>
            <w:bottom w:val="none" w:sz="0" w:space="0" w:color="auto"/>
            <w:right w:val="none" w:sz="0" w:space="0" w:color="auto"/>
          </w:divBdr>
          <w:divsChild>
            <w:div w:id="181679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31543">
      <w:bodyDiv w:val="1"/>
      <w:marLeft w:val="0"/>
      <w:marRight w:val="0"/>
      <w:marTop w:val="0"/>
      <w:marBottom w:val="0"/>
      <w:divBdr>
        <w:top w:val="none" w:sz="0" w:space="0" w:color="auto"/>
        <w:left w:val="none" w:sz="0" w:space="0" w:color="auto"/>
        <w:bottom w:val="none" w:sz="0" w:space="0" w:color="auto"/>
        <w:right w:val="none" w:sz="0" w:space="0" w:color="auto"/>
      </w:divBdr>
    </w:div>
    <w:div w:id="1669407981">
      <w:bodyDiv w:val="1"/>
      <w:marLeft w:val="0"/>
      <w:marRight w:val="0"/>
      <w:marTop w:val="0"/>
      <w:marBottom w:val="0"/>
      <w:divBdr>
        <w:top w:val="none" w:sz="0" w:space="0" w:color="auto"/>
        <w:left w:val="none" w:sz="0" w:space="0" w:color="auto"/>
        <w:bottom w:val="none" w:sz="0" w:space="0" w:color="auto"/>
        <w:right w:val="none" w:sz="0" w:space="0" w:color="auto"/>
      </w:divBdr>
    </w:div>
    <w:div w:id="1670985170">
      <w:bodyDiv w:val="1"/>
      <w:marLeft w:val="0"/>
      <w:marRight w:val="0"/>
      <w:marTop w:val="0"/>
      <w:marBottom w:val="0"/>
      <w:divBdr>
        <w:top w:val="none" w:sz="0" w:space="0" w:color="auto"/>
        <w:left w:val="none" w:sz="0" w:space="0" w:color="auto"/>
        <w:bottom w:val="none" w:sz="0" w:space="0" w:color="auto"/>
        <w:right w:val="none" w:sz="0" w:space="0" w:color="auto"/>
      </w:divBdr>
    </w:div>
    <w:div w:id="1674723182">
      <w:bodyDiv w:val="1"/>
      <w:marLeft w:val="0"/>
      <w:marRight w:val="0"/>
      <w:marTop w:val="0"/>
      <w:marBottom w:val="0"/>
      <w:divBdr>
        <w:top w:val="none" w:sz="0" w:space="0" w:color="auto"/>
        <w:left w:val="none" w:sz="0" w:space="0" w:color="auto"/>
        <w:bottom w:val="none" w:sz="0" w:space="0" w:color="auto"/>
        <w:right w:val="none" w:sz="0" w:space="0" w:color="auto"/>
      </w:divBdr>
    </w:div>
    <w:div w:id="1690058771">
      <w:bodyDiv w:val="1"/>
      <w:marLeft w:val="0"/>
      <w:marRight w:val="0"/>
      <w:marTop w:val="0"/>
      <w:marBottom w:val="0"/>
      <w:divBdr>
        <w:top w:val="none" w:sz="0" w:space="0" w:color="auto"/>
        <w:left w:val="none" w:sz="0" w:space="0" w:color="auto"/>
        <w:bottom w:val="none" w:sz="0" w:space="0" w:color="auto"/>
        <w:right w:val="none" w:sz="0" w:space="0" w:color="auto"/>
      </w:divBdr>
    </w:div>
    <w:div w:id="1708334034">
      <w:bodyDiv w:val="1"/>
      <w:marLeft w:val="0"/>
      <w:marRight w:val="0"/>
      <w:marTop w:val="0"/>
      <w:marBottom w:val="0"/>
      <w:divBdr>
        <w:top w:val="none" w:sz="0" w:space="0" w:color="auto"/>
        <w:left w:val="none" w:sz="0" w:space="0" w:color="auto"/>
        <w:bottom w:val="none" w:sz="0" w:space="0" w:color="auto"/>
        <w:right w:val="none" w:sz="0" w:space="0" w:color="auto"/>
      </w:divBdr>
    </w:div>
    <w:div w:id="1708722577">
      <w:bodyDiv w:val="1"/>
      <w:marLeft w:val="0"/>
      <w:marRight w:val="0"/>
      <w:marTop w:val="0"/>
      <w:marBottom w:val="0"/>
      <w:divBdr>
        <w:top w:val="none" w:sz="0" w:space="0" w:color="auto"/>
        <w:left w:val="none" w:sz="0" w:space="0" w:color="auto"/>
        <w:bottom w:val="none" w:sz="0" w:space="0" w:color="auto"/>
        <w:right w:val="none" w:sz="0" w:space="0" w:color="auto"/>
      </w:divBdr>
    </w:div>
    <w:div w:id="1712924916">
      <w:bodyDiv w:val="1"/>
      <w:marLeft w:val="0"/>
      <w:marRight w:val="0"/>
      <w:marTop w:val="0"/>
      <w:marBottom w:val="0"/>
      <w:divBdr>
        <w:top w:val="none" w:sz="0" w:space="0" w:color="auto"/>
        <w:left w:val="none" w:sz="0" w:space="0" w:color="auto"/>
        <w:bottom w:val="none" w:sz="0" w:space="0" w:color="auto"/>
        <w:right w:val="none" w:sz="0" w:space="0" w:color="auto"/>
      </w:divBdr>
    </w:div>
    <w:div w:id="1715424879">
      <w:bodyDiv w:val="1"/>
      <w:marLeft w:val="0"/>
      <w:marRight w:val="0"/>
      <w:marTop w:val="0"/>
      <w:marBottom w:val="0"/>
      <w:divBdr>
        <w:top w:val="none" w:sz="0" w:space="0" w:color="auto"/>
        <w:left w:val="none" w:sz="0" w:space="0" w:color="auto"/>
        <w:bottom w:val="none" w:sz="0" w:space="0" w:color="auto"/>
        <w:right w:val="none" w:sz="0" w:space="0" w:color="auto"/>
      </w:divBdr>
    </w:div>
    <w:div w:id="1718579683">
      <w:bodyDiv w:val="1"/>
      <w:marLeft w:val="0"/>
      <w:marRight w:val="0"/>
      <w:marTop w:val="0"/>
      <w:marBottom w:val="0"/>
      <w:divBdr>
        <w:top w:val="none" w:sz="0" w:space="0" w:color="auto"/>
        <w:left w:val="none" w:sz="0" w:space="0" w:color="auto"/>
        <w:bottom w:val="none" w:sz="0" w:space="0" w:color="auto"/>
        <w:right w:val="none" w:sz="0" w:space="0" w:color="auto"/>
      </w:divBdr>
    </w:div>
    <w:div w:id="1727290242">
      <w:bodyDiv w:val="1"/>
      <w:marLeft w:val="0"/>
      <w:marRight w:val="0"/>
      <w:marTop w:val="0"/>
      <w:marBottom w:val="0"/>
      <w:divBdr>
        <w:top w:val="none" w:sz="0" w:space="0" w:color="auto"/>
        <w:left w:val="none" w:sz="0" w:space="0" w:color="auto"/>
        <w:bottom w:val="none" w:sz="0" w:space="0" w:color="auto"/>
        <w:right w:val="none" w:sz="0" w:space="0" w:color="auto"/>
      </w:divBdr>
    </w:div>
    <w:div w:id="1731659748">
      <w:bodyDiv w:val="1"/>
      <w:marLeft w:val="0"/>
      <w:marRight w:val="0"/>
      <w:marTop w:val="0"/>
      <w:marBottom w:val="0"/>
      <w:divBdr>
        <w:top w:val="none" w:sz="0" w:space="0" w:color="auto"/>
        <w:left w:val="none" w:sz="0" w:space="0" w:color="auto"/>
        <w:bottom w:val="none" w:sz="0" w:space="0" w:color="auto"/>
        <w:right w:val="none" w:sz="0" w:space="0" w:color="auto"/>
      </w:divBdr>
    </w:div>
    <w:div w:id="1732314540">
      <w:bodyDiv w:val="1"/>
      <w:marLeft w:val="0"/>
      <w:marRight w:val="0"/>
      <w:marTop w:val="0"/>
      <w:marBottom w:val="0"/>
      <w:divBdr>
        <w:top w:val="none" w:sz="0" w:space="0" w:color="auto"/>
        <w:left w:val="none" w:sz="0" w:space="0" w:color="auto"/>
        <w:bottom w:val="none" w:sz="0" w:space="0" w:color="auto"/>
        <w:right w:val="none" w:sz="0" w:space="0" w:color="auto"/>
      </w:divBdr>
    </w:div>
    <w:div w:id="1734311200">
      <w:bodyDiv w:val="1"/>
      <w:marLeft w:val="0"/>
      <w:marRight w:val="0"/>
      <w:marTop w:val="0"/>
      <w:marBottom w:val="0"/>
      <w:divBdr>
        <w:top w:val="none" w:sz="0" w:space="0" w:color="auto"/>
        <w:left w:val="none" w:sz="0" w:space="0" w:color="auto"/>
        <w:bottom w:val="none" w:sz="0" w:space="0" w:color="auto"/>
        <w:right w:val="none" w:sz="0" w:space="0" w:color="auto"/>
      </w:divBdr>
    </w:div>
    <w:div w:id="1740710011">
      <w:bodyDiv w:val="1"/>
      <w:marLeft w:val="0"/>
      <w:marRight w:val="0"/>
      <w:marTop w:val="0"/>
      <w:marBottom w:val="0"/>
      <w:divBdr>
        <w:top w:val="none" w:sz="0" w:space="0" w:color="auto"/>
        <w:left w:val="none" w:sz="0" w:space="0" w:color="auto"/>
        <w:bottom w:val="none" w:sz="0" w:space="0" w:color="auto"/>
        <w:right w:val="none" w:sz="0" w:space="0" w:color="auto"/>
      </w:divBdr>
    </w:div>
    <w:div w:id="1744525880">
      <w:bodyDiv w:val="1"/>
      <w:marLeft w:val="0"/>
      <w:marRight w:val="0"/>
      <w:marTop w:val="0"/>
      <w:marBottom w:val="0"/>
      <w:divBdr>
        <w:top w:val="none" w:sz="0" w:space="0" w:color="auto"/>
        <w:left w:val="none" w:sz="0" w:space="0" w:color="auto"/>
        <w:bottom w:val="none" w:sz="0" w:space="0" w:color="auto"/>
        <w:right w:val="none" w:sz="0" w:space="0" w:color="auto"/>
      </w:divBdr>
    </w:div>
    <w:div w:id="1744600774">
      <w:bodyDiv w:val="1"/>
      <w:marLeft w:val="0"/>
      <w:marRight w:val="0"/>
      <w:marTop w:val="0"/>
      <w:marBottom w:val="0"/>
      <w:divBdr>
        <w:top w:val="none" w:sz="0" w:space="0" w:color="auto"/>
        <w:left w:val="none" w:sz="0" w:space="0" w:color="auto"/>
        <w:bottom w:val="none" w:sz="0" w:space="0" w:color="auto"/>
        <w:right w:val="none" w:sz="0" w:space="0" w:color="auto"/>
      </w:divBdr>
      <w:divsChild>
        <w:div w:id="1133060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3505322">
      <w:bodyDiv w:val="1"/>
      <w:marLeft w:val="0"/>
      <w:marRight w:val="0"/>
      <w:marTop w:val="0"/>
      <w:marBottom w:val="0"/>
      <w:divBdr>
        <w:top w:val="none" w:sz="0" w:space="0" w:color="auto"/>
        <w:left w:val="none" w:sz="0" w:space="0" w:color="auto"/>
        <w:bottom w:val="none" w:sz="0" w:space="0" w:color="auto"/>
        <w:right w:val="none" w:sz="0" w:space="0" w:color="auto"/>
      </w:divBdr>
    </w:div>
    <w:div w:id="1758212277">
      <w:bodyDiv w:val="1"/>
      <w:marLeft w:val="0"/>
      <w:marRight w:val="0"/>
      <w:marTop w:val="0"/>
      <w:marBottom w:val="0"/>
      <w:divBdr>
        <w:top w:val="none" w:sz="0" w:space="0" w:color="auto"/>
        <w:left w:val="none" w:sz="0" w:space="0" w:color="auto"/>
        <w:bottom w:val="none" w:sz="0" w:space="0" w:color="auto"/>
        <w:right w:val="none" w:sz="0" w:space="0" w:color="auto"/>
      </w:divBdr>
    </w:div>
    <w:div w:id="1770586490">
      <w:bodyDiv w:val="1"/>
      <w:marLeft w:val="0"/>
      <w:marRight w:val="0"/>
      <w:marTop w:val="0"/>
      <w:marBottom w:val="0"/>
      <w:divBdr>
        <w:top w:val="none" w:sz="0" w:space="0" w:color="auto"/>
        <w:left w:val="none" w:sz="0" w:space="0" w:color="auto"/>
        <w:bottom w:val="none" w:sz="0" w:space="0" w:color="auto"/>
        <w:right w:val="none" w:sz="0" w:space="0" w:color="auto"/>
      </w:divBdr>
    </w:div>
    <w:div w:id="1786148698">
      <w:bodyDiv w:val="1"/>
      <w:marLeft w:val="0"/>
      <w:marRight w:val="0"/>
      <w:marTop w:val="0"/>
      <w:marBottom w:val="0"/>
      <w:divBdr>
        <w:top w:val="none" w:sz="0" w:space="0" w:color="auto"/>
        <w:left w:val="none" w:sz="0" w:space="0" w:color="auto"/>
        <w:bottom w:val="none" w:sz="0" w:space="0" w:color="auto"/>
        <w:right w:val="none" w:sz="0" w:space="0" w:color="auto"/>
      </w:divBdr>
    </w:div>
    <w:div w:id="1786389523">
      <w:bodyDiv w:val="1"/>
      <w:marLeft w:val="0"/>
      <w:marRight w:val="0"/>
      <w:marTop w:val="0"/>
      <w:marBottom w:val="0"/>
      <w:divBdr>
        <w:top w:val="none" w:sz="0" w:space="0" w:color="auto"/>
        <w:left w:val="none" w:sz="0" w:space="0" w:color="auto"/>
        <w:bottom w:val="none" w:sz="0" w:space="0" w:color="auto"/>
        <w:right w:val="none" w:sz="0" w:space="0" w:color="auto"/>
      </w:divBdr>
    </w:div>
    <w:div w:id="1791316479">
      <w:bodyDiv w:val="1"/>
      <w:marLeft w:val="0"/>
      <w:marRight w:val="0"/>
      <w:marTop w:val="0"/>
      <w:marBottom w:val="0"/>
      <w:divBdr>
        <w:top w:val="none" w:sz="0" w:space="0" w:color="auto"/>
        <w:left w:val="none" w:sz="0" w:space="0" w:color="auto"/>
        <w:bottom w:val="none" w:sz="0" w:space="0" w:color="auto"/>
        <w:right w:val="none" w:sz="0" w:space="0" w:color="auto"/>
      </w:divBdr>
    </w:div>
    <w:div w:id="1794905985">
      <w:bodyDiv w:val="1"/>
      <w:marLeft w:val="0"/>
      <w:marRight w:val="0"/>
      <w:marTop w:val="0"/>
      <w:marBottom w:val="0"/>
      <w:divBdr>
        <w:top w:val="none" w:sz="0" w:space="0" w:color="auto"/>
        <w:left w:val="none" w:sz="0" w:space="0" w:color="auto"/>
        <w:bottom w:val="none" w:sz="0" w:space="0" w:color="auto"/>
        <w:right w:val="none" w:sz="0" w:space="0" w:color="auto"/>
      </w:divBdr>
    </w:div>
    <w:div w:id="1797137138">
      <w:bodyDiv w:val="1"/>
      <w:marLeft w:val="0"/>
      <w:marRight w:val="0"/>
      <w:marTop w:val="0"/>
      <w:marBottom w:val="0"/>
      <w:divBdr>
        <w:top w:val="none" w:sz="0" w:space="0" w:color="auto"/>
        <w:left w:val="none" w:sz="0" w:space="0" w:color="auto"/>
        <w:bottom w:val="none" w:sz="0" w:space="0" w:color="auto"/>
        <w:right w:val="none" w:sz="0" w:space="0" w:color="auto"/>
      </w:divBdr>
    </w:div>
    <w:div w:id="1807773054">
      <w:bodyDiv w:val="1"/>
      <w:marLeft w:val="0"/>
      <w:marRight w:val="0"/>
      <w:marTop w:val="0"/>
      <w:marBottom w:val="0"/>
      <w:divBdr>
        <w:top w:val="none" w:sz="0" w:space="0" w:color="auto"/>
        <w:left w:val="none" w:sz="0" w:space="0" w:color="auto"/>
        <w:bottom w:val="none" w:sz="0" w:space="0" w:color="auto"/>
        <w:right w:val="none" w:sz="0" w:space="0" w:color="auto"/>
      </w:divBdr>
    </w:div>
    <w:div w:id="1808475294">
      <w:bodyDiv w:val="1"/>
      <w:marLeft w:val="0"/>
      <w:marRight w:val="0"/>
      <w:marTop w:val="0"/>
      <w:marBottom w:val="0"/>
      <w:divBdr>
        <w:top w:val="none" w:sz="0" w:space="0" w:color="auto"/>
        <w:left w:val="none" w:sz="0" w:space="0" w:color="auto"/>
        <w:bottom w:val="none" w:sz="0" w:space="0" w:color="auto"/>
        <w:right w:val="none" w:sz="0" w:space="0" w:color="auto"/>
      </w:divBdr>
    </w:div>
    <w:div w:id="1812091434">
      <w:bodyDiv w:val="1"/>
      <w:marLeft w:val="0"/>
      <w:marRight w:val="0"/>
      <w:marTop w:val="0"/>
      <w:marBottom w:val="0"/>
      <w:divBdr>
        <w:top w:val="none" w:sz="0" w:space="0" w:color="auto"/>
        <w:left w:val="none" w:sz="0" w:space="0" w:color="auto"/>
        <w:bottom w:val="none" w:sz="0" w:space="0" w:color="auto"/>
        <w:right w:val="none" w:sz="0" w:space="0" w:color="auto"/>
      </w:divBdr>
    </w:div>
    <w:div w:id="1814129033">
      <w:bodyDiv w:val="1"/>
      <w:marLeft w:val="0"/>
      <w:marRight w:val="0"/>
      <w:marTop w:val="0"/>
      <w:marBottom w:val="0"/>
      <w:divBdr>
        <w:top w:val="none" w:sz="0" w:space="0" w:color="auto"/>
        <w:left w:val="none" w:sz="0" w:space="0" w:color="auto"/>
        <w:bottom w:val="none" w:sz="0" w:space="0" w:color="auto"/>
        <w:right w:val="none" w:sz="0" w:space="0" w:color="auto"/>
      </w:divBdr>
    </w:div>
    <w:div w:id="1817066944">
      <w:bodyDiv w:val="1"/>
      <w:marLeft w:val="0"/>
      <w:marRight w:val="0"/>
      <w:marTop w:val="0"/>
      <w:marBottom w:val="0"/>
      <w:divBdr>
        <w:top w:val="none" w:sz="0" w:space="0" w:color="auto"/>
        <w:left w:val="none" w:sz="0" w:space="0" w:color="auto"/>
        <w:bottom w:val="none" w:sz="0" w:space="0" w:color="auto"/>
        <w:right w:val="none" w:sz="0" w:space="0" w:color="auto"/>
      </w:divBdr>
    </w:div>
    <w:div w:id="1819766317">
      <w:bodyDiv w:val="1"/>
      <w:marLeft w:val="0"/>
      <w:marRight w:val="0"/>
      <w:marTop w:val="0"/>
      <w:marBottom w:val="0"/>
      <w:divBdr>
        <w:top w:val="none" w:sz="0" w:space="0" w:color="auto"/>
        <w:left w:val="none" w:sz="0" w:space="0" w:color="auto"/>
        <w:bottom w:val="none" w:sz="0" w:space="0" w:color="auto"/>
        <w:right w:val="none" w:sz="0" w:space="0" w:color="auto"/>
      </w:divBdr>
    </w:div>
    <w:div w:id="1828859111">
      <w:bodyDiv w:val="1"/>
      <w:marLeft w:val="0"/>
      <w:marRight w:val="0"/>
      <w:marTop w:val="0"/>
      <w:marBottom w:val="0"/>
      <w:divBdr>
        <w:top w:val="none" w:sz="0" w:space="0" w:color="auto"/>
        <w:left w:val="none" w:sz="0" w:space="0" w:color="auto"/>
        <w:bottom w:val="none" w:sz="0" w:space="0" w:color="auto"/>
        <w:right w:val="none" w:sz="0" w:space="0" w:color="auto"/>
      </w:divBdr>
    </w:div>
    <w:div w:id="1848055301">
      <w:bodyDiv w:val="1"/>
      <w:marLeft w:val="0"/>
      <w:marRight w:val="0"/>
      <w:marTop w:val="0"/>
      <w:marBottom w:val="0"/>
      <w:divBdr>
        <w:top w:val="none" w:sz="0" w:space="0" w:color="auto"/>
        <w:left w:val="none" w:sz="0" w:space="0" w:color="auto"/>
        <w:bottom w:val="none" w:sz="0" w:space="0" w:color="auto"/>
        <w:right w:val="none" w:sz="0" w:space="0" w:color="auto"/>
      </w:divBdr>
    </w:div>
    <w:div w:id="1850673886">
      <w:bodyDiv w:val="1"/>
      <w:marLeft w:val="0"/>
      <w:marRight w:val="0"/>
      <w:marTop w:val="0"/>
      <w:marBottom w:val="0"/>
      <w:divBdr>
        <w:top w:val="none" w:sz="0" w:space="0" w:color="auto"/>
        <w:left w:val="none" w:sz="0" w:space="0" w:color="auto"/>
        <w:bottom w:val="none" w:sz="0" w:space="0" w:color="auto"/>
        <w:right w:val="none" w:sz="0" w:space="0" w:color="auto"/>
      </w:divBdr>
    </w:div>
    <w:div w:id="1853564973">
      <w:bodyDiv w:val="1"/>
      <w:marLeft w:val="0"/>
      <w:marRight w:val="0"/>
      <w:marTop w:val="0"/>
      <w:marBottom w:val="0"/>
      <w:divBdr>
        <w:top w:val="none" w:sz="0" w:space="0" w:color="auto"/>
        <w:left w:val="none" w:sz="0" w:space="0" w:color="auto"/>
        <w:bottom w:val="none" w:sz="0" w:space="0" w:color="auto"/>
        <w:right w:val="none" w:sz="0" w:space="0" w:color="auto"/>
      </w:divBdr>
    </w:div>
    <w:div w:id="1856382876">
      <w:bodyDiv w:val="1"/>
      <w:marLeft w:val="0"/>
      <w:marRight w:val="0"/>
      <w:marTop w:val="0"/>
      <w:marBottom w:val="0"/>
      <w:divBdr>
        <w:top w:val="none" w:sz="0" w:space="0" w:color="auto"/>
        <w:left w:val="none" w:sz="0" w:space="0" w:color="auto"/>
        <w:bottom w:val="none" w:sz="0" w:space="0" w:color="auto"/>
        <w:right w:val="none" w:sz="0" w:space="0" w:color="auto"/>
      </w:divBdr>
    </w:div>
    <w:div w:id="1871793443">
      <w:bodyDiv w:val="1"/>
      <w:marLeft w:val="0"/>
      <w:marRight w:val="0"/>
      <w:marTop w:val="0"/>
      <w:marBottom w:val="0"/>
      <w:divBdr>
        <w:top w:val="none" w:sz="0" w:space="0" w:color="auto"/>
        <w:left w:val="none" w:sz="0" w:space="0" w:color="auto"/>
        <w:bottom w:val="none" w:sz="0" w:space="0" w:color="auto"/>
        <w:right w:val="none" w:sz="0" w:space="0" w:color="auto"/>
      </w:divBdr>
    </w:div>
    <w:div w:id="1876232356">
      <w:bodyDiv w:val="1"/>
      <w:marLeft w:val="0"/>
      <w:marRight w:val="0"/>
      <w:marTop w:val="0"/>
      <w:marBottom w:val="0"/>
      <w:divBdr>
        <w:top w:val="none" w:sz="0" w:space="0" w:color="auto"/>
        <w:left w:val="none" w:sz="0" w:space="0" w:color="auto"/>
        <w:bottom w:val="none" w:sz="0" w:space="0" w:color="auto"/>
        <w:right w:val="none" w:sz="0" w:space="0" w:color="auto"/>
      </w:divBdr>
    </w:div>
    <w:div w:id="1876311930">
      <w:bodyDiv w:val="1"/>
      <w:marLeft w:val="0"/>
      <w:marRight w:val="0"/>
      <w:marTop w:val="0"/>
      <w:marBottom w:val="0"/>
      <w:divBdr>
        <w:top w:val="none" w:sz="0" w:space="0" w:color="auto"/>
        <w:left w:val="none" w:sz="0" w:space="0" w:color="auto"/>
        <w:bottom w:val="none" w:sz="0" w:space="0" w:color="auto"/>
        <w:right w:val="none" w:sz="0" w:space="0" w:color="auto"/>
      </w:divBdr>
    </w:div>
    <w:div w:id="1881239405">
      <w:bodyDiv w:val="1"/>
      <w:marLeft w:val="0"/>
      <w:marRight w:val="0"/>
      <w:marTop w:val="0"/>
      <w:marBottom w:val="0"/>
      <w:divBdr>
        <w:top w:val="none" w:sz="0" w:space="0" w:color="auto"/>
        <w:left w:val="none" w:sz="0" w:space="0" w:color="auto"/>
        <w:bottom w:val="none" w:sz="0" w:space="0" w:color="auto"/>
        <w:right w:val="none" w:sz="0" w:space="0" w:color="auto"/>
      </w:divBdr>
    </w:div>
    <w:div w:id="1886746244">
      <w:bodyDiv w:val="1"/>
      <w:marLeft w:val="0"/>
      <w:marRight w:val="0"/>
      <w:marTop w:val="0"/>
      <w:marBottom w:val="0"/>
      <w:divBdr>
        <w:top w:val="none" w:sz="0" w:space="0" w:color="auto"/>
        <w:left w:val="none" w:sz="0" w:space="0" w:color="auto"/>
        <w:bottom w:val="none" w:sz="0" w:space="0" w:color="auto"/>
        <w:right w:val="none" w:sz="0" w:space="0" w:color="auto"/>
      </w:divBdr>
    </w:div>
    <w:div w:id="1888567264">
      <w:bodyDiv w:val="1"/>
      <w:marLeft w:val="0"/>
      <w:marRight w:val="0"/>
      <w:marTop w:val="0"/>
      <w:marBottom w:val="0"/>
      <w:divBdr>
        <w:top w:val="none" w:sz="0" w:space="0" w:color="auto"/>
        <w:left w:val="none" w:sz="0" w:space="0" w:color="auto"/>
        <w:bottom w:val="none" w:sz="0" w:space="0" w:color="auto"/>
        <w:right w:val="none" w:sz="0" w:space="0" w:color="auto"/>
      </w:divBdr>
    </w:div>
    <w:div w:id="1893885388">
      <w:bodyDiv w:val="1"/>
      <w:marLeft w:val="0"/>
      <w:marRight w:val="0"/>
      <w:marTop w:val="0"/>
      <w:marBottom w:val="0"/>
      <w:divBdr>
        <w:top w:val="none" w:sz="0" w:space="0" w:color="auto"/>
        <w:left w:val="none" w:sz="0" w:space="0" w:color="auto"/>
        <w:bottom w:val="none" w:sz="0" w:space="0" w:color="auto"/>
        <w:right w:val="none" w:sz="0" w:space="0" w:color="auto"/>
      </w:divBdr>
    </w:div>
    <w:div w:id="1900435709">
      <w:bodyDiv w:val="1"/>
      <w:marLeft w:val="0"/>
      <w:marRight w:val="0"/>
      <w:marTop w:val="0"/>
      <w:marBottom w:val="0"/>
      <w:divBdr>
        <w:top w:val="none" w:sz="0" w:space="0" w:color="auto"/>
        <w:left w:val="none" w:sz="0" w:space="0" w:color="auto"/>
        <w:bottom w:val="none" w:sz="0" w:space="0" w:color="auto"/>
        <w:right w:val="none" w:sz="0" w:space="0" w:color="auto"/>
      </w:divBdr>
    </w:div>
    <w:div w:id="1907835802">
      <w:bodyDiv w:val="1"/>
      <w:marLeft w:val="0"/>
      <w:marRight w:val="0"/>
      <w:marTop w:val="0"/>
      <w:marBottom w:val="0"/>
      <w:divBdr>
        <w:top w:val="none" w:sz="0" w:space="0" w:color="auto"/>
        <w:left w:val="none" w:sz="0" w:space="0" w:color="auto"/>
        <w:bottom w:val="none" w:sz="0" w:space="0" w:color="auto"/>
        <w:right w:val="none" w:sz="0" w:space="0" w:color="auto"/>
      </w:divBdr>
    </w:div>
    <w:div w:id="1913463030">
      <w:bodyDiv w:val="1"/>
      <w:marLeft w:val="0"/>
      <w:marRight w:val="0"/>
      <w:marTop w:val="0"/>
      <w:marBottom w:val="0"/>
      <w:divBdr>
        <w:top w:val="none" w:sz="0" w:space="0" w:color="auto"/>
        <w:left w:val="none" w:sz="0" w:space="0" w:color="auto"/>
        <w:bottom w:val="none" w:sz="0" w:space="0" w:color="auto"/>
        <w:right w:val="none" w:sz="0" w:space="0" w:color="auto"/>
      </w:divBdr>
    </w:div>
    <w:div w:id="1914700606">
      <w:bodyDiv w:val="1"/>
      <w:marLeft w:val="0"/>
      <w:marRight w:val="0"/>
      <w:marTop w:val="0"/>
      <w:marBottom w:val="0"/>
      <w:divBdr>
        <w:top w:val="none" w:sz="0" w:space="0" w:color="auto"/>
        <w:left w:val="none" w:sz="0" w:space="0" w:color="auto"/>
        <w:bottom w:val="none" w:sz="0" w:space="0" w:color="auto"/>
        <w:right w:val="none" w:sz="0" w:space="0" w:color="auto"/>
      </w:divBdr>
    </w:div>
    <w:div w:id="1920139953">
      <w:bodyDiv w:val="1"/>
      <w:marLeft w:val="0"/>
      <w:marRight w:val="0"/>
      <w:marTop w:val="0"/>
      <w:marBottom w:val="0"/>
      <w:divBdr>
        <w:top w:val="none" w:sz="0" w:space="0" w:color="auto"/>
        <w:left w:val="none" w:sz="0" w:space="0" w:color="auto"/>
        <w:bottom w:val="none" w:sz="0" w:space="0" w:color="auto"/>
        <w:right w:val="none" w:sz="0" w:space="0" w:color="auto"/>
      </w:divBdr>
    </w:div>
    <w:div w:id="1920283363">
      <w:bodyDiv w:val="1"/>
      <w:marLeft w:val="0"/>
      <w:marRight w:val="0"/>
      <w:marTop w:val="0"/>
      <w:marBottom w:val="0"/>
      <w:divBdr>
        <w:top w:val="none" w:sz="0" w:space="0" w:color="auto"/>
        <w:left w:val="none" w:sz="0" w:space="0" w:color="auto"/>
        <w:bottom w:val="none" w:sz="0" w:space="0" w:color="auto"/>
        <w:right w:val="none" w:sz="0" w:space="0" w:color="auto"/>
      </w:divBdr>
    </w:div>
    <w:div w:id="1930383626">
      <w:bodyDiv w:val="1"/>
      <w:marLeft w:val="0"/>
      <w:marRight w:val="0"/>
      <w:marTop w:val="0"/>
      <w:marBottom w:val="0"/>
      <w:divBdr>
        <w:top w:val="none" w:sz="0" w:space="0" w:color="auto"/>
        <w:left w:val="none" w:sz="0" w:space="0" w:color="auto"/>
        <w:bottom w:val="none" w:sz="0" w:space="0" w:color="auto"/>
        <w:right w:val="none" w:sz="0" w:space="0" w:color="auto"/>
      </w:divBdr>
    </w:div>
    <w:div w:id="1930578926">
      <w:bodyDiv w:val="1"/>
      <w:marLeft w:val="0"/>
      <w:marRight w:val="0"/>
      <w:marTop w:val="0"/>
      <w:marBottom w:val="0"/>
      <w:divBdr>
        <w:top w:val="none" w:sz="0" w:space="0" w:color="auto"/>
        <w:left w:val="none" w:sz="0" w:space="0" w:color="auto"/>
        <w:bottom w:val="none" w:sz="0" w:space="0" w:color="auto"/>
        <w:right w:val="none" w:sz="0" w:space="0" w:color="auto"/>
      </w:divBdr>
    </w:div>
    <w:div w:id="1931354980">
      <w:bodyDiv w:val="1"/>
      <w:marLeft w:val="0"/>
      <w:marRight w:val="0"/>
      <w:marTop w:val="0"/>
      <w:marBottom w:val="0"/>
      <w:divBdr>
        <w:top w:val="none" w:sz="0" w:space="0" w:color="auto"/>
        <w:left w:val="none" w:sz="0" w:space="0" w:color="auto"/>
        <w:bottom w:val="none" w:sz="0" w:space="0" w:color="auto"/>
        <w:right w:val="none" w:sz="0" w:space="0" w:color="auto"/>
      </w:divBdr>
    </w:div>
    <w:div w:id="1938710180">
      <w:bodyDiv w:val="1"/>
      <w:marLeft w:val="0"/>
      <w:marRight w:val="0"/>
      <w:marTop w:val="0"/>
      <w:marBottom w:val="0"/>
      <w:divBdr>
        <w:top w:val="none" w:sz="0" w:space="0" w:color="auto"/>
        <w:left w:val="none" w:sz="0" w:space="0" w:color="auto"/>
        <w:bottom w:val="none" w:sz="0" w:space="0" w:color="auto"/>
        <w:right w:val="none" w:sz="0" w:space="0" w:color="auto"/>
      </w:divBdr>
    </w:div>
    <w:div w:id="1946889377">
      <w:bodyDiv w:val="1"/>
      <w:marLeft w:val="0"/>
      <w:marRight w:val="0"/>
      <w:marTop w:val="0"/>
      <w:marBottom w:val="0"/>
      <w:divBdr>
        <w:top w:val="none" w:sz="0" w:space="0" w:color="auto"/>
        <w:left w:val="none" w:sz="0" w:space="0" w:color="auto"/>
        <w:bottom w:val="none" w:sz="0" w:space="0" w:color="auto"/>
        <w:right w:val="none" w:sz="0" w:space="0" w:color="auto"/>
      </w:divBdr>
    </w:div>
    <w:div w:id="1948537900">
      <w:bodyDiv w:val="1"/>
      <w:marLeft w:val="0"/>
      <w:marRight w:val="0"/>
      <w:marTop w:val="0"/>
      <w:marBottom w:val="0"/>
      <w:divBdr>
        <w:top w:val="none" w:sz="0" w:space="0" w:color="auto"/>
        <w:left w:val="none" w:sz="0" w:space="0" w:color="auto"/>
        <w:bottom w:val="none" w:sz="0" w:space="0" w:color="auto"/>
        <w:right w:val="none" w:sz="0" w:space="0" w:color="auto"/>
      </w:divBdr>
    </w:div>
    <w:div w:id="1960188237">
      <w:bodyDiv w:val="1"/>
      <w:marLeft w:val="0"/>
      <w:marRight w:val="0"/>
      <w:marTop w:val="0"/>
      <w:marBottom w:val="0"/>
      <w:divBdr>
        <w:top w:val="none" w:sz="0" w:space="0" w:color="auto"/>
        <w:left w:val="none" w:sz="0" w:space="0" w:color="auto"/>
        <w:bottom w:val="none" w:sz="0" w:space="0" w:color="auto"/>
        <w:right w:val="none" w:sz="0" w:space="0" w:color="auto"/>
      </w:divBdr>
    </w:div>
    <w:div w:id="1964339186">
      <w:bodyDiv w:val="1"/>
      <w:marLeft w:val="0"/>
      <w:marRight w:val="0"/>
      <w:marTop w:val="0"/>
      <w:marBottom w:val="0"/>
      <w:divBdr>
        <w:top w:val="none" w:sz="0" w:space="0" w:color="auto"/>
        <w:left w:val="none" w:sz="0" w:space="0" w:color="auto"/>
        <w:bottom w:val="none" w:sz="0" w:space="0" w:color="auto"/>
        <w:right w:val="none" w:sz="0" w:space="0" w:color="auto"/>
      </w:divBdr>
    </w:div>
    <w:div w:id="1965306360">
      <w:bodyDiv w:val="1"/>
      <w:marLeft w:val="0"/>
      <w:marRight w:val="0"/>
      <w:marTop w:val="0"/>
      <w:marBottom w:val="0"/>
      <w:divBdr>
        <w:top w:val="none" w:sz="0" w:space="0" w:color="auto"/>
        <w:left w:val="none" w:sz="0" w:space="0" w:color="auto"/>
        <w:bottom w:val="none" w:sz="0" w:space="0" w:color="auto"/>
        <w:right w:val="none" w:sz="0" w:space="0" w:color="auto"/>
      </w:divBdr>
    </w:div>
    <w:div w:id="1965690159">
      <w:bodyDiv w:val="1"/>
      <w:marLeft w:val="0"/>
      <w:marRight w:val="0"/>
      <w:marTop w:val="0"/>
      <w:marBottom w:val="0"/>
      <w:divBdr>
        <w:top w:val="none" w:sz="0" w:space="0" w:color="auto"/>
        <w:left w:val="none" w:sz="0" w:space="0" w:color="auto"/>
        <w:bottom w:val="none" w:sz="0" w:space="0" w:color="auto"/>
        <w:right w:val="none" w:sz="0" w:space="0" w:color="auto"/>
      </w:divBdr>
      <w:divsChild>
        <w:div w:id="1846241022">
          <w:marLeft w:val="0"/>
          <w:marRight w:val="0"/>
          <w:marTop w:val="0"/>
          <w:marBottom w:val="0"/>
          <w:divBdr>
            <w:top w:val="none" w:sz="0" w:space="0" w:color="auto"/>
            <w:left w:val="none" w:sz="0" w:space="0" w:color="auto"/>
            <w:bottom w:val="none" w:sz="0" w:space="0" w:color="auto"/>
            <w:right w:val="none" w:sz="0" w:space="0" w:color="auto"/>
          </w:divBdr>
          <w:divsChild>
            <w:div w:id="137535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160061">
      <w:bodyDiv w:val="1"/>
      <w:marLeft w:val="0"/>
      <w:marRight w:val="0"/>
      <w:marTop w:val="0"/>
      <w:marBottom w:val="0"/>
      <w:divBdr>
        <w:top w:val="none" w:sz="0" w:space="0" w:color="auto"/>
        <w:left w:val="none" w:sz="0" w:space="0" w:color="auto"/>
        <w:bottom w:val="none" w:sz="0" w:space="0" w:color="auto"/>
        <w:right w:val="none" w:sz="0" w:space="0" w:color="auto"/>
      </w:divBdr>
    </w:div>
    <w:div w:id="1975212285">
      <w:bodyDiv w:val="1"/>
      <w:marLeft w:val="0"/>
      <w:marRight w:val="0"/>
      <w:marTop w:val="0"/>
      <w:marBottom w:val="0"/>
      <w:divBdr>
        <w:top w:val="none" w:sz="0" w:space="0" w:color="auto"/>
        <w:left w:val="none" w:sz="0" w:space="0" w:color="auto"/>
        <w:bottom w:val="none" w:sz="0" w:space="0" w:color="auto"/>
        <w:right w:val="none" w:sz="0" w:space="0" w:color="auto"/>
      </w:divBdr>
    </w:div>
    <w:div w:id="1977758674">
      <w:bodyDiv w:val="1"/>
      <w:marLeft w:val="0"/>
      <w:marRight w:val="0"/>
      <w:marTop w:val="0"/>
      <w:marBottom w:val="0"/>
      <w:divBdr>
        <w:top w:val="none" w:sz="0" w:space="0" w:color="auto"/>
        <w:left w:val="none" w:sz="0" w:space="0" w:color="auto"/>
        <w:bottom w:val="none" w:sz="0" w:space="0" w:color="auto"/>
        <w:right w:val="none" w:sz="0" w:space="0" w:color="auto"/>
      </w:divBdr>
    </w:div>
    <w:div w:id="1978299503">
      <w:bodyDiv w:val="1"/>
      <w:marLeft w:val="0"/>
      <w:marRight w:val="0"/>
      <w:marTop w:val="0"/>
      <w:marBottom w:val="0"/>
      <w:divBdr>
        <w:top w:val="none" w:sz="0" w:space="0" w:color="auto"/>
        <w:left w:val="none" w:sz="0" w:space="0" w:color="auto"/>
        <w:bottom w:val="none" w:sz="0" w:space="0" w:color="auto"/>
        <w:right w:val="none" w:sz="0" w:space="0" w:color="auto"/>
      </w:divBdr>
    </w:div>
    <w:div w:id="1981382613">
      <w:bodyDiv w:val="1"/>
      <w:marLeft w:val="0"/>
      <w:marRight w:val="0"/>
      <w:marTop w:val="0"/>
      <w:marBottom w:val="0"/>
      <w:divBdr>
        <w:top w:val="none" w:sz="0" w:space="0" w:color="auto"/>
        <w:left w:val="none" w:sz="0" w:space="0" w:color="auto"/>
        <w:bottom w:val="none" w:sz="0" w:space="0" w:color="auto"/>
        <w:right w:val="none" w:sz="0" w:space="0" w:color="auto"/>
      </w:divBdr>
    </w:div>
    <w:div w:id="1985500386">
      <w:bodyDiv w:val="1"/>
      <w:marLeft w:val="0"/>
      <w:marRight w:val="0"/>
      <w:marTop w:val="0"/>
      <w:marBottom w:val="0"/>
      <w:divBdr>
        <w:top w:val="none" w:sz="0" w:space="0" w:color="auto"/>
        <w:left w:val="none" w:sz="0" w:space="0" w:color="auto"/>
        <w:bottom w:val="none" w:sz="0" w:space="0" w:color="auto"/>
        <w:right w:val="none" w:sz="0" w:space="0" w:color="auto"/>
      </w:divBdr>
    </w:div>
    <w:div w:id="1990405178">
      <w:bodyDiv w:val="1"/>
      <w:marLeft w:val="0"/>
      <w:marRight w:val="0"/>
      <w:marTop w:val="0"/>
      <w:marBottom w:val="0"/>
      <w:divBdr>
        <w:top w:val="none" w:sz="0" w:space="0" w:color="auto"/>
        <w:left w:val="none" w:sz="0" w:space="0" w:color="auto"/>
        <w:bottom w:val="none" w:sz="0" w:space="0" w:color="auto"/>
        <w:right w:val="none" w:sz="0" w:space="0" w:color="auto"/>
      </w:divBdr>
    </w:div>
    <w:div w:id="1997605631">
      <w:bodyDiv w:val="1"/>
      <w:marLeft w:val="0"/>
      <w:marRight w:val="0"/>
      <w:marTop w:val="0"/>
      <w:marBottom w:val="0"/>
      <w:divBdr>
        <w:top w:val="none" w:sz="0" w:space="0" w:color="auto"/>
        <w:left w:val="none" w:sz="0" w:space="0" w:color="auto"/>
        <w:bottom w:val="none" w:sz="0" w:space="0" w:color="auto"/>
        <w:right w:val="none" w:sz="0" w:space="0" w:color="auto"/>
      </w:divBdr>
    </w:div>
    <w:div w:id="2000040604">
      <w:bodyDiv w:val="1"/>
      <w:marLeft w:val="0"/>
      <w:marRight w:val="0"/>
      <w:marTop w:val="0"/>
      <w:marBottom w:val="0"/>
      <w:divBdr>
        <w:top w:val="none" w:sz="0" w:space="0" w:color="auto"/>
        <w:left w:val="none" w:sz="0" w:space="0" w:color="auto"/>
        <w:bottom w:val="none" w:sz="0" w:space="0" w:color="auto"/>
        <w:right w:val="none" w:sz="0" w:space="0" w:color="auto"/>
      </w:divBdr>
    </w:div>
    <w:div w:id="2007433986">
      <w:bodyDiv w:val="1"/>
      <w:marLeft w:val="0"/>
      <w:marRight w:val="0"/>
      <w:marTop w:val="0"/>
      <w:marBottom w:val="0"/>
      <w:divBdr>
        <w:top w:val="none" w:sz="0" w:space="0" w:color="auto"/>
        <w:left w:val="none" w:sz="0" w:space="0" w:color="auto"/>
        <w:bottom w:val="none" w:sz="0" w:space="0" w:color="auto"/>
        <w:right w:val="none" w:sz="0" w:space="0" w:color="auto"/>
      </w:divBdr>
    </w:div>
    <w:div w:id="2010598082">
      <w:bodyDiv w:val="1"/>
      <w:marLeft w:val="0"/>
      <w:marRight w:val="0"/>
      <w:marTop w:val="0"/>
      <w:marBottom w:val="0"/>
      <w:divBdr>
        <w:top w:val="none" w:sz="0" w:space="0" w:color="auto"/>
        <w:left w:val="none" w:sz="0" w:space="0" w:color="auto"/>
        <w:bottom w:val="none" w:sz="0" w:space="0" w:color="auto"/>
        <w:right w:val="none" w:sz="0" w:space="0" w:color="auto"/>
      </w:divBdr>
    </w:div>
    <w:div w:id="2014529569">
      <w:bodyDiv w:val="1"/>
      <w:marLeft w:val="0"/>
      <w:marRight w:val="0"/>
      <w:marTop w:val="0"/>
      <w:marBottom w:val="0"/>
      <w:divBdr>
        <w:top w:val="none" w:sz="0" w:space="0" w:color="auto"/>
        <w:left w:val="none" w:sz="0" w:space="0" w:color="auto"/>
        <w:bottom w:val="none" w:sz="0" w:space="0" w:color="auto"/>
        <w:right w:val="none" w:sz="0" w:space="0" w:color="auto"/>
      </w:divBdr>
    </w:div>
    <w:div w:id="2019000098">
      <w:bodyDiv w:val="1"/>
      <w:marLeft w:val="0"/>
      <w:marRight w:val="0"/>
      <w:marTop w:val="0"/>
      <w:marBottom w:val="0"/>
      <w:divBdr>
        <w:top w:val="none" w:sz="0" w:space="0" w:color="auto"/>
        <w:left w:val="none" w:sz="0" w:space="0" w:color="auto"/>
        <w:bottom w:val="none" w:sz="0" w:space="0" w:color="auto"/>
        <w:right w:val="none" w:sz="0" w:space="0" w:color="auto"/>
      </w:divBdr>
    </w:div>
    <w:div w:id="2024161634">
      <w:bodyDiv w:val="1"/>
      <w:marLeft w:val="0"/>
      <w:marRight w:val="0"/>
      <w:marTop w:val="0"/>
      <w:marBottom w:val="0"/>
      <w:divBdr>
        <w:top w:val="none" w:sz="0" w:space="0" w:color="auto"/>
        <w:left w:val="none" w:sz="0" w:space="0" w:color="auto"/>
        <w:bottom w:val="none" w:sz="0" w:space="0" w:color="auto"/>
        <w:right w:val="none" w:sz="0" w:space="0" w:color="auto"/>
      </w:divBdr>
    </w:div>
    <w:div w:id="2032216456">
      <w:bodyDiv w:val="1"/>
      <w:marLeft w:val="0"/>
      <w:marRight w:val="0"/>
      <w:marTop w:val="0"/>
      <w:marBottom w:val="0"/>
      <w:divBdr>
        <w:top w:val="none" w:sz="0" w:space="0" w:color="auto"/>
        <w:left w:val="none" w:sz="0" w:space="0" w:color="auto"/>
        <w:bottom w:val="none" w:sz="0" w:space="0" w:color="auto"/>
        <w:right w:val="none" w:sz="0" w:space="0" w:color="auto"/>
      </w:divBdr>
    </w:div>
    <w:div w:id="2039574326">
      <w:bodyDiv w:val="1"/>
      <w:marLeft w:val="0"/>
      <w:marRight w:val="0"/>
      <w:marTop w:val="0"/>
      <w:marBottom w:val="0"/>
      <w:divBdr>
        <w:top w:val="none" w:sz="0" w:space="0" w:color="auto"/>
        <w:left w:val="none" w:sz="0" w:space="0" w:color="auto"/>
        <w:bottom w:val="none" w:sz="0" w:space="0" w:color="auto"/>
        <w:right w:val="none" w:sz="0" w:space="0" w:color="auto"/>
      </w:divBdr>
    </w:div>
    <w:div w:id="2046171379">
      <w:bodyDiv w:val="1"/>
      <w:marLeft w:val="0"/>
      <w:marRight w:val="0"/>
      <w:marTop w:val="0"/>
      <w:marBottom w:val="0"/>
      <w:divBdr>
        <w:top w:val="none" w:sz="0" w:space="0" w:color="auto"/>
        <w:left w:val="none" w:sz="0" w:space="0" w:color="auto"/>
        <w:bottom w:val="none" w:sz="0" w:space="0" w:color="auto"/>
        <w:right w:val="none" w:sz="0" w:space="0" w:color="auto"/>
      </w:divBdr>
    </w:div>
    <w:div w:id="2051151803">
      <w:bodyDiv w:val="1"/>
      <w:marLeft w:val="0"/>
      <w:marRight w:val="0"/>
      <w:marTop w:val="0"/>
      <w:marBottom w:val="0"/>
      <w:divBdr>
        <w:top w:val="none" w:sz="0" w:space="0" w:color="auto"/>
        <w:left w:val="none" w:sz="0" w:space="0" w:color="auto"/>
        <w:bottom w:val="none" w:sz="0" w:space="0" w:color="auto"/>
        <w:right w:val="none" w:sz="0" w:space="0" w:color="auto"/>
      </w:divBdr>
    </w:div>
    <w:div w:id="2073772014">
      <w:bodyDiv w:val="1"/>
      <w:marLeft w:val="0"/>
      <w:marRight w:val="0"/>
      <w:marTop w:val="0"/>
      <w:marBottom w:val="0"/>
      <w:divBdr>
        <w:top w:val="none" w:sz="0" w:space="0" w:color="auto"/>
        <w:left w:val="none" w:sz="0" w:space="0" w:color="auto"/>
        <w:bottom w:val="none" w:sz="0" w:space="0" w:color="auto"/>
        <w:right w:val="none" w:sz="0" w:space="0" w:color="auto"/>
      </w:divBdr>
    </w:div>
    <w:div w:id="2074348355">
      <w:bodyDiv w:val="1"/>
      <w:marLeft w:val="0"/>
      <w:marRight w:val="0"/>
      <w:marTop w:val="0"/>
      <w:marBottom w:val="0"/>
      <w:divBdr>
        <w:top w:val="none" w:sz="0" w:space="0" w:color="auto"/>
        <w:left w:val="none" w:sz="0" w:space="0" w:color="auto"/>
        <w:bottom w:val="none" w:sz="0" w:space="0" w:color="auto"/>
        <w:right w:val="none" w:sz="0" w:space="0" w:color="auto"/>
      </w:divBdr>
    </w:div>
    <w:div w:id="2091461280">
      <w:bodyDiv w:val="1"/>
      <w:marLeft w:val="0"/>
      <w:marRight w:val="0"/>
      <w:marTop w:val="0"/>
      <w:marBottom w:val="0"/>
      <w:divBdr>
        <w:top w:val="none" w:sz="0" w:space="0" w:color="auto"/>
        <w:left w:val="none" w:sz="0" w:space="0" w:color="auto"/>
        <w:bottom w:val="none" w:sz="0" w:space="0" w:color="auto"/>
        <w:right w:val="none" w:sz="0" w:space="0" w:color="auto"/>
      </w:divBdr>
    </w:div>
    <w:div w:id="2091655636">
      <w:bodyDiv w:val="1"/>
      <w:marLeft w:val="0"/>
      <w:marRight w:val="0"/>
      <w:marTop w:val="0"/>
      <w:marBottom w:val="0"/>
      <w:divBdr>
        <w:top w:val="none" w:sz="0" w:space="0" w:color="auto"/>
        <w:left w:val="none" w:sz="0" w:space="0" w:color="auto"/>
        <w:bottom w:val="none" w:sz="0" w:space="0" w:color="auto"/>
        <w:right w:val="none" w:sz="0" w:space="0" w:color="auto"/>
      </w:divBdr>
    </w:div>
    <w:div w:id="2097939732">
      <w:bodyDiv w:val="1"/>
      <w:marLeft w:val="0"/>
      <w:marRight w:val="0"/>
      <w:marTop w:val="0"/>
      <w:marBottom w:val="0"/>
      <w:divBdr>
        <w:top w:val="none" w:sz="0" w:space="0" w:color="auto"/>
        <w:left w:val="none" w:sz="0" w:space="0" w:color="auto"/>
        <w:bottom w:val="none" w:sz="0" w:space="0" w:color="auto"/>
        <w:right w:val="none" w:sz="0" w:space="0" w:color="auto"/>
      </w:divBdr>
    </w:div>
    <w:div w:id="2100714152">
      <w:bodyDiv w:val="1"/>
      <w:marLeft w:val="0"/>
      <w:marRight w:val="0"/>
      <w:marTop w:val="0"/>
      <w:marBottom w:val="0"/>
      <w:divBdr>
        <w:top w:val="none" w:sz="0" w:space="0" w:color="auto"/>
        <w:left w:val="none" w:sz="0" w:space="0" w:color="auto"/>
        <w:bottom w:val="none" w:sz="0" w:space="0" w:color="auto"/>
        <w:right w:val="none" w:sz="0" w:space="0" w:color="auto"/>
      </w:divBdr>
    </w:div>
    <w:div w:id="2103717796">
      <w:bodyDiv w:val="1"/>
      <w:marLeft w:val="0"/>
      <w:marRight w:val="0"/>
      <w:marTop w:val="0"/>
      <w:marBottom w:val="0"/>
      <w:divBdr>
        <w:top w:val="none" w:sz="0" w:space="0" w:color="auto"/>
        <w:left w:val="none" w:sz="0" w:space="0" w:color="auto"/>
        <w:bottom w:val="none" w:sz="0" w:space="0" w:color="auto"/>
        <w:right w:val="none" w:sz="0" w:space="0" w:color="auto"/>
      </w:divBdr>
    </w:div>
    <w:div w:id="2105303811">
      <w:bodyDiv w:val="1"/>
      <w:marLeft w:val="0"/>
      <w:marRight w:val="0"/>
      <w:marTop w:val="0"/>
      <w:marBottom w:val="0"/>
      <w:divBdr>
        <w:top w:val="none" w:sz="0" w:space="0" w:color="auto"/>
        <w:left w:val="none" w:sz="0" w:space="0" w:color="auto"/>
        <w:bottom w:val="none" w:sz="0" w:space="0" w:color="auto"/>
        <w:right w:val="none" w:sz="0" w:space="0" w:color="auto"/>
      </w:divBdr>
    </w:div>
    <w:div w:id="2108652019">
      <w:bodyDiv w:val="1"/>
      <w:marLeft w:val="0"/>
      <w:marRight w:val="0"/>
      <w:marTop w:val="0"/>
      <w:marBottom w:val="0"/>
      <w:divBdr>
        <w:top w:val="none" w:sz="0" w:space="0" w:color="auto"/>
        <w:left w:val="none" w:sz="0" w:space="0" w:color="auto"/>
        <w:bottom w:val="none" w:sz="0" w:space="0" w:color="auto"/>
        <w:right w:val="none" w:sz="0" w:space="0" w:color="auto"/>
      </w:divBdr>
    </w:div>
    <w:div w:id="2122527066">
      <w:bodyDiv w:val="1"/>
      <w:marLeft w:val="0"/>
      <w:marRight w:val="0"/>
      <w:marTop w:val="0"/>
      <w:marBottom w:val="0"/>
      <w:divBdr>
        <w:top w:val="none" w:sz="0" w:space="0" w:color="auto"/>
        <w:left w:val="none" w:sz="0" w:space="0" w:color="auto"/>
        <w:bottom w:val="none" w:sz="0" w:space="0" w:color="auto"/>
        <w:right w:val="none" w:sz="0" w:space="0" w:color="auto"/>
      </w:divBdr>
    </w:div>
    <w:div w:id="2126146656">
      <w:bodyDiv w:val="1"/>
      <w:marLeft w:val="0"/>
      <w:marRight w:val="0"/>
      <w:marTop w:val="0"/>
      <w:marBottom w:val="0"/>
      <w:divBdr>
        <w:top w:val="none" w:sz="0" w:space="0" w:color="auto"/>
        <w:left w:val="none" w:sz="0" w:space="0" w:color="auto"/>
        <w:bottom w:val="none" w:sz="0" w:space="0" w:color="auto"/>
        <w:right w:val="none" w:sz="0" w:space="0" w:color="auto"/>
      </w:divBdr>
      <w:divsChild>
        <w:div w:id="1069691043">
          <w:marLeft w:val="0"/>
          <w:marRight w:val="0"/>
          <w:marTop w:val="0"/>
          <w:marBottom w:val="0"/>
          <w:divBdr>
            <w:top w:val="none" w:sz="0" w:space="0" w:color="auto"/>
            <w:left w:val="none" w:sz="0" w:space="0" w:color="auto"/>
            <w:bottom w:val="none" w:sz="0" w:space="0" w:color="auto"/>
            <w:right w:val="none" w:sz="0" w:space="0" w:color="auto"/>
          </w:divBdr>
          <w:divsChild>
            <w:div w:id="293219416">
              <w:marLeft w:val="0"/>
              <w:marRight w:val="0"/>
              <w:marTop w:val="0"/>
              <w:marBottom w:val="0"/>
              <w:divBdr>
                <w:top w:val="none" w:sz="0" w:space="0" w:color="auto"/>
                <w:left w:val="none" w:sz="0" w:space="0" w:color="auto"/>
                <w:bottom w:val="none" w:sz="0" w:space="0" w:color="auto"/>
                <w:right w:val="none" w:sz="0" w:space="0" w:color="auto"/>
              </w:divBdr>
              <w:divsChild>
                <w:div w:id="1379355490">
                  <w:marLeft w:val="0"/>
                  <w:marRight w:val="0"/>
                  <w:marTop w:val="0"/>
                  <w:marBottom w:val="0"/>
                  <w:divBdr>
                    <w:top w:val="none" w:sz="0" w:space="0" w:color="auto"/>
                    <w:left w:val="none" w:sz="0" w:space="0" w:color="auto"/>
                    <w:bottom w:val="none" w:sz="0" w:space="0" w:color="auto"/>
                    <w:right w:val="none" w:sz="0" w:space="0" w:color="auto"/>
                  </w:divBdr>
                  <w:divsChild>
                    <w:div w:id="1487941838">
                      <w:marLeft w:val="0"/>
                      <w:marRight w:val="0"/>
                      <w:marTop w:val="0"/>
                      <w:marBottom w:val="0"/>
                      <w:divBdr>
                        <w:top w:val="none" w:sz="0" w:space="0" w:color="auto"/>
                        <w:left w:val="none" w:sz="0" w:space="0" w:color="auto"/>
                        <w:bottom w:val="none" w:sz="0" w:space="0" w:color="auto"/>
                        <w:right w:val="none" w:sz="0" w:space="0" w:color="auto"/>
                      </w:divBdr>
                      <w:divsChild>
                        <w:div w:id="1148011323">
                          <w:marLeft w:val="0"/>
                          <w:marRight w:val="0"/>
                          <w:marTop w:val="0"/>
                          <w:marBottom w:val="0"/>
                          <w:divBdr>
                            <w:top w:val="none" w:sz="0" w:space="0" w:color="auto"/>
                            <w:left w:val="none" w:sz="0" w:space="0" w:color="auto"/>
                            <w:bottom w:val="none" w:sz="0" w:space="0" w:color="auto"/>
                            <w:right w:val="none" w:sz="0" w:space="0" w:color="auto"/>
                          </w:divBdr>
                          <w:divsChild>
                            <w:div w:id="261258270">
                              <w:marLeft w:val="0"/>
                              <w:marRight w:val="0"/>
                              <w:marTop w:val="0"/>
                              <w:marBottom w:val="0"/>
                              <w:divBdr>
                                <w:top w:val="none" w:sz="0" w:space="0" w:color="auto"/>
                                <w:left w:val="none" w:sz="0" w:space="0" w:color="auto"/>
                                <w:bottom w:val="none" w:sz="0" w:space="0" w:color="auto"/>
                                <w:right w:val="none" w:sz="0" w:space="0" w:color="auto"/>
                              </w:divBdr>
                              <w:divsChild>
                                <w:div w:id="1679849034">
                                  <w:marLeft w:val="0"/>
                                  <w:marRight w:val="0"/>
                                  <w:marTop w:val="0"/>
                                  <w:marBottom w:val="0"/>
                                  <w:divBdr>
                                    <w:top w:val="none" w:sz="0" w:space="0" w:color="auto"/>
                                    <w:left w:val="none" w:sz="0" w:space="0" w:color="auto"/>
                                    <w:bottom w:val="none" w:sz="0" w:space="0" w:color="auto"/>
                                    <w:right w:val="none" w:sz="0" w:space="0" w:color="auto"/>
                                  </w:divBdr>
                                  <w:divsChild>
                                    <w:div w:id="210051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1892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6.svg"/><Relationship Id="rId39" Type="http://schemas.openxmlformats.org/officeDocument/2006/relationships/package" Target="embeddings/Microsoft_Visio_Drawing.vsdx"/><Relationship Id="rId21" Type="http://schemas.microsoft.com/office/2016/09/relationships/commentsIds" Target="commentsIds.xml"/><Relationship Id="rId34" Type="http://schemas.openxmlformats.org/officeDocument/2006/relationships/hyperlink" Target="https://polarion.sckcen.be/polarion/module-attachment/MYRRHA/CIS/QPLANT%20-%20CIS%20Supplementary%20Requirements/diagram_20241202-1457.47868.mxg.svg?revision=95157" TargetMode="External"/><Relationship Id="rId42" Type="http://schemas.openxmlformats.org/officeDocument/2006/relationships/image" Target="media/image20.svg"/><Relationship Id="rId47" Type="http://schemas.openxmlformats.org/officeDocument/2006/relationships/hyperlink" Target="https://ecm.sckcen.be/OTCS/llisapi.dll/Overview/81913364" TargetMode="External"/><Relationship Id="rId50" Type="http://schemas.openxmlformats.org/officeDocument/2006/relationships/hyperlink" Target="https://ecm.sckcen.be/OTCS/llisapi.dll/Overview/81912936" TargetMode="External"/><Relationship Id="rId55" Type="http://schemas.openxmlformats.org/officeDocument/2006/relationships/hyperlink" Target="https://ecm.sckcen.be/OTCS/llisapi.dll/Overview/81913369"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image" Target="media/image5.png"/><Relationship Id="rId33" Type="http://schemas.openxmlformats.org/officeDocument/2006/relationships/image" Target="media/image13.jpeg"/><Relationship Id="rId38" Type="http://schemas.openxmlformats.org/officeDocument/2006/relationships/image" Target="media/image17.emf"/><Relationship Id="rId46" Type="http://schemas.openxmlformats.org/officeDocument/2006/relationships/hyperlink" Target="https://ecm.sckcen.be/OTCS/llisapi.dll/Overview/81912295" TargetMode="External"/><Relationship Id="rId59"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1/relationships/commentsExtended" Target="commentsExtended.xml"/><Relationship Id="rId29" Type="http://schemas.openxmlformats.org/officeDocument/2006/relationships/image" Target="media/image9.png"/><Relationship Id="rId41" Type="http://schemas.openxmlformats.org/officeDocument/2006/relationships/image" Target="media/image19.png"/><Relationship Id="rId54" Type="http://schemas.openxmlformats.org/officeDocument/2006/relationships/hyperlink" Target="https://ecm.sckcen.be/OTCS/llisapi.dll/Overview/8191204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sckcen.be" TargetMode="External"/><Relationship Id="rId24" Type="http://schemas.openxmlformats.org/officeDocument/2006/relationships/image" Target="media/image4.png"/><Relationship Id="rId32" Type="http://schemas.openxmlformats.org/officeDocument/2006/relationships/image" Target="media/image12.emf"/><Relationship Id="rId37" Type="http://schemas.openxmlformats.org/officeDocument/2006/relationships/image" Target="media/image16.emf"/><Relationship Id="rId40" Type="http://schemas.openxmlformats.org/officeDocument/2006/relationships/image" Target="media/image18.png"/><Relationship Id="rId45" Type="http://schemas.openxmlformats.org/officeDocument/2006/relationships/hyperlink" Target="https://ecm.sckcen.be/OTCS/llisapi.dll/link/56057080" TargetMode="External"/><Relationship Id="rId53" Type="http://schemas.openxmlformats.org/officeDocument/2006/relationships/hyperlink" Target="https://ecm.sckcen.be/OTCS/llisapi.dll/Overview/81912893" TargetMode="External"/><Relationship Id="rId58" Type="http://schemas.microsoft.com/office/2011/relationships/people" Target="people.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3.emf"/><Relationship Id="rId28" Type="http://schemas.openxmlformats.org/officeDocument/2006/relationships/image" Target="media/image8.png"/><Relationship Id="rId36" Type="http://schemas.openxmlformats.org/officeDocument/2006/relationships/image" Target="media/image15.png"/><Relationship Id="rId49" Type="http://schemas.openxmlformats.org/officeDocument/2006/relationships/hyperlink" Target="https://ecm.sckcen.be/OTCS/llisapi.dll/Overview/53012565" TargetMode="External"/><Relationship Id="rId57"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comments" Target="comments.xml"/><Relationship Id="rId31" Type="http://schemas.openxmlformats.org/officeDocument/2006/relationships/image" Target="media/image11.emf"/><Relationship Id="rId44" Type="http://schemas.openxmlformats.org/officeDocument/2006/relationships/hyperlink" Target="https://ecm.sckcen.be/OTCS/llisapi.dll/Overview/89811518" TargetMode="External"/><Relationship Id="rId52" Type="http://schemas.openxmlformats.org/officeDocument/2006/relationships/hyperlink" Target="https://ecm.sckcen.be/OTCS/llisapi.dll/Overview/8191386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microsoft.com/office/2018/08/relationships/commentsExtensible" Target="commentsExtensible.xml"/><Relationship Id="rId27" Type="http://schemas.openxmlformats.org/officeDocument/2006/relationships/image" Target="media/image7.emf"/><Relationship Id="rId30" Type="http://schemas.openxmlformats.org/officeDocument/2006/relationships/image" Target="media/image10.svg"/><Relationship Id="rId35" Type="http://schemas.openxmlformats.org/officeDocument/2006/relationships/image" Target="media/image14.png"/><Relationship Id="rId43" Type="http://schemas.openxmlformats.org/officeDocument/2006/relationships/hyperlink" Target="https://ecm.sckcen.be/OTCS/llisapi.dll/link/81777062" TargetMode="External"/><Relationship Id="rId48" Type="http://schemas.openxmlformats.org/officeDocument/2006/relationships/hyperlink" Target="https://ecm.sckcen.be/OTCS/llisapi.dll/overview/81913579" TargetMode="External"/><Relationship Id="rId56" Type="http://schemas.openxmlformats.org/officeDocument/2006/relationships/hyperlink" Target="https://ecm.sckcen.be/OTCS/llisapi.dll/Overview/81912050" TargetMode="External"/><Relationship Id="rId8" Type="http://schemas.openxmlformats.org/officeDocument/2006/relationships/webSettings" Target="webSettings.xml"/><Relationship Id="rId51" Type="http://schemas.openxmlformats.org/officeDocument/2006/relationships/hyperlink" Target="https://ecm.sckcen.be/OTCS/llisapi.dll/link/89816164" TargetMode="Externa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Theme">
  <a:themeElements>
    <a:clrScheme name="SCK•CEN 2020">
      <a:dk1>
        <a:sysClr val="windowText" lastClr="000000"/>
      </a:dk1>
      <a:lt1>
        <a:sysClr val="window" lastClr="FFFFFF"/>
      </a:lt1>
      <a:dk2>
        <a:srgbClr val="515151"/>
      </a:dk2>
      <a:lt2>
        <a:srgbClr val="E7E6E6"/>
      </a:lt2>
      <a:accent1>
        <a:srgbClr val="562873"/>
      </a:accent1>
      <a:accent2>
        <a:srgbClr val="984A9C"/>
      </a:accent2>
      <a:accent3>
        <a:srgbClr val="8ED8F8"/>
      </a:accent3>
      <a:accent4>
        <a:srgbClr val="034694"/>
      </a:accent4>
      <a:accent5>
        <a:srgbClr val="CACCD0"/>
      </a:accent5>
      <a:accent6>
        <a:srgbClr val="DFE0E2"/>
      </a:accent6>
      <a:hlink>
        <a:srgbClr val="BC58AE"/>
      </a:hlink>
      <a:folHlink>
        <a:srgbClr val="501D53"/>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9C8FC414883274C80EC3CFE802D04CC" ma:contentTypeVersion="16" ma:contentTypeDescription="Een nieuw document maken." ma:contentTypeScope="" ma:versionID="901d8c792471350be2196791f42e40a4">
  <xsd:schema xmlns:xsd="http://www.w3.org/2001/XMLSchema" xmlns:xs="http://www.w3.org/2001/XMLSchema" xmlns:p="http://schemas.microsoft.com/office/2006/metadata/properties" xmlns:ns3="ef56942a-aa1d-48fb-be65-2f992c5e56b3" xmlns:ns4="32398dd2-cf05-440b-848d-d7e5b8a5bfcf" targetNamespace="http://schemas.microsoft.com/office/2006/metadata/properties" ma:root="true" ma:fieldsID="f9f1d7dbcf5f79507999d054fbc802b4" ns3:_="" ns4:_="">
    <xsd:import namespace="ef56942a-aa1d-48fb-be65-2f992c5e56b3"/>
    <xsd:import namespace="32398dd2-cf05-440b-848d-d7e5b8a5bfc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MediaServiceAutoTags" minOccurs="0"/>
                <xsd:element ref="ns4:_activity" minOccurs="0"/>
                <xsd:element ref="ns4:MediaServiceObjectDetectorVersions" minOccurs="0"/>
                <xsd:element ref="ns4:MediaServiceGenerationTime" minOccurs="0"/>
                <xsd:element ref="ns4:MediaServiceEventHashCode" minOccurs="0"/>
                <xsd:element ref="ns4:MediaServiceSystemTags" minOccurs="0"/>
                <xsd:element ref="ns4:MediaServiceSearchProperties" minOccurs="0"/>
                <xsd:element ref="ns4:MediaServiceLocation"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56942a-aa1d-48fb-be65-2f992c5e56b3"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SharingHintHash" ma:index="10" nillable="true" ma:displayName="Hint-hash dele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398dd2-cf05-440b-848d-d7e5b8a5bfc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32398dd2-cf05-440b-848d-d7e5b8a5bfcf" xsi:nil="true"/>
  </documentManagement>
</p:properties>
</file>

<file path=customXml/itemProps1.xml><?xml version="1.0" encoding="utf-8"?>
<ds:datastoreItem xmlns:ds="http://schemas.openxmlformats.org/officeDocument/2006/customXml" ds:itemID="{F877323F-617A-441A-9BDA-D90769B94599}">
  <ds:schemaRefs>
    <ds:schemaRef ds:uri="http://schemas.openxmlformats.org/officeDocument/2006/bibliography"/>
  </ds:schemaRefs>
</ds:datastoreItem>
</file>

<file path=customXml/itemProps2.xml><?xml version="1.0" encoding="utf-8"?>
<ds:datastoreItem xmlns:ds="http://schemas.openxmlformats.org/officeDocument/2006/customXml" ds:itemID="{2B3DEE9C-4170-47FD-B87D-6FF291B4EC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56942a-aa1d-48fb-be65-2f992c5e56b3"/>
    <ds:schemaRef ds:uri="32398dd2-cf05-440b-848d-d7e5b8a5bf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930B7D5-7316-4F81-A907-517BF9968DCD}">
  <ds:schemaRefs>
    <ds:schemaRef ds:uri="http://schemas.microsoft.com/sharepoint/v3/contenttype/forms"/>
  </ds:schemaRefs>
</ds:datastoreItem>
</file>

<file path=customXml/itemProps4.xml><?xml version="1.0" encoding="utf-8"?>
<ds:datastoreItem xmlns:ds="http://schemas.openxmlformats.org/officeDocument/2006/customXml" ds:itemID="{17ADFEF4-3000-4602-BD7F-DE82ECB2694D}">
  <ds:schemaRefs>
    <ds:schemaRef ds:uri="http://schemas.microsoft.com/office/2006/metadata/properties"/>
    <ds:schemaRef ds:uri="http://schemas.microsoft.com/office/infopath/2007/PartnerControls"/>
    <ds:schemaRef ds:uri="32398dd2-cf05-440b-848d-d7e5b8a5bfcf"/>
  </ds:schemaRefs>
</ds:datastoreItem>
</file>

<file path=docProps/app.xml><?xml version="1.0" encoding="utf-8"?>
<Properties xmlns="http://schemas.openxmlformats.org/officeDocument/2006/extended-properties" xmlns:vt="http://schemas.openxmlformats.org/officeDocument/2006/docPropsVTypes">
  <Template>Normal.dotm</Template>
  <TotalTime>3847</TotalTime>
  <Pages>104</Pages>
  <Words>38206</Words>
  <Characters>217778</Characters>
  <Application>Microsoft Office Word</Application>
  <DocSecurity>0</DocSecurity>
  <Lines>1814</Lines>
  <Paragraphs>510</Paragraphs>
  <ScaleCrop>false</ScaleCrop>
  <HeadingPairs>
    <vt:vector size="2" baseType="variant">
      <vt:variant>
        <vt:lpstr>Title</vt:lpstr>
      </vt:variant>
      <vt:variant>
        <vt:i4>1</vt:i4>
      </vt:variant>
    </vt:vector>
  </HeadingPairs>
  <TitlesOfParts>
    <vt:vector size="1" baseType="lpstr">
      <vt:lpstr/>
    </vt:vector>
  </TitlesOfParts>
  <Company>SCK CEN</Company>
  <LinksUpToDate>false</LinksUpToDate>
  <CharactersWithSpaces>255474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Nancy.Swinkels@sckcen.be</dc:creator>
  <cp:keywords/>
  <dc:description/>
  <cp:lastModifiedBy>Bonthuys Gerkotze</cp:lastModifiedBy>
  <cp:revision>4</cp:revision>
  <cp:lastPrinted>2025-09-09T10:25:00Z</cp:lastPrinted>
  <dcterms:created xsi:type="dcterms:W3CDTF">2025-12-12T14:21:00Z</dcterms:created>
  <dcterms:modified xsi:type="dcterms:W3CDTF">2025-12-15T06:49:00Z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97290912</vt:lpwstr>
  </property>
  <property fmtid="{D5CDD505-2E9C-101B-9397-08002B2CF9AE}" pid="3" name="Name">
    <vt:lpwstr>Addendum II -  Cryoplant Technical Requirements1212_1521.docx</vt:lpwstr>
  </property>
  <property fmtid="{D5CDD505-2E9C-101B-9397-08002B2CF9AE}" pid="4" name="Common Attributes_Reference Number">
    <vt:lpwstr>SCK CEN/97290912</vt:lpwstr>
  </property>
  <property fmtid="{D5CDD505-2E9C-101B-9397-08002B2CF9AE}" pid="5" name="Common Attributes_Short Reference">
    <vt:lpwstr>SCK CEN/97290912</vt:lpwstr>
  </property>
  <property fmtid="{D5CDD505-2E9C-101B-9397-08002B2CF9AE}" pid="6" name="Common Attributes_Alternative Reference">
    <vt:lpwstr> </vt:lpwstr>
  </property>
  <property fmtid="{D5CDD505-2E9C-101B-9397-08002B2CF9AE}" pid="7" name="Common Attributes_Document Type">
    <vt:lpwstr> </vt:lpwstr>
  </property>
  <property fmtid="{D5CDD505-2E9C-101B-9397-08002B2CF9AE}" pid="8" name="Common Attributes_Author_Author Name">
    <vt:lpwstr>Gerkotze Bonthuys</vt:lpwstr>
  </property>
  <property fmtid="{D5CDD505-2E9C-101B-9397-08002B2CF9AE}" pid="9" name="Common Attributes_Author_Author Affiliation">
    <vt:lpwstr>SCK CEN</vt:lpwstr>
  </property>
  <property fmtid="{D5CDD505-2E9C-101B-9397-08002B2CF9AE}" pid="10" name="Common Attributes_Information Security Classification">
    <vt:lpwstr>Restricted</vt:lpwstr>
  </property>
  <property fmtid="{D5CDD505-2E9C-101B-9397-08002B2CF9AE}" pid="11" name="Common Attributes_ISC Motivation">
    <vt:lpwstr>ISC was automatically assigned as default ISC for MINERVA documents.</vt:lpwstr>
  </property>
  <property fmtid="{D5CDD505-2E9C-101B-9397-08002B2CF9AE}" pid="12" name="SuppMarkings">
    <vt:lpwstr> </vt:lpwstr>
  </property>
  <property fmtid="{D5CDD505-2E9C-101B-9397-08002B2CF9AE}" pid="13" name="Security Clearance">
    <vt:lpwstr> </vt:lpwstr>
  </property>
  <property fmtid="{D5CDD505-2E9C-101B-9397-08002B2CF9AE}" pid="14" name="HyperLink">
    <vt:lpwstr>https://ecm.sckcen.be/OTCS/llisapi.dll/open/97290912</vt:lpwstr>
  </property>
  <property fmtid="{D5CDD505-2E9C-101B-9397-08002B2CF9AE}" pid="15" name="ISC_Subtype">
    <vt:lpwstr/>
  </property>
  <property fmtid="{D5CDD505-2E9C-101B-9397-08002B2CF9AE}" pid="16" name="SecClear-NL">
    <vt:lpwstr>Niet gecategoriseerd - NUC</vt:lpwstr>
  </property>
  <property fmtid="{D5CDD505-2E9C-101B-9397-08002B2CF9AE}" pid="17" name="SecClear-EN">
    <vt:lpwstr>Not categorized - NUC</vt:lpwstr>
  </property>
  <property fmtid="{D5CDD505-2E9C-101B-9397-08002B2CF9AE}" pid="18" name="AlexandriaPath">
    <vt:lpwstr>Enterprise:Business Workspaces:IMS Process descriptions:IMS Process Descriptions:APR-MINERVA Management of MINERVA programma:Documents (How?):MINERVA templates</vt:lpwstr>
  </property>
  <property fmtid="{D5CDD505-2E9C-101B-9397-08002B2CF9AE}" pid="19" name="Research Output Attributes_Report Number">
    <vt:lpwstr/>
  </property>
  <property fmtid="{D5CDD505-2E9C-101B-9397-08002B2CF9AE}" pid="20" name="CreateDate">
    <vt:filetime>2025-12-12T14:21:48Z</vt:filetime>
  </property>
  <property fmtid="{D5CDD505-2E9C-101B-9397-08002B2CF9AE}" pid="21" name="MYRRHA Attributes_PSD Version Number">
    <vt:lpwstr/>
  </property>
  <property fmtid="{D5CDD505-2E9C-101B-9397-08002B2CF9AE}" pid="22" name="IMS Attributes_IMS Document Type">
    <vt:lpwstr/>
  </property>
  <property fmtid="{D5CDD505-2E9C-101B-9397-08002B2CF9AE}" pid="23" name="Common Revision Attributes_Revision Index">
    <vt:lpwstr/>
  </property>
  <property fmtid="{D5CDD505-2E9C-101B-9397-08002B2CF9AE}" pid="24" name="Common Revision Attributes_Revision Status">
    <vt:lpwstr/>
  </property>
  <property fmtid="{D5CDD505-2E9C-101B-9397-08002B2CF9AE}" pid="25" name="Common Revision Attributes_Revision Changes">
    <vt:lpwstr/>
  </property>
  <property fmtid="{D5CDD505-2E9C-101B-9397-08002B2CF9AE}" pid="26" name="ContentTypeId">
    <vt:lpwstr>0x010100E9C8FC414883274C80EC3CFE802D04CC</vt:lpwstr>
  </property>
</Properties>
</file>